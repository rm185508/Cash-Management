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3C8B1A11" w:rsidR="00F56777" w:rsidRPr="00F56777" w:rsidRDefault="00B316E2" w:rsidP="00F56777">
      <w:pPr>
        <w:pStyle w:val="Product"/>
      </w:pPr>
      <w:r>
        <w:t>OptiVLM Vault Balance 10.</w:t>
      </w:r>
      <w:ins w:id="0" w:author="Pinnu, Sainath" w:date="2023-04-12T12:10:00Z">
        <w:r w:rsidR="00FA6D5B">
          <w:t>1</w:t>
        </w:r>
      </w:ins>
      <w:del w:id="1" w:author="Pinnu, Sainath" w:date="2023-04-12T12:10:00Z">
        <w:r w:rsidDel="00FA6D5B">
          <w:delText>0</w:delText>
        </w:r>
      </w:del>
    </w:p>
    <w:p w14:paraId="261B0E02" w14:textId="2B83C092" w:rsidR="000B3F3C" w:rsidRDefault="00111783" w:rsidP="00F56777">
      <w:pPr>
        <w:pStyle w:val="Title"/>
      </w:pPr>
      <w:r>
        <w:t>User Reference Guide</w:t>
      </w:r>
    </w:p>
    <w:p w14:paraId="76F539DD" w14:textId="4C1F0B25" w:rsidR="00215312" w:rsidRPr="00286E0A" w:rsidRDefault="00111783" w:rsidP="00387A0D">
      <w:pPr>
        <w:pStyle w:val="DocInfo"/>
        <w:rPr>
          <w:b/>
          <w:bCs/>
        </w:rPr>
      </w:pPr>
      <w:r w:rsidRPr="00286E0A">
        <w:rPr>
          <w:b/>
          <w:bCs/>
        </w:rPr>
        <w:t xml:space="preserve">Build </w:t>
      </w:r>
      <w:r w:rsidR="003D0497" w:rsidRPr="00286E0A">
        <w:rPr>
          <w:b/>
          <w:bCs/>
        </w:rPr>
        <w:t>501</w:t>
      </w:r>
      <w:r w:rsidR="00A75DAC">
        <w:rPr>
          <w:b/>
          <w:bCs/>
        </w:rPr>
        <w:t>3</w:t>
      </w:r>
    </w:p>
    <w:p w14:paraId="30C219E1" w14:textId="58ADA640" w:rsidR="00286E0A" w:rsidRPr="00286E0A" w:rsidRDefault="00286E0A" w:rsidP="00215312">
      <w:pPr>
        <w:pStyle w:val="DocInfo"/>
        <w:rPr>
          <w:b/>
          <w:bCs/>
        </w:rPr>
      </w:pPr>
      <w:r w:rsidRPr="00286E0A">
        <w:rPr>
          <w:b/>
          <w:bCs/>
        </w:rPr>
        <w:t>Version 10.</w:t>
      </w:r>
      <w:ins w:id="2" w:author="Pinnu, Sainath" w:date="2023-04-12T12:10:00Z">
        <w:r w:rsidR="00FA6D5B">
          <w:rPr>
            <w:b/>
            <w:bCs/>
          </w:rPr>
          <w:t>1</w:t>
        </w:r>
      </w:ins>
      <w:del w:id="3" w:author="Pinnu, Sainath" w:date="2023-04-12T12:10:00Z">
        <w:r w:rsidRPr="00286E0A" w:rsidDel="00FA6D5B">
          <w:rPr>
            <w:b/>
            <w:bCs/>
          </w:rPr>
          <w:delText>0</w:delText>
        </w:r>
      </w:del>
    </w:p>
    <w:p w14:paraId="38B9DD01" w14:textId="5ABF3B8F" w:rsidR="00215312" w:rsidRPr="00286E0A" w:rsidRDefault="001A301E" w:rsidP="00215312">
      <w:pPr>
        <w:pStyle w:val="DocInfo"/>
        <w:rPr>
          <w:b/>
          <w:bCs/>
        </w:rPr>
      </w:pPr>
      <w:r>
        <w:rPr>
          <w:b/>
          <w:bCs/>
        </w:rPr>
        <w:t>April</w:t>
      </w:r>
      <w:r w:rsidR="003D0497" w:rsidRPr="00286E0A">
        <w:rPr>
          <w:b/>
          <w:bCs/>
        </w:rPr>
        <w:t xml:space="preserve"> 2023</w:t>
      </w:r>
    </w:p>
    <w:p w14:paraId="01162AE1" w14:textId="4E8D33FD" w:rsidR="008447FE" w:rsidRPr="002C38D9" w:rsidRDefault="008447FE" w:rsidP="00286E0A">
      <w:pPr>
        <w:pStyle w:val="ChapterTitle"/>
      </w:pPr>
      <w:bookmarkStart w:id="4" w:name="_Toc133372402"/>
      <w:r w:rsidRPr="002C38D9">
        <w:lastRenderedPageBreak/>
        <w:t>Copyright and Trademark Information</w:t>
      </w:r>
      <w:bookmarkEnd w:id="4"/>
    </w:p>
    <w:p w14:paraId="07DB83B3" w14:textId="4E8A0EBB" w:rsidR="00080D45" w:rsidRDefault="00080D45" w:rsidP="00080D45">
      <w:pPr>
        <w:pStyle w:val="BodyText"/>
      </w:pPr>
      <w:r>
        <w:t xml:space="preserve">If this guide is distributed with software that includes an end-user agreement, this guide, as well as the software described in it, is furnished under </w:t>
      </w:r>
      <w:r w:rsidR="00290092">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5" w:name="_Toc133372403"/>
      <w:r>
        <w:lastRenderedPageBreak/>
        <w:t>Revision Record</w:t>
      </w:r>
      <w:bookmarkEnd w:id="5"/>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1A301E">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1A301E">
        <w:tc>
          <w:tcPr>
            <w:tcW w:w="1440" w:type="dxa"/>
            <w:tcBorders>
              <w:bottom w:val="single" w:sz="4" w:space="0" w:color="auto"/>
            </w:tcBorders>
          </w:tcPr>
          <w:p w14:paraId="4C0FEEC4" w14:textId="41085499" w:rsidR="002E1E15" w:rsidRPr="00F52559" w:rsidRDefault="008672AF" w:rsidP="002B4945">
            <w:pPr>
              <w:pStyle w:val="TableBody"/>
              <w:jc w:val="center"/>
            </w:pPr>
            <w:r>
              <w:t>March2023</w:t>
            </w:r>
          </w:p>
        </w:tc>
        <w:tc>
          <w:tcPr>
            <w:tcW w:w="1440" w:type="dxa"/>
          </w:tcPr>
          <w:p w14:paraId="1A47BBC8" w14:textId="51BF5B2E" w:rsidR="002E1E15" w:rsidRDefault="008672AF" w:rsidP="002B4945">
            <w:pPr>
              <w:pStyle w:val="TableBody"/>
              <w:keepNext/>
              <w:jc w:val="center"/>
            </w:pPr>
            <w:r>
              <w:t>ALL</w:t>
            </w:r>
          </w:p>
        </w:tc>
        <w:tc>
          <w:tcPr>
            <w:tcW w:w="6480" w:type="dxa"/>
          </w:tcPr>
          <w:p w14:paraId="4CFBB4AF" w14:textId="1B84D87B" w:rsidR="002E1E15" w:rsidRPr="00F52559" w:rsidRDefault="008672AF" w:rsidP="00303136">
            <w:pPr>
              <w:pStyle w:val="TableBody"/>
              <w:keepNext/>
            </w:pPr>
            <w:r>
              <w:t>Formatting Changes</w:t>
            </w:r>
          </w:p>
        </w:tc>
      </w:tr>
      <w:tr w:rsidR="002E1E15" w:rsidRPr="00F52559" w14:paraId="48177E5C" w14:textId="77777777" w:rsidTr="001A301E">
        <w:tc>
          <w:tcPr>
            <w:tcW w:w="1440" w:type="dxa"/>
            <w:tcBorders>
              <w:top w:val="single" w:sz="4" w:space="0" w:color="auto"/>
              <w:bottom w:val="single" w:sz="4" w:space="0" w:color="auto"/>
            </w:tcBorders>
          </w:tcPr>
          <w:p w14:paraId="55128149" w14:textId="6ED4EB04" w:rsidR="002E1E15" w:rsidRPr="00F52559" w:rsidRDefault="001A301E" w:rsidP="002B4945">
            <w:pPr>
              <w:pStyle w:val="TableBody"/>
              <w:keepNext/>
              <w:jc w:val="center"/>
            </w:pPr>
            <w:commentRangeStart w:id="6"/>
            <w:r>
              <w:t>April 2023</w:t>
            </w:r>
            <w:commentRangeEnd w:id="6"/>
            <w:r>
              <w:rPr>
                <w:rStyle w:val="CommentReference"/>
                <w:rFonts w:ascii="Calibri" w:eastAsia="Calibri" w:hAnsi="Calibri" w:cs="Calibri"/>
                <w:color w:val="000000"/>
                <w:lang w:val="en-US"/>
              </w:rPr>
              <w:commentReference w:id="6"/>
            </w:r>
          </w:p>
        </w:tc>
        <w:tc>
          <w:tcPr>
            <w:tcW w:w="1440" w:type="dxa"/>
          </w:tcPr>
          <w:p w14:paraId="41F6A88F" w14:textId="34300AD6" w:rsidR="002E1E15" w:rsidRDefault="002E1E15" w:rsidP="002B4945">
            <w:pPr>
              <w:pStyle w:val="TableBody"/>
              <w:keepNext/>
              <w:jc w:val="center"/>
            </w:pPr>
          </w:p>
        </w:tc>
        <w:tc>
          <w:tcPr>
            <w:tcW w:w="6480" w:type="dxa"/>
          </w:tcPr>
          <w:p w14:paraId="2EAD4407" w14:textId="7782A850" w:rsidR="002E1E15" w:rsidRPr="00F52559" w:rsidRDefault="0052734B" w:rsidP="002B4945">
            <w:pPr>
              <w:pStyle w:val="TableBody"/>
              <w:keepNext/>
            </w:pPr>
            <w:ins w:id="7" w:author="Kumar, Deepak" w:date="2023-04-26T06:05:00Z">
              <w:r>
                <w:t xml:space="preserve">10.1 </w:t>
              </w:r>
            </w:ins>
          </w:p>
        </w:tc>
      </w:tr>
      <w:tr w:rsidR="002E1E15" w:rsidRPr="00F52559" w14:paraId="78FC22B3" w14:textId="77777777" w:rsidTr="001A301E">
        <w:tc>
          <w:tcPr>
            <w:tcW w:w="1440" w:type="dxa"/>
            <w:tcBorders>
              <w:top w:val="single" w:sz="4" w:space="0" w:color="auto"/>
              <w:bottom w:val="single" w:sz="4" w:space="0" w:color="auto"/>
            </w:tcBorders>
          </w:tcPr>
          <w:p w14:paraId="485763A4" w14:textId="77777777" w:rsidR="002E1E15" w:rsidRPr="00F52559" w:rsidRDefault="002E1E15" w:rsidP="002B4945">
            <w:pPr>
              <w:pStyle w:val="TableBody"/>
              <w:keepNext/>
              <w:jc w:val="center"/>
            </w:pPr>
          </w:p>
        </w:tc>
        <w:tc>
          <w:tcPr>
            <w:tcW w:w="1440" w:type="dxa"/>
          </w:tcPr>
          <w:p w14:paraId="5B966AB6" w14:textId="0BC6C66F" w:rsidR="002E1E15" w:rsidRDefault="002E1E15" w:rsidP="002B4945">
            <w:pPr>
              <w:pStyle w:val="TableBody"/>
              <w:keepNext/>
              <w:jc w:val="center"/>
            </w:pPr>
          </w:p>
        </w:tc>
        <w:tc>
          <w:tcPr>
            <w:tcW w:w="6480" w:type="dxa"/>
          </w:tcPr>
          <w:p w14:paraId="3488A3AE" w14:textId="321C8929" w:rsidR="002E1E15" w:rsidRPr="00F52559" w:rsidRDefault="002E1E15" w:rsidP="002B4945">
            <w:pPr>
              <w:pStyle w:val="TableBody"/>
              <w:keepNext/>
            </w:pP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8" w:name="_Toc133372404"/>
      <w:r w:rsidRPr="00C361EB">
        <w:lastRenderedPageBreak/>
        <w:t>Contents</w:t>
      </w:r>
      <w:bookmarkEnd w:id="8"/>
    </w:p>
    <w:p w14:paraId="3F83586E" w14:textId="7A5071DB" w:rsidR="008C3B63"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3372402" w:history="1">
        <w:r w:rsidR="008C3B63" w:rsidRPr="004F4CE8">
          <w:rPr>
            <w:rStyle w:val="Hyperlink"/>
            <w:noProof/>
          </w:rPr>
          <w:t>Copyright and Trademark Information</w:t>
        </w:r>
        <w:r w:rsidR="008C3B63">
          <w:rPr>
            <w:noProof/>
            <w:webHidden/>
          </w:rPr>
          <w:tab/>
        </w:r>
        <w:r w:rsidR="008C3B63">
          <w:rPr>
            <w:noProof/>
            <w:webHidden/>
          </w:rPr>
          <w:fldChar w:fldCharType="begin"/>
        </w:r>
        <w:r w:rsidR="008C3B63">
          <w:rPr>
            <w:noProof/>
            <w:webHidden/>
          </w:rPr>
          <w:instrText xml:space="preserve"> PAGEREF _Toc133372402 \h </w:instrText>
        </w:r>
        <w:r w:rsidR="008C3B63">
          <w:rPr>
            <w:noProof/>
            <w:webHidden/>
          </w:rPr>
        </w:r>
        <w:r w:rsidR="008C3B63">
          <w:rPr>
            <w:noProof/>
            <w:webHidden/>
          </w:rPr>
          <w:fldChar w:fldCharType="separate"/>
        </w:r>
        <w:r w:rsidR="008C3B63">
          <w:rPr>
            <w:noProof/>
            <w:webHidden/>
          </w:rPr>
          <w:t>2</w:t>
        </w:r>
        <w:r w:rsidR="008C3B63">
          <w:rPr>
            <w:noProof/>
            <w:webHidden/>
          </w:rPr>
          <w:fldChar w:fldCharType="end"/>
        </w:r>
      </w:hyperlink>
    </w:p>
    <w:p w14:paraId="2CE453A5" w14:textId="2193C1A2" w:rsidR="008C3B63" w:rsidRDefault="00000000">
      <w:pPr>
        <w:pStyle w:val="TOC1"/>
        <w:rPr>
          <w:rFonts w:asciiTheme="minorHAnsi" w:eastAsiaTheme="minorEastAsia" w:hAnsiTheme="minorHAnsi" w:cstheme="minorBidi"/>
          <w:b w:val="0"/>
          <w:noProof/>
          <w:szCs w:val="22"/>
          <w:lang w:val="en-US"/>
        </w:rPr>
      </w:pPr>
      <w:hyperlink w:anchor="_Toc133372403" w:history="1">
        <w:r w:rsidR="008C3B63" w:rsidRPr="004F4CE8">
          <w:rPr>
            <w:rStyle w:val="Hyperlink"/>
            <w:noProof/>
          </w:rPr>
          <w:t>Revision Record</w:t>
        </w:r>
        <w:r w:rsidR="008C3B63">
          <w:rPr>
            <w:noProof/>
            <w:webHidden/>
          </w:rPr>
          <w:tab/>
        </w:r>
        <w:r w:rsidR="008C3B63">
          <w:rPr>
            <w:noProof/>
            <w:webHidden/>
          </w:rPr>
          <w:fldChar w:fldCharType="begin"/>
        </w:r>
        <w:r w:rsidR="008C3B63">
          <w:rPr>
            <w:noProof/>
            <w:webHidden/>
          </w:rPr>
          <w:instrText xml:space="preserve"> PAGEREF _Toc133372403 \h </w:instrText>
        </w:r>
        <w:r w:rsidR="008C3B63">
          <w:rPr>
            <w:noProof/>
            <w:webHidden/>
          </w:rPr>
        </w:r>
        <w:r w:rsidR="008C3B63">
          <w:rPr>
            <w:noProof/>
            <w:webHidden/>
          </w:rPr>
          <w:fldChar w:fldCharType="separate"/>
        </w:r>
        <w:r w:rsidR="008C3B63">
          <w:rPr>
            <w:noProof/>
            <w:webHidden/>
          </w:rPr>
          <w:t>3</w:t>
        </w:r>
        <w:r w:rsidR="008C3B63">
          <w:rPr>
            <w:noProof/>
            <w:webHidden/>
          </w:rPr>
          <w:fldChar w:fldCharType="end"/>
        </w:r>
      </w:hyperlink>
    </w:p>
    <w:p w14:paraId="4E69B90E" w14:textId="505567D4" w:rsidR="008C3B63" w:rsidRDefault="00000000">
      <w:pPr>
        <w:pStyle w:val="TOC1"/>
        <w:rPr>
          <w:rFonts w:asciiTheme="minorHAnsi" w:eastAsiaTheme="minorEastAsia" w:hAnsiTheme="minorHAnsi" w:cstheme="minorBidi"/>
          <w:b w:val="0"/>
          <w:noProof/>
          <w:szCs w:val="22"/>
          <w:lang w:val="en-US"/>
        </w:rPr>
      </w:pPr>
      <w:hyperlink w:anchor="_Toc133372404" w:history="1">
        <w:r w:rsidR="008C3B63" w:rsidRPr="004F4CE8">
          <w:rPr>
            <w:rStyle w:val="Hyperlink"/>
            <w:noProof/>
          </w:rPr>
          <w:t>Contents</w:t>
        </w:r>
        <w:r w:rsidR="008C3B63">
          <w:rPr>
            <w:noProof/>
            <w:webHidden/>
          </w:rPr>
          <w:tab/>
        </w:r>
        <w:r w:rsidR="008C3B63">
          <w:rPr>
            <w:noProof/>
            <w:webHidden/>
          </w:rPr>
          <w:fldChar w:fldCharType="begin"/>
        </w:r>
        <w:r w:rsidR="008C3B63">
          <w:rPr>
            <w:noProof/>
            <w:webHidden/>
          </w:rPr>
          <w:instrText xml:space="preserve"> PAGEREF _Toc133372404 \h </w:instrText>
        </w:r>
        <w:r w:rsidR="008C3B63">
          <w:rPr>
            <w:noProof/>
            <w:webHidden/>
          </w:rPr>
        </w:r>
        <w:r w:rsidR="008C3B63">
          <w:rPr>
            <w:noProof/>
            <w:webHidden/>
          </w:rPr>
          <w:fldChar w:fldCharType="separate"/>
        </w:r>
        <w:r w:rsidR="008C3B63">
          <w:rPr>
            <w:noProof/>
            <w:webHidden/>
          </w:rPr>
          <w:t>4</w:t>
        </w:r>
        <w:r w:rsidR="008C3B63">
          <w:rPr>
            <w:noProof/>
            <w:webHidden/>
          </w:rPr>
          <w:fldChar w:fldCharType="end"/>
        </w:r>
      </w:hyperlink>
    </w:p>
    <w:p w14:paraId="48ED3F4D" w14:textId="4364D99B" w:rsidR="008C3B63" w:rsidRDefault="00000000">
      <w:pPr>
        <w:pStyle w:val="TOC1"/>
        <w:rPr>
          <w:rFonts w:asciiTheme="minorHAnsi" w:eastAsiaTheme="minorEastAsia" w:hAnsiTheme="minorHAnsi" w:cstheme="minorBidi"/>
          <w:b w:val="0"/>
          <w:noProof/>
          <w:szCs w:val="22"/>
          <w:lang w:val="en-US"/>
        </w:rPr>
      </w:pPr>
      <w:hyperlink w:anchor="_Toc133372405" w:history="1">
        <w:r w:rsidR="008C3B63" w:rsidRPr="004F4CE8">
          <w:rPr>
            <w:rStyle w:val="Hyperlink"/>
            <w:noProof/>
          </w:rPr>
          <w:t>CONVENTIONS USED IN THIS HELP DOCUMENTATION</w:t>
        </w:r>
        <w:r w:rsidR="008C3B63">
          <w:rPr>
            <w:noProof/>
            <w:webHidden/>
          </w:rPr>
          <w:tab/>
        </w:r>
        <w:r w:rsidR="008C3B63">
          <w:rPr>
            <w:noProof/>
            <w:webHidden/>
          </w:rPr>
          <w:fldChar w:fldCharType="begin"/>
        </w:r>
        <w:r w:rsidR="008C3B63">
          <w:rPr>
            <w:noProof/>
            <w:webHidden/>
          </w:rPr>
          <w:instrText xml:space="preserve"> PAGEREF _Toc133372405 \h </w:instrText>
        </w:r>
        <w:r w:rsidR="008C3B63">
          <w:rPr>
            <w:noProof/>
            <w:webHidden/>
          </w:rPr>
        </w:r>
        <w:r w:rsidR="008C3B63">
          <w:rPr>
            <w:noProof/>
            <w:webHidden/>
          </w:rPr>
          <w:fldChar w:fldCharType="separate"/>
        </w:r>
        <w:r w:rsidR="008C3B63">
          <w:rPr>
            <w:noProof/>
            <w:webHidden/>
          </w:rPr>
          <w:t>6</w:t>
        </w:r>
        <w:r w:rsidR="008C3B63">
          <w:rPr>
            <w:noProof/>
            <w:webHidden/>
          </w:rPr>
          <w:fldChar w:fldCharType="end"/>
        </w:r>
      </w:hyperlink>
    </w:p>
    <w:p w14:paraId="50A2586B" w14:textId="59D8E3C4" w:rsidR="008C3B63" w:rsidRDefault="00000000">
      <w:pPr>
        <w:pStyle w:val="TOC1"/>
        <w:tabs>
          <w:tab w:val="left" w:pos="1258"/>
        </w:tabs>
        <w:rPr>
          <w:rFonts w:asciiTheme="minorHAnsi" w:eastAsiaTheme="minorEastAsia" w:hAnsiTheme="minorHAnsi" w:cstheme="minorBidi"/>
          <w:b w:val="0"/>
          <w:noProof/>
          <w:szCs w:val="22"/>
          <w:lang w:val="en-US"/>
        </w:rPr>
      </w:pPr>
      <w:hyperlink w:anchor="_Toc133372406" w:history="1">
        <w:r w:rsidR="008C3B63" w:rsidRPr="004F4CE8">
          <w:rPr>
            <w:rStyle w:val="Hyperlink"/>
            <w:noProof/>
          </w:rPr>
          <w:t>1</w:t>
        </w:r>
        <w:r w:rsidR="008C3B63">
          <w:rPr>
            <w:rFonts w:asciiTheme="minorHAnsi" w:eastAsiaTheme="minorEastAsia" w:hAnsiTheme="minorHAnsi" w:cstheme="minorBidi"/>
            <w:b w:val="0"/>
            <w:noProof/>
            <w:szCs w:val="22"/>
            <w:lang w:val="en-US"/>
          </w:rPr>
          <w:tab/>
        </w:r>
        <w:r w:rsidR="008C3B63" w:rsidRPr="004F4CE8">
          <w:rPr>
            <w:rStyle w:val="Hyperlink"/>
            <w:noProof/>
          </w:rPr>
          <w:t>INTRODUCTION TO VAULT BALANCE</w:t>
        </w:r>
        <w:r w:rsidR="008C3B63">
          <w:rPr>
            <w:noProof/>
            <w:webHidden/>
          </w:rPr>
          <w:tab/>
        </w:r>
        <w:r w:rsidR="008C3B63">
          <w:rPr>
            <w:noProof/>
            <w:webHidden/>
          </w:rPr>
          <w:fldChar w:fldCharType="begin"/>
        </w:r>
        <w:r w:rsidR="008C3B63">
          <w:rPr>
            <w:noProof/>
            <w:webHidden/>
          </w:rPr>
          <w:instrText xml:space="preserve"> PAGEREF _Toc133372406 \h </w:instrText>
        </w:r>
        <w:r w:rsidR="008C3B63">
          <w:rPr>
            <w:noProof/>
            <w:webHidden/>
          </w:rPr>
        </w:r>
        <w:r w:rsidR="008C3B63">
          <w:rPr>
            <w:noProof/>
            <w:webHidden/>
          </w:rPr>
          <w:fldChar w:fldCharType="separate"/>
        </w:r>
        <w:r w:rsidR="008C3B63">
          <w:rPr>
            <w:noProof/>
            <w:webHidden/>
          </w:rPr>
          <w:t>7</w:t>
        </w:r>
        <w:r w:rsidR="008C3B63">
          <w:rPr>
            <w:noProof/>
            <w:webHidden/>
          </w:rPr>
          <w:fldChar w:fldCharType="end"/>
        </w:r>
      </w:hyperlink>
    </w:p>
    <w:p w14:paraId="7F26ECD7" w14:textId="0D4CCF4F"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07" w:history="1">
        <w:r w:rsidR="008C3B63" w:rsidRPr="004F4CE8">
          <w:rPr>
            <w:rStyle w:val="Hyperlink"/>
            <w:noProof/>
          </w:rPr>
          <w:t>1.1</w:t>
        </w:r>
        <w:r w:rsidR="008C3B63">
          <w:rPr>
            <w:rFonts w:asciiTheme="minorHAnsi" w:eastAsiaTheme="minorEastAsia" w:hAnsiTheme="minorHAnsi" w:cstheme="minorBidi"/>
            <w:noProof/>
            <w:sz w:val="22"/>
            <w:szCs w:val="22"/>
            <w:lang w:val="en-US"/>
          </w:rPr>
          <w:tab/>
        </w:r>
        <w:r w:rsidR="008C3B63" w:rsidRPr="004F4CE8">
          <w:rPr>
            <w:rStyle w:val="Hyperlink"/>
            <w:noProof/>
          </w:rPr>
          <w:t>GETTING STARTED</w:t>
        </w:r>
        <w:r w:rsidR="008C3B63">
          <w:rPr>
            <w:noProof/>
            <w:webHidden/>
          </w:rPr>
          <w:tab/>
        </w:r>
        <w:r w:rsidR="008C3B63">
          <w:rPr>
            <w:noProof/>
            <w:webHidden/>
          </w:rPr>
          <w:fldChar w:fldCharType="begin"/>
        </w:r>
        <w:r w:rsidR="008C3B63">
          <w:rPr>
            <w:noProof/>
            <w:webHidden/>
          </w:rPr>
          <w:instrText xml:space="preserve"> PAGEREF _Toc133372407 \h </w:instrText>
        </w:r>
        <w:r w:rsidR="008C3B63">
          <w:rPr>
            <w:noProof/>
            <w:webHidden/>
          </w:rPr>
        </w:r>
        <w:r w:rsidR="008C3B63">
          <w:rPr>
            <w:noProof/>
            <w:webHidden/>
          </w:rPr>
          <w:fldChar w:fldCharType="separate"/>
        </w:r>
        <w:r w:rsidR="008C3B63">
          <w:rPr>
            <w:noProof/>
            <w:webHidden/>
          </w:rPr>
          <w:t>7</w:t>
        </w:r>
        <w:r w:rsidR="008C3B63">
          <w:rPr>
            <w:noProof/>
            <w:webHidden/>
          </w:rPr>
          <w:fldChar w:fldCharType="end"/>
        </w:r>
      </w:hyperlink>
    </w:p>
    <w:p w14:paraId="1358EA7F" w14:textId="2EBA872C"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08" w:history="1">
        <w:r w:rsidR="008C3B63" w:rsidRPr="004F4CE8">
          <w:rPr>
            <w:rStyle w:val="Hyperlink"/>
            <w:noProof/>
          </w:rPr>
          <w:t>1.1.1</w:t>
        </w:r>
        <w:r w:rsidR="008C3B63">
          <w:rPr>
            <w:rFonts w:asciiTheme="minorHAnsi" w:eastAsiaTheme="minorEastAsia" w:hAnsiTheme="minorHAnsi" w:cstheme="minorBidi"/>
            <w:noProof/>
            <w:sz w:val="22"/>
            <w:szCs w:val="22"/>
            <w:lang w:val="en-US"/>
          </w:rPr>
          <w:tab/>
        </w:r>
        <w:r w:rsidR="008C3B63" w:rsidRPr="004F4CE8">
          <w:rPr>
            <w:rStyle w:val="Hyperlink"/>
            <w:noProof/>
          </w:rPr>
          <w:t>SCREEN RESOLUTION</w:t>
        </w:r>
        <w:r w:rsidR="008C3B63">
          <w:rPr>
            <w:noProof/>
            <w:webHidden/>
          </w:rPr>
          <w:tab/>
        </w:r>
        <w:r w:rsidR="008C3B63">
          <w:rPr>
            <w:noProof/>
            <w:webHidden/>
          </w:rPr>
          <w:fldChar w:fldCharType="begin"/>
        </w:r>
        <w:r w:rsidR="008C3B63">
          <w:rPr>
            <w:noProof/>
            <w:webHidden/>
          </w:rPr>
          <w:instrText xml:space="preserve"> PAGEREF _Toc133372408 \h </w:instrText>
        </w:r>
        <w:r w:rsidR="008C3B63">
          <w:rPr>
            <w:noProof/>
            <w:webHidden/>
          </w:rPr>
        </w:r>
        <w:r w:rsidR="008C3B63">
          <w:rPr>
            <w:noProof/>
            <w:webHidden/>
          </w:rPr>
          <w:fldChar w:fldCharType="separate"/>
        </w:r>
        <w:r w:rsidR="008C3B63">
          <w:rPr>
            <w:noProof/>
            <w:webHidden/>
          </w:rPr>
          <w:t>7</w:t>
        </w:r>
        <w:r w:rsidR="008C3B63">
          <w:rPr>
            <w:noProof/>
            <w:webHidden/>
          </w:rPr>
          <w:fldChar w:fldCharType="end"/>
        </w:r>
      </w:hyperlink>
    </w:p>
    <w:p w14:paraId="5528BD50" w14:textId="1439594F"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09" w:history="1">
        <w:r w:rsidR="008C3B63" w:rsidRPr="004F4CE8">
          <w:rPr>
            <w:rStyle w:val="Hyperlink"/>
            <w:noProof/>
          </w:rPr>
          <w:t>1.1.2</w:t>
        </w:r>
        <w:r w:rsidR="008C3B63">
          <w:rPr>
            <w:rFonts w:asciiTheme="minorHAnsi" w:eastAsiaTheme="minorEastAsia" w:hAnsiTheme="minorHAnsi" w:cstheme="minorBidi"/>
            <w:noProof/>
            <w:sz w:val="22"/>
            <w:szCs w:val="22"/>
            <w:lang w:val="en-US"/>
          </w:rPr>
          <w:tab/>
        </w:r>
        <w:r w:rsidR="008C3B63" w:rsidRPr="004F4CE8">
          <w:rPr>
            <w:rStyle w:val="Hyperlink"/>
            <w:noProof/>
          </w:rPr>
          <w:t>NAVIGATION TIPS</w:t>
        </w:r>
        <w:r w:rsidR="008C3B63">
          <w:rPr>
            <w:noProof/>
            <w:webHidden/>
          </w:rPr>
          <w:tab/>
        </w:r>
        <w:r w:rsidR="008C3B63">
          <w:rPr>
            <w:noProof/>
            <w:webHidden/>
          </w:rPr>
          <w:fldChar w:fldCharType="begin"/>
        </w:r>
        <w:r w:rsidR="008C3B63">
          <w:rPr>
            <w:noProof/>
            <w:webHidden/>
          </w:rPr>
          <w:instrText xml:space="preserve"> PAGEREF _Toc133372409 \h </w:instrText>
        </w:r>
        <w:r w:rsidR="008C3B63">
          <w:rPr>
            <w:noProof/>
            <w:webHidden/>
          </w:rPr>
        </w:r>
        <w:r w:rsidR="008C3B63">
          <w:rPr>
            <w:noProof/>
            <w:webHidden/>
          </w:rPr>
          <w:fldChar w:fldCharType="separate"/>
        </w:r>
        <w:r w:rsidR="008C3B63">
          <w:rPr>
            <w:noProof/>
            <w:webHidden/>
          </w:rPr>
          <w:t>8</w:t>
        </w:r>
        <w:r w:rsidR="008C3B63">
          <w:rPr>
            <w:noProof/>
            <w:webHidden/>
          </w:rPr>
          <w:fldChar w:fldCharType="end"/>
        </w:r>
      </w:hyperlink>
    </w:p>
    <w:p w14:paraId="16F3823A" w14:textId="773A558A"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10" w:history="1">
        <w:r w:rsidR="008C3B63" w:rsidRPr="004F4CE8">
          <w:rPr>
            <w:rStyle w:val="Hyperlink"/>
            <w:noProof/>
          </w:rPr>
          <w:t>1.1.3</w:t>
        </w:r>
        <w:r w:rsidR="008C3B63">
          <w:rPr>
            <w:rFonts w:asciiTheme="minorHAnsi" w:eastAsiaTheme="minorEastAsia" w:hAnsiTheme="minorHAnsi" w:cstheme="minorBidi"/>
            <w:noProof/>
            <w:sz w:val="22"/>
            <w:szCs w:val="22"/>
            <w:lang w:val="en-US"/>
          </w:rPr>
          <w:tab/>
        </w:r>
        <w:r w:rsidR="008C3B63" w:rsidRPr="004F4CE8">
          <w:rPr>
            <w:rStyle w:val="Hyperlink"/>
            <w:noProof/>
          </w:rPr>
          <w:t>ACCESSING VAULT BALANCE</w:t>
        </w:r>
        <w:r w:rsidR="008C3B63">
          <w:rPr>
            <w:noProof/>
            <w:webHidden/>
          </w:rPr>
          <w:tab/>
        </w:r>
        <w:r w:rsidR="008C3B63">
          <w:rPr>
            <w:noProof/>
            <w:webHidden/>
          </w:rPr>
          <w:fldChar w:fldCharType="begin"/>
        </w:r>
        <w:r w:rsidR="008C3B63">
          <w:rPr>
            <w:noProof/>
            <w:webHidden/>
          </w:rPr>
          <w:instrText xml:space="preserve"> PAGEREF _Toc133372410 \h </w:instrText>
        </w:r>
        <w:r w:rsidR="008C3B63">
          <w:rPr>
            <w:noProof/>
            <w:webHidden/>
          </w:rPr>
        </w:r>
        <w:r w:rsidR="008C3B63">
          <w:rPr>
            <w:noProof/>
            <w:webHidden/>
          </w:rPr>
          <w:fldChar w:fldCharType="separate"/>
        </w:r>
        <w:r w:rsidR="008C3B63">
          <w:rPr>
            <w:noProof/>
            <w:webHidden/>
          </w:rPr>
          <w:t>8</w:t>
        </w:r>
        <w:r w:rsidR="008C3B63">
          <w:rPr>
            <w:noProof/>
            <w:webHidden/>
          </w:rPr>
          <w:fldChar w:fldCharType="end"/>
        </w:r>
      </w:hyperlink>
    </w:p>
    <w:p w14:paraId="16D7AE95" w14:textId="2F3BECAD"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11" w:history="1">
        <w:r w:rsidR="008C3B63" w:rsidRPr="004F4CE8">
          <w:rPr>
            <w:rStyle w:val="Hyperlink"/>
            <w:noProof/>
          </w:rPr>
          <w:t>1.1.4</w:t>
        </w:r>
        <w:r w:rsidR="008C3B63">
          <w:rPr>
            <w:rFonts w:asciiTheme="minorHAnsi" w:eastAsiaTheme="minorEastAsia" w:hAnsiTheme="minorHAnsi" w:cstheme="minorBidi"/>
            <w:noProof/>
            <w:sz w:val="22"/>
            <w:szCs w:val="22"/>
            <w:lang w:val="en-US"/>
          </w:rPr>
          <w:tab/>
        </w:r>
        <w:r w:rsidR="008C3B63" w:rsidRPr="004F4CE8">
          <w:rPr>
            <w:rStyle w:val="Hyperlink"/>
            <w:noProof/>
          </w:rPr>
          <w:t>OPENING VAULT BALANCE</w:t>
        </w:r>
        <w:r w:rsidR="008C3B63">
          <w:rPr>
            <w:noProof/>
            <w:webHidden/>
          </w:rPr>
          <w:tab/>
        </w:r>
        <w:r w:rsidR="008C3B63">
          <w:rPr>
            <w:noProof/>
            <w:webHidden/>
          </w:rPr>
          <w:fldChar w:fldCharType="begin"/>
        </w:r>
        <w:r w:rsidR="008C3B63">
          <w:rPr>
            <w:noProof/>
            <w:webHidden/>
          </w:rPr>
          <w:instrText xml:space="preserve"> PAGEREF _Toc133372411 \h </w:instrText>
        </w:r>
        <w:r w:rsidR="008C3B63">
          <w:rPr>
            <w:noProof/>
            <w:webHidden/>
          </w:rPr>
        </w:r>
        <w:r w:rsidR="008C3B63">
          <w:rPr>
            <w:noProof/>
            <w:webHidden/>
          </w:rPr>
          <w:fldChar w:fldCharType="separate"/>
        </w:r>
        <w:r w:rsidR="008C3B63">
          <w:rPr>
            <w:noProof/>
            <w:webHidden/>
          </w:rPr>
          <w:t>8</w:t>
        </w:r>
        <w:r w:rsidR="008C3B63">
          <w:rPr>
            <w:noProof/>
            <w:webHidden/>
          </w:rPr>
          <w:fldChar w:fldCharType="end"/>
        </w:r>
      </w:hyperlink>
    </w:p>
    <w:p w14:paraId="6B5156DA" w14:textId="6F6CC7E9"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12" w:history="1">
        <w:r w:rsidR="008C3B63" w:rsidRPr="004F4CE8">
          <w:rPr>
            <w:rStyle w:val="Hyperlink"/>
            <w:noProof/>
          </w:rPr>
          <w:t>1.1.5</w:t>
        </w:r>
        <w:r w:rsidR="008C3B63">
          <w:rPr>
            <w:rFonts w:asciiTheme="minorHAnsi" w:eastAsiaTheme="minorEastAsia" w:hAnsiTheme="minorHAnsi" w:cstheme="minorBidi"/>
            <w:noProof/>
            <w:sz w:val="22"/>
            <w:szCs w:val="22"/>
            <w:lang w:val="en-US"/>
          </w:rPr>
          <w:tab/>
        </w:r>
        <w:r w:rsidR="008C3B63" w:rsidRPr="004F4CE8">
          <w:rPr>
            <w:rStyle w:val="Hyperlink"/>
            <w:noProof/>
          </w:rPr>
          <w:t>LOGGING OUT OF EPSS</w:t>
        </w:r>
        <w:r w:rsidR="008C3B63">
          <w:rPr>
            <w:noProof/>
            <w:webHidden/>
          </w:rPr>
          <w:tab/>
        </w:r>
        <w:r w:rsidR="008C3B63">
          <w:rPr>
            <w:noProof/>
            <w:webHidden/>
          </w:rPr>
          <w:fldChar w:fldCharType="begin"/>
        </w:r>
        <w:r w:rsidR="008C3B63">
          <w:rPr>
            <w:noProof/>
            <w:webHidden/>
          </w:rPr>
          <w:instrText xml:space="preserve"> PAGEREF _Toc133372412 \h </w:instrText>
        </w:r>
        <w:r w:rsidR="008C3B63">
          <w:rPr>
            <w:noProof/>
            <w:webHidden/>
          </w:rPr>
        </w:r>
        <w:r w:rsidR="008C3B63">
          <w:rPr>
            <w:noProof/>
            <w:webHidden/>
          </w:rPr>
          <w:fldChar w:fldCharType="separate"/>
        </w:r>
        <w:r w:rsidR="008C3B63">
          <w:rPr>
            <w:noProof/>
            <w:webHidden/>
          </w:rPr>
          <w:t>9</w:t>
        </w:r>
        <w:r w:rsidR="008C3B63">
          <w:rPr>
            <w:noProof/>
            <w:webHidden/>
          </w:rPr>
          <w:fldChar w:fldCharType="end"/>
        </w:r>
      </w:hyperlink>
    </w:p>
    <w:p w14:paraId="2A7DE966" w14:textId="4737FB2F"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13" w:history="1">
        <w:r w:rsidR="008C3B63" w:rsidRPr="004F4CE8">
          <w:rPr>
            <w:rStyle w:val="Hyperlink"/>
            <w:noProof/>
          </w:rPr>
          <w:t>1.2</w:t>
        </w:r>
        <w:r w:rsidR="008C3B63">
          <w:rPr>
            <w:rFonts w:asciiTheme="minorHAnsi" w:eastAsiaTheme="minorEastAsia" w:hAnsiTheme="minorHAnsi" w:cstheme="minorBidi"/>
            <w:noProof/>
            <w:sz w:val="22"/>
            <w:szCs w:val="22"/>
            <w:lang w:val="en-US"/>
          </w:rPr>
          <w:tab/>
        </w:r>
        <w:r w:rsidR="008C3B63" w:rsidRPr="004F4CE8">
          <w:rPr>
            <w:rStyle w:val="Hyperlink"/>
            <w:noProof/>
          </w:rPr>
          <w:t>INTERFACE OVERVIEW</w:t>
        </w:r>
        <w:r w:rsidR="008C3B63">
          <w:rPr>
            <w:noProof/>
            <w:webHidden/>
          </w:rPr>
          <w:tab/>
        </w:r>
        <w:r w:rsidR="008C3B63">
          <w:rPr>
            <w:noProof/>
            <w:webHidden/>
          </w:rPr>
          <w:fldChar w:fldCharType="begin"/>
        </w:r>
        <w:r w:rsidR="008C3B63">
          <w:rPr>
            <w:noProof/>
            <w:webHidden/>
          </w:rPr>
          <w:instrText xml:space="preserve"> PAGEREF _Toc133372413 \h </w:instrText>
        </w:r>
        <w:r w:rsidR="008C3B63">
          <w:rPr>
            <w:noProof/>
            <w:webHidden/>
          </w:rPr>
        </w:r>
        <w:r w:rsidR="008C3B63">
          <w:rPr>
            <w:noProof/>
            <w:webHidden/>
          </w:rPr>
          <w:fldChar w:fldCharType="separate"/>
        </w:r>
        <w:r w:rsidR="008C3B63">
          <w:rPr>
            <w:noProof/>
            <w:webHidden/>
          </w:rPr>
          <w:t>10</w:t>
        </w:r>
        <w:r w:rsidR="008C3B63">
          <w:rPr>
            <w:noProof/>
            <w:webHidden/>
          </w:rPr>
          <w:fldChar w:fldCharType="end"/>
        </w:r>
      </w:hyperlink>
    </w:p>
    <w:p w14:paraId="3B6FBFCD" w14:textId="63321FEE"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14" w:history="1">
        <w:r w:rsidR="008C3B63" w:rsidRPr="004F4CE8">
          <w:rPr>
            <w:rStyle w:val="Hyperlink"/>
            <w:noProof/>
          </w:rPr>
          <w:t>1.2.1</w:t>
        </w:r>
        <w:r w:rsidR="008C3B63">
          <w:rPr>
            <w:rFonts w:asciiTheme="minorHAnsi" w:eastAsiaTheme="minorEastAsia" w:hAnsiTheme="minorHAnsi" w:cstheme="minorBidi"/>
            <w:noProof/>
            <w:sz w:val="22"/>
            <w:szCs w:val="22"/>
            <w:lang w:val="en-US"/>
          </w:rPr>
          <w:tab/>
        </w:r>
        <w:r w:rsidR="008C3B63" w:rsidRPr="004F4CE8">
          <w:rPr>
            <w:rStyle w:val="Hyperlink"/>
            <w:noProof/>
          </w:rPr>
          <w:t>MAIN MENU TABS</w:t>
        </w:r>
        <w:r w:rsidR="008C3B63">
          <w:rPr>
            <w:noProof/>
            <w:webHidden/>
          </w:rPr>
          <w:tab/>
        </w:r>
        <w:r w:rsidR="008C3B63">
          <w:rPr>
            <w:noProof/>
            <w:webHidden/>
          </w:rPr>
          <w:fldChar w:fldCharType="begin"/>
        </w:r>
        <w:r w:rsidR="008C3B63">
          <w:rPr>
            <w:noProof/>
            <w:webHidden/>
          </w:rPr>
          <w:instrText xml:space="preserve"> PAGEREF _Toc133372414 \h </w:instrText>
        </w:r>
        <w:r w:rsidR="008C3B63">
          <w:rPr>
            <w:noProof/>
            <w:webHidden/>
          </w:rPr>
        </w:r>
        <w:r w:rsidR="008C3B63">
          <w:rPr>
            <w:noProof/>
            <w:webHidden/>
          </w:rPr>
          <w:fldChar w:fldCharType="separate"/>
        </w:r>
        <w:r w:rsidR="008C3B63">
          <w:rPr>
            <w:noProof/>
            <w:webHidden/>
          </w:rPr>
          <w:t>10</w:t>
        </w:r>
        <w:r w:rsidR="008C3B63">
          <w:rPr>
            <w:noProof/>
            <w:webHidden/>
          </w:rPr>
          <w:fldChar w:fldCharType="end"/>
        </w:r>
      </w:hyperlink>
    </w:p>
    <w:p w14:paraId="491DFBD5" w14:textId="77EC56DC"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15" w:history="1">
        <w:r w:rsidR="008C3B63" w:rsidRPr="004F4CE8">
          <w:rPr>
            <w:rStyle w:val="Hyperlink"/>
            <w:noProof/>
          </w:rPr>
          <w:t>1.2.2</w:t>
        </w:r>
        <w:r w:rsidR="008C3B63">
          <w:rPr>
            <w:rFonts w:asciiTheme="minorHAnsi" w:eastAsiaTheme="minorEastAsia" w:hAnsiTheme="minorHAnsi" w:cstheme="minorBidi"/>
            <w:noProof/>
            <w:sz w:val="22"/>
            <w:szCs w:val="22"/>
            <w:lang w:val="en-US"/>
          </w:rPr>
          <w:tab/>
        </w:r>
        <w:r w:rsidR="008C3B63" w:rsidRPr="004F4CE8">
          <w:rPr>
            <w:rStyle w:val="Hyperlink"/>
            <w:noProof/>
          </w:rPr>
          <w:t>COMMON VAULT BALANCE ICONS AND BUTTONS</w:t>
        </w:r>
        <w:r w:rsidR="008C3B63">
          <w:rPr>
            <w:noProof/>
            <w:webHidden/>
          </w:rPr>
          <w:tab/>
        </w:r>
        <w:r w:rsidR="008C3B63">
          <w:rPr>
            <w:noProof/>
            <w:webHidden/>
          </w:rPr>
          <w:fldChar w:fldCharType="begin"/>
        </w:r>
        <w:r w:rsidR="008C3B63">
          <w:rPr>
            <w:noProof/>
            <w:webHidden/>
          </w:rPr>
          <w:instrText xml:space="preserve"> PAGEREF _Toc133372415 \h </w:instrText>
        </w:r>
        <w:r w:rsidR="008C3B63">
          <w:rPr>
            <w:noProof/>
            <w:webHidden/>
          </w:rPr>
        </w:r>
        <w:r w:rsidR="008C3B63">
          <w:rPr>
            <w:noProof/>
            <w:webHidden/>
          </w:rPr>
          <w:fldChar w:fldCharType="separate"/>
        </w:r>
        <w:r w:rsidR="008C3B63">
          <w:rPr>
            <w:noProof/>
            <w:webHidden/>
          </w:rPr>
          <w:t>11</w:t>
        </w:r>
        <w:r w:rsidR="008C3B63">
          <w:rPr>
            <w:noProof/>
            <w:webHidden/>
          </w:rPr>
          <w:fldChar w:fldCharType="end"/>
        </w:r>
      </w:hyperlink>
    </w:p>
    <w:p w14:paraId="1E52E47C" w14:textId="73190A35"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16" w:history="1">
        <w:r w:rsidR="008C3B63" w:rsidRPr="004F4CE8">
          <w:rPr>
            <w:rStyle w:val="Hyperlink"/>
            <w:noProof/>
          </w:rPr>
          <w:t>1.2.3</w:t>
        </w:r>
        <w:r w:rsidR="008C3B63">
          <w:rPr>
            <w:rFonts w:asciiTheme="minorHAnsi" w:eastAsiaTheme="minorEastAsia" w:hAnsiTheme="minorHAnsi" w:cstheme="minorBidi"/>
            <w:noProof/>
            <w:sz w:val="22"/>
            <w:szCs w:val="22"/>
            <w:lang w:val="en-US"/>
          </w:rPr>
          <w:tab/>
        </w:r>
        <w:r w:rsidR="008C3B63" w:rsidRPr="004F4CE8">
          <w:rPr>
            <w:rStyle w:val="Hyperlink"/>
            <w:noProof/>
          </w:rPr>
          <w:t>DATE SELECTOR</w:t>
        </w:r>
        <w:r w:rsidR="008C3B63">
          <w:rPr>
            <w:noProof/>
            <w:webHidden/>
          </w:rPr>
          <w:tab/>
        </w:r>
        <w:r w:rsidR="008C3B63">
          <w:rPr>
            <w:noProof/>
            <w:webHidden/>
          </w:rPr>
          <w:fldChar w:fldCharType="begin"/>
        </w:r>
        <w:r w:rsidR="008C3B63">
          <w:rPr>
            <w:noProof/>
            <w:webHidden/>
          </w:rPr>
          <w:instrText xml:space="preserve"> PAGEREF _Toc133372416 \h </w:instrText>
        </w:r>
        <w:r w:rsidR="008C3B63">
          <w:rPr>
            <w:noProof/>
            <w:webHidden/>
          </w:rPr>
        </w:r>
        <w:r w:rsidR="008C3B63">
          <w:rPr>
            <w:noProof/>
            <w:webHidden/>
          </w:rPr>
          <w:fldChar w:fldCharType="separate"/>
        </w:r>
        <w:r w:rsidR="008C3B63">
          <w:rPr>
            <w:noProof/>
            <w:webHidden/>
          </w:rPr>
          <w:t>12</w:t>
        </w:r>
        <w:r w:rsidR="008C3B63">
          <w:rPr>
            <w:noProof/>
            <w:webHidden/>
          </w:rPr>
          <w:fldChar w:fldCharType="end"/>
        </w:r>
      </w:hyperlink>
    </w:p>
    <w:p w14:paraId="6D14352C" w14:textId="218D0F33" w:rsidR="008C3B63" w:rsidRDefault="00000000">
      <w:pPr>
        <w:pStyle w:val="TOC1"/>
        <w:tabs>
          <w:tab w:val="left" w:pos="1258"/>
        </w:tabs>
        <w:rPr>
          <w:rFonts w:asciiTheme="minorHAnsi" w:eastAsiaTheme="minorEastAsia" w:hAnsiTheme="minorHAnsi" w:cstheme="minorBidi"/>
          <w:b w:val="0"/>
          <w:noProof/>
          <w:szCs w:val="22"/>
          <w:lang w:val="en-US"/>
        </w:rPr>
      </w:pPr>
      <w:hyperlink w:anchor="_Toc133372417" w:history="1">
        <w:r w:rsidR="008C3B63" w:rsidRPr="004F4CE8">
          <w:rPr>
            <w:rStyle w:val="Hyperlink"/>
            <w:noProof/>
          </w:rPr>
          <w:t>2</w:t>
        </w:r>
        <w:r w:rsidR="008C3B63">
          <w:rPr>
            <w:rFonts w:asciiTheme="minorHAnsi" w:eastAsiaTheme="minorEastAsia" w:hAnsiTheme="minorHAnsi" w:cstheme="minorBidi"/>
            <w:b w:val="0"/>
            <w:noProof/>
            <w:szCs w:val="22"/>
            <w:lang w:val="en-US"/>
          </w:rPr>
          <w:tab/>
        </w:r>
        <w:r w:rsidR="008C3B63" w:rsidRPr="004F4CE8">
          <w:rPr>
            <w:rStyle w:val="Hyperlink"/>
            <w:noProof/>
          </w:rPr>
          <w:t>DASHBOARD</w:t>
        </w:r>
        <w:r w:rsidR="008C3B63">
          <w:rPr>
            <w:noProof/>
            <w:webHidden/>
          </w:rPr>
          <w:tab/>
        </w:r>
        <w:r w:rsidR="008C3B63">
          <w:rPr>
            <w:noProof/>
            <w:webHidden/>
          </w:rPr>
          <w:fldChar w:fldCharType="begin"/>
        </w:r>
        <w:r w:rsidR="008C3B63">
          <w:rPr>
            <w:noProof/>
            <w:webHidden/>
          </w:rPr>
          <w:instrText xml:space="preserve"> PAGEREF _Toc133372417 \h </w:instrText>
        </w:r>
        <w:r w:rsidR="008C3B63">
          <w:rPr>
            <w:noProof/>
            <w:webHidden/>
          </w:rPr>
        </w:r>
        <w:r w:rsidR="008C3B63">
          <w:rPr>
            <w:noProof/>
            <w:webHidden/>
          </w:rPr>
          <w:fldChar w:fldCharType="separate"/>
        </w:r>
        <w:r w:rsidR="008C3B63">
          <w:rPr>
            <w:noProof/>
            <w:webHidden/>
          </w:rPr>
          <w:t>13</w:t>
        </w:r>
        <w:r w:rsidR="008C3B63">
          <w:rPr>
            <w:noProof/>
            <w:webHidden/>
          </w:rPr>
          <w:fldChar w:fldCharType="end"/>
        </w:r>
      </w:hyperlink>
    </w:p>
    <w:p w14:paraId="3B48C7CE" w14:textId="677845E1"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18" w:history="1">
        <w:r w:rsidR="008C3B63" w:rsidRPr="004F4CE8">
          <w:rPr>
            <w:rStyle w:val="Hyperlink"/>
            <w:noProof/>
          </w:rPr>
          <w:t>2.1</w:t>
        </w:r>
        <w:r w:rsidR="008C3B63">
          <w:rPr>
            <w:rFonts w:asciiTheme="minorHAnsi" w:eastAsiaTheme="minorEastAsia" w:hAnsiTheme="minorHAnsi" w:cstheme="minorBidi"/>
            <w:noProof/>
            <w:sz w:val="22"/>
            <w:szCs w:val="22"/>
            <w:lang w:val="en-US"/>
          </w:rPr>
          <w:tab/>
        </w:r>
        <w:r w:rsidR="008C3B63" w:rsidRPr="004F4CE8">
          <w:rPr>
            <w:rStyle w:val="Hyperlink"/>
            <w:noProof/>
          </w:rPr>
          <w:t>QUICK ADJUST</w:t>
        </w:r>
        <w:r w:rsidR="008C3B63">
          <w:rPr>
            <w:noProof/>
            <w:webHidden/>
          </w:rPr>
          <w:tab/>
        </w:r>
        <w:r w:rsidR="008C3B63">
          <w:rPr>
            <w:noProof/>
            <w:webHidden/>
          </w:rPr>
          <w:fldChar w:fldCharType="begin"/>
        </w:r>
        <w:r w:rsidR="008C3B63">
          <w:rPr>
            <w:noProof/>
            <w:webHidden/>
          </w:rPr>
          <w:instrText xml:space="preserve"> PAGEREF _Toc133372418 \h </w:instrText>
        </w:r>
        <w:r w:rsidR="008C3B63">
          <w:rPr>
            <w:noProof/>
            <w:webHidden/>
          </w:rPr>
        </w:r>
        <w:r w:rsidR="008C3B63">
          <w:rPr>
            <w:noProof/>
            <w:webHidden/>
          </w:rPr>
          <w:fldChar w:fldCharType="separate"/>
        </w:r>
        <w:r w:rsidR="008C3B63">
          <w:rPr>
            <w:noProof/>
            <w:webHidden/>
          </w:rPr>
          <w:t>14</w:t>
        </w:r>
        <w:r w:rsidR="008C3B63">
          <w:rPr>
            <w:noProof/>
            <w:webHidden/>
          </w:rPr>
          <w:fldChar w:fldCharType="end"/>
        </w:r>
      </w:hyperlink>
    </w:p>
    <w:p w14:paraId="7225F62F" w14:textId="26BA4D7A"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19" w:history="1">
        <w:r w:rsidR="008C3B63" w:rsidRPr="004F4CE8">
          <w:rPr>
            <w:rStyle w:val="Hyperlink"/>
            <w:noProof/>
          </w:rPr>
          <w:t>2.2</w:t>
        </w:r>
        <w:r w:rsidR="008C3B63">
          <w:rPr>
            <w:rFonts w:asciiTheme="minorHAnsi" w:eastAsiaTheme="minorEastAsia" w:hAnsiTheme="minorHAnsi" w:cstheme="minorBidi"/>
            <w:noProof/>
            <w:sz w:val="22"/>
            <w:szCs w:val="22"/>
            <w:lang w:val="en-US"/>
          </w:rPr>
          <w:tab/>
        </w:r>
        <w:r w:rsidR="008C3B63" w:rsidRPr="004F4CE8">
          <w:rPr>
            <w:rStyle w:val="Hyperlink"/>
            <w:noProof/>
          </w:rPr>
          <w:t>BALANCE ADJUSTMENT</w:t>
        </w:r>
        <w:r w:rsidR="008C3B63">
          <w:rPr>
            <w:noProof/>
            <w:webHidden/>
          </w:rPr>
          <w:tab/>
        </w:r>
        <w:r w:rsidR="008C3B63">
          <w:rPr>
            <w:noProof/>
            <w:webHidden/>
          </w:rPr>
          <w:fldChar w:fldCharType="begin"/>
        </w:r>
        <w:r w:rsidR="008C3B63">
          <w:rPr>
            <w:noProof/>
            <w:webHidden/>
          </w:rPr>
          <w:instrText xml:space="preserve"> PAGEREF _Toc133372419 \h </w:instrText>
        </w:r>
        <w:r w:rsidR="008C3B63">
          <w:rPr>
            <w:noProof/>
            <w:webHidden/>
          </w:rPr>
        </w:r>
        <w:r w:rsidR="008C3B63">
          <w:rPr>
            <w:noProof/>
            <w:webHidden/>
          </w:rPr>
          <w:fldChar w:fldCharType="separate"/>
        </w:r>
        <w:r w:rsidR="008C3B63">
          <w:rPr>
            <w:noProof/>
            <w:webHidden/>
          </w:rPr>
          <w:t>15</w:t>
        </w:r>
        <w:r w:rsidR="008C3B63">
          <w:rPr>
            <w:noProof/>
            <w:webHidden/>
          </w:rPr>
          <w:fldChar w:fldCharType="end"/>
        </w:r>
      </w:hyperlink>
    </w:p>
    <w:p w14:paraId="35626CCD" w14:textId="25094F74" w:rsidR="008C3B63" w:rsidRDefault="00000000">
      <w:pPr>
        <w:pStyle w:val="TOC1"/>
        <w:tabs>
          <w:tab w:val="left" w:pos="1258"/>
        </w:tabs>
        <w:rPr>
          <w:rFonts w:asciiTheme="minorHAnsi" w:eastAsiaTheme="minorEastAsia" w:hAnsiTheme="minorHAnsi" w:cstheme="minorBidi"/>
          <w:b w:val="0"/>
          <w:noProof/>
          <w:szCs w:val="22"/>
          <w:lang w:val="en-US"/>
        </w:rPr>
      </w:pPr>
      <w:hyperlink w:anchor="_Toc133372420" w:history="1">
        <w:r w:rsidR="008C3B63" w:rsidRPr="004F4CE8">
          <w:rPr>
            <w:rStyle w:val="Hyperlink"/>
            <w:noProof/>
          </w:rPr>
          <w:t>3</w:t>
        </w:r>
        <w:r w:rsidR="008C3B63">
          <w:rPr>
            <w:rFonts w:asciiTheme="minorHAnsi" w:eastAsiaTheme="minorEastAsia" w:hAnsiTheme="minorHAnsi" w:cstheme="minorBidi"/>
            <w:b w:val="0"/>
            <w:noProof/>
            <w:szCs w:val="22"/>
            <w:lang w:val="en-US"/>
          </w:rPr>
          <w:tab/>
        </w:r>
        <w:r w:rsidR="008C3B63" w:rsidRPr="004F4CE8">
          <w:rPr>
            <w:rStyle w:val="Hyperlink"/>
            <w:noProof/>
          </w:rPr>
          <w:t>Coffer and Qualities</w:t>
        </w:r>
        <w:r w:rsidR="008C3B63">
          <w:rPr>
            <w:noProof/>
            <w:webHidden/>
          </w:rPr>
          <w:tab/>
        </w:r>
        <w:r w:rsidR="008C3B63">
          <w:rPr>
            <w:noProof/>
            <w:webHidden/>
          </w:rPr>
          <w:fldChar w:fldCharType="begin"/>
        </w:r>
        <w:r w:rsidR="008C3B63">
          <w:rPr>
            <w:noProof/>
            <w:webHidden/>
          </w:rPr>
          <w:instrText xml:space="preserve"> PAGEREF _Toc133372420 \h </w:instrText>
        </w:r>
        <w:r w:rsidR="008C3B63">
          <w:rPr>
            <w:noProof/>
            <w:webHidden/>
          </w:rPr>
        </w:r>
        <w:r w:rsidR="008C3B63">
          <w:rPr>
            <w:noProof/>
            <w:webHidden/>
          </w:rPr>
          <w:fldChar w:fldCharType="separate"/>
        </w:r>
        <w:r w:rsidR="008C3B63">
          <w:rPr>
            <w:noProof/>
            <w:webHidden/>
          </w:rPr>
          <w:t>17</w:t>
        </w:r>
        <w:r w:rsidR="008C3B63">
          <w:rPr>
            <w:noProof/>
            <w:webHidden/>
          </w:rPr>
          <w:fldChar w:fldCharType="end"/>
        </w:r>
      </w:hyperlink>
    </w:p>
    <w:p w14:paraId="1BF4B48A" w14:textId="2440D3B5"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21" w:history="1">
        <w:r w:rsidR="008C3B63" w:rsidRPr="004F4CE8">
          <w:rPr>
            <w:rStyle w:val="Hyperlink"/>
            <w:noProof/>
          </w:rPr>
          <w:t>3.1</w:t>
        </w:r>
        <w:r w:rsidR="008C3B63">
          <w:rPr>
            <w:rFonts w:asciiTheme="minorHAnsi" w:eastAsiaTheme="minorEastAsia" w:hAnsiTheme="minorHAnsi" w:cstheme="minorBidi"/>
            <w:noProof/>
            <w:sz w:val="22"/>
            <w:szCs w:val="22"/>
            <w:lang w:val="en-US"/>
          </w:rPr>
          <w:tab/>
        </w:r>
        <w:r w:rsidR="008C3B63" w:rsidRPr="004F4CE8">
          <w:rPr>
            <w:rStyle w:val="Hyperlink"/>
            <w:noProof/>
          </w:rPr>
          <w:t>VAULT DETAILS</w:t>
        </w:r>
        <w:r w:rsidR="008C3B63">
          <w:rPr>
            <w:noProof/>
            <w:webHidden/>
          </w:rPr>
          <w:tab/>
        </w:r>
        <w:r w:rsidR="008C3B63">
          <w:rPr>
            <w:noProof/>
            <w:webHidden/>
          </w:rPr>
          <w:fldChar w:fldCharType="begin"/>
        </w:r>
        <w:r w:rsidR="008C3B63">
          <w:rPr>
            <w:noProof/>
            <w:webHidden/>
          </w:rPr>
          <w:instrText xml:space="preserve"> PAGEREF _Toc133372421 \h </w:instrText>
        </w:r>
        <w:r w:rsidR="008C3B63">
          <w:rPr>
            <w:noProof/>
            <w:webHidden/>
          </w:rPr>
        </w:r>
        <w:r w:rsidR="008C3B63">
          <w:rPr>
            <w:noProof/>
            <w:webHidden/>
          </w:rPr>
          <w:fldChar w:fldCharType="separate"/>
        </w:r>
        <w:r w:rsidR="008C3B63">
          <w:rPr>
            <w:noProof/>
            <w:webHidden/>
          </w:rPr>
          <w:t>17</w:t>
        </w:r>
        <w:r w:rsidR="008C3B63">
          <w:rPr>
            <w:noProof/>
            <w:webHidden/>
          </w:rPr>
          <w:fldChar w:fldCharType="end"/>
        </w:r>
      </w:hyperlink>
    </w:p>
    <w:p w14:paraId="15BED13A" w14:textId="1CC3444A"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22" w:history="1">
        <w:r w:rsidR="008C3B63" w:rsidRPr="004F4CE8">
          <w:rPr>
            <w:rStyle w:val="Hyperlink"/>
            <w:noProof/>
          </w:rPr>
          <w:t>3.2</w:t>
        </w:r>
        <w:r w:rsidR="008C3B63">
          <w:rPr>
            <w:rFonts w:asciiTheme="minorHAnsi" w:eastAsiaTheme="minorEastAsia" w:hAnsiTheme="minorHAnsi" w:cstheme="minorBidi"/>
            <w:noProof/>
            <w:sz w:val="22"/>
            <w:szCs w:val="22"/>
            <w:lang w:val="en-US"/>
          </w:rPr>
          <w:tab/>
        </w:r>
        <w:r w:rsidR="008C3B63" w:rsidRPr="004F4CE8">
          <w:rPr>
            <w:rStyle w:val="Hyperlink"/>
            <w:noProof/>
          </w:rPr>
          <w:t>VAULT SETTINGS</w:t>
        </w:r>
        <w:r w:rsidR="008C3B63">
          <w:rPr>
            <w:noProof/>
            <w:webHidden/>
          </w:rPr>
          <w:tab/>
        </w:r>
        <w:r w:rsidR="008C3B63">
          <w:rPr>
            <w:noProof/>
            <w:webHidden/>
          </w:rPr>
          <w:fldChar w:fldCharType="begin"/>
        </w:r>
        <w:r w:rsidR="008C3B63">
          <w:rPr>
            <w:noProof/>
            <w:webHidden/>
          </w:rPr>
          <w:instrText xml:space="preserve"> PAGEREF _Toc133372422 \h </w:instrText>
        </w:r>
        <w:r w:rsidR="008C3B63">
          <w:rPr>
            <w:noProof/>
            <w:webHidden/>
          </w:rPr>
        </w:r>
        <w:r w:rsidR="008C3B63">
          <w:rPr>
            <w:noProof/>
            <w:webHidden/>
          </w:rPr>
          <w:fldChar w:fldCharType="separate"/>
        </w:r>
        <w:r w:rsidR="008C3B63">
          <w:rPr>
            <w:noProof/>
            <w:webHidden/>
          </w:rPr>
          <w:t>19</w:t>
        </w:r>
        <w:r w:rsidR="008C3B63">
          <w:rPr>
            <w:noProof/>
            <w:webHidden/>
          </w:rPr>
          <w:fldChar w:fldCharType="end"/>
        </w:r>
      </w:hyperlink>
    </w:p>
    <w:p w14:paraId="546D4F4C" w14:textId="1E2FD110"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23" w:history="1">
        <w:r w:rsidR="008C3B63" w:rsidRPr="004F4CE8">
          <w:rPr>
            <w:rStyle w:val="Hyperlink"/>
            <w:noProof/>
          </w:rPr>
          <w:t>3.3</w:t>
        </w:r>
        <w:r w:rsidR="008C3B63">
          <w:rPr>
            <w:rFonts w:asciiTheme="minorHAnsi" w:eastAsiaTheme="minorEastAsia" w:hAnsiTheme="minorHAnsi" w:cstheme="minorBidi"/>
            <w:noProof/>
            <w:sz w:val="22"/>
            <w:szCs w:val="22"/>
            <w:lang w:val="en-US"/>
          </w:rPr>
          <w:tab/>
        </w:r>
        <w:r w:rsidR="008C3B63" w:rsidRPr="004F4CE8">
          <w:rPr>
            <w:rStyle w:val="Hyperlink"/>
            <w:noProof/>
          </w:rPr>
          <w:t>PROCESS CASH BY QUALITY OR COFFER</w:t>
        </w:r>
        <w:r w:rsidR="008C3B63">
          <w:rPr>
            <w:noProof/>
            <w:webHidden/>
          </w:rPr>
          <w:tab/>
        </w:r>
        <w:r w:rsidR="008C3B63">
          <w:rPr>
            <w:noProof/>
            <w:webHidden/>
          </w:rPr>
          <w:fldChar w:fldCharType="begin"/>
        </w:r>
        <w:r w:rsidR="008C3B63">
          <w:rPr>
            <w:noProof/>
            <w:webHidden/>
          </w:rPr>
          <w:instrText xml:space="preserve"> PAGEREF _Toc133372423 \h </w:instrText>
        </w:r>
        <w:r w:rsidR="008C3B63">
          <w:rPr>
            <w:noProof/>
            <w:webHidden/>
          </w:rPr>
        </w:r>
        <w:r w:rsidR="008C3B63">
          <w:rPr>
            <w:noProof/>
            <w:webHidden/>
          </w:rPr>
          <w:fldChar w:fldCharType="separate"/>
        </w:r>
        <w:r w:rsidR="008C3B63">
          <w:rPr>
            <w:noProof/>
            <w:webHidden/>
          </w:rPr>
          <w:t>19</w:t>
        </w:r>
        <w:r w:rsidR="008C3B63">
          <w:rPr>
            <w:noProof/>
            <w:webHidden/>
          </w:rPr>
          <w:fldChar w:fldCharType="end"/>
        </w:r>
      </w:hyperlink>
    </w:p>
    <w:p w14:paraId="0087FD6A" w14:textId="1071E19E"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24" w:history="1">
        <w:r w:rsidR="008C3B63" w:rsidRPr="004F4CE8">
          <w:rPr>
            <w:rStyle w:val="Hyperlink"/>
            <w:noProof/>
          </w:rPr>
          <w:t>3.4</w:t>
        </w:r>
        <w:r w:rsidR="008C3B63">
          <w:rPr>
            <w:rFonts w:asciiTheme="minorHAnsi" w:eastAsiaTheme="minorEastAsia" w:hAnsiTheme="minorHAnsi" w:cstheme="minorBidi"/>
            <w:noProof/>
            <w:sz w:val="22"/>
            <w:szCs w:val="22"/>
            <w:lang w:val="en-US"/>
          </w:rPr>
          <w:tab/>
        </w:r>
        <w:r w:rsidR="008C3B63" w:rsidRPr="004F4CE8">
          <w:rPr>
            <w:rStyle w:val="Hyperlink"/>
            <w:noProof/>
          </w:rPr>
          <w:t>FORCE-CLOSE</w:t>
        </w:r>
        <w:r w:rsidR="008C3B63">
          <w:rPr>
            <w:noProof/>
            <w:webHidden/>
          </w:rPr>
          <w:tab/>
        </w:r>
        <w:r w:rsidR="008C3B63">
          <w:rPr>
            <w:noProof/>
            <w:webHidden/>
          </w:rPr>
          <w:fldChar w:fldCharType="begin"/>
        </w:r>
        <w:r w:rsidR="008C3B63">
          <w:rPr>
            <w:noProof/>
            <w:webHidden/>
          </w:rPr>
          <w:instrText xml:space="preserve"> PAGEREF _Toc133372424 \h </w:instrText>
        </w:r>
        <w:r w:rsidR="008C3B63">
          <w:rPr>
            <w:noProof/>
            <w:webHidden/>
          </w:rPr>
        </w:r>
        <w:r w:rsidR="008C3B63">
          <w:rPr>
            <w:noProof/>
            <w:webHidden/>
          </w:rPr>
          <w:fldChar w:fldCharType="separate"/>
        </w:r>
        <w:r w:rsidR="008C3B63">
          <w:rPr>
            <w:noProof/>
            <w:webHidden/>
          </w:rPr>
          <w:t>20</w:t>
        </w:r>
        <w:r w:rsidR="008C3B63">
          <w:rPr>
            <w:noProof/>
            <w:webHidden/>
          </w:rPr>
          <w:fldChar w:fldCharType="end"/>
        </w:r>
      </w:hyperlink>
    </w:p>
    <w:p w14:paraId="7C118713" w14:textId="64C0A235"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25" w:history="1">
        <w:r w:rsidR="008C3B63" w:rsidRPr="004F4CE8">
          <w:rPr>
            <w:rStyle w:val="Hyperlink"/>
            <w:noProof/>
          </w:rPr>
          <w:t>3.5</w:t>
        </w:r>
        <w:r w:rsidR="008C3B63">
          <w:rPr>
            <w:rFonts w:asciiTheme="minorHAnsi" w:eastAsiaTheme="minorEastAsia" w:hAnsiTheme="minorHAnsi" w:cstheme="minorBidi"/>
            <w:noProof/>
            <w:sz w:val="22"/>
            <w:szCs w:val="22"/>
            <w:lang w:val="en-US"/>
          </w:rPr>
          <w:tab/>
        </w:r>
        <w:r w:rsidR="008C3B63" w:rsidRPr="004F4CE8">
          <w:rPr>
            <w:rStyle w:val="Hyperlink"/>
            <w:noProof/>
          </w:rPr>
          <w:t>CASH QUALITIES</w:t>
        </w:r>
        <w:r w:rsidR="008C3B63">
          <w:rPr>
            <w:noProof/>
            <w:webHidden/>
          </w:rPr>
          <w:tab/>
        </w:r>
        <w:r w:rsidR="008C3B63">
          <w:rPr>
            <w:noProof/>
            <w:webHidden/>
          </w:rPr>
          <w:fldChar w:fldCharType="begin"/>
        </w:r>
        <w:r w:rsidR="008C3B63">
          <w:rPr>
            <w:noProof/>
            <w:webHidden/>
          </w:rPr>
          <w:instrText xml:space="preserve"> PAGEREF _Toc133372425 \h </w:instrText>
        </w:r>
        <w:r w:rsidR="008C3B63">
          <w:rPr>
            <w:noProof/>
            <w:webHidden/>
          </w:rPr>
        </w:r>
        <w:r w:rsidR="008C3B63">
          <w:rPr>
            <w:noProof/>
            <w:webHidden/>
          </w:rPr>
          <w:fldChar w:fldCharType="separate"/>
        </w:r>
        <w:r w:rsidR="008C3B63">
          <w:rPr>
            <w:noProof/>
            <w:webHidden/>
          </w:rPr>
          <w:t>21</w:t>
        </w:r>
        <w:r w:rsidR="008C3B63">
          <w:rPr>
            <w:noProof/>
            <w:webHidden/>
          </w:rPr>
          <w:fldChar w:fldCharType="end"/>
        </w:r>
      </w:hyperlink>
    </w:p>
    <w:p w14:paraId="4777CD41" w14:textId="72E2638A"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26" w:history="1">
        <w:r w:rsidR="008C3B63" w:rsidRPr="004F4CE8">
          <w:rPr>
            <w:rStyle w:val="Hyperlink"/>
            <w:noProof/>
          </w:rPr>
          <w:t>3.5.1</w:t>
        </w:r>
        <w:r w:rsidR="008C3B63">
          <w:rPr>
            <w:rFonts w:asciiTheme="minorHAnsi" w:eastAsiaTheme="minorEastAsia" w:hAnsiTheme="minorHAnsi" w:cstheme="minorBidi"/>
            <w:noProof/>
            <w:sz w:val="22"/>
            <w:szCs w:val="22"/>
            <w:lang w:val="en-US"/>
          </w:rPr>
          <w:tab/>
        </w:r>
        <w:r w:rsidR="008C3B63" w:rsidRPr="004F4CE8">
          <w:rPr>
            <w:rStyle w:val="Hyperlink"/>
            <w:noProof/>
          </w:rPr>
          <w:t>CREATE NEW QUALITIES</w:t>
        </w:r>
        <w:r w:rsidR="008C3B63">
          <w:rPr>
            <w:noProof/>
            <w:webHidden/>
          </w:rPr>
          <w:tab/>
        </w:r>
        <w:r w:rsidR="008C3B63">
          <w:rPr>
            <w:noProof/>
            <w:webHidden/>
          </w:rPr>
          <w:fldChar w:fldCharType="begin"/>
        </w:r>
        <w:r w:rsidR="008C3B63">
          <w:rPr>
            <w:noProof/>
            <w:webHidden/>
          </w:rPr>
          <w:instrText xml:space="preserve"> PAGEREF _Toc133372426 \h </w:instrText>
        </w:r>
        <w:r w:rsidR="008C3B63">
          <w:rPr>
            <w:noProof/>
            <w:webHidden/>
          </w:rPr>
        </w:r>
        <w:r w:rsidR="008C3B63">
          <w:rPr>
            <w:noProof/>
            <w:webHidden/>
          </w:rPr>
          <w:fldChar w:fldCharType="separate"/>
        </w:r>
        <w:r w:rsidR="008C3B63">
          <w:rPr>
            <w:noProof/>
            <w:webHidden/>
          </w:rPr>
          <w:t>23</w:t>
        </w:r>
        <w:r w:rsidR="008C3B63">
          <w:rPr>
            <w:noProof/>
            <w:webHidden/>
          </w:rPr>
          <w:fldChar w:fldCharType="end"/>
        </w:r>
      </w:hyperlink>
    </w:p>
    <w:p w14:paraId="5A0A0476" w14:textId="2872F73E"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27" w:history="1">
        <w:r w:rsidR="008C3B63" w:rsidRPr="004F4CE8">
          <w:rPr>
            <w:rStyle w:val="Hyperlink"/>
            <w:noProof/>
          </w:rPr>
          <w:t>3.6</w:t>
        </w:r>
        <w:r w:rsidR="008C3B63">
          <w:rPr>
            <w:rFonts w:asciiTheme="minorHAnsi" w:eastAsiaTheme="minorEastAsia" w:hAnsiTheme="minorHAnsi" w:cstheme="minorBidi"/>
            <w:noProof/>
            <w:sz w:val="22"/>
            <w:szCs w:val="22"/>
            <w:lang w:val="en-US"/>
          </w:rPr>
          <w:tab/>
        </w:r>
        <w:r w:rsidR="008C3B63" w:rsidRPr="004F4CE8">
          <w:rPr>
            <w:rStyle w:val="Hyperlink"/>
            <w:noProof/>
          </w:rPr>
          <w:t>CASH QUALITY MAP</w:t>
        </w:r>
        <w:r w:rsidR="008C3B63">
          <w:rPr>
            <w:noProof/>
            <w:webHidden/>
          </w:rPr>
          <w:tab/>
        </w:r>
        <w:r w:rsidR="008C3B63">
          <w:rPr>
            <w:noProof/>
            <w:webHidden/>
          </w:rPr>
          <w:fldChar w:fldCharType="begin"/>
        </w:r>
        <w:r w:rsidR="008C3B63">
          <w:rPr>
            <w:noProof/>
            <w:webHidden/>
          </w:rPr>
          <w:instrText xml:space="preserve"> PAGEREF _Toc133372427 \h </w:instrText>
        </w:r>
        <w:r w:rsidR="008C3B63">
          <w:rPr>
            <w:noProof/>
            <w:webHidden/>
          </w:rPr>
        </w:r>
        <w:r w:rsidR="008C3B63">
          <w:rPr>
            <w:noProof/>
            <w:webHidden/>
          </w:rPr>
          <w:fldChar w:fldCharType="separate"/>
        </w:r>
        <w:r w:rsidR="008C3B63">
          <w:rPr>
            <w:noProof/>
            <w:webHidden/>
          </w:rPr>
          <w:t>23</w:t>
        </w:r>
        <w:r w:rsidR="008C3B63">
          <w:rPr>
            <w:noProof/>
            <w:webHidden/>
          </w:rPr>
          <w:fldChar w:fldCharType="end"/>
        </w:r>
      </w:hyperlink>
    </w:p>
    <w:p w14:paraId="4D5A1881" w14:textId="652DBF5F"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28" w:history="1">
        <w:r w:rsidR="008C3B63" w:rsidRPr="004F4CE8">
          <w:rPr>
            <w:rStyle w:val="Hyperlink"/>
            <w:noProof/>
          </w:rPr>
          <w:t>3.6.1</w:t>
        </w:r>
        <w:r w:rsidR="008C3B63">
          <w:rPr>
            <w:rFonts w:asciiTheme="minorHAnsi" w:eastAsiaTheme="minorEastAsia" w:hAnsiTheme="minorHAnsi" w:cstheme="minorBidi"/>
            <w:noProof/>
            <w:sz w:val="22"/>
            <w:szCs w:val="22"/>
            <w:lang w:val="en-US"/>
          </w:rPr>
          <w:tab/>
        </w:r>
        <w:r w:rsidR="008C3B63" w:rsidRPr="004F4CE8">
          <w:rPr>
            <w:rStyle w:val="Hyperlink"/>
            <w:noProof/>
          </w:rPr>
          <w:t>CREATE NEW CASH QUALITY</w:t>
        </w:r>
        <w:r w:rsidR="008C3B63">
          <w:rPr>
            <w:noProof/>
            <w:webHidden/>
          </w:rPr>
          <w:tab/>
        </w:r>
        <w:r w:rsidR="008C3B63">
          <w:rPr>
            <w:noProof/>
            <w:webHidden/>
          </w:rPr>
          <w:fldChar w:fldCharType="begin"/>
        </w:r>
        <w:r w:rsidR="008C3B63">
          <w:rPr>
            <w:noProof/>
            <w:webHidden/>
          </w:rPr>
          <w:instrText xml:space="preserve"> PAGEREF _Toc133372428 \h </w:instrText>
        </w:r>
        <w:r w:rsidR="008C3B63">
          <w:rPr>
            <w:noProof/>
            <w:webHidden/>
          </w:rPr>
        </w:r>
        <w:r w:rsidR="008C3B63">
          <w:rPr>
            <w:noProof/>
            <w:webHidden/>
          </w:rPr>
          <w:fldChar w:fldCharType="separate"/>
        </w:r>
        <w:r w:rsidR="008C3B63">
          <w:rPr>
            <w:noProof/>
            <w:webHidden/>
          </w:rPr>
          <w:t>24</w:t>
        </w:r>
        <w:r w:rsidR="008C3B63">
          <w:rPr>
            <w:noProof/>
            <w:webHidden/>
          </w:rPr>
          <w:fldChar w:fldCharType="end"/>
        </w:r>
      </w:hyperlink>
    </w:p>
    <w:p w14:paraId="146AED73" w14:textId="68E86311"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29" w:history="1">
        <w:r w:rsidR="008C3B63" w:rsidRPr="004F4CE8">
          <w:rPr>
            <w:rStyle w:val="Hyperlink"/>
            <w:noProof/>
          </w:rPr>
          <w:t>3.7</w:t>
        </w:r>
        <w:r w:rsidR="008C3B63">
          <w:rPr>
            <w:rFonts w:asciiTheme="minorHAnsi" w:eastAsiaTheme="minorEastAsia" w:hAnsiTheme="minorHAnsi" w:cstheme="minorBidi"/>
            <w:noProof/>
            <w:sz w:val="22"/>
            <w:szCs w:val="22"/>
            <w:lang w:val="en-US"/>
          </w:rPr>
          <w:tab/>
        </w:r>
        <w:r w:rsidR="008C3B63" w:rsidRPr="004F4CE8">
          <w:rPr>
            <w:rStyle w:val="Hyperlink"/>
            <w:noProof/>
          </w:rPr>
          <w:t>COFFERS</w:t>
        </w:r>
        <w:r w:rsidR="008C3B63">
          <w:rPr>
            <w:noProof/>
            <w:webHidden/>
          </w:rPr>
          <w:tab/>
        </w:r>
        <w:r w:rsidR="008C3B63">
          <w:rPr>
            <w:noProof/>
            <w:webHidden/>
          </w:rPr>
          <w:fldChar w:fldCharType="begin"/>
        </w:r>
        <w:r w:rsidR="008C3B63">
          <w:rPr>
            <w:noProof/>
            <w:webHidden/>
          </w:rPr>
          <w:instrText xml:space="preserve"> PAGEREF _Toc133372429 \h </w:instrText>
        </w:r>
        <w:r w:rsidR="008C3B63">
          <w:rPr>
            <w:noProof/>
            <w:webHidden/>
          </w:rPr>
        </w:r>
        <w:r w:rsidR="008C3B63">
          <w:rPr>
            <w:noProof/>
            <w:webHidden/>
          </w:rPr>
          <w:fldChar w:fldCharType="separate"/>
        </w:r>
        <w:r w:rsidR="008C3B63">
          <w:rPr>
            <w:noProof/>
            <w:webHidden/>
          </w:rPr>
          <w:t>25</w:t>
        </w:r>
        <w:r w:rsidR="008C3B63">
          <w:rPr>
            <w:noProof/>
            <w:webHidden/>
          </w:rPr>
          <w:fldChar w:fldCharType="end"/>
        </w:r>
      </w:hyperlink>
    </w:p>
    <w:p w14:paraId="65240D6C" w14:textId="63A7D477"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30" w:history="1">
        <w:r w:rsidR="008C3B63" w:rsidRPr="004F4CE8">
          <w:rPr>
            <w:rStyle w:val="Hyperlink"/>
            <w:noProof/>
          </w:rPr>
          <w:t>3.7.1</w:t>
        </w:r>
        <w:r w:rsidR="008C3B63">
          <w:rPr>
            <w:rFonts w:asciiTheme="minorHAnsi" w:eastAsiaTheme="minorEastAsia" w:hAnsiTheme="minorHAnsi" w:cstheme="minorBidi"/>
            <w:noProof/>
            <w:sz w:val="22"/>
            <w:szCs w:val="22"/>
            <w:lang w:val="en-US"/>
          </w:rPr>
          <w:tab/>
        </w:r>
        <w:r w:rsidR="008C3B63" w:rsidRPr="004F4CE8">
          <w:rPr>
            <w:rStyle w:val="Hyperlink"/>
            <w:noProof/>
          </w:rPr>
          <w:t>CREATE NEW COFFER</w:t>
        </w:r>
        <w:r w:rsidR="008C3B63">
          <w:rPr>
            <w:noProof/>
            <w:webHidden/>
          </w:rPr>
          <w:tab/>
        </w:r>
        <w:r w:rsidR="008C3B63">
          <w:rPr>
            <w:noProof/>
            <w:webHidden/>
          </w:rPr>
          <w:fldChar w:fldCharType="begin"/>
        </w:r>
        <w:r w:rsidR="008C3B63">
          <w:rPr>
            <w:noProof/>
            <w:webHidden/>
          </w:rPr>
          <w:instrText xml:space="preserve"> PAGEREF _Toc133372430 \h </w:instrText>
        </w:r>
        <w:r w:rsidR="008C3B63">
          <w:rPr>
            <w:noProof/>
            <w:webHidden/>
          </w:rPr>
        </w:r>
        <w:r w:rsidR="008C3B63">
          <w:rPr>
            <w:noProof/>
            <w:webHidden/>
          </w:rPr>
          <w:fldChar w:fldCharType="separate"/>
        </w:r>
        <w:r w:rsidR="008C3B63">
          <w:rPr>
            <w:noProof/>
            <w:webHidden/>
          </w:rPr>
          <w:t>26</w:t>
        </w:r>
        <w:r w:rsidR="008C3B63">
          <w:rPr>
            <w:noProof/>
            <w:webHidden/>
          </w:rPr>
          <w:fldChar w:fldCharType="end"/>
        </w:r>
      </w:hyperlink>
    </w:p>
    <w:p w14:paraId="3323CE5D" w14:textId="7CD76579"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31" w:history="1">
        <w:r w:rsidR="008C3B63" w:rsidRPr="004F4CE8">
          <w:rPr>
            <w:rStyle w:val="Hyperlink"/>
            <w:noProof/>
          </w:rPr>
          <w:t>3.8</w:t>
        </w:r>
        <w:r w:rsidR="008C3B63">
          <w:rPr>
            <w:rFonts w:asciiTheme="minorHAnsi" w:eastAsiaTheme="minorEastAsia" w:hAnsiTheme="minorHAnsi" w:cstheme="minorBidi"/>
            <w:noProof/>
            <w:sz w:val="22"/>
            <w:szCs w:val="22"/>
            <w:lang w:val="en-US"/>
          </w:rPr>
          <w:tab/>
        </w:r>
        <w:r w:rsidR="008C3B63" w:rsidRPr="004F4CE8">
          <w:rPr>
            <w:rStyle w:val="Hyperlink"/>
            <w:noProof/>
          </w:rPr>
          <w:t>BALANCE ACTION MAP</w:t>
        </w:r>
        <w:r w:rsidR="008C3B63">
          <w:rPr>
            <w:noProof/>
            <w:webHidden/>
          </w:rPr>
          <w:tab/>
        </w:r>
        <w:r w:rsidR="008C3B63">
          <w:rPr>
            <w:noProof/>
            <w:webHidden/>
          </w:rPr>
          <w:fldChar w:fldCharType="begin"/>
        </w:r>
        <w:r w:rsidR="008C3B63">
          <w:rPr>
            <w:noProof/>
            <w:webHidden/>
          </w:rPr>
          <w:instrText xml:space="preserve"> PAGEREF _Toc133372431 \h </w:instrText>
        </w:r>
        <w:r w:rsidR="008C3B63">
          <w:rPr>
            <w:noProof/>
            <w:webHidden/>
          </w:rPr>
        </w:r>
        <w:r w:rsidR="008C3B63">
          <w:rPr>
            <w:noProof/>
            <w:webHidden/>
          </w:rPr>
          <w:fldChar w:fldCharType="separate"/>
        </w:r>
        <w:r w:rsidR="008C3B63">
          <w:rPr>
            <w:noProof/>
            <w:webHidden/>
          </w:rPr>
          <w:t>26</w:t>
        </w:r>
        <w:r w:rsidR="008C3B63">
          <w:rPr>
            <w:noProof/>
            <w:webHidden/>
          </w:rPr>
          <w:fldChar w:fldCharType="end"/>
        </w:r>
      </w:hyperlink>
    </w:p>
    <w:p w14:paraId="7FB08F5C" w14:textId="321BE682"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32" w:history="1">
        <w:r w:rsidR="008C3B63" w:rsidRPr="004F4CE8">
          <w:rPr>
            <w:rStyle w:val="Hyperlink"/>
            <w:noProof/>
          </w:rPr>
          <w:t>3.8.1</w:t>
        </w:r>
        <w:r w:rsidR="008C3B63">
          <w:rPr>
            <w:rFonts w:asciiTheme="minorHAnsi" w:eastAsiaTheme="minorEastAsia" w:hAnsiTheme="minorHAnsi" w:cstheme="minorBidi"/>
            <w:noProof/>
            <w:sz w:val="22"/>
            <w:szCs w:val="22"/>
            <w:lang w:val="en-US"/>
          </w:rPr>
          <w:tab/>
        </w:r>
        <w:r w:rsidR="008C3B63" w:rsidRPr="004F4CE8">
          <w:rPr>
            <w:rStyle w:val="Hyperlink"/>
            <w:noProof/>
          </w:rPr>
          <w:t>CREATE A NEW BALANCE ACTION MAP ENTRY</w:t>
        </w:r>
        <w:r w:rsidR="008C3B63">
          <w:rPr>
            <w:noProof/>
            <w:webHidden/>
          </w:rPr>
          <w:tab/>
        </w:r>
        <w:r w:rsidR="008C3B63">
          <w:rPr>
            <w:noProof/>
            <w:webHidden/>
          </w:rPr>
          <w:fldChar w:fldCharType="begin"/>
        </w:r>
        <w:r w:rsidR="008C3B63">
          <w:rPr>
            <w:noProof/>
            <w:webHidden/>
          </w:rPr>
          <w:instrText xml:space="preserve"> PAGEREF _Toc133372432 \h </w:instrText>
        </w:r>
        <w:r w:rsidR="008C3B63">
          <w:rPr>
            <w:noProof/>
            <w:webHidden/>
          </w:rPr>
        </w:r>
        <w:r w:rsidR="008C3B63">
          <w:rPr>
            <w:noProof/>
            <w:webHidden/>
          </w:rPr>
          <w:fldChar w:fldCharType="separate"/>
        </w:r>
        <w:r w:rsidR="008C3B63">
          <w:rPr>
            <w:noProof/>
            <w:webHidden/>
          </w:rPr>
          <w:t>28</w:t>
        </w:r>
        <w:r w:rsidR="008C3B63">
          <w:rPr>
            <w:noProof/>
            <w:webHidden/>
          </w:rPr>
          <w:fldChar w:fldCharType="end"/>
        </w:r>
      </w:hyperlink>
    </w:p>
    <w:p w14:paraId="3378CADD" w14:textId="388ABA30" w:rsidR="008C3B63" w:rsidRDefault="00000000">
      <w:pPr>
        <w:pStyle w:val="TOC1"/>
        <w:tabs>
          <w:tab w:val="left" w:pos="1258"/>
        </w:tabs>
        <w:rPr>
          <w:rFonts w:asciiTheme="minorHAnsi" w:eastAsiaTheme="minorEastAsia" w:hAnsiTheme="minorHAnsi" w:cstheme="minorBidi"/>
          <w:b w:val="0"/>
          <w:noProof/>
          <w:szCs w:val="22"/>
          <w:lang w:val="en-US"/>
        </w:rPr>
      </w:pPr>
      <w:hyperlink w:anchor="_Toc133372433" w:history="1">
        <w:r w:rsidR="008C3B63" w:rsidRPr="004F4CE8">
          <w:rPr>
            <w:rStyle w:val="Hyperlink"/>
            <w:noProof/>
          </w:rPr>
          <w:t>4</w:t>
        </w:r>
        <w:r w:rsidR="008C3B63">
          <w:rPr>
            <w:rFonts w:asciiTheme="minorHAnsi" w:eastAsiaTheme="minorEastAsia" w:hAnsiTheme="minorHAnsi" w:cstheme="minorBidi"/>
            <w:b w:val="0"/>
            <w:noProof/>
            <w:szCs w:val="22"/>
            <w:lang w:val="en-US"/>
          </w:rPr>
          <w:tab/>
        </w:r>
        <w:r w:rsidR="008C3B63" w:rsidRPr="004F4CE8">
          <w:rPr>
            <w:rStyle w:val="Hyperlink"/>
            <w:noProof/>
          </w:rPr>
          <w:t>Logs</w:t>
        </w:r>
        <w:r w:rsidR="008C3B63">
          <w:rPr>
            <w:noProof/>
            <w:webHidden/>
          </w:rPr>
          <w:tab/>
        </w:r>
        <w:r w:rsidR="008C3B63">
          <w:rPr>
            <w:noProof/>
            <w:webHidden/>
          </w:rPr>
          <w:fldChar w:fldCharType="begin"/>
        </w:r>
        <w:r w:rsidR="008C3B63">
          <w:rPr>
            <w:noProof/>
            <w:webHidden/>
          </w:rPr>
          <w:instrText xml:space="preserve"> PAGEREF _Toc133372433 \h </w:instrText>
        </w:r>
        <w:r w:rsidR="008C3B63">
          <w:rPr>
            <w:noProof/>
            <w:webHidden/>
          </w:rPr>
        </w:r>
        <w:r w:rsidR="008C3B63">
          <w:rPr>
            <w:noProof/>
            <w:webHidden/>
          </w:rPr>
          <w:fldChar w:fldCharType="separate"/>
        </w:r>
        <w:r w:rsidR="008C3B63">
          <w:rPr>
            <w:noProof/>
            <w:webHidden/>
          </w:rPr>
          <w:t>30</w:t>
        </w:r>
        <w:r w:rsidR="008C3B63">
          <w:rPr>
            <w:noProof/>
            <w:webHidden/>
          </w:rPr>
          <w:fldChar w:fldCharType="end"/>
        </w:r>
      </w:hyperlink>
    </w:p>
    <w:p w14:paraId="3C0B3F4D" w14:textId="101F9EF9"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34" w:history="1">
        <w:r w:rsidR="008C3B63" w:rsidRPr="004F4CE8">
          <w:rPr>
            <w:rStyle w:val="Hyperlink"/>
            <w:noProof/>
          </w:rPr>
          <w:t>4.1</w:t>
        </w:r>
        <w:r w:rsidR="008C3B63">
          <w:rPr>
            <w:rFonts w:asciiTheme="minorHAnsi" w:eastAsiaTheme="minorEastAsia" w:hAnsiTheme="minorHAnsi" w:cstheme="minorBidi"/>
            <w:noProof/>
            <w:sz w:val="22"/>
            <w:szCs w:val="22"/>
            <w:lang w:val="en-US"/>
          </w:rPr>
          <w:tab/>
        </w:r>
        <w:r w:rsidR="008C3B63" w:rsidRPr="004F4CE8">
          <w:rPr>
            <w:rStyle w:val="Hyperlink"/>
            <w:noProof/>
          </w:rPr>
          <w:t>SYSTEM EVENT LOG</w:t>
        </w:r>
        <w:r w:rsidR="008C3B63">
          <w:rPr>
            <w:noProof/>
            <w:webHidden/>
          </w:rPr>
          <w:tab/>
        </w:r>
        <w:r w:rsidR="008C3B63">
          <w:rPr>
            <w:noProof/>
            <w:webHidden/>
          </w:rPr>
          <w:fldChar w:fldCharType="begin"/>
        </w:r>
        <w:r w:rsidR="008C3B63">
          <w:rPr>
            <w:noProof/>
            <w:webHidden/>
          </w:rPr>
          <w:instrText xml:space="preserve"> PAGEREF _Toc133372434 \h </w:instrText>
        </w:r>
        <w:r w:rsidR="008C3B63">
          <w:rPr>
            <w:noProof/>
            <w:webHidden/>
          </w:rPr>
        </w:r>
        <w:r w:rsidR="008C3B63">
          <w:rPr>
            <w:noProof/>
            <w:webHidden/>
          </w:rPr>
          <w:fldChar w:fldCharType="separate"/>
        </w:r>
        <w:r w:rsidR="008C3B63">
          <w:rPr>
            <w:noProof/>
            <w:webHidden/>
          </w:rPr>
          <w:t>30</w:t>
        </w:r>
        <w:r w:rsidR="008C3B63">
          <w:rPr>
            <w:noProof/>
            <w:webHidden/>
          </w:rPr>
          <w:fldChar w:fldCharType="end"/>
        </w:r>
      </w:hyperlink>
    </w:p>
    <w:p w14:paraId="16883D99" w14:textId="0D869FCE"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37" w:history="1">
        <w:r w:rsidR="008C3B63" w:rsidRPr="004F4CE8">
          <w:rPr>
            <w:rStyle w:val="Hyperlink"/>
            <w:noProof/>
          </w:rPr>
          <w:t>4.1.1</w:t>
        </w:r>
        <w:r w:rsidR="008C3B63">
          <w:rPr>
            <w:rFonts w:asciiTheme="minorHAnsi" w:eastAsiaTheme="minorEastAsia" w:hAnsiTheme="minorHAnsi" w:cstheme="minorBidi"/>
            <w:noProof/>
            <w:sz w:val="22"/>
            <w:szCs w:val="22"/>
            <w:lang w:val="en-US"/>
          </w:rPr>
          <w:tab/>
        </w:r>
        <w:r w:rsidR="008C3B63" w:rsidRPr="004F4CE8">
          <w:rPr>
            <w:rStyle w:val="Hyperlink"/>
            <w:noProof/>
          </w:rPr>
          <w:t>TRANSACTIONS LIST</w:t>
        </w:r>
        <w:r w:rsidR="008C3B63">
          <w:rPr>
            <w:noProof/>
            <w:webHidden/>
          </w:rPr>
          <w:tab/>
        </w:r>
        <w:r w:rsidR="008C3B63">
          <w:rPr>
            <w:noProof/>
            <w:webHidden/>
          </w:rPr>
          <w:fldChar w:fldCharType="begin"/>
        </w:r>
        <w:r w:rsidR="008C3B63">
          <w:rPr>
            <w:noProof/>
            <w:webHidden/>
          </w:rPr>
          <w:instrText xml:space="preserve"> PAGEREF _Toc133372437 \h </w:instrText>
        </w:r>
        <w:r w:rsidR="008C3B63">
          <w:rPr>
            <w:noProof/>
            <w:webHidden/>
          </w:rPr>
        </w:r>
        <w:r w:rsidR="008C3B63">
          <w:rPr>
            <w:noProof/>
            <w:webHidden/>
          </w:rPr>
          <w:fldChar w:fldCharType="separate"/>
        </w:r>
        <w:r w:rsidR="008C3B63">
          <w:rPr>
            <w:noProof/>
            <w:webHidden/>
          </w:rPr>
          <w:t>31</w:t>
        </w:r>
        <w:r w:rsidR="008C3B63">
          <w:rPr>
            <w:noProof/>
            <w:webHidden/>
          </w:rPr>
          <w:fldChar w:fldCharType="end"/>
        </w:r>
      </w:hyperlink>
    </w:p>
    <w:p w14:paraId="03AFDB25" w14:textId="7F8C9242"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38" w:history="1">
        <w:r w:rsidR="008C3B63" w:rsidRPr="004F4CE8">
          <w:rPr>
            <w:rStyle w:val="Hyperlink"/>
            <w:noProof/>
          </w:rPr>
          <w:t>4.1.2</w:t>
        </w:r>
        <w:r w:rsidR="008C3B63">
          <w:rPr>
            <w:rFonts w:asciiTheme="minorHAnsi" w:eastAsiaTheme="minorEastAsia" w:hAnsiTheme="minorHAnsi" w:cstheme="minorBidi"/>
            <w:noProof/>
            <w:sz w:val="22"/>
            <w:szCs w:val="22"/>
            <w:lang w:val="en-US"/>
          </w:rPr>
          <w:tab/>
        </w:r>
        <w:r w:rsidR="008C3B63" w:rsidRPr="004F4CE8">
          <w:rPr>
            <w:rStyle w:val="Hyperlink"/>
            <w:noProof/>
          </w:rPr>
          <w:t>SHOW OPTI ORDER SCREEN</w:t>
        </w:r>
        <w:r w:rsidR="008C3B63">
          <w:rPr>
            <w:noProof/>
            <w:webHidden/>
          </w:rPr>
          <w:tab/>
        </w:r>
        <w:r w:rsidR="008C3B63">
          <w:rPr>
            <w:noProof/>
            <w:webHidden/>
          </w:rPr>
          <w:fldChar w:fldCharType="begin"/>
        </w:r>
        <w:r w:rsidR="008C3B63">
          <w:rPr>
            <w:noProof/>
            <w:webHidden/>
          </w:rPr>
          <w:instrText xml:space="preserve"> PAGEREF _Toc133372438 \h </w:instrText>
        </w:r>
        <w:r w:rsidR="008C3B63">
          <w:rPr>
            <w:noProof/>
            <w:webHidden/>
          </w:rPr>
        </w:r>
        <w:r w:rsidR="008C3B63">
          <w:rPr>
            <w:noProof/>
            <w:webHidden/>
          </w:rPr>
          <w:fldChar w:fldCharType="separate"/>
        </w:r>
        <w:r w:rsidR="008C3B63">
          <w:rPr>
            <w:noProof/>
            <w:webHidden/>
          </w:rPr>
          <w:t>34</w:t>
        </w:r>
        <w:r w:rsidR="008C3B63">
          <w:rPr>
            <w:noProof/>
            <w:webHidden/>
          </w:rPr>
          <w:fldChar w:fldCharType="end"/>
        </w:r>
      </w:hyperlink>
    </w:p>
    <w:p w14:paraId="0C76D5A3" w14:textId="6718EDB2"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40" w:history="1">
        <w:r w:rsidR="008C3B63" w:rsidRPr="004F4CE8">
          <w:rPr>
            <w:rStyle w:val="Hyperlink"/>
            <w:noProof/>
          </w:rPr>
          <w:t>4.1.3</w:t>
        </w:r>
        <w:r w:rsidR="008C3B63">
          <w:rPr>
            <w:rFonts w:asciiTheme="minorHAnsi" w:eastAsiaTheme="minorEastAsia" w:hAnsiTheme="minorHAnsi" w:cstheme="minorBidi"/>
            <w:noProof/>
            <w:sz w:val="22"/>
            <w:szCs w:val="22"/>
            <w:lang w:val="en-US"/>
          </w:rPr>
          <w:tab/>
        </w:r>
        <w:r w:rsidR="008C3B63" w:rsidRPr="004F4CE8">
          <w:rPr>
            <w:rStyle w:val="Hyperlink"/>
            <w:noProof/>
          </w:rPr>
          <w:t>BALANCE HISTORY</w:t>
        </w:r>
        <w:r w:rsidR="008C3B63">
          <w:rPr>
            <w:noProof/>
            <w:webHidden/>
          </w:rPr>
          <w:tab/>
        </w:r>
        <w:r w:rsidR="008C3B63">
          <w:rPr>
            <w:noProof/>
            <w:webHidden/>
          </w:rPr>
          <w:fldChar w:fldCharType="begin"/>
        </w:r>
        <w:r w:rsidR="008C3B63">
          <w:rPr>
            <w:noProof/>
            <w:webHidden/>
          </w:rPr>
          <w:instrText xml:space="preserve"> PAGEREF _Toc133372440 \h </w:instrText>
        </w:r>
        <w:r w:rsidR="008C3B63">
          <w:rPr>
            <w:noProof/>
            <w:webHidden/>
          </w:rPr>
        </w:r>
        <w:r w:rsidR="008C3B63">
          <w:rPr>
            <w:noProof/>
            <w:webHidden/>
          </w:rPr>
          <w:fldChar w:fldCharType="separate"/>
        </w:r>
        <w:r w:rsidR="008C3B63">
          <w:rPr>
            <w:noProof/>
            <w:webHidden/>
          </w:rPr>
          <w:t>36</w:t>
        </w:r>
        <w:r w:rsidR="008C3B63">
          <w:rPr>
            <w:noProof/>
            <w:webHidden/>
          </w:rPr>
          <w:fldChar w:fldCharType="end"/>
        </w:r>
      </w:hyperlink>
    </w:p>
    <w:p w14:paraId="45EE94B9" w14:textId="1B83FB00" w:rsidR="008C3B63" w:rsidRDefault="00000000">
      <w:pPr>
        <w:pStyle w:val="TOC1"/>
        <w:tabs>
          <w:tab w:val="left" w:pos="1258"/>
        </w:tabs>
        <w:rPr>
          <w:rFonts w:asciiTheme="minorHAnsi" w:eastAsiaTheme="minorEastAsia" w:hAnsiTheme="minorHAnsi" w:cstheme="minorBidi"/>
          <w:b w:val="0"/>
          <w:noProof/>
          <w:szCs w:val="22"/>
          <w:lang w:val="en-US"/>
        </w:rPr>
      </w:pPr>
      <w:hyperlink w:anchor="_Toc133372443" w:history="1">
        <w:r w:rsidR="008C3B63" w:rsidRPr="004F4CE8">
          <w:rPr>
            <w:rStyle w:val="Hyperlink"/>
            <w:noProof/>
          </w:rPr>
          <w:t>5</w:t>
        </w:r>
        <w:r w:rsidR="008C3B63">
          <w:rPr>
            <w:rFonts w:asciiTheme="minorHAnsi" w:eastAsiaTheme="minorEastAsia" w:hAnsiTheme="minorHAnsi" w:cstheme="minorBidi"/>
            <w:b w:val="0"/>
            <w:noProof/>
            <w:szCs w:val="22"/>
            <w:lang w:val="en-US"/>
          </w:rPr>
          <w:tab/>
        </w:r>
        <w:r w:rsidR="008C3B63" w:rsidRPr="004F4CE8">
          <w:rPr>
            <w:rStyle w:val="Hyperlink"/>
            <w:noProof/>
          </w:rPr>
          <w:t>SETTINGS</w:t>
        </w:r>
        <w:r w:rsidR="008C3B63">
          <w:rPr>
            <w:noProof/>
            <w:webHidden/>
          </w:rPr>
          <w:tab/>
        </w:r>
        <w:r w:rsidR="008C3B63">
          <w:rPr>
            <w:noProof/>
            <w:webHidden/>
          </w:rPr>
          <w:fldChar w:fldCharType="begin"/>
        </w:r>
        <w:r w:rsidR="008C3B63">
          <w:rPr>
            <w:noProof/>
            <w:webHidden/>
          </w:rPr>
          <w:instrText xml:space="preserve"> PAGEREF _Toc133372443 \h </w:instrText>
        </w:r>
        <w:r w:rsidR="008C3B63">
          <w:rPr>
            <w:noProof/>
            <w:webHidden/>
          </w:rPr>
        </w:r>
        <w:r w:rsidR="008C3B63">
          <w:rPr>
            <w:noProof/>
            <w:webHidden/>
          </w:rPr>
          <w:fldChar w:fldCharType="separate"/>
        </w:r>
        <w:r w:rsidR="008C3B63">
          <w:rPr>
            <w:noProof/>
            <w:webHidden/>
          </w:rPr>
          <w:t>38</w:t>
        </w:r>
        <w:r w:rsidR="008C3B63">
          <w:rPr>
            <w:noProof/>
            <w:webHidden/>
          </w:rPr>
          <w:fldChar w:fldCharType="end"/>
        </w:r>
      </w:hyperlink>
    </w:p>
    <w:p w14:paraId="6CCC541F" w14:textId="4C881574"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44" w:history="1">
        <w:r w:rsidR="008C3B63" w:rsidRPr="004F4CE8">
          <w:rPr>
            <w:rStyle w:val="Hyperlink"/>
            <w:noProof/>
          </w:rPr>
          <w:t>5.1</w:t>
        </w:r>
        <w:r w:rsidR="008C3B63">
          <w:rPr>
            <w:rFonts w:asciiTheme="minorHAnsi" w:eastAsiaTheme="minorEastAsia" w:hAnsiTheme="minorHAnsi" w:cstheme="minorBidi"/>
            <w:noProof/>
            <w:sz w:val="22"/>
            <w:szCs w:val="22"/>
            <w:lang w:val="en-US"/>
          </w:rPr>
          <w:tab/>
        </w:r>
        <w:r w:rsidR="008C3B63" w:rsidRPr="004F4CE8">
          <w:rPr>
            <w:rStyle w:val="Hyperlink"/>
            <w:noProof/>
          </w:rPr>
          <w:t>VAULTS</w:t>
        </w:r>
        <w:r w:rsidR="008C3B63">
          <w:rPr>
            <w:noProof/>
            <w:webHidden/>
          </w:rPr>
          <w:tab/>
        </w:r>
        <w:r w:rsidR="008C3B63">
          <w:rPr>
            <w:noProof/>
            <w:webHidden/>
          </w:rPr>
          <w:fldChar w:fldCharType="begin"/>
        </w:r>
        <w:r w:rsidR="008C3B63">
          <w:rPr>
            <w:noProof/>
            <w:webHidden/>
          </w:rPr>
          <w:instrText xml:space="preserve"> PAGEREF _Toc133372444 \h </w:instrText>
        </w:r>
        <w:r w:rsidR="008C3B63">
          <w:rPr>
            <w:noProof/>
            <w:webHidden/>
          </w:rPr>
        </w:r>
        <w:r w:rsidR="008C3B63">
          <w:rPr>
            <w:noProof/>
            <w:webHidden/>
          </w:rPr>
          <w:fldChar w:fldCharType="separate"/>
        </w:r>
        <w:r w:rsidR="008C3B63">
          <w:rPr>
            <w:noProof/>
            <w:webHidden/>
          </w:rPr>
          <w:t>40</w:t>
        </w:r>
        <w:r w:rsidR="008C3B63">
          <w:rPr>
            <w:noProof/>
            <w:webHidden/>
          </w:rPr>
          <w:fldChar w:fldCharType="end"/>
        </w:r>
      </w:hyperlink>
    </w:p>
    <w:p w14:paraId="75C41E12" w14:textId="4EB85BDE"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45" w:history="1">
        <w:r w:rsidR="008C3B63" w:rsidRPr="004F4CE8">
          <w:rPr>
            <w:rStyle w:val="Hyperlink"/>
            <w:noProof/>
          </w:rPr>
          <w:t>5.1.1</w:t>
        </w:r>
        <w:r w:rsidR="008C3B63">
          <w:rPr>
            <w:rFonts w:asciiTheme="minorHAnsi" w:eastAsiaTheme="minorEastAsia" w:hAnsiTheme="minorHAnsi" w:cstheme="minorBidi"/>
            <w:noProof/>
            <w:sz w:val="22"/>
            <w:szCs w:val="22"/>
            <w:lang w:val="en-US"/>
          </w:rPr>
          <w:tab/>
        </w:r>
        <w:r w:rsidR="008C3B63" w:rsidRPr="004F4CE8">
          <w:rPr>
            <w:rStyle w:val="Hyperlink"/>
            <w:noProof/>
          </w:rPr>
          <w:t>CREATE NEW VAULTS</w:t>
        </w:r>
        <w:r w:rsidR="008C3B63">
          <w:rPr>
            <w:noProof/>
            <w:webHidden/>
          </w:rPr>
          <w:tab/>
        </w:r>
        <w:r w:rsidR="008C3B63">
          <w:rPr>
            <w:noProof/>
            <w:webHidden/>
          </w:rPr>
          <w:fldChar w:fldCharType="begin"/>
        </w:r>
        <w:r w:rsidR="008C3B63">
          <w:rPr>
            <w:noProof/>
            <w:webHidden/>
          </w:rPr>
          <w:instrText xml:space="preserve"> PAGEREF _Toc133372445 \h </w:instrText>
        </w:r>
        <w:r w:rsidR="008C3B63">
          <w:rPr>
            <w:noProof/>
            <w:webHidden/>
          </w:rPr>
        </w:r>
        <w:r w:rsidR="008C3B63">
          <w:rPr>
            <w:noProof/>
            <w:webHidden/>
          </w:rPr>
          <w:fldChar w:fldCharType="separate"/>
        </w:r>
        <w:r w:rsidR="008C3B63">
          <w:rPr>
            <w:noProof/>
            <w:webHidden/>
          </w:rPr>
          <w:t>41</w:t>
        </w:r>
        <w:r w:rsidR="008C3B63">
          <w:rPr>
            <w:noProof/>
            <w:webHidden/>
          </w:rPr>
          <w:fldChar w:fldCharType="end"/>
        </w:r>
      </w:hyperlink>
    </w:p>
    <w:p w14:paraId="7FC29FA2" w14:textId="1ACDDA28"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46" w:history="1">
        <w:r w:rsidR="008C3B63" w:rsidRPr="004F4CE8">
          <w:rPr>
            <w:rStyle w:val="Hyperlink"/>
            <w:noProof/>
          </w:rPr>
          <w:t>5.2</w:t>
        </w:r>
        <w:r w:rsidR="008C3B63">
          <w:rPr>
            <w:rFonts w:asciiTheme="minorHAnsi" w:eastAsiaTheme="minorEastAsia" w:hAnsiTheme="minorHAnsi" w:cstheme="minorBidi"/>
            <w:noProof/>
            <w:sz w:val="22"/>
            <w:szCs w:val="22"/>
            <w:lang w:val="en-US"/>
          </w:rPr>
          <w:tab/>
        </w:r>
        <w:r w:rsidR="008C3B63" w:rsidRPr="004F4CE8">
          <w:rPr>
            <w:rStyle w:val="Hyperlink"/>
            <w:noProof/>
          </w:rPr>
          <w:t>MASTER COFFERS</w:t>
        </w:r>
        <w:r w:rsidR="008C3B63">
          <w:rPr>
            <w:noProof/>
            <w:webHidden/>
          </w:rPr>
          <w:tab/>
        </w:r>
        <w:r w:rsidR="008C3B63">
          <w:rPr>
            <w:noProof/>
            <w:webHidden/>
          </w:rPr>
          <w:fldChar w:fldCharType="begin"/>
        </w:r>
        <w:r w:rsidR="008C3B63">
          <w:rPr>
            <w:noProof/>
            <w:webHidden/>
          </w:rPr>
          <w:instrText xml:space="preserve"> PAGEREF _Toc133372446 \h </w:instrText>
        </w:r>
        <w:r w:rsidR="008C3B63">
          <w:rPr>
            <w:noProof/>
            <w:webHidden/>
          </w:rPr>
        </w:r>
        <w:r w:rsidR="008C3B63">
          <w:rPr>
            <w:noProof/>
            <w:webHidden/>
          </w:rPr>
          <w:fldChar w:fldCharType="separate"/>
        </w:r>
        <w:r w:rsidR="008C3B63">
          <w:rPr>
            <w:noProof/>
            <w:webHidden/>
          </w:rPr>
          <w:t>42</w:t>
        </w:r>
        <w:r w:rsidR="008C3B63">
          <w:rPr>
            <w:noProof/>
            <w:webHidden/>
          </w:rPr>
          <w:fldChar w:fldCharType="end"/>
        </w:r>
      </w:hyperlink>
    </w:p>
    <w:p w14:paraId="6872F6DF" w14:textId="7935732F"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47" w:history="1">
        <w:r w:rsidR="008C3B63" w:rsidRPr="004F4CE8">
          <w:rPr>
            <w:rStyle w:val="Hyperlink"/>
            <w:noProof/>
          </w:rPr>
          <w:t>5.2.1</w:t>
        </w:r>
        <w:r w:rsidR="008C3B63">
          <w:rPr>
            <w:rFonts w:asciiTheme="minorHAnsi" w:eastAsiaTheme="minorEastAsia" w:hAnsiTheme="minorHAnsi" w:cstheme="minorBidi"/>
            <w:noProof/>
            <w:sz w:val="22"/>
            <w:szCs w:val="22"/>
            <w:lang w:val="en-US"/>
          </w:rPr>
          <w:tab/>
        </w:r>
        <w:r w:rsidR="008C3B63" w:rsidRPr="004F4CE8">
          <w:rPr>
            <w:rStyle w:val="Hyperlink"/>
            <w:noProof/>
          </w:rPr>
          <w:t>USERS</w:t>
        </w:r>
        <w:r w:rsidR="008C3B63">
          <w:rPr>
            <w:noProof/>
            <w:webHidden/>
          </w:rPr>
          <w:tab/>
        </w:r>
        <w:r w:rsidR="008C3B63">
          <w:rPr>
            <w:noProof/>
            <w:webHidden/>
          </w:rPr>
          <w:fldChar w:fldCharType="begin"/>
        </w:r>
        <w:r w:rsidR="008C3B63">
          <w:rPr>
            <w:noProof/>
            <w:webHidden/>
          </w:rPr>
          <w:instrText xml:space="preserve"> PAGEREF _Toc133372447 \h </w:instrText>
        </w:r>
        <w:r w:rsidR="008C3B63">
          <w:rPr>
            <w:noProof/>
            <w:webHidden/>
          </w:rPr>
        </w:r>
        <w:r w:rsidR="008C3B63">
          <w:rPr>
            <w:noProof/>
            <w:webHidden/>
          </w:rPr>
          <w:fldChar w:fldCharType="separate"/>
        </w:r>
        <w:r w:rsidR="008C3B63">
          <w:rPr>
            <w:noProof/>
            <w:webHidden/>
          </w:rPr>
          <w:t>42</w:t>
        </w:r>
        <w:r w:rsidR="008C3B63">
          <w:rPr>
            <w:noProof/>
            <w:webHidden/>
          </w:rPr>
          <w:fldChar w:fldCharType="end"/>
        </w:r>
      </w:hyperlink>
    </w:p>
    <w:p w14:paraId="1D75ADF1" w14:textId="5116A578"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48" w:history="1">
        <w:r w:rsidR="008C3B63" w:rsidRPr="004F4CE8">
          <w:rPr>
            <w:rStyle w:val="Hyperlink"/>
            <w:noProof/>
          </w:rPr>
          <w:t>5.3</w:t>
        </w:r>
        <w:r w:rsidR="008C3B63">
          <w:rPr>
            <w:rFonts w:asciiTheme="minorHAnsi" w:eastAsiaTheme="minorEastAsia" w:hAnsiTheme="minorHAnsi" w:cstheme="minorBidi"/>
            <w:noProof/>
            <w:sz w:val="22"/>
            <w:szCs w:val="22"/>
            <w:lang w:val="en-US"/>
          </w:rPr>
          <w:tab/>
        </w:r>
        <w:r w:rsidR="008C3B63" w:rsidRPr="004F4CE8">
          <w:rPr>
            <w:rStyle w:val="Hyperlink"/>
            <w:noProof/>
          </w:rPr>
          <w:t>CURRENCIES</w:t>
        </w:r>
        <w:r w:rsidR="008C3B63">
          <w:rPr>
            <w:noProof/>
            <w:webHidden/>
          </w:rPr>
          <w:tab/>
        </w:r>
        <w:r w:rsidR="008C3B63">
          <w:rPr>
            <w:noProof/>
            <w:webHidden/>
          </w:rPr>
          <w:fldChar w:fldCharType="begin"/>
        </w:r>
        <w:r w:rsidR="008C3B63">
          <w:rPr>
            <w:noProof/>
            <w:webHidden/>
          </w:rPr>
          <w:instrText xml:space="preserve"> PAGEREF _Toc133372448 \h </w:instrText>
        </w:r>
        <w:r w:rsidR="008C3B63">
          <w:rPr>
            <w:noProof/>
            <w:webHidden/>
          </w:rPr>
        </w:r>
        <w:r w:rsidR="008C3B63">
          <w:rPr>
            <w:noProof/>
            <w:webHidden/>
          </w:rPr>
          <w:fldChar w:fldCharType="separate"/>
        </w:r>
        <w:r w:rsidR="008C3B63">
          <w:rPr>
            <w:noProof/>
            <w:webHidden/>
          </w:rPr>
          <w:t>44</w:t>
        </w:r>
        <w:r w:rsidR="008C3B63">
          <w:rPr>
            <w:noProof/>
            <w:webHidden/>
          </w:rPr>
          <w:fldChar w:fldCharType="end"/>
        </w:r>
      </w:hyperlink>
    </w:p>
    <w:p w14:paraId="469EC3BA" w14:textId="4480BF65"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49" w:history="1">
        <w:r w:rsidR="008C3B63" w:rsidRPr="004F4CE8">
          <w:rPr>
            <w:rStyle w:val="Hyperlink"/>
            <w:noProof/>
          </w:rPr>
          <w:t>5.3.1</w:t>
        </w:r>
        <w:r w:rsidR="008C3B63">
          <w:rPr>
            <w:rFonts w:asciiTheme="minorHAnsi" w:eastAsiaTheme="minorEastAsia" w:hAnsiTheme="minorHAnsi" w:cstheme="minorBidi"/>
            <w:noProof/>
            <w:sz w:val="22"/>
            <w:szCs w:val="22"/>
            <w:lang w:val="en-US"/>
          </w:rPr>
          <w:tab/>
        </w:r>
        <w:r w:rsidR="008C3B63" w:rsidRPr="004F4CE8">
          <w:rPr>
            <w:rStyle w:val="Hyperlink"/>
            <w:noProof/>
          </w:rPr>
          <w:t>CREATE NEW CURRENCIES</w:t>
        </w:r>
        <w:r w:rsidR="008C3B63">
          <w:rPr>
            <w:noProof/>
            <w:webHidden/>
          </w:rPr>
          <w:tab/>
        </w:r>
        <w:r w:rsidR="008C3B63">
          <w:rPr>
            <w:noProof/>
            <w:webHidden/>
          </w:rPr>
          <w:fldChar w:fldCharType="begin"/>
        </w:r>
        <w:r w:rsidR="008C3B63">
          <w:rPr>
            <w:noProof/>
            <w:webHidden/>
          </w:rPr>
          <w:instrText xml:space="preserve"> PAGEREF _Toc133372449 \h </w:instrText>
        </w:r>
        <w:r w:rsidR="008C3B63">
          <w:rPr>
            <w:noProof/>
            <w:webHidden/>
          </w:rPr>
        </w:r>
        <w:r w:rsidR="008C3B63">
          <w:rPr>
            <w:noProof/>
            <w:webHidden/>
          </w:rPr>
          <w:fldChar w:fldCharType="separate"/>
        </w:r>
        <w:r w:rsidR="008C3B63">
          <w:rPr>
            <w:noProof/>
            <w:webHidden/>
          </w:rPr>
          <w:t>44</w:t>
        </w:r>
        <w:r w:rsidR="008C3B63">
          <w:rPr>
            <w:noProof/>
            <w:webHidden/>
          </w:rPr>
          <w:fldChar w:fldCharType="end"/>
        </w:r>
      </w:hyperlink>
    </w:p>
    <w:p w14:paraId="53C793DB" w14:textId="02A3CBB6"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50" w:history="1">
        <w:r w:rsidR="008C3B63" w:rsidRPr="004F4CE8">
          <w:rPr>
            <w:rStyle w:val="Hyperlink"/>
            <w:noProof/>
          </w:rPr>
          <w:t>5.4</w:t>
        </w:r>
        <w:r w:rsidR="008C3B63">
          <w:rPr>
            <w:rFonts w:asciiTheme="minorHAnsi" w:eastAsiaTheme="minorEastAsia" w:hAnsiTheme="minorHAnsi" w:cstheme="minorBidi"/>
            <w:noProof/>
            <w:sz w:val="22"/>
            <w:szCs w:val="22"/>
            <w:lang w:val="en-US"/>
          </w:rPr>
          <w:tab/>
        </w:r>
        <w:r w:rsidR="008C3B63" w:rsidRPr="004F4CE8">
          <w:rPr>
            <w:rStyle w:val="Hyperlink"/>
            <w:noProof/>
          </w:rPr>
          <w:t>DENOMINATIONS</w:t>
        </w:r>
        <w:r w:rsidR="008C3B63">
          <w:rPr>
            <w:noProof/>
            <w:webHidden/>
          </w:rPr>
          <w:tab/>
        </w:r>
        <w:r w:rsidR="008C3B63">
          <w:rPr>
            <w:noProof/>
            <w:webHidden/>
          </w:rPr>
          <w:fldChar w:fldCharType="begin"/>
        </w:r>
        <w:r w:rsidR="008C3B63">
          <w:rPr>
            <w:noProof/>
            <w:webHidden/>
          </w:rPr>
          <w:instrText xml:space="preserve"> PAGEREF _Toc133372450 \h </w:instrText>
        </w:r>
        <w:r w:rsidR="008C3B63">
          <w:rPr>
            <w:noProof/>
            <w:webHidden/>
          </w:rPr>
        </w:r>
        <w:r w:rsidR="008C3B63">
          <w:rPr>
            <w:noProof/>
            <w:webHidden/>
          </w:rPr>
          <w:fldChar w:fldCharType="separate"/>
        </w:r>
        <w:r w:rsidR="008C3B63">
          <w:rPr>
            <w:noProof/>
            <w:webHidden/>
          </w:rPr>
          <w:t>45</w:t>
        </w:r>
        <w:r w:rsidR="008C3B63">
          <w:rPr>
            <w:noProof/>
            <w:webHidden/>
          </w:rPr>
          <w:fldChar w:fldCharType="end"/>
        </w:r>
      </w:hyperlink>
    </w:p>
    <w:p w14:paraId="2A8017DE" w14:textId="3CA295A5"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51" w:history="1">
        <w:r w:rsidR="008C3B63" w:rsidRPr="004F4CE8">
          <w:rPr>
            <w:rStyle w:val="Hyperlink"/>
            <w:noProof/>
          </w:rPr>
          <w:t>5.4.1</w:t>
        </w:r>
        <w:r w:rsidR="008C3B63">
          <w:rPr>
            <w:rFonts w:asciiTheme="minorHAnsi" w:eastAsiaTheme="minorEastAsia" w:hAnsiTheme="minorHAnsi" w:cstheme="minorBidi"/>
            <w:noProof/>
            <w:sz w:val="22"/>
            <w:szCs w:val="22"/>
            <w:lang w:val="en-US"/>
          </w:rPr>
          <w:tab/>
        </w:r>
        <w:r w:rsidR="008C3B63" w:rsidRPr="004F4CE8">
          <w:rPr>
            <w:rStyle w:val="Hyperlink"/>
            <w:noProof/>
          </w:rPr>
          <w:t>CREATE NEW DENOMINATIONS</w:t>
        </w:r>
        <w:r w:rsidR="008C3B63">
          <w:rPr>
            <w:noProof/>
            <w:webHidden/>
          </w:rPr>
          <w:tab/>
        </w:r>
        <w:r w:rsidR="008C3B63">
          <w:rPr>
            <w:noProof/>
            <w:webHidden/>
          </w:rPr>
          <w:fldChar w:fldCharType="begin"/>
        </w:r>
        <w:r w:rsidR="008C3B63">
          <w:rPr>
            <w:noProof/>
            <w:webHidden/>
          </w:rPr>
          <w:instrText xml:space="preserve"> PAGEREF _Toc133372451 \h </w:instrText>
        </w:r>
        <w:r w:rsidR="008C3B63">
          <w:rPr>
            <w:noProof/>
            <w:webHidden/>
          </w:rPr>
        </w:r>
        <w:r w:rsidR="008C3B63">
          <w:rPr>
            <w:noProof/>
            <w:webHidden/>
          </w:rPr>
          <w:fldChar w:fldCharType="separate"/>
        </w:r>
        <w:r w:rsidR="008C3B63">
          <w:rPr>
            <w:noProof/>
            <w:webHidden/>
          </w:rPr>
          <w:t>46</w:t>
        </w:r>
        <w:r w:rsidR="008C3B63">
          <w:rPr>
            <w:noProof/>
            <w:webHidden/>
          </w:rPr>
          <w:fldChar w:fldCharType="end"/>
        </w:r>
      </w:hyperlink>
    </w:p>
    <w:p w14:paraId="0F207B4A" w14:textId="4194DBDD" w:rsidR="008C3B63" w:rsidRDefault="00000000">
      <w:pPr>
        <w:pStyle w:val="TOC3"/>
        <w:tabs>
          <w:tab w:val="left" w:pos="2110"/>
        </w:tabs>
        <w:rPr>
          <w:rFonts w:asciiTheme="minorHAnsi" w:eastAsiaTheme="minorEastAsia" w:hAnsiTheme="minorHAnsi" w:cstheme="minorBidi"/>
          <w:noProof/>
          <w:sz w:val="22"/>
          <w:szCs w:val="22"/>
          <w:lang w:val="en-US"/>
        </w:rPr>
      </w:pPr>
      <w:hyperlink w:anchor="_Toc133372458" w:history="1">
        <w:r w:rsidR="008C3B63" w:rsidRPr="004F4CE8">
          <w:rPr>
            <w:rStyle w:val="Hyperlink"/>
            <w:noProof/>
          </w:rPr>
          <w:t>5.4.2</w:t>
        </w:r>
        <w:r w:rsidR="008C3B63">
          <w:rPr>
            <w:rFonts w:asciiTheme="minorHAnsi" w:eastAsiaTheme="minorEastAsia" w:hAnsiTheme="minorHAnsi" w:cstheme="minorBidi"/>
            <w:noProof/>
            <w:sz w:val="22"/>
            <w:szCs w:val="22"/>
            <w:lang w:val="en-US"/>
          </w:rPr>
          <w:tab/>
        </w:r>
        <w:r w:rsidR="008C3B63" w:rsidRPr="004F4CE8">
          <w:rPr>
            <w:rStyle w:val="Hyperlink"/>
            <w:noProof/>
          </w:rPr>
          <w:t>MASTER COFFER</w:t>
        </w:r>
        <w:r w:rsidR="008C3B63">
          <w:rPr>
            <w:noProof/>
            <w:webHidden/>
          </w:rPr>
          <w:tab/>
        </w:r>
        <w:r w:rsidR="008C3B63">
          <w:rPr>
            <w:noProof/>
            <w:webHidden/>
          </w:rPr>
          <w:fldChar w:fldCharType="begin"/>
        </w:r>
        <w:r w:rsidR="008C3B63">
          <w:rPr>
            <w:noProof/>
            <w:webHidden/>
          </w:rPr>
          <w:instrText xml:space="preserve"> PAGEREF _Toc133372458 \h </w:instrText>
        </w:r>
        <w:r w:rsidR="008C3B63">
          <w:rPr>
            <w:noProof/>
            <w:webHidden/>
          </w:rPr>
        </w:r>
        <w:r w:rsidR="008C3B63">
          <w:rPr>
            <w:noProof/>
            <w:webHidden/>
          </w:rPr>
          <w:fldChar w:fldCharType="separate"/>
        </w:r>
        <w:r w:rsidR="008C3B63">
          <w:rPr>
            <w:noProof/>
            <w:webHidden/>
          </w:rPr>
          <w:t>46</w:t>
        </w:r>
        <w:r w:rsidR="008C3B63">
          <w:rPr>
            <w:noProof/>
            <w:webHidden/>
          </w:rPr>
          <w:fldChar w:fldCharType="end"/>
        </w:r>
      </w:hyperlink>
    </w:p>
    <w:p w14:paraId="6C267EFA" w14:textId="0C08C7E0"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59" w:history="1">
        <w:r w:rsidR="008C3B63" w:rsidRPr="004F4CE8">
          <w:rPr>
            <w:rStyle w:val="Hyperlink"/>
            <w:noProof/>
          </w:rPr>
          <w:t>5.5</w:t>
        </w:r>
        <w:r w:rsidR="008C3B63">
          <w:rPr>
            <w:rFonts w:asciiTheme="minorHAnsi" w:eastAsiaTheme="minorEastAsia" w:hAnsiTheme="minorHAnsi" w:cstheme="minorBidi"/>
            <w:noProof/>
            <w:sz w:val="22"/>
            <w:szCs w:val="22"/>
            <w:lang w:val="en-US"/>
          </w:rPr>
          <w:tab/>
        </w:r>
        <w:r w:rsidR="008C3B63" w:rsidRPr="004F4CE8">
          <w:rPr>
            <w:rStyle w:val="Hyperlink"/>
            <w:noProof/>
          </w:rPr>
          <w:t>APPLICATION SETTINGS</w:t>
        </w:r>
        <w:r w:rsidR="008C3B63">
          <w:rPr>
            <w:noProof/>
            <w:webHidden/>
          </w:rPr>
          <w:tab/>
        </w:r>
        <w:r w:rsidR="008C3B63">
          <w:rPr>
            <w:noProof/>
            <w:webHidden/>
          </w:rPr>
          <w:fldChar w:fldCharType="begin"/>
        </w:r>
        <w:r w:rsidR="008C3B63">
          <w:rPr>
            <w:noProof/>
            <w:webHidden/>
          </w:rPr>
          <w:instrText xml:space="preserve"> PAGEREF _Toc133372459 \h </w:instrText>
        </w:r>
        <w:r w:rsidR="008C3B63">
          <w:rPr>
            <w:noProof/>
            <w:webHidden/>
          </w:rPr>
        </w:r>
        <w:r w:rsidR="008C3B63">
          <w:rPr>
            <w:noProof/>
            <w:webHidden/>
          </w:rPr>
          <w:fldChar w:fldCharType="separate"/>
        </w:r>
        <w:r w:rsidR="008C3B63">
          <w:rPr>
            <w:noProof/>
            <w:webHidden/>
          </w:rPr>
          <w:t>47</w:t>
        </w:r>
        <w:r w:rsidR="008C3B63">
          <w:rPr>
            <w:noProof/>
            <w:webHidden/>
          </w:rPr>
          <w:fldChar w:fldCharType="end"/>
        </w:r>
      </w:hyperlink>
    </w:p>
    <w:p w14:paraId="1BE22666" w14:textId="48C558D7" w:rsidR="008C3B63" w:rsidRDefault="00000000">
      <w:pPr>
        <w:pStyle w:val="TOC1"/>
        <w:tabs>
          <w:tab w:val="left" w:pos="1258"/>
        </w:tabs>
        <w:rPr>
          <w:rFonts w:asciiTheme="minorHAnsi" w:eastAsiaTheme="minorEastAsia" w:hAnsiTheme="minorHAnsi" w:cstheme="minorBidi"/>
          <w:b w:val="0"/>
          <w:noProof/>
          <w:szCs w:val="22"/>
          <w:lang w:val="en-US"/>
        </w:rPr>
      </w:pPr>
      <w:hyperlink w:anchor="_Toc133372460" w:history="1">
        <w:r w:rsidR="008C3B63" w:rsidRPr="004F4CE8">
          <w:rPr>
            <w:rStyle w:val="Hyperlink"/>
            <w:noProof/>
          </w:rPr>
          <w:t>6</w:t>
        </w:r>
        <w:r w:rsidR="008C3B63">
          <w:rPr>
            <w:rFonts w:asciiTheme="minorHAnsi" w:eastAsiaTheme="minorEastAsia" w:hAnsiTheme="minorHAnsi" w:cstheme="minorBidi"/>
            <w:b w:val="0"/>
            <w:noProof/>
            <w:szCs w:val="22"/>
            <w:lang w:val="en-US"/>
          </w:rPr>
          <w:tab/>
        </w:r>
        <w:r w:rsidR="008C3B63" w:rsidRPr="004F4CE8">
          <w:rPr>
            <w:rStyle w:val="Hyperlink"/>
            <w:noProof/>
          </w:rPr>
          <w:t>DATABASE UPGRADES</w:t>
        </w:r>
        <w:r w:rsidR="008C3B63">
          <w:rPr>
            <w:noProof/>
            <w:webHidden/>
          </w:rPr>
          <w:tab/>
        </w:r>
        <w:r w:rsidR="008C3B63">
          <w:rPr>
            <w:noProof/>
            <w:webHidden/>
          </w:rPr>
          <w:fldChar w:fldCharType="begin"/>
        </w:r>
        <w:r w:rsidR="008C3B63">
          <w:rPr>
            <w:noProof/>
            <w:webHidden/>
          </w:rPr>
          <w:instrText xml:space="preserve"> PAGEREF _Toc133372460 \h </w:instrText>
        </w:r>
        <w:r w:rsidR="008C3B63">
          <w:rPr>
            <w:noProof/>
            <w:webHidden/>
          </w:rPr>
        </w:r>
        <w:r w:rsidR="008C3B63">
          <w:rPr>
            <w:noProof/>
            <w:webHidden/>
          </w:rPr>
          <w:fldChar w:fldCharType="separate"/>
        </w:r>
        <w:r w:rsidR="008C3B63">
          <w:rPr>
            <w:noProof/>
            <w:webHidden/>
          </w:rPr>
          <w:t>49</w:t>
        </w:r>
        <w:r w:rsidR="008C3B63">
          <w:rPr>
            <w:noProof/>
            <w:webHidden/>
          </w:rPr>
          <w:fldChar w:fldCharType="end"/>
        </w:r>
      </w:hyperlink>
    </w:p>
    <w:p w14:paraId="4DE7C7FB" w14:textId="7E7D3D6D" w:rsidR="008C3B63" w:rsidRDefault="00000000">
      <w:pPr>
        <w:pStyle w:val="TOC1"/>
        <w:tabs>
          <w:tab w:val="left" w:pos="1258"/>
        </w:tabs>
        <w:rPr>
          <w:rFonts w:asciiTheme="minorHAnsi" w:eastAsiaTheme="minorEastAsia" w:hAnsiTheme="minorHAnsi" w:cstheme="minorBidi"/>
          <w:b w:val="0"/>
          <w:noProof/>
          <w:szCs w:val="22"/>
          <w:lang w:val="en-US"/>
        </w:rPr>
      </w:pPr>
      <w:hyperlink w:anchor="_Toc133372462" w:history="1">
        <w:r w:rsidR="008C3B63" w:rsidRPr="004F4CE8">
          <w:rPr>
            <w:rStyle w:val="Hyperlink"/>
            <w:noProof/>
          </w:rPr>
          <w:t>7</w:t>
        </w:r>
        <w:r w:rsidR="008C3B63">
          <w:rPr>
            <w:rFonts w:asciiTheme="minorHAnsi" w:eastAsiaTheme="minorEastAsia" w:hAnsiTheme="minorHAnsi" w:cstheme="minorBidi"/>
            <w:b w:val="0"/>
            <w:noProof/>
            <w:szCs w:val="22"/>
            <w:lang w:val="en-US"/>
          </w:rPr>
          <w:tab/>
        </w:r>
        <w:r w:rsidR="008C3B63" w:rsidRPr="004F4CE8">
          <w:rPr>
            <w:rStyle w:val="Hyperlink"/>
            <w:noProof/>
          </w:rPr>
          <w:t>ALERTS</w:t>
        </w:r>
        <w:r w:rsidR="008C3B63">
          <w:rPr>
            <w:noProof/>
            <w:webHidden/>
          </w:rPr>
          <w:tab/>
        </w:r>
        <w:r w:rsidR="008C3B63">
          <w:rPr>
            <w:noProof/>
            <w:webHidden/>
          </w:rPr>
          <w:fldChar w:fldCharType="begin"/>
        </w:r>
        <w:r w:rsidR="008C3B63">
          <w:rPr>
            <w:noProof/>
            <w:webHidden/>
          </w:rPr>
          <w:instrText xml:space="preserve"> PAGEREF _Toc133372462 \h </w:instrText>
        </w:r>
        <w:r w:rsidR="008C3B63">
          <w:rPr>
            <w:noProof/>
            <w:webHidden/>
          </w:rPr>
        </w:r>
        <w:r w:rsidR="008C3B63">
          <w:rPr>
            <w:noProof/>
            <w:webHidden/>
          </w:rPr>
          <w:fldChar w:fldCharType="separate"/>
        </w:r>
        <w:r w:rsidR="008C3B63">
          <w:rPr>
            <w:noProof/>
            <w:webHidden/>
          </w:rPr>
          <w:t>50</w:t>
        </w:r>
        <w:r w:rsidR="008C3B63">
          <w:rPr>
            <w:noProof/>
            <w:webHidden/>
          </w:rPr>
          <w:fldChar w:fldCharType="end"/>
        </w:r>
      </w:hyperlink>
    </w:p>
    <w:p w14:paraId="4FEFD979" w14:textId="784B266D"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63" w:history="1">
        <w:r w:rsidR="008C3B63" w:rsidRPr="004F4CE8">
          <w:rPr>
            <w:rStyle w:val="Hyperlink"/>
            <w:noProof/>
          </w:rPr>
          <w:t>7.1</w:t>
        </w:r>
        <w:r w:rsidR="008C3B63">
          <w:rPr>
            <w:rFonts w:asciiTheme="minorHAnsi" w:eastAsiaTheme="minorEastAsia" w:hAnsiTheme="minorHAnsi" w:cstheme="minorBidi"/>
            <w:noProof/>
            <w:sz w:val="22"/>
            <w:szCs w:val="22"/>
            <w:lang w:val="en-US"/>
          </w:rPr>
          <w:tab/>
        </w:r>
        <w:r w:rsidR="008C3B63" w:rsidRPr="004F4CE8">
          <w:rPr>
            <w:rStyle w:val="Hyperlink"/>
            <w:noProof/>
          </w:rPr>
          <w:t>ACTIVE ALERTS</w:t>
        </w:r>
        <w:r w:rsidR="008C3B63">
          <w:rPr>
            <w:noProof/>
            <w:webHidden/>
          </w:rPr>
          <w:tab/>
        </w:r>
        <w:r w:rsidR="008C3B63">
          <w:rPr>
            <w:noProof/>
            <w:webHidden/>
          </w:rPr>
          <w:fldChar w:fldCharType="begin"/>
        </w:r>
        <w:r w:rsidR="008C3B63">
          <w:rPr>
            <w:noProof/>
            <w:webHidden/>
          </w:rPr>
          <w:instrText xml:space="preserve"> PAGEREF _Toc133372463 \h </w:instrText>
        </w:r>
        <w:r w:rsidR="008C3B63">
          <w:rPr>
            <w:noProof/>
            <w:webHidden/>
          </w:rPr>
        </w:r>
        <w:r w:rsidR="008C3B63">
          <w:rPr>
            <w:noProof/>
            <w:webHidden/>
          </w:rPr>
          <w:fldChar w:fldCharType="separate"/>
        </w:r>
        <w:r w:rsidR="008C3B63">
          <w:rPr>
            <w:noProof/>
            <w:webHidden/>
          </w:rPr>
          <w:t>50</w:t>
        </w:r>
        <w:r w:rsidR="008C3B63">
          <w:rPr>
            <w:noProof/>
            <w:webHidden/>
          </w:rPr>
          <w:fldChar w:fldCharType="end"/>
        </w:r>
      </w:hyperlink>
    </w:p>
    <w:p w14:paraId="3F76E95F" w14:textId="14A57D58" w:rsidR="008C3B63" w:rsidRDefault="00000000">
      <w:pPr>
        <w:pStyle w:val="TOC2"/>
        <w:tabs>
          <w:tab w:val="left" w:pos="1621"/>
        </w:tabs>
        <w:rPr>
          <w:rFonts w:asciiTheme="minorHAnsi" w:eastAsiaTheme="minorEastAsia" w:hAnsiTheme="minorHAnsi" w:cstheme="minorBidi"/>
          <w:noProof/>
          <w:sz w:val="22"/>
          <w:szCs w:val="22"/>
          <w:lang w:val="en-US"/>
        </w:rPr>
      </w:pPr>
      <w:hyperlink w:anchor="_Toc133372464" w:history="1">
        <w:r w:rsidR="008C3B63" w:rsidRPr="004F4CE8">
          <w:rPr>
            <w:rStyle w:val="Hyperlink"/>
            <w:noProof/>
          </w:rPr>
          <w:t>7.2</w:t>
        </w:r>
        <w:r w:rsidR="008C3B63">
          <w:rPr>
            <w:rFonts w:asciiTheme="minorHAnsi" w:eastAsiaTheme="minorEastAsia" w:hAnsiTheme="minorHAnsi" w:cstheme="minorBidi"/>
            <w:noProof/>
            <w:sz w:val="22"/>
            <w:szCs w:val="22"/>
            <w:lang w:val="en-US"/>
          </w:rPr>
          <w:tab/>
        </w:r>
        <w:r w:rsidR="008C3B63" w:rsidRPr="004F4CE8">
          <w:rPr>
            <w:rStyle w:val="Hyperlink"/>
            <w:noProof/>
          </w:rPr>
          <w:t>ALERTS HISTORY</w:t>
        </w:r>
        <w:r w:rsidR="008C3B63">
          <w:rPr>
            <w:noProof/>
            <w:webHidden/>
          </w:rPr>
          <w:tab/>
        </w:r>
        <w:r w:rsidR="008C3B63">
          <w:rPr>
            <w:noProof/>
            <w:webHidden/>
          </w:rPr>
          <w:fldChar w:fldCharType="begin"/>
        </w:r>
        <w:r w:rsidR="008C3B63">
          <w:rPr>
            <w:noProof/>
            <w:webHidden/>
          </w:rPr>
          <w:instrText xml:space="preserve"> PAGEREF _Toc133372464 \h </w:instrText>
        </w:r>
        <w:r w:rsidR="008C3B63">
          <w:rPr>
            <w:noProof/>
            <w:webHidden/>
          </w:rPr>
        </w:r>
        <w:r w:rsidR="008C3B63">
          <w:rPr>
            <w:noProof/>
            <w:webHidden/>
          </w:rPr>
          <w:fldChar w:fldCharType="separate"/>
        </w:r>
        <w:r w:rsidR="008C3B63">
          <w:rPr>
            <w:noProof/>
            <w:webHidden/>
          </w:rPr>
          <w:t>51</w:t>
        </w:r>
        <w:r w:rsidR="008C3B63">
          <w:rPr>
            <w:noProof/>
            <w:webHidden/>
          </w:rPr>
          <w:fldChar w:fldCharType="end"/>
        </w:r>
      </w:hyperlink>
    </w:p>
    <w:p w14:paraId="600D7AC0" w14:textId="4FE3C95D"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5"/>
          <w:headerReference w:type="default" r:id="rId16"/>
          <w:footerReference w:type="even" r:id="rId17"/>
          <w:footerReference w:type="default" r:id="rId18"/>
          <w:headerReference w:type="first" r:id="rId19"/>
          <w:footerReference w:type="first" r:id="rId20"/>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9" w:name="_Toc63697378"/>
      <w:bookmarkStart w:id="10" w:name="_Toc133372405"/>
      <w:r>
        <w:lastRenderedPageBreak/>
        <w:t>CONVENTIONS USED IN THIS HELP DOCUMENTATION</w:t>
      </w:r>
      <w:bookmarkEnd w:id="9"/>
      <w:bookmarkEnd w:id="10"/>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Pr="00523FC7" w:rsidRDefault="00523FC7" w:rsidP="00523FC7">
      <w:pPr>
        <w:pStyle w:val="BodyText"/>
      </w:pPr>
      <w:r w:rsidRPr="00523FC7">
        <w:t>Introductory information, e.g. what the doc is about, its audience, prerequisites</w:t>
      </w:r>
    </w:p>
    <w:p w14:paraId="74680A83" w14:textId="7E90B46F" w:rsidR="00286E0A" w:rsidRPr="00240EEA" w:rsidRDefault="00286E0A" w:rsidP="00240EEA">
      <w:pPr>
        <w:pStyle w:val="Caption"/>
      </w:pPr>
      <w:bookmarkStart w:id="11"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0061087E">
        <w:rPr>
          <w:noProof/>
        </w:rPr>
        <w:t>1</w:t>
      </w:r>
      <w:r w:rsidRPr="00240EEA">
        <w:rPr>
          <w:noProof/>
        </w:rPr>
        <w:fldChar w:fldCharType="end"/>
      </w:r>
      <w:r w:rsidRPr="00240EEA">
        <w:t>: CONVENTIONS</w:t>
      </w:r>
      <w:bookmarkEnd w:id="11"/>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Default="00286E0A">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21">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1720B0A">
                    <v:group id="Group 42857" style="width:39.4pt;height:32.15pt;mso-position-horizontal-relative:char;mso-position-vertical-relative:line" coordsize="500380,408305" o:spid="_x0000_s1026" w14:anchorId="1B21A2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style="position:absolute;width:457454;height:408305;visibility:visible;mso-wrap-style:square;v-text-anchor:top" coordsize="457454,408305" o:spid="_x0000_s1027" fillcolor="#5f497a" stroked="f" strokeweight="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v:stroke miterlimit="83231f" joinstyle="miter"/>
                        <v:path textboxrect="0,0,457454,408305" arrowok="t"/>
                      </v:shape>
                      <v:shape id="Shape 982" style="position:absolute;left:206883;top:94821;width:138748;height:235855;visibility:visible;mso-wrap-style:square;v-text-anchor:top" coordsize="138748,235855" o:spid="_x0000_s1028" fillcolor="#ffc000" stroked="f" strokeweight="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v:stroke miterlimit="83231f" joinstyle="miter"/>
                        <v:path textboxrect="0,0,138748,235855" arrowok="t"/>
                      </v:shape>
                      <v:shape id="Shape 983" style="position:absolute;left:345631;top:273284;width:36639;height:57805;visibility:visible;mso-wrap-style:square;v-text-anchor:top" coordsize="36639,57805" o:spid="_x0000_s1029" fillcolor="#ffc000" stroked="f" strokeweight="0" path="m36639,r,55359l23050,57042,8191,57805,,57391,,21151r2222,-812l8318,17545r5969,-2921l20256,11449,25590,8020,30924,4464,35496,1036,366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v:stroke miterlimit="83231f" joinstyle="miter"/>
                        <v:path textboxrect="0,0,36639,57805" arrowok="t"/>
                      </v:shape>
                      <v:shape id="Shape 984" style="position:absolute;left:356743;top:207997;width:25527;height:61624;visibility:visible;mso-wrap-style:square;v-text-anchor:top" coordsize="25527,61624" o:spid="_x0000_s1030" fillcolor="#ffc000" stroked="f" strokeweight="0" path="m25527,r,50389l25273,50575r-4064,2921l16764,56417r-4699,2667l8128,60989r-4318,635l2159,61116,1016,60354,254,59084,,57687,635,54131,2159,49813,3810,46003,5715,42320,255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v:stroke miterlimit="83231f" joinstyle="miter"/>
                        <v:path textboxrect="0,0,25527,61624" arrowok="t"/>
                      </v:shape>
                      <v:shape id="Shape 985" style="position:absolute;left:345631;top:94742;width:36639;height:80456;visibility:visible;mso-wrap-style:square;v-text-anchor:top" coordsize="36639,80456" o:spid="_x0000_s1031" fillcolor="#ffc000" stroked="f" strokeweight="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v:stroke miterlimit="83231f" joinstyle="miter"/>
                        <v:path textboxrect="0,0,36639,80456" arrowok="t"/>
                      </v:shape>
                      <v:shape id="Shape 986" style="position:absolute;left:382270;top:97024;width:118110;height:231620;visibility:visible;mso-wrap-style:square;v-text-anchor:top" coordsize="118110,231620" o:spid="_x0000_s1032" fillcolor="#ffc000" stroked="f" strokeweight="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v:stroke miterlimit="83231f" joinstyle="miter"/>
                        <v:path textboxrect="0,0,118110,231620" arrowok="t"/>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12" w:name="_Toc63697377"/>
      <w:bookmarkStart w:id="13" w:name="_Toc133372406"/>
      <w:r>
        <w:lastRenderedPageBreak/>
        <w:t>INTRODUCTION TO VAULT BALANCE</w:t>
      </w:r>
      <w:bookmarkEnd w:id="12"/>
      <w:bookmarkEnd w:id="13"/>
      <w:r>
        <w:t xml:space="preserve"> </w:t>
      </w:r>
    </w:p>
    <w:p w14:paraId="3ECD8F80" w14:textId="341F90A0" w:rsidR="00402903" w:rsidRDefault="00402903" w:rsidP="00523FC7">
      <w:pPr>
        <w:pStyle w:val="BodyText"/>
      </w:pPr>
      <w:r>
        <w:t xml:space="preserve">OptiVLM (Vault Logistics Management) is a multi-module solution. See </w:t>
      </w:r>
      <w:r w:rsidR="00881C49" w:rsidRPr="00197FC5">
        <w:rPr>
          <w:color w:val="4472C4" w:themeColor="accent1"/>
        </w:rPr>
        <w:fldChar w:fldCharType="begin"/>
      </w:r>
      <w:r w:rsidR="00881C49" w:rsidRPr="00197FC5">
        <w:rPr>
          <w:color w:val="4472C4" w:themeColor="accent1"/>
        </w:rPr>
        <w:instrText xml:space="preserve"> REF _Ref130802582 \h </w:instrText>
      </w:r>
      <w:r w:rsidR="00881C49" w:rsidRPr="00197FC5">
        <w:rPr>
          <w:color w:val="4472C4" w:themeColor="accent1"/>
        </w:rPr>
      </w:r>
      <w:r w:rsidR="00881C49" w:rsidRPr="00197FC5">
        <w:rPr>
          <w:color w:val="4472C4" w:themeColor="accent1"/>
        </w:rPr>
        <w:fldChar w:fldCharType="separate"/>
      </w:r>
      <w:r w:rsidR="0061087E" w:rsidRPr="00B668CD">
        <w:rPr>
          <w:sz w:val="18"/>
        </w:rPr>
        <w:t xml:space="preserve">TABLE </w:t>
      </w:r>
      <w:r w:rsidR="0061087E">
        <w:rPr>
          <w:noProof/>
          <w:sz w:val="18"/>
        </w:rPr>
        <w:t>2</w:t>
      </w:r>
      <w:r w:rsidR="0061087E">
        <w:rPr>
          <w:sz w:val="18"/>
        </w:rPr>
        <w:t>: OPTIVLM MODULES</w:t>
      </w:r>
      <w:r w:rsidR="00881C49" w:rsidRPr="00197FC5">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6F06E622" w14:textId="5C8D2628" w:rsidR="00402903" w:rsidRDefault="00402903" w:rsidP="00402903">
      <w:pPr>
        <w:spacing w:after="0"/>
        <w:ind w:left="-5" w:hanging="10"/>
      </w:pPr>
      <w:bookmarkStart w:id="14" w:name="_Toc63697464"/>
      <w:bookmarkStart w:id="15"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0061087E">
        <w:rPr>
          <w:noProof/>
          <w:sz w:val="18"/>
        </w:rPr>
        <w:t>2</w:t>
      </w:r>
      <w:r w:rsidRPr="00B668CD">
        <w:rPr>
          <w:sz w:val="18"/>
        </w:rPr>
        <w:fldChar w:fldCharType="end"/>
      </w:r>
      <w:r>
        <w:rPr>
          <w:sz w:val="18"/>
        </w:rPr>
        <w:t>: OPTIVLM MODULES</w:t>
      </w:r>
      <w:bookmarkEnd w:id="14"/>
      <w:bookmarkEnd w:id="15"/>
      <w:r>
        <w:rPr>
          <w:sz w:val="18"/>
        </w:rPr>
        <w:t xml:space="preserve"> </w:t>
      </w:r>
    </w:p>
    <w:tbl>
      <w:tblPr>
        <w:tblStyle w:val="TableGrid1"/>
        <w:tblW w:w="8073" w:type="dxa"/>
        <w:tblInd w:w="709" w:type="dxa"/>
        <w:tblCellMar>
          <w:top w:w="32" w:type="dxa"/>
          <w:left w:w="78" w:type="dxa"/>
          <w:right w:w="115" w:type="dxa"/>
        </w:tblCellMar>
        <w:tblLook w:val="04A0" w:firstRow="1" w:lastRow="0" w:firstColumn="1" w:lastColumn="0" w:noHBand="0" w:noVBand="1"/>
        <w:tblPrChange w:id="16" w:author="Moses, Robinson" w:date="2023-04-13T03:16:00Z">
          <w:tblPr>
            <w:tblStyle w:val="TableGrid1"/>
            <w:tblW w:w="8073" w:type="dxa"/>
            <w:tblInd w:w="390" w:type="dxa"/>
            <w:tblCellMar>
              <w:top w:w="32" w:type="dxa"/>
              <w:left w:w="78" w:type="dxa"/>
              <w:right w:w="115" w:type="dxa"/>
            </w:tblCellMar>
            <w:tblLook w:val="04A0" w:firstRow="1" w:lastRow="0" w:firstColumn="1" w:lastColumn="0" w:noHBand="0" w:noVBand="1"/>
          </w:tblPr>
        </w:tblPrChange>
      </w:tblPr>
      <w:tblGrid>
        <w:gridCol w:w="1952"/>
        <w:gridCol w:w="6121"/>
        <w:tblGridChange w:id="17">
          <w:tblGrid>
            <w:gridCol w:w="1952"/>
            <w:gridCol w:w="6121"/>
          </w:tblGrid>
        </w:tblGridChange>
      </w:tblGrid>
      <w:tr w:rsidR="00402903" w14:paraId="0D0752DE" w14:textId="77777777" w:rsidTr="007B4D2B">
        <w:trPr>
          <w:trHeight w:val="371"/>
          <w:trPrChange w:id="18" w:author="Moses, Robinson" w:date="2023-04-13T03:16:00Z">
            <w:trPr>
              <w:trHeight w:val="371"/>
            </w:trPr>
          </w:trPrChange>
        </w:trPr>
        <w:tc>
          <w:tcPr>
            <w:tcW w:w="1952" w:type="dxa"/>
            <w:tcBorders>
              <w:top w:val="single" w:sz="4" w:space="0" w:color="000000"/>
              <w:left w:val="single" w:sz="4" w:space="0" w:color="000000"/>
              <w:bottom w:val="single" w:sz="4" w:space="0" w:color="000000"/>
              <w:right w:val="single" w:sz="4" w:space="0" w:color="000000"/>
            </w:tcBorders>
            <w:shd w:val="clear" w:color="auto" w:fill="54B948"/>
            <w:tcPrChange w:id="19" w:author="Moses, Robinson" w:date="2023-04-13T03:16:00Z">
              <w:tcPr>
                <w:tcW w:w="1952"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Change w:id="20" w:author="Moses, Robinson" w:date="2023-04-13T03:16:00Z">
              <w:tcPr>
                <w:tcW w:w="6121"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7AF11032" w14:textId="77777777" w:rsidR="00402903" w:rsidRDefault="00402903" w:rsidP="00523FC7">
            <w:pPr>
              <w:pStyle w:val="TableHeading"/>
            </w:pPr>
            <w:r>
              <w:t xml:space="preserve">Description </w:t>
            </w:r>
          </w:p>
        </w:tc>
      </w:tr>
      <w:tr w:rsidR="00402903" w14:paraId="002E69A6" w14:textId="77777777" w:rsidTr="007B4D2B">
        <w:trPr>
          <w:trHeight w:val="748"/>
          <w:trPrChange w:id="21" w:author="Moses, Robinson" w:date="2023-04-13T03:16:00Z">
            <w:trPr>
              <w:trHeight w:val="748"/>
            </w:trPr>
          </w:trPrChange>
        </w:trPr>
        <w:tc>
          <w:tcPr>
            <w:tcW w:w="1952" w:type="dxa"/>
            <w:tcBorders>
              <w:top w:val="single" w:sz="4" w:space="0" w:color="000000"/>
              <w:left w:val="single" w:sz="4" w:space="0" w:color="000000"/>
              <w:bottom w:val="single" w:sz="4" w:space="0" w:color="000000"/>
              <w:right w:val="single" w:sz="4" w:space="0" w:color="000000"/>
            </w:tcBorders>
            <w:tcPrChange w:id="22" w:author="Moses, Robinson" w:date="2023-04-13T03:16:00Z">
              <w:tcPr>
                <w:tcW w:w="1952" w:type="dxa"/>
                <w:tcBorders>
                  <w:top w:val="single" w:sz="4" w:space="0" w:color="000000"/>
                  <w:left w:val="single" w:sz="4" w:space="0" w:color="000000"/>
                  <w:bottom w:val="single" w:sz="4" w:space="0" w:color="000000"/>
                  <w:right w:val="single" w:sz="4" w:space="0" w:color="000000"/>
                </w:tcBorders>
              </w:tcPr>
            </w:tcPrChange>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Change w:id="23" w:author="Moses, Robinson" w:date="2023-04-13T03:16:00Z">
              <w:tcPr>
                <w:tcW w:w="6121" w:type="dxa"/>
                <w:tcBorders>
                  <w:top w:val="single" w:sz="4" w:space="0" w:color="000000"/>
                  <w:left w:val="single" w:sz="4" w:space="0" w:color="000000"/>
                  <w:bottom w:val="single" w:sz="4" w:space="0" w:color="000000"/>
                  <w:right w:val="single" w:sz="4" w:space="0" w:color="000000"/>
                </w:tcBorders>
              </w:tcPr>
            </w:tcPrChange>
          </w:tcPr>
          <w:p w14:paraId="1C122BFE" w14:textId="77777777" w:rsidR="00402903" w:rsidRPr="001258D2" w:rsidRDefault="00402903" w:rsidP="001258D2">
            <w:pPr>
              <w:pStyle w:val="TableBody"/>
            </w:pPr>
            <w:r w:rsidRPr="001258D2">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7B4D2B">
        <w:trPr>
          <w:trHeight w:val="744"/>
          <w:trPrChange w:id="24" w:author="Moses, Robinson" w:date="2023-04-13T03:16:00Z">
            <w:trPr>
              <w:trHeight w:val="744"/>
            </w:trPr>
          </w:trPrChange>
        </w:trPr>
        <w:tc>
          <w:tcPr>
            <w:tcW w:w="1952" w:type="dxa"/>
            <w:tcBorders>
              <w:top w:val="single" w:sz="4" w:space="0" w:color="000000"/>
              <w:left w:val="single" w:sz="4" w:space="0" w:color="000000"/>
              <w:bottom w:val="single" w:sz="4" w:space="0" w:color="000000"/>
              <w:right w:val="single" w:sz="4" w:space="0" w:color="000000"/>
            </w:tcBorders>
            <w:tcPrChange w:id="25" w:author="Moses, Robinson" w:date="2023-04-13T03:16:00Z">
              <w:tcPr>
                <w:tcW w:w="1952" w:type="dxa"/>
                <w:tcBorders>
                  <w:top w:val="single" w:sz="4" w:space="0" w:color="000000"/>
                  <w:left w:val="single" w:sz="4" w:space="0" w:color="000000"/>
                  <w:bottom w:val="single" w:sz="4" w:space="0" w:color="000000"/>
                  <w:right w:val="single" w:sz="4" w:space="0" w:color="000000"/>
                </w:tcBorders>
              </w:tcPr>
            </w:tcPrChange>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Change w:id="26" w:author="Moses, Robinson" w:date="2023-04-13T03:16:00Z">
              <w:tcPr>
                <w:tcW w:w="6121" w:type="dxa"/>
                <w:tcBorders>
                  <w:top w:val="single" w:sz="4" w:space="0" w:color="000000"/>
                  <w:left w:val="single" w:sz="4" w:space="0" w:color="000000"/>
                  <w:bottom w:val="single" w:sz="4" w:space="0" w:color="000000"/>
                  <w:right w:val="single" w:sz="4" w:space="0" w:color="000000"/>
                </w:tcBorders>
              </w:tcPr>
            </w:tcPrChange>
          </w:tcPr>
          <w:p w14:paraId="47B5E391" w14:textId="18DB3746" w:rsidR="00402903" w:rsidRPr="001258D2" w:rsidRDefault="00402903" w:rsidP="001258D2">
            <w:pPr>
              <w:pStyle w:val="TableBody"/>
            </w:pPr>
            <w:r w:rsidRPr="001258D2">
              <w:t>Provides an interface for carriers (</w:t>
            </w:r>
            <w:r w:rsidR="000735B2" w:rsidRPr="001258D2">
              <w:t>armoured</w:t>
            </w:r>
            <w:r w:rsidRPr="001258D2">
              <w:t xml:space="preserve"> car vendors) to access and update order status. Carrier Web also provides branches access to information regarding authorized carrier personnel. </w:t>
            </w:r>
          </w:p>
        </w:tc>
      </w:tr>
      <w:tr w:rsidR="00402903" w14:paraId="5DC6688F" w14:textId="77777777" w:rsidTr="007B4D2B">
        <w:trPr>
          <w:trHeight w:val="540"/>
          <w:trPrChange w:id="27" w:author="Moses, Robinson" w:date="2023-04-13T03:16:00Z">
            <w:trPr>
              <w:trHeight w:val="540"/>
            </w:trPr>
          </w:trPrChange>
        </w:trPr>
        <w:tc>
          <w:tcPr>
            <w:tcW w:w="1952" w:type="dxa"/>
            <w:tcBorders>
              <w:top w:val="single" w:sz="4" w:space="0" w:color="000000"/>
              <w:left w:val="single" w:sz="4" w:space="0" w:color="000000"/>
              <w:bottom w:val="single" w:sz="4" w:space="0" w:color="000000"/>
              <w:right w:val="single" w:sz="4" w:space="0" w:color="000000"/>
            </w:tcBorders>
            <w:tcPrChange w:id="28" w:author="Moses, Robinson" w:date="2023-04-13T03:16:00Z">
              <w:tcPr>
                <w:tcW w:w="1952" w:type="dxa"/>
                <w:tcBorders>
                  <w:top w:val="single" w:sz="4" w:space="0" w:color="000000"/>
                  <w:left w:val="single" w:sz="4" w:space="0" w:color="000000"/>
                  <w:bottom w:val="single" w:sz="4" w:space="0" w:color="000000"/>
                  <w:right w:val="single" w:sz="4" w:space="0" w:color="000000"/>
                </w:tcBorders>
              </w:tcPr>
            </w:tcPrChange>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Change w:id="29" w:author="Moses, Robinson" w:date="2023-04-13T03:16:00Z">
              <w:tcPr>
                <w:tcW w:w="6121" w:type="dxa"/>
                <w:tcBorders>
                  <w:top w:val="single" w:sz="4" w:space="0" w:color="000000"/>
                  <w:left w:val="single" w:sz="4" w:space="0" w:color="000000"/>
                  <w:bottom w:val="single" w:sz="4" w:space="0" w:color="000000"/>
                  <w:right w:val="single" w:sz="4" w:space="0" w:color="000000"/>
                </w:tcBorders>
              </w:tcPr>
            </w:tcPrChange>
          </w:tcPr>
          <w:p w14:paraId="1550F4A7" w14:textId="77777777" w:rsidR="00402903" w:rsidRPr="001258D2" w:rsidRDefault="00402903" w:rsidP="001258D2">
            <w:pPr>
              <w:pStyle w:val="TableBody"/>
            </w:pPr>
            <w:r w:rsidRPr="001258D2">
              <w:t xml:space="preserve">Utilizing OptiSuite activity, Vault Balance provides real-time updates for your vaults’ balances and activity. </w:t>
            </w:r>
          </w:p>
        </w:tc>
      </w:tr>
    </w:tbl>
    <w:p w14:paraId="40EC47BA" w14:textId="2CE435DF"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679CFE31" w14:textId="0A579E31" w:rsidR="00402903" w:rsidRDefault="00402903" w:rsidP="00D972CA">
      <w:pPr>
        <w:pStyle w:val="BodyText"/>
      </w:pPr>
      <w:r>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774" w:type="dxa"/>
        <w:tblCellMar>
          <w:top w:w="63" w:type="dxa"/>
          <w:left w:w="79" w:type="dxa"/>
          <w:bottom w:w="34" w:type="dxa"/>
          <w:right w:w="115" w:type="dxa"/>
        </w:tblCellMar>
        <w:tblLook w:val="04A0" w:firstRow="1" w:lastRow="0" w:firstColumn="1" w:lastColumn="0" w:noHBand="0" w:noVBand="1"/>
        <w:tblPrChange w:id="30" w:author="Moses, Robinson" w:date="2023-04-13T03:16:00Z">
          <w:tblPr>
            <w:tblStyle w:val="TableGrid1"/>
            <w:tblW w:w="8070" w:type="dxa"/>
            <w:tblInd w:w="391" w:type="dxa"/>
            <w:tblCellMar>
              <w:top w:w="63" w:type="dxa"/>
              <w:left w:w="79" w:type="dxa"/>
              <w:bottom w:w="34" w:type="dxa"/>
              <w:right w:w="115" w:type="dxa"/>
            </w:tblCellMar>
            <w:tblLook w:val="04A0" w:firstRow="1" w:lastRow="0" w:firstColumn="1" w:lastColumn="0" w:noHBand="0" w:noVBand="1"/>
          </w:tblPr>
        </w:tblPrChange>
      </w:tblPr>
      <w:tblGrid>
        <w:gridCol w:w="1219"/>
        <w:gridCol w:w="6851"/>
        <w:tblGridChange w:id="31">
          <w:tblGrid>
            <w:gridCol w:w="1219"/>
            <w:gridCol w:w="6851"/>
          </w:tblGrid>
        </w:tblGridChange>
      </w:tblGrid>
      <w:tr w:rsidR="00402903" w14:paraId="3788F798" w14:textId="77777777" w:rsidTr="007B4D2B">
        <w:trPr>
          <w:trHeight w:val="830"/>
          <w:trPrChange w:id="32" w:author="Moses, Robinson" w:date="2023-04-13T03:16:00Z">
            <w:trPr>
              <w:trHeight w:val="830"/>
            </w:trPr>
          </w:trPrChange>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33" w:author="Moses, Robinson" w:date="2023-04-13T03:16:00Z">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22">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34" w:author="Moses, Robinson" w:date="2023-04-13T03:16:00Z">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35" w:name="_Toc63697379"/>
      <w:bookmarkStart w:id="36" w:name="_Toc133372407"/>
      <w:r>
        <w:t>GETTING STARTED</w:t>
      </w:r>
      <w:bookmarkEnd w:id="35"/>
      <w:bookmarkEnd w:id="36"/>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3D81BD1B" w14:textId="77777777" w:rsidR="009E678D" w:rsidRDefault="009E678D" w:rsidP="006772CA">
      <w:pPr>
        <w:pStyle w:val="BodyText"/>
      </w:pPr>
    </w:p>
    <w:p w14:paraId="510C8950" w14:textId="74BB67E6" w:rsidR="00490283" w:rsidRDefault="00490283" w:rsidP="00771AF8">
      <w:pPr>
        <w:pStyle w:val="Heading3"/>
      </w:pPr>
      <w:bookmarkStart w:id="37" w:name="_Toc63697380"/>
      <w:bookmarkStart w:id="38" w:name="_Toc133372408"/>
      <w:r>
        <w:t>SCREEN RESOLUTION</w:t>
      </w:r>
      <w:bookmarkEnd w:id="37"/>
      <w:bookmarkEnd w:id="38"/>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3DB3A191" w14:textId="4AB6C0E5" w:rsidR="00490283" w:rsidRDefault="00490283" w:rsidP="00771AF8">
      <w:pPr>
        <w:pStyle w:val="Heading3"/>
      </w:pPr>
      <w:bookmarkStart w:id="39" w:name="_Toc63697381"/>
      <w:bookmarkStart w:id="40" w:name="_Toc133372409"/>
      <w:r>
        <w:lastRenderedPageBreak/>
        <w:t>NAVIGATION TIPS</w:t>
      </w:r>
      <w:bookmarkEnd w:id="39"/>
      <w:bookmarkEnd w:id="40"/>
      <w:r>
        <w:t xml:space="preserve"> </w:t>
      </w:r>
    </w:p>
    <w:p w14:paraId="2F49FCC3" w14:textId="5C6AEBA7" w:rsidR="00490283" w:rsidRDefault="00490283" w:rsidP="006772CA">
      <w:pPr>
        <w:pStyle w:val="BodyText"/>
        <w:rPr>
          <w:ins w:id="41" w:author="Moses, Robinson" w:date="2023-04-13T03:53:00Z"/>
        </w:rPr>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23">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67F99E1A" w14:textId="77777777" w:rsidR="00515B4D" w:rsidRDefault="00515B4D" w:rsidP="006772CA">
      <w:pPr>
        <w:pStyle w:val="BodyText"/>
      </w:pPr>
    </w:p>
    <w:p w14:paraId="44728A73" w14:textId="798C3FD7" w:rsidR="00490283" w:rsidRDefault="00490283" w:rsidP="00771AF8">
      <w:pPr>
        <w:pStyle w:val="Heading3"/>
      </w:pPr>
      <w:bookmarkStart w:id="42" w:name="_Toc63697382"/>
      <w:bookmarkStart w:id="43" w:name="_Toc133372410"/>
      <w:r>
        <w:t>ACCESSING VAULT BALANCE</w:t>
      </w:r>
      <w:bookmarkEnd w:id="42"/>
      <w:bookmarkEnd w:id="43"/>
      <w:r>
        <w:t xml:space="preserve"> </w:t>
      </w:r>
    </w:p>
    <w:p w14:paraId="79362DCC" w14:textId="7F972BB8" w:rsidR="00490283" w:rsidRPr="00853805" w:rsidRDefault="007B4D2B" w:rsidP="00853805">
      <w:pPr>
        <w:pStyle w:val="BodyText"/>
      </w:pPr>
      <w:ins w:id="44" w:author="Moses, Robinson" w:date="2023-04-13T03:17:00Z">
        <w:r w:rsidRPr="00853805">
          <w:rPr>
            <w:rPrChange w:id="45" w:author="Moses, Robinson" w:date="2023-04-13T03:55:00Z">
              <w:rPr>
                <w:rFonts w:ascii="Segoe UI" w:hAnsi="Segoe UI" w:cs="Segoe UI"/>
                <w:color w:val="374151"/>
                <w:shd w:val="clear" w:color="auto" w:fill="F7F7F8"/>
              </w:rPr>
            </w:rPrChange>
          </w:rPr>
          <w:t>To start using the application, first type in the required EPSS ApplicationOptiVLM URL into your browser and then proceed to access Vault Balance</w:t>
        </w:r>
      </w:ins>
      <w:ins w:id="46" w:author="Kumar, Deepak" w:date="2023-04-26T06:06:00Z">
        <w:r w:rsidR="007E4614">
          <w:t xml:space="preserve"> with provided user ID and password</w:t>
        </w:r>
      </w:ins>
      <w:ins w:id="47" w:author="Moses, Robinson" w:date="2023-04-13T03:17:00Z">
        <w:r w:rsidRPr="00853805">
          <w:rPr>
            <w:rPrChange w:id="48" w:author="Moses, Robinson" w:date="2023-04-13T03:55:00Z">
              <w:rPr>
                <w:rFonts w:ascii="Segoe UI" w:hAnsi="Segoe UI" w:cs="Segoe UI"/>
                <w:color w:val="374151"/>
                <w:shd w:val="clear" w:color="auto" w:fill="F7F7F8"/>
              </w:rPr>
            </w:rPrChange>
          </w:rPr>
          <w:t>.</w:t>
        </w:r>
      </w:ins>
      <w:ins w:id="49" w:author="Kumar, Deepak" w:date="2023-04-26T06:06:00Z">
        <w:r w:rsidR="007E4614">
          <w:t xml:space="preserve"> Make sure to correctly enter the credentials as more than five(5) incorrect </w:t>
        </w:r>
      </w:ins>
      <w:r w:rsidR="009E678D">
        <w:t>attempts</w:t>
      </w:r>
      <w:ins w:id="50" w:author="Kumar, Deepak" w:date="2023-04-26T06:06:00Z">
        <w:r w:rsidR="007E4614">
          <w:t xml:space="preserve"> will block your account. If you don’t have user ID and password plea</w:t>
        </w:r>
      </w:ins>
      <w:ins w:id="51" w:author="Kumar, Deepak" w:date="2023-04-26T06:07:00Z">
        <w:r w:rsidR="007E4614">
          <w:t xml:space="preserve">se contact your administrator. </w:t>
        </w:r>
        <w:r w:rsidR="007E4614">
          <w:br/>
        </w:r>
        <w:r w:rsidR="007E4614">
          <w:br/>
          <w:t xml:space="preserve">Users can be added from Shared Services &gt; User Management </w:t>
        </w:r>
        <w:r w:rsidR="00865194">
          <w:t>by admin.</w:t>
        </w:r>
      </w:ins>
      <w:del w:id="52" w:author="Moses, Robinson" w:date="2023-04-13T03:17:00Z">
        <w:r w:rsidR="00490283" w:rsidRPr="00853805" w:rsidDel="007B4D2B">
          <w:delText xml:space="preserve">To begin using the application, enter the required </w:delText>
        </w:r>
      </w:del>
      <w:ins w:id="53" w:author="Pinnu, Sainath" w:date="2023-04-11T22:44:00Z">
        <w:del w:id="54" w:author="Moses, Robinson" w:date="2023-04-13T03:17:00Z">
          <w:r w:rsidR="00737877" w:rsidRPr="00853805" w:rsidDel="007B4D2B">
            <w:delText>EPSS Application</w:delText>
          </w:r>
        </w:del>
      </w:ins>
      <w:del w:id="55" w:author="Moses, Robinson" w:date="2023-04-13T03:17:00Z">
        <w:r w:rsidR="00490283" w:rsidRPr="00853805" w:rsidDel="007B4D2B">
          <w:delText>OptiVLM URL in the Browser</w:delText>
        </w:r>
      </w:del>
      <w:ins w:id="56" w:author="Pinnu, Sainath" w:date="2023-04-11T22:44:00Z">
        <w:del w:id="57" w:author="Moses, Robinson" w:date="2023-04-13T03:17:00Z">
          <w:r w:rsidR="00737877" w:rsidRPr="00853805" w:rsidDel="007B4D2B">
            <w:delText xml:space="preserve"> and then a</w:delText>
          </w:r>
        </w:del>
      </w:ins>
      <w:ins w:id="58" w:author="Pinnu, Sainath" w:date="2023-04-11T22:45:00Z">
        <w:del w:id="59" w:author="Moses, Robinson" w:date="2023-04-13T03:17:00Z">
          <w:r w:rsidR="00737877" w:rsidRPr="00853805" w:rsidDel="007B4D2B">
            <w:delText>ccess vault balance</w:delText>
          </w:r>
        </w:del>
      </w:ins>
      <w:del w:id="60" w:author="Moses, Robinson" w:date="2023-04-13T03:17:00Z">
        <w:r w:rsidR="00490283" w:rsidRPr="00853805" w:rsidDel="007B4D2B">
          <w:delText xml:space="preserve">.  </w:delText>
        </w:r>
      </w:del>
    </w:p>
    <w:tbl>
      <w:tblPr>
        <w:tblStyle w:val="TableGrid1"/>
        <w:tblW w:w="7830" w:type="dxa"/>
        <w:tblInd w:w="763" w:type="dxa"/>
        <w:tblCellMar>
          <w:left w:w="115" w:type="dxa"/>
          <w:right w:w="111" w:type="dxa"/>
        </w:tblCellMar>
        <w:tblLook w:val="04A0" w:firstRow="1" w:lastRow="0" w:firstColumn="1" w:lastColumn="0" w:noHBand="0" w:noVBand="1"/>
        <w:tblPrChange w:id="61" w:author="Moses, Robinson" w:date="2023-04-13T03:53:00Z">
          <w:tblPr>
            <w:tblStyle w:val="TableGrid1"/>
            <w:tblW w:w="7830" w:type="dxa"/>
            <w:tblInd w:w="355" w:type="dxa"/>
            <w:tblCellMar>
              <w:left w:w="115" w:type="dxa"/>
              <w:right w:w="111" w:type="dxa"/>
            </w:tblCellMar>
            <w:tblLook w:val="04A0" w:firstRow="1" w:lastRow="0" w:firstColumn="1" w:lastColumn="0" w:noHBand="0" w:noVBand="1"/>
          </w:tblPr>
        </w:tblPrChange>
      </w:tblPr>
      <w:tblGrid>
        <w:gridCol w:w="1080"/>
        <w:gridCol w:w="6750"/>
        <w:tblGridChange w:id="62">
          <w:tblGrid>
            <w:gridCol w:w="1080"/>
            <w:gridCol w:w="6750"/>
          </w:tblGrid>
        </w:tblGridChange>
      </w:tblGrid>
      <w:tr w:rsidR="00490283" w14:paraId="1EDF96FF" w14:textId="77777777" w:rsidTr="00515B4D">
        <w:trPr>
          <w:trHeight w:val="386"/>
          <w:trPrChange w:id="63" w:author="Moses, Robinson" w:date="2023-04-13T03:53:00Z">
            <w:trPr>
              <w:trHeight w:val="386"/>
            </w:trPr>
          </w:trPrChange>
        </w:trPr>
        <w:tc>
          <w:tcPr>
            <w:tcW w:w="1080" w:type="dxa"/>
            <w:tcBorders>
              <w:top w:val="single" w:sz="4" w:space="0" w:color="000000"/>
              <w:left w:val="single" w:sz="4" w:space="0" w:color="000000"/>
              <w:bottom w:val="single" w:sz="4" w:space="0" w:color="000000"/>
              <w:right w:val="single" w:sz="4" w:space="0" w:color="000000"/>
            </w:tcBorders>
            <w:vAlign w:val="bottom"/>
            <w:tcPrChange w:id="64" w:author="Moses, Robinson" w:date="2023-04-13T03:53:00Z">
              <w:tcPr>
                <w:tcW w:w="1080" w:type="dxa"/>
                <w:tcBorders>
                  <w:top w:val="single" w:sz="4" w:space="0" w:color="000000"/>
                  <w:left w:val="single" w:sz="4" w:space="0" w:color="000000"/>
                  <w:bottom w:val="single" w:sz="4" w:space="0" w:color="000000"/>
                  <w:right w:val="single" w:sz="4" w:space="0" w:color="000000"/>
                </w:tcBorders>
                <w:vAlign w:val="bottom"/>
              </w:tcPr>
            </w:tcPrChange>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43F2052">
                    <v:group id="Group 42498" style="width:15.45pt;height:19.45pt;mso-position-horizontal-relative:char;mso-position-vertical-relative:line" coordsize="496570,504190" o:spid="_x0000_s1026" w14:anchorId="0C4C7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style="position:absolute;width:454025;height:504190;visibility:visible;mso-wrap-style:square;v-text-anchor:top" coordsize="454025,504190" o:spid="_x0000_s1027" fillcolor="#5f497a" stroked="f" strokeweight="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v:stroke miterlimit="83231f" joinstyle="miter"/>
                        <v:path textboxrect="0,0,454025,504190" arrowok="t"/>
                      </v:shape>
                      <v:shape id="Shape 1086" style="position:absolute;left:205359;top:117120;width:137732;height:291222;visibility:visible;mso-wrap-style:square;v-text-anchor:top" coordsize="137732,291222" o:spid="_x0000_s1028" fillcolor="#ffc000" stroked="f" strokeweight="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v:stroke miterlimit="83231f" joinstyle="miter"/>
                        <v:path textboxrect="0,0,137732,291222" arrowok="t"/>
                      </v:shape>
                      <v:shape id="Shape 1087" style="position:absolute;left:343091;top:337562;width:36259;height:71251;visibility:visible;mso-wrap-style:square;v-text-anchor:top" coordsize="36259,71251" o:spid="_x0000_s1029" fillcolor="#ffc000" stroked="f" strokeweight="0" path="m36259,r,68199l22796,70362,7938,71251,,70781,,25950r2096,-927l8192,21594r5969,-3556l20002,13974,25337,9783,30543,5338,35243,1147,362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v:stroke miterlimit="83231f" joinstyle="miter"/>
                        <v:path textboxrect="0,0,36259,71251" arrowok="t"/>
                      </v:shape>
                      <v:shape id="Shape 1088" style="position:absolute;left:354076;top:256976;width:25273;height:76018;visibility:visible;mso-wrap-style:square;v-text-anchor:top" coordsize="25273,76018" o:spid="_x0000_s1030" fillcolor="#ffc000" stroked="f" strokeweight="0" path="m25273,r,62073l25019,62302r-3937,3556l16637,69541r-4699,3302l8001,75129r-4318,889l2032,75383,1016,74367,127,72843,,71192,635,66747,2032,61413,3683,56587,5588,52142,252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v:stroke miterlimit="83231f" joinstyle="miter"/>
                        <v:path textboxrect="0,0,25273,76018" arrowok="t"/>
                      </v:shape>
                      <v:shape id="Shape 1089" style="position:absolute;left:343091;top:116967;width:36259;height:99473;visibility:visible;mso-wrap-style:square;v-text-anchor:top" coordsize="36259,99473" o:spid="_x0000_s1031" fillcolor="#ffc000" stroked="f" strokeweight="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v:stroke miterlimit="83231f" joinstyle="miter"/>
                        <v:path textboxrect="0,0,36259,99473" arrowok="t"/>
                      </v:shape>
                      <v:shape id="Shape 1090" style="position:absolute;left:379349;top:119769;width:117221;height:285991;visibility:visible;mso-wrap-style:square;v-text-anchor:top" coordsize="117221,285991" o:spid="_x0000_s1032" fillcolor="#ffc000" stroked="f" strokeweight="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v:stroke miterlimit="83231f" joinstyle="miter"/>
                        <v:path textboxrect="0,0,117221,285991" arrowok="t"/>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Change w:id="65" w:author="Moses, Robinson" w:date="2023-04-13T03:53:00Z">
              <w:tcPr>
                <w:tcW w:w="6750" w:type="dxa"/>
                <w:tcBorders>
                  <w:top w:val="single" w:sz="4" w:space="0" w:color="000000"/>
                  <w:left w:val="single" w:sz="4" w:space="0" w:color="000000"/>
                  <w:bottom w:val="single" w:sz="4" w:space="0" w:color="000000"/>
                  <w:right w:val="single" w:sz="4" w:space="0" w:color="000000"/>
                </w:tcBorders>
                <w:vAlign w:val="center"/>
              </w:tcPr>
            </w:tcPrChange>
          </w:tcPr>
          <w:p w14:paraId="2F4FAE54" w14:textId="35DAABEC" w:rsidR="00490283" w:rsidRPr="005452DD" w:rsidRDefault="00490283" w:rsidP="005452DD">
            <w:pPr>
              <w:pStyle w:val="TableNote"/>
            </w:pPr>
            <w:r w:rsidRPr="005452DD">
              <w:rPr>
                <w:b/>
                <w:bCs/>
              </w:rPr>
              <w:t>Suggestion</w:t>
            </w:r>
            <w:r w:rsidRPr="005452DD">
              <w:t xml:space="preserve">: </w:t>
            </w:r>
            <w:r w:rsidR="005452DD" w:rsidRPr="005452DD">
              <w:t>S</w:t>
            </w:r>
            <w:r w:rsidRPr="005452DD">
              <w:t xml:space="preserve">ave the </w:t>
            </w:r>
            <w:ins w:id="66" w:author="Pinnu, Sainath" w:date="2023-04-11T22:55:00Z">
              <w:r w:rsidR="000B2FF7">
                <w:t>EPSS Application</w:t>
              </w:r>
            </w:ins>
            <w:del w:id="67" w:author="Pinnu, Sainath" w:date="2023-04-11T22:55:00Z">
              <w:r w:rsidRPr="005452DD" w:rsidDel="000B2FF7">
                <w:delText xml:space="preserve">OptiVLM </w:delText>
              </w:r>
            </w:del>
            <w:r w:rsidRPr="005452DD">
              <w:t xml:space="preserve">URL in the Favorites folder for easier future access. </w:t>
            </w:r>
          </w:p>
        </w:tc>
      </w:tr>
    </w:tbl>
    <w:p w14:paraId="20DC6CB4" w14:textId="77777777" w:rsidR="00515B4D" w:rsidRDefault="00490283">
      <w:pPr>
        <w:pStyle w:val="BodyText"/>
        <w:rPr>
          <w:ins w:id="68" w:author="Moses, Robinson" w:date="2023-04-13T03:53:00Z"/>
        </w:rPr>
        <w:pPrChange w:id="69" w:author="Moses, Robinson" w:date="2023-04-13T03:53:00Z">
          <w:pPr>
            <w:pStyle w:val="Heading3"/>
            <w:ind w:right="260"/>
          </w:pPr>
        </w:pPrChange>
      </w:pPr>
      <w:bookmarkStart w:id="70" w:name="_Toc63697383"/>
      <w:del w:id="71" w:author="Pinnu, Sainath" w:date="2023-04-11T22:46:00Z">
        <w:r w:rsidDel="00737877">
          <w:delText>LOGGING IN</w:delText>
        </w:r>
      </w:del>
      <w:bookmarkEnd w:id="70"/>
      <w:r>
        <w:t xml:space="preserve"> </w:t>
      </w:r>
    </w:p>
    <w:p w14:paraId="676759D0" w14:textId="59B21BAC" w:rsidR="00490283" w:rsidRDefault="00737877" w:rsidP="00490283">
      <w:pPr>
        <w:pStyle w:val="Heading3"/>
        <w:ind w:right="260"/>
      </w:pPr>
      <w:bookmarkStart w:id="72" w:name="_Toc133372411"/>
      <w:ins w:id="73" w:author="Pinnu, Sainath" w:date="2023-04-11T22:46:00Z">
        <w:r>
          <w:t>OPENING VAULT BALANCE</w:t>
        </w:r>
        <w:bookmarkEnd w:id="72"/>
        <w:r>
          <w:t xml:space="preserve"> </w:t>
        </w:r>
      </w:ins>
    </w:p>
    <w:p w14:paraId="02ED5C5B" w14:textId="6EE1B5FE" w:rsidR="00490283" w:rsidRDefault="00737877" w:rsidP="005452DD">
      <w:pPr>
        <w:pStyle w:val="BodyText"/>
        <w:rPr>
          <w:ins w:id="74" w:author="Pinnu, Sainath" w:date="2023-04-11T22:59:00Z"/>
        </w:rPr>
      </w:pPr>
      <w:ins w:id="75" w:author="Pinnu, Sainath" w:date="2023-04-11T22:46:00Z">
        <w:r>
          <w:t>EPSS Application</w:t>
        </w:r>
      </w:ins>
      <w:del w:id="76" w:author="Pinnu, Sainath" w:date="2023-04-11T22:46:00Z">
        <w:r w:rsidR="00490283" w:rsidDel="00737877">
          <w:delText>Vault Balance</w:delText>
        </w:r>
      </w:del>
      <w:r w:rsidR="00490283">
        <w:t xml:space="preserve"> will launch within the browser. Security is supplied </w:t>
      </w:r>
      <w:r w:rsidR="004C7A54">
        <w:t>through</w:t>
      </w:r>
      <w:r w:rsidR="00490283">
        <w:t xml:space="preserve"> external authentication via your systems network logon. If you are not already logged in via network authentication you will be prompted for a username and password.  To log</w:t>
      </w:r>
      <w:r w:rsidR="00443857">
        <w:t xml:space="preserve"> </w:t>
      </w:r>
      <w:r w:rsidR="00490283">
        <w:t xml:space="preserve">in, enter your Username and Password and click Login. </w:t>
      </w:r>
    </w:p>
    <w:p w14:paraId="370A4E07" w14:textId="77777777" w:rsidR="000B2FF7" w:rsidRDefault="000B2FF7" w:rsidP="000B2FF7">
      <w:pPr>
        <w:pStyle w:val="BodyText"/>
        <w:rPr>
          <w:ins w:id="77" w:author="Pinnu, Sainath" w:date="2023-04-11T23:00:00Z"/>
          <w:rFonts w:cs="Open Sans"/>
          <w:color w:val="0078D4"/>
          <w:u w:val="single"/>
          <w:shd w:val="clear" w:color="auto" w:fill="FFFFFF"/>
        </w:rPr>
      </w:pPr>
      <w:ins w:id="78" w:author="Pinnu, Sainath" w:date="2023-04-11T22:59:00Z">
        <w:r>
          <w:rPr>
            <w:noProof/>
          </w:rPr>
          <w:lastRenderedPageBreak/>
          <w:drawing>
            <wp:inline distT="0" distB="0" distL="0" distR="0" wp14:anchorId="7B408285" wp14:editId="74DC1050">
              <wp:extent cx="2684780" cy="3599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4780" cy="3599180"/>
                      </a:xfrm>
                      <a:prstGeom prst="rect">
                        <a:avLst/>
                      </a:prstGeom>
                      <a:noFill/>
                      <a:ln>
                        <a:noFill/>
                      </a:ln>
                    </pic:spPr>
                  </pic:pic>
                </a:graphicData>
              </a:graphic>
            </wp:inline>
          </w:drawing>
        </w:r>
      </w:ins>
      <w:ins w:id="79" w:author="Pinnu, Sainath" w:date="2023-04-11T23:00:00Z">
        <w:r w:rsidRPr="000B2FF7">
          <w:rPr>
            <w:rFonts w:cs="Open Sans"/>
            <w:color w:val="0078D4"/>
            <w:u w:val="single"/>
            <w:shd w:val="clear" w:color="auto" w:fill="FFFFFF"/>
          </w:rPr>
          <w:t xml:space="preserve"> </w:t>
        </w:r>
      </w:ins>
    </w:p>
    <w:p w14:paraId="58B00E9E" w14:textId="4920F770" w:rsidR="007B4D2B" w:rsidRPr="00853805" w:rsidRDefault="007B4D2B" w:rsidP="00853805">
      <w:pPr>
        <w:pStyle w:val="BodyText"/>
        <w:rPr>
          <w:ins w:id="80" w:author="Moses, Robinson" w:date="2023-04-13T03:18:00Z"/>
          <w:rStyle w:val="normaltextrun"/>
          <w:rPrChange w:id="81" w:author="Moses, Robinson" w:date="2023-04-13T03:55:00Z">
            <w:rPr>
              <w:ins w:id="82" w:author="Moses, Robinson" w:date="2023-04-13T03:18:00Z"/>
              <w:rStyle w:val="normaltextrun"/>
              <w:rFonts w:cs="Open Sans"/>
              <w:color w:val="0078D4"/>
              <w:szCs w:val="22"/>
              <w:u w:val="single"/>
              <w:shd w:val="clear" w:color="auto" w:fill="FFFFFF"/>
            </w:rPr>
          </w:rPrChange>
        </w:rPr>
      </w:pPr>
      <w:ins w:id="83" w:author="Moses, Robinson" w:date="2023-04-13T03:18:00Z">
        <w:r w:rsidRPr="00853805">
          <w:rPr>
            <w:rPrChange w:id="84" w:author="Moses, Robinson" w:date="2023-04-13T03:55:00Z">
              <w:rPr>
                <w:rFonts w:ascii="Segoe UI" w:hAnsi="Segoe UI" w:cs="Segoe UI"/>
                <w:color w:val="374151"/>
                <w:shd w:val="clear" w:color="auto" w:fill="F7F7F8"/>
              </w:rPr>
            </w:rPrChange>
          </w:rPr>
          <w:t>After a successful login, you will be directed to the Cash Management Dashboard screen, as depicted below. To enter VaultBalance, click on the 'VB' button located in the App Launcher.</w:t>
        </w:r>
      </w:ins>
      <w:ins w:id="85" w:author="Kumar, Deepak" w:date="2023-04-26T06:08:00Z">
        <w:r w:rsidR="00865194">
          <w:t xml:space="preserve"> App launcher is </w:t>
        </w:r>
        <w:r w:rsidR="00202B58">
          <w:t xml:space="preserve">the icon at top left of the screen </w:t>
        </w:r>
      </w:ins>
      <w:ins w:id="86" w:author="Kumar, Deepak" w:date="2023-04-26T06:09:00Z">
        <w:r w:rsidR="00881485">
          <w:t xml:space="preserve">which allows users to switch between the application to which user has access to. </w:t>
        </w:r>
        <w:r w:rsidR="003A23E7">
          <w:br/>
        </w:r>
      </w:ins>
      <w:ins w:id="87" w:author="Kumar, Deepak" w:date="2023-04-26T06:10:00Z">
        <w:r w:rsidR="003A23E7">
          <w:br/>
          <w:t xml:space="preserve">Note: If you don’t see the desired application which you are trying to access rech out to your administrator so the access can be provisioned. </w:t>
        </w:r>
      </w:ins>
    </w:p>
    <w:p w14:paraId="7BCE6C4A" w14:textId="7FCCCC07" w:rsidR="000B2FF7" w:rsidDel="007B4D2B" w:rsidRDefault="000B2FF7" w:rsidP="000B2FF7">
      <w:pPr>
        <w:pStyle w:val="BodyText"/>
        <w:rPr>
          <w:ins w:id="88" w:author="Pinnu, Sainath" w:date="2023-04-11T23:00:00Z"/>
          <w:del w:id="89" w:author="Moses, Robinson" w:date="2023-04-13T03:18:00Z"/>
          <w:rStyle w:val="eop"/>
          <w:rFonts w:cs="Open Sans"/>
          <w:color w:val="000000"/>
          <w:szCs w:val="22"/>
          <w:shd w:val="clear" w:color="auto" w:fill="FFFFFF"/>
        </w:rPr>
      </w:pPr>
      <w:ins w:id="90" w:author="Pinnu, Sainath" w:date="2023-04-11T23:00:00Z">
        <w:del w:id="91" w:author="Moses, Robinson" w:date="2023-04-13T03:18:00Z">
          <w:r w:rsidDel="007B4D2B">
            <w:rPr>
              <w:rStyle w:val="normaltextrun"/>
              <w:rFonts w:cs="Open Sans"/>
              <w:color w:val="0078D4"/>
              <w:szCs w:val="22"/>
              <w:u w:val="single"/>
              <w:shd w:val="clear" w:color="auto" w:fill="FFFFFF"/>
            </w:rPr>
            <w:delText>Once Login is Successful Cash Management Dashboard Screen will appear as shown below. To access VaultBalance Open App Launcher, and click on ‘VB button  </w:delText>
          </w:r>
          <w:r w:rsidDel="007B4D2B">
            <w:rPr>
              <w:rStyle w:val="eop"/>
              <w:rFonts w:cs="Open Sans"/>
              <w:color w:val="000000"/>
              <w:szCs w:val="22"/>
              <w:shd w:val="clear" w:color="auto" w:fill="FFFFFF"/>
            </w:rPr>
            <w:delText> </w:delText>
          </w:r>
        </w:del>
      </w:ins>
    </w:p>
    <w:p w14:paraId="3C3B58F9" w14:textId="63648A62" w:rsidR="000B2FF7" w:rsidRDefault="000B2FF7" w:rsidP="000B2FF7">
      <w:pPr>
        <w:pStyle w:val="BodyText"/>
        <w:rPr>
          <w:ins w:id="92" w:author="Pinnu, Sainath" w:date="2023-04-11T23:00:00Z"/>
          <w:rStyle w:val="eop"/>
          <w:rFonts w:eastAsia="MS Mincho" w:cs="Open Sans"/>
          <w:color w:val="000000"/>
          <w:szCs w:val="22"/>
          <w:shd w:val="clear" w:color="auto" w:fill="FFFFFF"/>
        </w:rPr>
      </w:pPr>
      <w:ins w:id="93" w:author="Pinnu, Sainath" w:date="2023-04-11T23:00:00Z">
        <w:r>
          <w:rPr>
            <w:rFonts w:cs="Open Sans"/>
            <w:noProof/>
            <w:color w:val="0078D4"/>
            <w:szCs w:val="22"/>
            <w:u w:val="single"/>
            <w:shd w:val="clear" w:color="auto" w:fill="FFFFFF"/>
          </w:rPr>
          <w:lastRenderedPageBreak/>
          <w:drawing>
            <wp:inline distT="0" distB="0" distL="0" distR="0" wp14:anchorId="231DC990" wp14:editId="58CD112C">
              <wp:extent cx="4852086" cy="3114977"/>
              <wp:effectExtent l="76200" t="76200" r="13906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5272" cy="3117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640FBFA4" w14:textId="7F882150" w:rsidR="000B2FF7" w:rsidDel="00515B4D" w:rsidRDefault="000B2FF7" w:rsidP="005452DD">
      <w:pPr>
        <w:pStyle w:val="BodyText"/>
        <w:rPr>
          <w:del w:id="94" w:author="Moses, Robinson" w:date="2023-04-13T03:54:00Z"/>
        </w:rPr>
      </w:pPr>
    </w:p>
    <w:tbl>
      <w:tblPr>
        <w:tblStyle w:val="TableGrid1"/>
        <w:tblW w:w="8061" w:type="dxa"/>
        <w:tblInd w:w="389" w:type="dxa"/>
        <w:tblCellMar>
          <w:left w:w="192" w:type="dxa"/>
          <w:right w:w="154" w:type="dxa"/>
        </w:tblCellMar>
        <w:tblLook w:val="04A0" w:firstRow="1" w:lastRow="0" w:firstColumn="1" w:lastColumn="0" w:noHBand="0" w:noVBand="1"/>
      </w:tblPr>
      <w:tblGrid>
        <w:gridCol w:w="1224"/>
        <w:gridCol w:w="6837"/>
      </w:tblGrid>
      <w:tr w:rsidR="00490283" w:rsidDel="00515B4D" w14:paraId="0015B3E4" w14:textId="1E483FB9">
        <w:trPr>
          <w:trHeight w:val="850"/>
          <w:del w:id="95" w:author="Moses, Robinson" w:date="2023-04-13T03:54:00Z"/>
        </w:trPr>
        <w:tc>
          <w:tcPr>
            <w:tcW w:w="1224" w:type="dxa"/>
            <w:tcBorders>
              <w:top w:val="single" w:sz="4" w:space="0" w:color="000000"/>
              <w:left w:val="single" w:sz="4" w:space="0" w:color="000000"/>
              <w:bottom w:val="single" w:sz="4" w:space="0" w:color="000000"/>
              <w:right w:val="single" w:sz="4" w:space="0" w:color="000000"/>
            </w:tcBorders>
            <w:vAlign w:val="bottom"/>
          </w:tcPr>
          <w:p w14:paraId="66FCAFBA" w14:textId="0975BDFE" w:rsidR="00490283" w:rsidDel="00515B4D" w:rsidRDefault="00490283">
            <w:pPr>
              <w:ind w:right="28"/>
              <w:jc w:val="right"/>
              <w:rPr>
                <w:del w:id="96" w:author="Moses, Robinson" w:date="2023-04-13T03:54:00Z"/>
              </w:rPr>
            </w:pPr>
            <w:del w:id="97" w:author="Moses, Robinson" w:date="2023-04-13T03:54:00Z">
              <w:r w:rsidDel="00515B4D">
                <w:rPr>
                  <w:noProof/>
                </w:rPr>
                <mc:AlternateContent>
                  <mc:Choice Requires="wpg">
                    <w:drawing>
                      <wp:inline distT="0" distB="0" distL="0" distR="0" wp14:anchorId="0A395861" wp14:editId="550025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FDC671E">
                      <v:group id="Group 42966" style="width:39.1pt;height:39.7pt;mso-position-horizontal-relative:char;mso-position-vertical-relative:line" coordsize="496570,504189" o:spid="_x0000_s1026" w14:anchorId="01AA85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style="position:absolute;width:454025;height:504189;visibility:visible;mso-wrap-style:square;v-text-anchor:top" coordsize="454025,504189" o:spid="_x0000_s1027" fillcolor="#5f497a" stroked="f" strokeweight="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v:stroke miterlimit="83231f" joinstyle="miter"/>
                          <v:path textboxrect="0,0,454025,504189" arrowok="t"/>
                        </v:shape>
                        <v:shape id="Shape 1149" style="position:absolute;left:205359;top:117120;width:137732;height:291222;visibility:visible;mso-wrap-style:square;v-text-anchor:top" coordsize="137732,291222" o:spid="_x0000_s1028" fillcolor="#ffc000" stroked="f" strokeweight="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v:stroke miterlimit="83231f" joinstyle="miter"/>
                          <v:path textboxrect="0,0,137732,291222" arrowok="t"/>
                        </v:shape>
                        <v:shape id="Shape 1150" style="position:absolute;left:343091;top:337562;width:36259;height:71251;visibility:visible;mso-wrap-style:square;v-text-anchor:top" coordsize="36259,71251" o:spid="_x0000_s1029" fillcolor="#ffc000" stroked="f" strokeweight="0" path="m36259,r,68199l22796,70362,7938,71251,,70780,,25950r2096,-927l8192,21594r5969,-3556l20002,13974,25337,9783,30543,5338,35243,1147,362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v:stroke miterlimit="83231f" joinstyle="miter"/>
                          <v:path textboxrect="0,0,36259,71251" arrowok="t"/>
                        </v:shape>
                        <v:shape id="Shape 1151" style="position:absolute;left:354076;top:256859;width:25273;height:76135;visibility:visible;mso-wrap-style:square;v-text-anchor:top" coordsize="25273,76135" o:spid="_x0000_s1030" fillcolor="#ffc000" stroked="f" strokeweight="0" path="m25273,r,62190l25019,62419r-3937,3556l16637,69531r-4699,3429l8001,75246r-4318,889l2032,75500,1016,74484,127,72960,,71309,635,66864,2032,61530,3683,56704,5588,52259,252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v:stroke miterlimit="83231f" joinstyle="miter"/>
                          <v:path textboxrect="0,0,25273,76135" arrowok="t"/>
                        </v:shape>
                        <v:shape id="Shape 1152" style="position:absolute;left:343091;top:116967;width:36259;height:99473;visibility:visible;mso-wrap-style:square;v-text-anchor:top" coordsize="36259,99473" o:spid="_x0000_s1031" fillcolor="#ffc000" stroked="f" strokeweight="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v:stroke miterlimit="83231f" joinstyle="miter"/>
                          <v:path textboxrect="0,0,36259,99473" arrowok="t"/>
                        </v:shape>
                        <v:shape id="Shape 1153" style="position:absolute;left:379349;top:119769;width:117221;height:285992;visibility:visible;mso-wrap-style:square;v-text-anchor:top" coordsize="117221,285992" o:spid="_x0000_s1032" fillcolor="#ffc000" stroked="f" strokeweight="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v:stroke miterlimit="83231f" joinstyle="miter"/>
                          <v:path textboxrect="0,0,117221,285992" arrowok="t"/>
                        </v:shape>
                        <w10:anchorlock/>
                      </v:group>
                    </w:pict>
                  </mc:Fallback>
                </mc:AlternateContent>
              </w:r>
              <w:r w:rsidDel="00515B4D">
                <w:rPr>
                  <w:b/>
                  <w:sz w:val="18"/>
                </w:rPr>
                <w:delText xml:space="preserve"> </w:delText>
              </w:r>
            </w:del>
          </w:p>
        </w:tc>
        <w:tc>
          <w:tcPr>
            <w:tcW w:w="6837" w:type="dxa"/>
            <w:tcBorders>
              <w:top w:val="single" w:sz="4" w:space="0" w:color="000000"/>
              <w:left w:val="single" w:sz="4" w:space="0" w:color="000000"/>
              <w:bottom w:val="single" w:sz="4" w:space="0" w:color="000000"/>
              <w:right w:val="single" w:sz="4" w:space="0" w:color="000000"/>
            </w:tcBorders>
            <w:vAlign w:val="center"/>
          </w:tcPr>
          <w:p w14:paraId="06EE53E9" w14:textId="41B38027" w:rsidR="00490283" w:rsidDel="00515B4D" w:rsidRDefault="00490283" w:rsidP="005452DD">
            <w:pPr>
              <w:pStyle w:val="TableNote"/>
              <w:rPr>
                <w:del w:id="98" w:author="Moses, Robinson" w:date="2023-04-13T03:54:00Z"/>
              </w:rPr>
            </w:pPr>
            <w:del w:id="99" w:author="Moses, Robinson" w:date="2023-04-13T03:54:00Z">
              <w:r w:rsidDel="00515B4D">
                <w:rPr>
                  <w:b/>
                </w:rPr>
                <w:delText xml:space="preserve">Note: </w:delText>
              </w:r>
              <w:r w:rsidDel="00515B4D">
                <w:delText xml:space="preserve"> For </w:delText>
              </w:r>
              <w:r w:rsidDel="00515B4D">
                <w:rPr>
                  <w:b/>
                </w:rPr>
                <w:delText>External Authentication</w:delText>
              </w:r>
              <w:r w:rsidDel="00515B4D">
                <w:delText xml:space="preserve">, the Login prompt will not be displayed. Login will be automatic based on network authentication.   </w:delText>
              </w:r>
            </w:del>
          </w:p>
        </w:tc>
      </w:tr>
    </w:tbl>
    <w:p w14:paraId="63204172" w14:textId="77777777" w:rsidR="00515B4D" w:rsidRDefault="00515B4D">
      <w:pPr>
        <w:pStyle w:val="BodyText"/>
        <w:rPr>
          <w:ins w:id="100" w:author="Moses, Robinson" w:date="2023-04-13T03:54:00Z"/>
        </w:rPr>
        <w:pPrChange w:id="101" w:author="Moses, Robinson" w:date="2023-04-13T03:54:00Z">
          <w:pPr>
            <w:pStyle w:val="Heading3"/>
          </w:pPr>
        </w:pPrChange>
      </w:pPr>
      <w:bookmarkStart w:id="102" w:name="_Toc63697384"/>
    </w:p>
    <w:p w14:paraId="5BA2E5AD" w14:textId="06721F1D" w:rsidR="00490283" w:rsidRDefault="00490283" w:rsidP="00490283">
      <w:pPr>
        <w:pStyle w:val="Heading3"/>
      </w:pPr>
      <w:bookmarkStart w:id="103" w:name="_Toc133372412"/>
      <w:r>
        <w:t>LOGGING OUT</w:t>
      </w:r>
      <w:bookmarkEnd w:id="102"/>
      <w:r>
        <w:t xml:space="preserve"> </w:t>
      </w:r>
      <w:ins w:id="104" w:author="Pinnu, Sainath" w:date="2023-04-11T23:01:00Z">
        <w:r w:rsidR="000B2FF7">
          <w:t>OF EPSS</w:t>
        </w:r>
      </w:ins>
      <w:bookmarkEnd w:id="103"/>
    </w:p>
    <w:p w14:paraId="126E716E" w14:textId="33831935" w:rsidR="007B4D2B" w:rsidRPr="00853805" w:rsidRDefault="007B4D2B" w:rsidP="00853805">
      <w:pPr>
        <w:pStyle w:val="BodyText"/>
        <w:rPr>
          <w:ins w:id="105" w:author="Moses, Robinson" w:date="2023-04-13T03:19:00Z"/>
        </w:rPr>
      </w:pPr>
      <w:ins w:id="106" w:author="Moses, Robinson" w:date="2023-04-13T03:19:00Z">
        <w:r w:rsidRPr="00853805">
          <w:rPr>
            <w:rPrChange w:id="107" w:author="Moses, Robinson" w:date="2023-04-13T03:55:00Z">
              <w:rPr>
                <w:rFonts w:ascii="Segoe UI" w:hAnsi="Segoe UI" w:cs="Segoe UI"/>
                <w:color w:val="374151"/>
                <w:shd w:val="clear" w:color="auto" w:fill="F7F7F8"/>
              </w:rPr>
            </w:rPrChange>
          </w:rPr>
          <w:t>Users can log out by either closing the browser or using an external authentication method. Alternatively, users can click on the Logout button found in the User Menu Item Icon situated among the menu options on the lower left-hand side of the screen.</w:t>
        </w:r>
      </w:ins>
    </w:p>
    <w:p w14:paraId="1352125E" w14:textId="2A5AB5F8" w:rsidR="00A46034" w:rsidRDefault="00490283">
      <w:pPr>
        <w:rPr>
          <w:ins w:id="108" w:author="Moses, Robinson" w:date="2023-04-13T07:28:00Z"/>
          <w:rFonts w:ascii="Open Sans" w:eastAsia="Times New Roman" w:hAnsi="Open Sans" w:cs="Times New Roman"/>
          <w:color w:val="auto"/>
          <w:szCs w:val="20"/>
          <w:lang w:val="en-GB"/>
        </w:rPr>
      </w:pPr>
      <w:del w:id="109" w:author="Moses, Robinson" w:date="2023-04-13T03:54:00Z">
        <w:r w:rsidDel="00853805">
          <w:delText xml:space="preserve">To logout, simply close the browser or log out via </w:delText>
        </w:r>
        <w:r w:rsidR="00443857" w:rsidDel="00853805">
          <w:delText xml:space="preserve">an </w:delText>
        </w:r>
        <w:r w:rsidDel="00853805">
          <w:delText xml:space="preserve">external authentication method  </w:delText>
        </w:r>
      </w:del>
      <w:ins w:id="110" w:author="Pinnu, Sainath" w:date="2023-04-11T23:01:00Z">
        <w:del w:id="111" w:author="Moses, Robinson" w:date="2023-04-13T03:54:00Z">
          <w:r w:rsidR="000B2FF7" w:rsidDel="00853805">
            <w:rPr>
              <w:rStyle w:val="normaltextrun"/>
              <w:rFonts w:cs="Open Sans"/>
              <w:bdr w:val="none" w:sz="0" w:space="0" w:color="auto" w:frame="1"/>
            </w:rPr>
            <w:delText xml:space="preserve">click the Logout button </w:delText>
          </w:r>
          <w:r w:rsidR="000B2FF7" w:rsidDel="00853805">
            <w:rPr>
              <w:rStyle w:val="normaltextrun"/>
              <w:rFonts w:cs="Open Sans"/>
              <w:color w:val="0078D4"/>
              <w:u w:val="single"/>
              <w:shd w:val="clear" w:color="auto" w:fill="FFFFFF"/>
            </w:rPr>
            <w:delText xml:space="preserve">from User Menu Item Icon which is </w:delText>
          </w:r>
          <w:r w:rsidR="000B2FF7" w:rsidDel="00853805">
            <w:rPr>
              <w:rStyle w:val="normaltextrun"/>
              <w:rFonts w:cs="Open Sans"/>
              <w:shd w:val="clear" w:color="auto" w:fill="FFFFFF"/>
            </w:rPr>
            <w:delText>located in the</w:delText>
          </w:r>
          <w:r w:rsidR="000B2FF7" w:rsidDel="00853805">
            <w:rPr>
              <w:rStyle w:val="normaltextrun"/>
              <w:rFonts w:cs="Open Sans"/>
              <w:color w:val="0078D4"/>
              <w:u w:val="single"/>
              <w:shd w:val="clear" w:color="auto" w:fill="FFFFFF"/>
            </w:rPr>
            <w:delText xml:space="preserve"> bottom left-side menu options </w:delText>
          </w:r>
          <w:r w:rsidR="000B2FF7" w:rsidDel="00853805">
            <w:rPr>
              <w:rStyle w:val="normaltextrun"/>
              <w:rFonts w:cs="Open Sans"/>
              <w:bdr w:val="none" w:sz="0" w:space="0" w:color="auto" w:frame="1"/>
            </w:rPr>
            <w:delText>of the screen. </w:delText>
          </w:r>
        </w:del>
      </w:ins>
      <w:del w:id="112" w:author="Moses, Robinson" w:date="2023-04-13T03:54:00Z">
        <w:r w:rsidDel="00853805">
          <w:delText xml:space="preserve"> </w:delText>
        </w:r>
      </w:del>
      <w:del w:id="113" w:author="Moses, Robinson" w:date="2023-04-13T07:28:00Z">
        <w:r w:rsidDel="00A46034">
          <w:br w:type="page"/>
        </w:r>
      </w:del>
      <w:ins w:id="114" w:author="Moses, Robinson" w:date="2023-04-13T07:28:00Z">
        <w:r w:rsidR="00A46034">
          <w:lastRenderedPageBreak/>
          <w:br w:type="page"/>
        </w:r>
      </w:ins>
    </w:p>
    <w:p w14:paraId="7503A71C" w14:textId="3DF1B630" w:rsidR="00490283" w:rsidDel="00A46034" w:rsidRDefault="00490283" w:rsidP="000B543F">
      <w:pPr>
        <w:pStyle w:val="BodyText"/>
        <w:rPr>
          <w:del w:id="115" w:author="Moses, Robinson" w:date="2023-04-13T07:28:00Z"/>
        </w:rPr>
      </w:pPr>
      <w:bookmarkStart w:id="116" w:name="_Toc132264543"/>
      <w:bookmarkEnd w:id="116"/>
    </w:p>
    <w:p w14:paraId="4E974C35" w14:textId="3AEF92E0" w:rsidR="00490283" w:rsidRPr="00BA4873" w:rsidRDefault="00490283" w:rsidP="00BA4873">
      <w:pPr>
        <w:pStyle w:val="Heading2"/>
      </w:pPr>
      <w:bookmarkStart w:id="117" w:name="_INTERFACE_OVERVIEW"/>
      <w:bookmarkStart w:id="118" w:name="_Toc63697385"/>
      <w:bookmarkStart w:id="119" w:name="_Toc133372413"/>
      <w:bookmarkEnd w:id="117"/>
      <w:r w:rsidRPr="00BA4873">
        <w:t>INTERFACE OVERVIEW</w:t>
      </w:r>
      <w:bookmarkEnd w:id="118"/>
      <w:bookmarkEnd w:id="119"/>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BA4873" w:rsidRDefault="00000000" w:rsidP="00BA4873">
      <w:pPr>
        <w:pStyle w:val="ListBullet"/>
        <w:rPr>
          <w:color w:val="4472C4" w:themeColor="accent1"/>
        </w:rPr>
      </w:pPr>
      <w:hyperlink w:anchor="_MAIN_MENU_TABS" w:history="1">
        <w:r w:rsidR="00490283" w:rsidRPr="00BA4873">
          <w:rPr>
            <w:rStyle w:val="Hyperlink"/>
            <w:color w:val="4472C4" w:themeColor="accent1"/>
          </w:rPr>
          <w:t>Main Menu Tabs</w:t>
        </w:r>
      </w:hyperlink>
      <w:r w:rsidR="00490283" w:rsidRPr="00BA4873">
        <w:rPr>
          <w:color w:val="4472C4" w:themeColor="accent1"/>
        </w:rPr>
        <w:t xml:space="preserve"> </w:t>
      </w:r>
    </w:p>
    <w:p w14:paraId="38120065" w14:textId="77777777" w:rsidR="00490283" w:rsidRPr="00BA4873" w:rsidRDefault="00000000" w:rsidP="00BA4873">
      <w:pPr>
        <w:pStyle w:val="ListBullet"/>
        <w:rPr>
          <w:color w:val="4472C4" w:themeColor="accent1"/>
        </w:rPr>
      </w:pPr>
      <w:hyperlink w:anchor="_TABLE_4:_OPTIVLM-VAULT" w:history="1">
        <w:r w:rsidR="00490283" w:rsidRPr="00BA4873">
          <w:rPr>
            <w:rStyle w:val="Hyperlink"/>
            <w:color w:val="4472C4" w:themeColor="accent1"/>
          </w:rPr>
          <w:t>Common Vault Balance Icons and Buttons</w:t>
        </w:r>
      </w:hyperlink>
      <w:r w:rsidR="00490283" w:rsidRPr="00BA4873">
        <w:rPr>
          <w:color w:val="4472C4" w:themeColor="accent1"/>
        </w:rPr>
        <w:t xml:space="preserve"> </w:t>
      </w:r>
    </w:p>
    <w:p w14:paraId="25A5E395" w14:textId="77777777" w:rsidR="00490283" w:rsidRPr="00BA4873" w:rsidRDefault="00000000" w:rsidP="00BA4873">
      <w:pPr>
        <w:pStyle w:val="ListBullet"/>
        <w:rPr>
          <w:color w:val="4472C4" w:themeColor="accent1"/>
        </w:rPr>
      </w:pPr>
      <w:hyperlink w:anchor="_DATE_SELECTOR" w:history="1">
        <w:r w:rsidR="00490283" w:rsidRPr="00BA4873">
          <w:rPr>
            <w:rStyle w:val="Hyperlink"/>
            <w:color w:val="4472C4" w:themeColor="accent1"/>
          </w:rPr>
          <w:t xml:space="preserve">Date Selector </w:t>
        </w:r>
      </w:hyperlink>
      <w:r w:rsidR="00490283" w:rsidRPr="00BA4873">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120" w:name="_MAIN_MENU_TABS"/>
      <w:bookmarkStart w:id="121" w:name="_Toc63697386"/>
      <w:bookmarkStart w:id="122" w:name="_Toc133372414"/>
      <w:bookmarkEnd w:id="120"/>
      <w:r>
        <w:t>MAIN MENU TABS</w:t>
      </w:r>
      <w:bookmarkEnd w:id="121"/>
      <w:bookmarkEnd w:id="122"/>
      <w:r>
        <w:t xml:space="preserve"> </w:t>
      </w:r>
    </w:p>
    <w:p w14:paraId="1B3A0BDB" w14:textId="742F9712" w:rsidR="00490283" w:rsidRDefault="00490283" w:rsidP="00BA4873">
      <w:pPr>
        <w:pStyle w:val="BodyText"/>
      </w:pPr>
      <w:r>
        <w:t xml:space="preserve">The user </w:t>
      </w:r>
      <w:r w:rsidR="003B0A08">
        <w:t>can</w:t>
      </w:r>
      <w:r>
        <w:t xml:space="preserve"> control Vault Balance operations through the main menu tabs </w:t>
      </w:r>
      <w:r w:rsidR="00D75829">
        <w:t xml:space="preserve">as shown in </w:t>
      </w:r>
      <w:r w:rsidR="00815420" w:rsidRPr="0060488A">
        <w:rPr>
          <w:color w:val="4472C4" w:themeColor="accent1"/>
        </w:rPr>
        <w:fldChar w:fldCharType="begin"/>
      </w:r>
      <w:r w:rsidR="00815420" w:rsidRPr="0060488A">
        <w:rPr>
          <w:color w:val="4472C4" w:themeColor="accent1"/>
        </w:rPr>
        <w:instrText xml:space="preserve"> REF _Ref130804142 \h </w:instrText>
      </w:r>
      <w:r w:rsidR="00815420" w:rsidRPr="0060488A">
        <w:rPr>
          <w:color w:val="4472C4" w:themeColor="accent1"/>
        </w:rPr>
      </w:r>
      <w:r w:rsidR="00815420" w:rsidRPr="0060488A">
        <w:rPr>
          <w:color w:val="4472C4" w:themeColor="accent1"/>
        </w:rPr>
        <w:fldChar w:fldCharType="separate"/>
      </w:r>
      <w:r w:rsidR="0061087E">
        <w:t xml:space="preserve">FIGURE </w:t>
      </w:r>
      <w:r w:rsidR="0061087E">
        <w:rPr>
          <w:noProof/>
        </w:rPr>
        <w:t>1</w:t>
      </w:r>
      <w:r w:rsidR="0061087E">
        <w:t>: MAIN MENU TABS</w:t>
      </w:r>
      <w:r w:rsidR="00815420" w:rsidRPr="0060488A">
        <w:rPr>
          <w:color w:val="4472C4" w:themeColor="accent1"/>
        </w:rPr>
        <w:fldChar w:fldCharType="end"/>
      </w:r>
      <w:r>
        <w:t xml:space="preserve">. After selecting the menu items, additional options are displayed, until a final menu option is reached, allowing full access to all functions. </w:t>
      </w:r>
    </w:p>
    <w:p w14:paraId="2EE6FDD6" w14:textId="481214DD" w:rsidR="00490283" w:rsidRDefault="00490283" w:rsidP="0060488A">
      <w:pPr>
        <w:pStyle w:val="Caption"/>
      </w:pPr>
      <w:bookmarkStart w:id="123" w:name="_Toc63697424"/>
      <w:bookmarkStart w:id="124" w:name="_Ref130804142"/>
      <w:r>
        <w:t xml:space="preserve">FIGURE </w:t>
      </w:r>
      <w:r w:rsidRPr="56439675">
        <w:rPr>
          <w:noProof/>
        </w:rPr>
        <w:fldChar w:fldCharType="begin"/>
      </w:r>
      <w:r w:rsidRPr="56439675">
        <w:rPr>
          <w:noProof/>
        </w:rPr>
        <w:instrText xml:space="preserve"> SEQ Figure \* ARABIC </w:instrText>
      </w:r>
      <w:r w:rsidRPr="56439675">
        <w:rPr>
          <w:noProof/>
        </w:rPr>
        <w:fldChar w:fldCharType="separate"/>
      </w:r>
      <w:r w:rsidR="0061087E">
        <w:rPr>
          <w:noProof/>
        </w:rPr>
        <w:t>1</w:t>
      </w:r>
      <w:r w:rsidRPr="56439675">
        <w:rPr>
          <w:noProof/>
        </w:rPr>
        <w:fldChar w:fldCharType="end"/>
      </w:r>
      <w:r>
        <w:t>: MAIN MENU TABS</w:t>
      </w:r>
      <w:bookmarkEnd w:id="123"/>
      <w:bookmarkEnd w:id="124"/>
      <w:r>
        <w:t xml:space="preserve"> </w:t>
      </w:r>
    </w:p>
    <w:p w14:paraId="418B0BAF" w14:textId="7CCB9D65" w:rsidR="00490283" w:rsidRPr="00BA4873" w:rsidRDefault="00490283">
      <w:pPr>
        <w:pStyle w:val="BodyText"/>
        <w:rPr>
          <w:rStyle w:val="BodyTextChar"/>
          <w:i/>
          <w:iCs/>
          <w:color w:val="44546A" w:themeColor="text2"/>
          <w:sz w:val="18"/>
        </w:rPr>
        <w:pPrChange w:id="125" w:author="Moses, Robinson" w:date="2023-04-13T03:55:00Z">
          <w:pPr>
            <w:pStyle w:val="BodyText"/>
            <w:spacing w:before="0" w:after="0"/>
            <w:jc w:val="center"/>
          </w:pPr>
        </w:pPrChange>
      </w:pPr>
      <w:del w:id="126" w:author="Pinnu, Sainath" w:date="2023-04-11T23:21:00Z">
        <w:r w:rsidDel="00201D2F">
          <w:rPr>
            <w:noProof/>
          </w:rPr>
          <w:drawing>
            <wp:inline distT="0" distB="0" distL="0" distR="0" wp14:anchorId="01B15C27" wp14:editId="4F1D8571">
              <wp:extent cx="4572000" cy="504825"/>
              <wp:effectExtent l="76200" t="76200" r="133350" b="142875"/>
              <wp:docPr id="49941634" name="Picture 4994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0437"/>
                      <pic:cNvPicPr/>
                    </pic:nvPicPr>
                    <pic:blipFill>
                      <a:blip r:embed="rId26">
                        <a:extLst>
                          <a:ext uri="{28A0092B-C50C-407E-A947-70E740481C1C}">
                            <a14:useLocalDpi xmlns:a14="http://schemas.microsoft.com/office/drawing/2010/main" val="0"/>
                          </a:ext>
                        </a:extLst>
                      </a:blip>
                      <a:stretch>
                        <a:fillRect/>
                      </a:stretch>
                    </pic:blipFill>
                    <pic:spPr>
                      <a:xfrm>
                        <a:off x="0" y="0"/>
                        <a:ext cx="4572000" cy="50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27" w:author="Pinnu, Sainath" w:date="2023-04-11T23:21:00Z">
        <w:r w:rsidR="00201D2F" w:rsidRPr="00201D2F">
          <w:rPr>
            <w:noProof/>
          </w:rPr>
          <w:t xml:space="preserve"> </w:t>
        </w:r>
      </w:ins>
      <w:ins w:id="128" w:author="Pinnu, Sainath" w:date="2023-04-11T23:22:00Z">
        <w:r w:rsidR="00201D2F" w:rsidRPr="008C3B63">
          <w:rPr>
            <w:noProof/>
          </w:rPr>
          <w:drawing>
            <wp:inline distT="0" distB="0" distL="0" distR="0" wp14:anchorId="0DBE1BBC" wp14:editId="79C71439">
              <wp:extent cx="5115697" cy="23277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2254" cy="2330735"/>
                      </a:xfrm>
                      <a:prstGeom prst="rect">
                        <a:avLst/>
                      </a:prstGeom>
                    </pic:spPr>
                  </pic:pic>
                </a:graphicData>
              </a:graphic>
            </wp:inline>
          </w:drawing>
        </w:r>
      </w:ins>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5886442" w14:textId="77777777" w:rsidR="0075284F" w:rsidRDefault="00490283" w:rsidP="0075284F">
      <w:pPr>
        <w:pStyle w:val="Caption"/>
        <w:spacing w:after="0"/>
      </w:pPr>
      <w:r w:rsidRPr="00F465FC">
        <w:fldChar w:fldCharType="end"/>
      </w:r>
      <w:bookmarkStart w:id="129" w:name="_Toc63697466"/>
    </w:p>
    <w:p w14:paraId="52F164AA" w14:textId="6FAB2AFD" w:rsidR="00490283" w:rsidRDefault="00490283" w:rsidP="0060488A">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61087E">
        <w:rPr>
          <w:noProof/>
        </w:rPr>
        <w:t>3</w:t>
      </w:r>
      <w:r>
        <w:rPr>
          <w:noProof/>
        </w:rPr>
        <w:fldChar w:fldCharType="end"/>
      </w:r>
      <w:r>
        <w:t>: MAIN MENU TABS</w:t>
      </w:r>
      <w:bookmarkEnd w:id="129"/>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A54D05" w14:paraId="19E89818" w14:textId="77777777">
        <w:trPr>
          <w:trHeight w:val="336"/>
          <w:ins w:id="130" w:author="Pinnu, Sainath" w:date="2023-04-12T18:00:00Z"/>
        </w:trPr>
        <w:tc>
          <w:tcPr>
            <w:tcW w:w="1579" w:type="dxa"/>
            <w:tcBorders>
              <w:top w:val="single" w:sz="4" w:space="0" w:color="000000"/>
              <w:left w:val="single" w:sz="4" w:space="0" w:color="000000"/>
              <w:bottom w:val="single" w:sz="4" w:space="0" w:color="000000"/>
              <w:right w:val="single" w:sz="4" w:space="0" w:color="000000"/>
            </w:tcBorders>
          </w:tcPr>
          <w:p w14:paraId="731E32D4" w14:textId="00F0D89A" w:rsidR="00A54D05" w:rsidRPr="00BA4873" w:rsidRDefault="00A54D05" w:rsidP="00BA4873">
            <w:pPr>
              <w:pStyle w:val="TableBody"/>
              <w:rPr>
                <w:ins w:id="131" w:author="Pinnu, Sainath" w:date="2023-04-12T18:00:00Z"/>
                <w:b/>
                <w:bCs/>
              </w:rPr>
            </w:pPr>
            <w:ins w:id="132" w:author="Pinnu, Sainath" w:date="2023-04-12T18:01:00Z">
              <w:r>
                <w:rPr>
                  <w:b/>
                  <w:bCs/>
                </w:rPr>
                <w:t>Coffers and Qualities</w:t>
              </w:r>
            </w:ins>
          </w:p>
        </w:tc>
        <w:tc>
          <w:tcPr>
            <w:tcW w:w="6494" w:type="dxa"/>
            <w:tcBorders>
              <w:top w:val="single" w:sz="4" w:space="0" w:color="000000"/>
              <w:left w:val="single" w:sz="4" w:space="0" w:color="000000"/>
              <w:bottom w:val="single" w:sz="4" w:space="0" w:color="000000"/>
              <w:right w:val="single" w:sz="4" w:space="0" w:color="000000"/>
            </w:tcBorders>
          </w:tcPr>
          <w:p w14:paraId="6890E686" w14:textId="54E5F347" w:rsidR="00A54D05" w:rsidRDefault="00AC1350" w:rsidP="00853805">
            <w:pPr>
              <w:pStyle w:val="TableBody"/>
              <w:rPr>
                <w:ins w:id="133" w:author="Pinnu, Sainath" w:date="2023-04-12T18:00:00Z"/>
              </w:rPr>
            </w:pPr>
            <w:ins w:id="134" w:author="Moses, Robinson" w:date="2023-04-13T03:27:00Z">
              <w:r w:rsidRPr="00853805">
                <w:rPr>
                  <w:rFonts w:ascii="Open Sans" w:hAnsi="Open Sans" w:cs="Times New Roman"/>
                  <w:rPrChange w:id="135" w:author="Moses, Robinson" w:date="2023-04-13T03:55:00Z">
                    <w:rPr>
                      <w:rFonts w:ascii="Segoe UI" w:hAnsi="Segoe UI" w:cs="Segoe UI"/>
                      <w:color w:val="374151"/>
                      <w:shd w:val="clear" w:color="auto" w:fill="F7F7F8"/>
                    </w:rPr>
                  </w:rPrChange>
                </w:rPr>
                <w:t>The Coffer functionality enables users to group cash based on the mapping of workflow and quality, for example, a two-way mapping of ATM Replace Cash/Fit quality, resulting in the creation of a coffer.</w:t>
              </w:r>
            </w:ins>
            <w:ins w:id="136" w:author="Pinnu, Sainath" w:date="2023-04-12T18:02:00Z">
              <w:del w:id="137" w:author="Moses, Robinson" w:date="2023-04-13T03:27:00Z">
                <w:r w:rsidR="0061167D" w:rsidDel="00AC1350">
                  <w:delText xml:space="preserve">Coffer functionality allows users to create groupings of cash based on mapping of workflow and quality such as </w:delText>
                </w:r>
                <w:r w:rsidR="0061167D" w:rsidRPr="0060488A" w:rsidDel="00AC1350">
                  <w:rPr>
                    <w:b/>
                    <w:bCs/>
                  </w:rPr>
                  <w:delText>ATM Replace Cash/Fit</w:delText>
                </w:r>
                <w:r w:rsidR="0061167D" w:rsidDel="00AC1350">
                  <w:delText xml:space="preserve"> quality would be two-way mapping thus creating a coffer</w:delText>
                </w:r>
              </w:del>
            </w:ins>
          </w:p>
        </w:tc>
      </w:tr>
      <w:tr w:rsidR="00A54D05" w14:paraId="691F118F" w14:textId="77777777">
        <w:trPr>
          <w:trHeight w:val="334"/>
          <w:ins w:id="138" w:author="Pinnu, Sainath" w:date="2023-04-12T18:00:00Z"/>
        </w:trPr>
        <w:tc>
          <w:tcPr>
            <w:tcW w:w="1579" w:type="dxa"/>
            <w:tcBorders>
              <w:top w:val="single" w:sz="4" w:space="0" w:color="000000"/>
              <w:left w:val="single" w:sz="4" w:space="0" w:color="000000"/>
              <w:bottom w:val="single" w:sz="4" w:space="0" w:color="000000"/>
              <w:right w:val="single" w:sz="4" w:space="0" w:color="000000"/>
            </w:tcBorders>
          </w:tcPr>
          <w:p w14:paraId="36B2E641" w14:textId="6C010180" w:rsidR="00A54D05" w:rsidRPr="00BA4873" w:rsidRDefault="00A54D05" w:rsidP="00BA4873">
            <w:pPr>
              <w:pStyle w:val="TableBody"/>
              <w:rPr>
                <w:ins w:id="139" w:author="Pinnu, Sainath" w:date="2023-04-12T18:00:00Z"/>
                <w:b/>
                <w:bCs/>
              </w:rPr>
            </w:pPr>
            <w:ins w:id="140" w:author="Pinnu, Sainath" w:date="2023-04-12T18:01:00Z">
              <w:r>
                <w:rPr>
                  <w:b/>
                  <w:bCs/>
                </w:rPr>
                <w:t>Logs</w:t>
              </w:r>
            </w:ins>
          </w:p>
        </w:tc>
        <w:tc>
          <w:tcPr>
            <w:tcW w:w="6494" w:type="dxa"/>
            <w:tcBorders>
              <w:top w:val="single" w:sz="4" w:space="0" w:color="000000"/>
              <w:left w:val="single" w:sz="4" w:space="0" w:color="000000"/>
              <w:bottom w:val="single" w:sz="4" w:space="0" w:color="000000"/>
              <w:right w:val="single" w:sz="4" w:space="0" w:color="000000"/>
            </w:tcBorders>
          </w:tcPr>
          <w:p w14:paraId="08380B88" w14:textId="429FA56E" w:rsidR="00A54D05" w:rsidRDefault="00F23621" w:rsidP="00BA4873">
            <w:pPr>
              <w:pStyle w:val="TableBody"/>
              <w:rPr>
                <w:ins w:id="141" w:author="Pinnu, Sainath" w:date="2023-04-12T18:00:00Z"/>
              </w:rPr>
            </w:pPr>
            <w:ins w:id="142" w:author="Pinnu, Sainath" w:date="2023-04-12T18:03:00Z">
              <w:r>
                <w:t>Log provides access to tracking system events</w:t>
              </w:r>
            </w:ins>
          </w:p>
        </w:tc>
      </w:tr>
      <w:tr w:rsidR="00490283" w14:paraId="4D964A15" w14:textId="77777777">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BA4873">
      <w:pPr>
        <w:pStyle w:val="Caption"/>
      </w:pPr>
      <w:r w:rsidRPr="00F465FC">
        <w:fldChar w:fldCharType="end"/>
      </w:r>
    </w:p>
    <w:p w14:paraId="1D889A19" w14:textId="73A60F94" w:rsidR="00490283" w:rsidRDefault="00490283" w:rsidP="00490283">
      <w:pPr>
        <w:pStyle w:val="Heading3"/>
        <w:ind w:right="261"/>
      </w:pPr>
      <w:bookmarkStart w:id="143" w:name="_Toc63697387"/>
      <w:bookmarkStart w:id="144" w:name="_Toc133372415"/>
      <w:r>
        <w:t>COMMON VAULT BALANCE ICONS AND BUTTONS</w:t>
      </w:r>
      <w:bookmarkEnd w:id="143"/>
      <w:bookmarkEnd w:id="144"/>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54CBE7A6" w14:textId="1F3778BF" w:rsidR="00490283" w:rsidRDefault="00490283" w:rsidP="00BA4873">
      <w:pPr>
        <w:pStyle w:val="Caption"/>
      </w:pPr>
      <w:bookmarkStart w:id="145" w:name="_TABLE_4:_OPTIVLM-VAULT"/>
      <w:bookmarkStart w:id="146" w:name="_Toc63697467"/>
      <w:bookmarkEnd w:id="145"/>
      <w:r>
        <w:t xml:space="preserve">TABLE </w:t>
      </w:r>
      <w:r>
        <w:rPr>
          <w:noProof/>
        </w:rPr>
        <w:fldChar w:fldCharType="begin"/>
      </w:r>
      <w:r>
        <w:rPr>
          <w:noProof/>
        </w:rPr>
        <w:instrText xml:space="preserve"> SEQ Table \* ARABIC </w:instrText>
      </w:r>
      <w:r>
        <w:rPr>
          <w:noProof/>
        </w:rPr>
        <w:fldChar w:fldCharType="separate"/>
      </w:r>
      <w:r w:rsidR="0061087E">
        <w:rPr>
          <w:noProof/>
        </w:rPr>
        <w:t>4</w:t>
      </w:r>
      <w:r>
        <w:rPr>
          <w:noProof/>
        </w:rPr>
        <w:fldChar w:fldCharType="end"/>
      </w:r>
      <w:r>
        <w:t>: OPTIVLM-VAULT BALANCE ICONS</w:t>
      </w:r>
      <w:bookmarkEnd w:id="146"/>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6.2pt" o:ole="">
                  <v:imagedata r:id="rId28" o:title=""/>
                </v:shape>
                <o:OLEObject Type="Embed" ProgID="PBrush" ShapeID="_x0000_i1025" DrawAspect="Content" ObjectID="_1744591871" r:id="rId29"/>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026" type="#_x0000_t75" style="width:16.2pt;height:18.15pt" o:ole="">
                  <v:imagedata r:id="rId30" o:title=""/>
                </v:shape>
                <o:OLEObject Type="Embed" ProgID="PBrush" ShapeID="_x0000_i1026" DrawAspect="Content" ObjectID="_1744591872" r:id="rId31"/>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027" type="#_x0000_t75" style="width:16.2pt;height:16.2pt" o:ole="">
                  <v:imagedata r:id="rId32" o:title=""/>
                </v:shape>
                <o:OLEObject Type="Embed" ProgID="PBrush" ShapeID="_x0000_i1027" DrawAspect="Content" ObjectID="_1744591873" r:id="rId33"/>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028" type="#_x0000_t75" style="width:16.2pt;height:13.6pt" o:ole="">
                  <v:imagedata r:id="rId34" o:title=""/>
                </v:shape>
                <o:OLEObject Type="Embed" ProgID="PBrush" ShapeID="_x0000_i1028" DrawAspect="Content" ObjectID="_1744591874" r:id="rId35"/>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029" type="#_x0000_t75" style="width:22.05pt;height:22.05pt" o:ole="">
                  <v:imagedata r:id="rId36" o:title=""/>
                </v:shape>
                <o:OLEObject Type="Embed" ProgID="PBrush" ShapeID="_x0000_i1029" DrawAspect="Content" ObjectID="_1744591875" r:id="rId37"/>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030" type="#_x0000_t75" style="width:17.5pt;height:16.2pt" o:ole="">
                  <v:imagedata r:id="rId38" o:title=""/>
                </v:shape>
                <o:OLEObject Type="Embed" ProgID="PBrush" ShapeID="_x0000_i1030" DrawAspect="Content" ObjectID="_1744591876" r:id="rId39"/>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031" type="#_x0000_t75" style="width:18.15pt;height:13.6pt" o:ole="">
                  <v:imagedata r:id="rId40" o:title=""/>
                </v:shape>
                <o:OLEObject Type="Embed" ProgID="PBrush" ShapeID="_x0000_i1031" DrawAspect="Content" ObjectID="_1744591877" r:id="rId41"/>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032" type="#_x0000_t75" style="width:24pt;height:22.05pt" o:ole="">
                  <v:imagedata r:id="rId42" o:title=""/>
                </v:shape>
                <o:OLEObject Type="Embed" ProgID="PBrush" ShapeID="_x0000_i1032" DrawAspect="Content" ObjectID="_1744591878" r:id="rId43"/>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033" type="#_x0000_t75" style="width:19.45pt;height:19.45pt" o:ole="">
                  <v:imagedata r:id="rId44" o:title=""/>
                </v:shape>
                <o:OLEObject Type="Embed" ProgID="PBrush" ShapeID="_x0000_i1033" DrawAspect="Content" ObjectID="_1744591879" r:id="rId45"/>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034" type="#_x0000_t75" style="width:25.95pt;height:18.15pt" o:ole="">
                  <v:imagedata r:id="rId46" o:title=""/>
                </v:shape>
                <o:OLEObject Type="Embed" ProgID="PBrush" ShapeID="_x0000_i1034" DrawAspect="Content" ObjectID="_1744591880" r:id="rId47"/>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035" type="#_x0000_t75" style="width:22.05pt;height:17.5pt" o:ole="">
                  <v:imagedata r:id="rId48" o:title=""/>
                </v:shape>
                <o:OLEObject Type="Embed" ProgID="PBrush" ShapeID="_x0000_i1035" DrawAspect="Content" ObjectID="_1744591881" r:id="rId49"/>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036" type="#_x0000_t75" style="width:22.05pt;height:13.6pt" o:ole="">
                  <v:imagedata r:id="rId50" o:title=""/>
                </v:shape>
                <o:OLEObject Type="Embed" ProgID="PBrush" ShapeID="_x0000_i1036" DrawAspect="Content" ObjectID="_1744591882" r:id="rId51"/>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037" type="#_x0000_t75" style="width:38.25pt;height:22.05pt" o:ole="">
                  <v:imagedata r:id="rId52" o:title=""/>
                </v:shape>
                <o:OLEObject Type="Embed" ProgID="PBrush" ShapeID="_x0000_i1037" DrawAspect="Content" ObjectID="_1744591883" r:id="rId53"/>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1EE399A" w14:textId="2855D278" w:rsidR="00BA4873" w:rsidDel="00853805" w:rsidRDefault="00490283" w:rsidP="00BA4873">
      <w:pPr>
        <w:pStyle w:val="Caption"/>
        <w:rPr>
          <w:del w:id="147" w:author="Moses, Robinson" w:date="2023-04-13T03:56:00Z"/>
        </w:rPr>
      </w:pPr>
      <w:r w:rsidRPr="00F465FC">
        <w:rPr>
          <w:iCs w:val="0"/>
        </w:rPr>
        <w:fldChar w:fldCharType="end"/>
      </w:r>
    </w:p>
    <w:p w14:paraId="24786A8D" w14:textId="4DD331AB" w:rsidR="00BA4873" w:rsidRDefault="00BA4873">
      <w:pPr>
        <w:pStyle w:val="Caption"/>
        <w:pPrChange w:id="148" w:author="Moses, Robinson" w:date="2023-04-13T03:56:00Z">
          <w:pPr/>
        </w:pPrChange>
      </w:pPr>
      <w:del w:id="149" w:author="Moses, Robinson" w:date="2023-04-13T03:56:00Z">
        <w:r w:rsidDel="00853805">
          <w:br w:type="page"/>
        </w:r>
      </w:del>
    </w:p>
    <w:p w14:paraId="5B24B37E" w14:textId="4AC7E2CB" w:rsidR="00490283" w:rsidRDefault="00490283" w:rsidP="00490283">
      <w:pPr>
        <w:pStyle w:val="Heading3"/>
        <w:ind w:right="1330"/>
      </w:pPr>
      <w:bookmarkStart w:id="150" w:name="_DATE_SELECTOR"/>
      <w:bookmarkStart w:id="151" w:name="_Toc63697388"/>
      <w:bookmarkStart w:id="152" w:name="_Toc133372416"/>
      <w:bookmarkEnd w:id="150"/>
      <w:r>
        <w:t>DATE SELECTOR</w:t>
      </w:r>
      <w:bookmarkEnd w:id="151"/>
      <w:bookmarkEnd w:id="152"/>
      <w:r>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6219BF0C" w14:textId="6F3CE1C9" w:rsidR="00490283" w:rsidRDefault="00490283" w:rsidP="00BA4873">
      <w:pPr>
        <w:pStyle w:val="Caption"/>
      </w:pPr>
      <w:bookmarkStart w:id="153" w:name="_Toc6369742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2</w:t>
      </w:r>
      <w:r w:rsidRPr="6356747E">
        <w:rPr>
          <w:noProof/>
        </w:rPr>
        <w:fldChar w:fldCharType="end"/>
      </w:r>
      <w:r>
        <w:t>: DATE SELECTOR</w:t>
      </w:r>
      <w:bookmarkEnd w:id="153"/>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54">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pPr>
      <w:r w:rsidRPr="00F465FC">
        <w:fldChar w:fldCharType="end"/>
      </w:r>
      <w:bookmarkStart w:id="154" w:name="_Toc63697468"/>
    </w:p>
    <w:p w14:paraId="5CF72621" w14:textId="2B565E8D"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5</w:t>
      </w:r>
      <w:r>
        <w:rPr>
          <w:noProof/>
        </w:rPr>
        <w:fldChar w:fldCharType="end"/>
      </w:r>
      <w:r>
        <w:t>: DATE SELECTOR DESCRIPTION</w:t>
      </w:r>
      <w:bookmarkEnd w:id="154"/>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55">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155" w:name="_DASHBOARD"/>
      <w:bookmarkStart w:id="156" w:name="_DASHBOARD_1"/>
      <w:bookmarkStart w:id="157" w:name="_Toc63697389"/>
      <w:bookmarkStart w:id="158" w:name="_Toc133372417"/>
      <w:bookmarkEnd w:id="155"/>
      <w:bookmarkEnd w:id="156"/>
      <w:r>
        <w:t>DASHBOARD</w:t>
      </w:r>
      <w:bookmarkEnd w:id="157"/>
      <w:bookmarkEnd w:id="158"/>
      <w:r>
        <w:t xml:space="preserve"> </w:t>
      </w:r>
    </w:p>
    <w:p w14:paraId="13BD6DF7" w14:textId="414288BD" w:rsidR="00490283"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 </w:t>
      </w:r>
    </w:p>
    <w:p w14:paraId="653066D5" w14:textId="3365B2E4" w:rsidR="00490283" w:rsidRDefault="00490283" w:rsidP="00490283">
      <w:pPr>
        <w:spacing w:after="0"/>
        <w:ind w:left="-5" w:hanging="10"/>
      </w:pPr>
      <w:bookmarkStart w:id="159"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159"/>
    </w:p>
    <w:p w14:paraId="0CE5EBDF" w14:textId="7B51CC34" w:rsidR="00490283" w:rsidRDefault="00490283">
      <w:pPr>
        <w:pStyle w:val="BodyText"/>
        <w:pPrChange w:id="160" w:author="Moses, Robinson" w:date="2023-04-13T03:56:00Z">
          <w:pPr>
            <w:spacing w:after="0"/>
            <w:ind w:left="-5" w:hanging="10"/>
            <w:jc w:val="center"/>
          </w:pPr>
        </w:pPrChange>
      </w:pPr>
      <w:del w:id="161" w:author="Pinnu, Sainath" w:date="2023-04-11T23:23:00Z">
        <w:r w:rsidDel="00201D2F">
          <w:rPr>
            <w:noProof/>
          </w:rPr>
          <w:drawing>
            <wp:inline distT="0" distB="0" distL="0" distR="0" wp14:anchorId="504DB0D6" wp14:editId="033C3F9E">
              <wp:extent cx="5476876" cy="2790825"/>
              <wp:effectExtent l="76200" t="76200" r="142875" b="123825"/>
              <wp:docPr id="539792910" name="Picture 53979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92910"/>
                      <pic:cNvPicPr/>
                    </pic:nvPicPr>
                    <pic:blipFill>
                      <a:blip r:embed="rId56">
                        <a:extLst>
                          <a:ext uri="{28A0092B-C50C-407E-A947-70E740481C1C}">
                            <a14:useLocalDpi xmlns:a14="http://schemas.microsoft.com/office/drawing/2010/main" val="0"/>
                          </a:ext>
                        </a:extLst>
                      </a:blip>
                      <a:stretch>
                        <a:fillRect/>
                      </a:stretch>
                    </pic:blipFill>
                    <pic:spPr>
                      <a:xfrm>
                        <a:off x="0" y="0"/>
                        <a:ext cx="5476876"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62" w:author="Pinnu, Sainath" w:date="2023-04-11T23:23:00Z">
        <w:del w:id="163" w:author="Moses, Robinson" w:date="2023-04-13T03:56:00Z">
          <w:r w:rsidR="00201D2F" w:rsidRPr="00201D2F" w:rsidDel="00853805">
            <w:rPr>
              <w:noProof/>
            </w:rPr>
            <w:delText xml:space="preserve"> </w:delText>
          </w:r>
        </w:del>
        <w:r w:rsidR="00201D2F">
          <w:rPr>
            <w:noProof/>
          </w:rPr>
          <w:drawing>
            <wp:inline distT="0" distB="0" distL="0" distR="0" wp14:anchorId="0429975A" wp14:editId="11875474">
              <wp:extent cx="5331423" cy="242192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5657" cy="2423848"/>
                      </a:xfrm>
                      <a:prstGeom prst="rect">
                        <a:avLst/>
                      </a:prstGeom>
                    </pic:spPr>
                  </pic:pic>
                </a:graphicData>
              </a:graphic>
            </wp:inline>
          </w:drawing>
        </w:r>
      </w:ins>
    </w:p>
    <w:p w14:paraId="0A7DD1E0" w14:textId="69DDB71E" w:rsidR="00490283" w:rsidRPr="00F465FC" w:rsidRDefault="00490283" w:rsidP="00BA4873">
      <w:pPr>
        <w:pStyle w:val="Caption"/>
        <w:rPr>
          <w:color w:val="92D050"/>
        </w:rPr>
      </w:pPr>
      <w:del w:id="164" w:author="Moses, Robinson" w:date="2023-04-13T03:56:00Z">
        <w:r w:rsidDel="00853805">
          <w:delText xml:space="preserve"> </w:delText>
        </w:r>
      </w:del>
      <w:hyperlink w:anchor="_DASHBOARD_1" w:history="1">
        <w:r w:rsidRPr="00F465FC">
          <w:rPr>
            <w:rStyle w:val="Hyperlink"/>
            <w:color w:val="92D050"/>
          </w:rPr>
          <w:t>Return to: Dashboard</w:t>
        </w:r>
      </w:hyperlink>
      <w:r w:rsidRPr="00F465FC">
        <w:rPr>
          <w:color w:val="92D050"/>
        </w:rPr>
        <w:t xml:space="preserve"> </w:t>
      </w:r>
    </w:p>
    <w:p w14:paraId="17E92E8F" w14:textId="1EE5462F" w:rsidR="00490283" w:rsidRDefault="00490283">
      <w:pPr>
        <w:pStyle w:val="Caption"/>
        <w:pPrChange w:id="165" w:author="Moses, Robinson" w:date="2023-04-26T04:22:00Z">
          <w:pPr>
            <w:pStyle w:val="Heading5"/>
            <w:numPr>
              <w:ilvl w:val="0"/>
              <w:numId w:val="0"/>
            </w:numPr>
            <w:ind w:left="-5" w:firstLine="0"/>
          </w:pPr>
        </w:pPrChange>
      </w:pPr>
      <w:bookmarkStart w:id="166" w:name="_Toc63697469"/>
      <w:bookmarkStart w:id="167" w:name="_Ref130878639"/>
      <w:r>
        <w:t xml:space="preserve">TABLE </w:t>
      </w:r>
      <w:r>
        <w:rPr>
          <w:noProof/>
        </w:rPr>
        <w:fldChar w:fldCharType="begin"/>
      </w:r>
      <w:r>
        <w:rPr>
          <w:noProof/>
        </w:rPr>
        <w:instrText xml:space="preserve"> SEQ Table \* ARABIC </w:instrText>
      </w:r>
      <w:r>
        <w:rPr>
          <w:noProof/>
        </w:rPr>
        <w:fldChar w:fldCharType="separate"/>
      </w:r>
      <w:r w:rsidR="0061087E">
        <w:rPr>
          <w:noProof/>
        </w:rPr>
        <w:t>6</w:t>
      </w:r>
      <w:r>
        <w:rPr>
          <w:noProof/>
        </w:rPr>
        <w:fldChar w:fldCharType="end"/>
      </w:r>
      <w:r>
        <w:t>: DASHBOARD FIELD DESCRIPTIONS</w:t>
      </w:r>
      <w:bookmarkEnd w:id="166"/>
      <w:bookmarkEnd w:id="167"/>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Change w:id="168">
          <w:tblGrid>
            <w:gridCol w:w="5"/>
            <w:gridCol w:w="1876"/>
            <w:gridCol w:w="5"/>
            <w:gridCol w:w="6189"/>
            <w:gridCol w:w="5"/>
          </w:tblGrid>
        </w:tblGridChange>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853805">
        <w:tblPrEx>
          <w:tblW w:w="8075" w:type="dxa"/>
          <w:tblInd w:w="460" w:type="dxa"/>
          <w:tblCellMar>
            <w:top w:w="92" w:type="dxa"/>
            <w:left w:w="5" w:type="dxa"/>
            <w:right w:w="85" w:type="dxa"/>
          </w:tblCellMar>
          <w:tblPrExChange w:id="169" w:author="Moses, Robinson" w:date="2023-04-13T03:57:00Z">
            <w:tblPrEx>
              <w:tblW w:w="8075" w:type="dxa"/>
              <w:tblInd w:w="460" w:type="dxa"/>
              <w:tblCellMar>
                <w:top w:w="92" w:type="dxa"/>
                <w:left w:w="5" w:type="dxa"/>
                <w:right w:w="85" w:type="dxa"/>
              </w:tblCellMar>
            </w:tblPrEx>
          </w:tblPrExChange>
        </w:tblPrEx>
        <w:trPr>
          <w:trHeight w:val="420"/>
          <w:trPrChange w:id="170" w:author="Moses, Robinson" w:date="2023-04-13T03:57:00Z">
            <w:trPr>
              <w:gridAfter w:val="0"/>
              <w:trHeight w:val="1829"/>
            </w:trPr>
          </w:trPrChange>
        </w:trPr>
        <w:tc>
          <w:tcPr>
            <w:tcW w:w="1881" w:type="dxa"/>
            <w:tcBorders>
              <w:top w:val="single" w:sz="4" w:space="0" w:color="000000"/>
              <w:left w:val="single" w:sz="4" w:space="0" w:color="000000"/>
              <w:bottom w:val="single" w:sz="4" w:space="0" w:color="000000"/>
              <w:right w:val="single" w:sz="4" w:space="0" w:color="000000"/>
            </w:tcBorders>
            <w:vAlign w:val="center"/>
            <w:tcPrChange w:id="171" w:author="Moses, Robinson" w:date="2023-04-13T03:57:00Z">
              <w:tcPr>
                <w:tcW w:w="1881" w:type="dxa"/>
                <w:gridSpan w:val="2"/>
                <w:tcBorders>
                  <w:top w:val="single" w:sz="4" w:space="0" w:color="000000"/>
                  <w:left w:val="single" w:sz="4" w:space="0" w:color="000000"/>
                  <w:bottom w:val="single" w:sz="4" w:space="0" w:color="000000"/>
                  <w:right w:val="single" w:sz="4" w:space="0" w:color="000000"/>
                </w:tcBorders>
                <w:vAlign w:val="center"/>
              </w:tcPr>
            </w:tcPrChange>
          </w:tcPr>
          <w:p w14:paraId="177B4D93" w14:textId="77777777" w:rsidR="00490283" w:rsidRPr="0060488A" w:rsidRDefault="00490283" w:rsidP="001D5E93">
            <w:pPr>
              <w:pStyle w:val="TableBody"/>
              <w:rPr>
                <w:b/>
                <w:bCs/>
              </w:rPr>
            </w:pPr>
            <w:r w:rsidRPr="0060488A">
              <w:rPr>
                <w:b/>
                <w:bCs/>
              </w:rPr>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Change w:id="172" w:author="Moses, Robinson" w:date="2023-04-13T03:57:00Z">
              <w:tcPr>
                <w:tcW w:w="6194" w:type="dxa"/>
                <w:gridSpan w:val="2"/>
                <w:tcBorders>
                  <w:top w:val="single" w:sz="4" w:space="0" w:color="000000"/>
                  <w:left w:val="single" w:sz="4" w:space="0" w:color="000000"/>
                  <w:bottom w:val="single" w:sz="4" w:space="0" w:color="000000"/>
                  <w:right w:val="single" w:sz="4" w:space="0" w:color="000000"/>
                </w:tcBorders>
              </w:tcPr>
            </w:tcPrChange>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t xml:space="preserve">Internal Adjustments </w:t>
            </w:r>
          </w:p>
        </w:tc>
      </w:tr>
      <w:tr w:rsidR="00490283" w14:paraId="455CAAF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000000"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60488A"/>
    <w:p w14:paraId="138BFDFE" w14:textId="2A089F60" w:rsidR="00490283" w:rsidRPr="00C1134B" w:rsidRDefault="00490283" w:rsidP="00490283">
      <w:pPr>
        <w:pStyle w:val="Heading2"/>
      </w:pPr>
      <w:bookmarkStart w:id="173" w:name="_Toc63697390"/>
      <w:bookmarkStart w:id="174" w:name="_Toc133372418"/>
      <w:r w:rsidRPr="00C1134B">
        <w:t>QUICK ADJUST</w:t>
      </w:r>
      <w:bookmarkEnd w:id="173"/>
      <w:bookmarkEnd w:id="174"/>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2DB51DD2" w14:textId="77777777" w:rsidR="00EA4423" w:rsidRDefault="00EA4423" w:rsidP="00490283">
      <w:pPr>
        <w:spacing w:after="0"/>
        <w:ind w:left="-5" w:hanging="10"/>
        <w:rPr>
          <w:ins w:id="175" w:author="Moses, Robinson" w:date="2023-04-13T03:57:00Z"/>
          <w:sz w:val="18"/>
          <w:szCs w:val="18"/>
        </w:rPr>
      </w:pPr>
      <w:bookmarkStart w:id="176" w:name="_Toc63697427"/>
    </w:p>
    <w:p w14:paraId="47D0B013" w14:textId="3FF4CEFA" w:rsidR="00490283" w:rsidRDefault="00490283" w:rsidP="00490283">
      <w:pPr>
        <w:spacing w:after="0"/>
        <w:ind w:left="-5" w:hanging="10"/>
        <w:rPr>
          <w:sz w:val="18"/>
        </w:rPr>
      </w:pPr>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176"/>
    </w:p>
    <w:p w14:paraId="07A8F4FE" w14:textId="34DE3511" w:rsidR="00490283" w:rsidRDefault="00490283">
      <w:pPr>
        <w:pStyle w:val="BodyText"/>
        <w:pPrChange w:id="177" w:author="Moses, Robinson" w:date="2023-04-13T03:57:00Z">
          <w:pPr>
            <w:spacing w:after="0"/>
            <w:ind w:left="-5" w:hanging="10"/>
            <w:jc w:val="center"/>
          </w:pPr>
        </w:pPrChange>
      </w:pPr>
      <w:del w:id="178" w:author="Pinnu, Sainath" w:date="2023-04-12T12:21:00Z">
        <w:r w:rsidDel="00605844">
          <w:rPr>
            <w:noProof/>
          </w:rPr>
          <w:drawing>
            <wp:inline distT="0" distB="0" distL="0" distR="0" wp14:anchorId="5CB03B86" wp14:editId="40A240B9">
              <wp:extent cx="4480560" cy="2415606"/>
              <wp:effectExtent l="76200" t="76200" r="12954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84134" cy="2417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79" w:author="Pinnu, Sainath" w:date="2023-04-12T12:21:00Z">
        <w:r w:rsidR="00605844">
          <w:rPr>
            <w:noProof/>
          </w:rPr>
          <w:drawing>
            <wp:inline distT="0" distB="0" distL="0" distR="0" wp14:anchorId="4BA69F39" wp14:editId="24AB3C0F">
              <wp:extent cx="5140411" cy="171621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4563" cy="1717602"/>
                      </a:xfrm>
                      <a:prstGeom prst="rect">
                        <a:avLst/>
                      </a:prstGeom>
                    </pic:spPr>
                  </pic:pic>
                </a:graphicData>
              </a:graphic>
            </wp:inline>
          </w:drawing>
        </w:r>
      </w:ins>
    </w:p>
    <w:p w14:paraId="529FAB2D" w14:textId="77777777" w:rsidR="00EA4423" w:rsidRDefault="00EA4423" w:rsidP="00F5245E">
      <w:pPr>
        <w:pStyle w:val="Caption"/>
        <w:rPr>
          <w:ins w:id="180" w:author="Moses, Robinson" w:date="2023-04-13T03:57:00Z"/>
        </w:rPr>
      </w:pPr>
      <w:bookmarkStart w:id="181" w:name="_Toc63697470"/>
    </w:p>
    <w:p w14:paraId="07CFBC30" w14:textId="77777777" w:rsidR="00EA4423" w:rsidRDefault="00EA4423">
      <w:pPr>
        <w:rPr>
          <w:ins w:id="182" w:author="Moses, Robinson" w:date="2023-04-13T03:57:00Z"/>
          <w:i/>
          <w:iCs/>
          <w:color w:val="44546A" w:themeColor="text2"/>
          <w:sz w:val="18"/>
          <w:szCs w:val="18"/>
        </w:rPr>
      </w:pPr>
      <w:ins w:id="183" w:author="Moses, Robinson" w:date="2023-04-13T03:57:00Z">
        <w:r>
          <w:br w:type="page"/>
        </w:r>
      </w:ins>
    </w:p>
    <w:p w14:paraId="77CB7BD4" w14:textId="27E7EF30" w:rsidR="00490283" w:rsidRDefault="00490283" w:rsidP="00F5245E">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7</w:t>
      </w:r>
      <w:r>
        <w:rPr>
          <w:noProof/>
        </w:rPr>
        <w:fldChar w:fldCharType="end"/>
      </w:r>
      <w:r>
        <w:t>: QUICK ADJUST FIELD DESCRIPTION</w:t>
      </w:r>
      <w:bookmarkEnd w:id="181"/>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184" w:name="_Toc63697391"/>
      <w:bookmarkStart w:id="185" w:name="_Toc133372419"/>
      <w:r>
        <w:t>BALANCE ADJUSTMENT</w:t>
      </w:r>
      <w:bookmarkEnd w:id="184"/>
      <w:bookmarkEnd w:id="185"/>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3FDE2EDA" w14:textId="1A0E2D86" w:rsidR="0009659B" w:rsidDel="00EA4423" w:rsidRDefault="0009659B">
      <w:pPr>
        <w:rPr>
          <w:del w:id="186" w:author="Moses, Robinson" w:date="2023-04-13T03:57:00Z"/>
          <w:i/>
          <w:iCs/>
          <w:color w:val="44546A" w:themeColor="text2"/>
          <w:sz w:val="18"/>
          <w:szCs w:val="18"/>
        </w:rPr>
      </w:pPr>
      <w:bookmarkStart w:id="187" w:name="_Toc63697428"/>
      <w:del w:id="188" w:author="Moses, Robinson" w:date="2023-04-13T03:57:00Z">
        <w:r w:rsidDel="00EA4423">
          <w:br w:type="page"/>
        </w:r>
      </w:del>
    </w:p>
    <w:p w14:paraId="2D5E1F8D" w14:textId="77777777" w:rsidR="00EA4423" w:rsidRDefault="00EA4423" w:rsidP="00F5245E">
      <w:pPr>
        <w:pStyle w:val="Caption"/>
        <w:rPr>
          <w:ins w:id="189" w:author="Moses, Robinson" w:date="2023-04-13T03:57:00Z"/>
        </w:rPr>
      </w:pPr>
    </w:p>
    <w:p w14:paraId="43F9AB91" w14:textId="1B15C61E" w:rsidR="00490283" w:rsidRDefault="00490283" w:rsidP="00F5245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5</w:t>
      </w:r>
      <w:r w:rsidRPr="6356747E">
        <w:rPr>
          <w:noProof/>
        </w:rPr>
        <w:fldChar w:fldCharType="end"/>
      </w:r>
      <w:r w:rsidRPr="6356747E">
        <w:t>: BALANCE ADJUSTMENT SCREEN</w:t>
      </w:r>
      <w:bookmarkEnd w:id="187"/>
    </w:p>
    <w:p w14:paraId="5C37ABA5" w14:textId="77777777" w:rsidR="00490283" w:rsidRDefault="00490283" w:rsidP="00F5245E">
      <w:pPr>
        <w:jc w:val="center"/>
      </w:pPr>
      <w:commentRangeStart w:id="190"/>
      <w:commentRangeStart w:id="191"/>
      <w:r>
        <w:rPr>
          <w:noProof/>
        </w:rPr>
        <w:drawing>
          <wp:inline distT="0" distB="0" distL="0" distR="0" wp14:anchorId="43A5A2F7" wp14:editId="7AB2FB91">
            <wp:extent cx="6047426" cy="2885126"/>
            <wp:effectExtent l="76200" t="76200" r="106045" b="106045"/>
            <wp:docPr id="2124318860" name="Picture 21243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318860"/>
                    <pic:cNvPicPr/>
                  </pic:nvPicPr>
                  <pic:blipFill>
                    <a:blip r:embed="rId60">
                      <a:extLst>
                        <a:ext uri="{28A0092B-C50C-407E-A947-70E740481C1C}">
                          <a14:useLocalDpi xmlns:a14="http://schemas.microsoft.com/office/drawing/2010/main" val="0"/>
                        </a:ext>
                      </a:extLst>
                    </a:blip>
                    <a:srcRect/>
                    <a:stretch>
                      <a:fillRect/>
                    </a:stretch>
                  </pic:blipFill>
                  <pic:spPr>
                    <a:xfrm>
                      <a:off x="0" y="0"/>
                      <a:ext cx="6047426" cy="2885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90"/>
      <w:r w:rsidR="002C0556">
        <w:rPr>
          <w:rStyle w:val="CommentReference"/>
        </w:rPr>
        <w:commentReference w:id="190"/>
      </w:r>
      <w:commentRangeEnd w:id="191"/>
      <w:r w:rsidR="00167A81">
        <w:rPr>
          <w:rStyle w:val="CommentReference"/>
        </w:rPr>
        <w:commentReference w:id="191"/>
      </w:r>
    </w:p>
    <w:p w14:paraId="651E44FC" w14:textId="77777777" w:rsidR="00EA4423" w:rsidRDefault="00EA4423">
      <w:pPr>
        <w:rPr>
          <w:ins w:id="194" w:author="Moses, Robinson" w:date="2023-04-13T03:57:00Z"/>
          <w:i/>
          <w:iCs/>
          <w:color w:val="44546A" w:themeColor="text2"/>
          <w:sz w:val="18"/>
          <w:szCs w:val="18"/>
        </w:rPr>
      </w:pPr>
      <w:bookmarkStart w:id="195" w:name="_Toc63697471"/>
      <w:ins w:id="196" w:author="Moses, Robinson" w:date="2023-04-13T03:57:00Z">
        <w:r>
          <w:br w:type="page"/>
        </w:r>
      </w:ins>
    </w:p>
    <w:p w14:paraId="5EC0CE34" w14:textId="5C773AF9" w:rsidR="00490283" w:rsidRDefault="00490283" w:rsidP="00F5245E">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8</w:t>
      </w:r>
      <w:r>
        <w:rPr>
          <w:noProof/>
        </w:rPr>
        <w:fldChar w:fldCharType="end"/>
      </w:r>
      <w:r>
        <w:t>: BALANCE ADJUSTMENT FIELD DESCRIPTION</w:t>
      </w:r>
      <w:bookmarkEnd w:id="195"/>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25DE8974" w14:textId="5A5259CC" w:rsidR="00490283" w:rsidRPr="00833298" w:rsidDel="00EA4423" w:rsidRDefault="00490283" w:rsidP="00490283">
      <w:pPr>
        <w:rPr>
          <w:del w:id="197" w:author="Moses, Robinson" w:date="2023-04-13T03:57:00Z"/>
        </w:rPr>
      </w:pPr>
    </w:p>
    <w:p w14:paraId="6E90A419" w14:textId="77777777" w:rsidR="008C573E" w:rsidRDefault="008C573E">
      <w:pPr>
        <w:rPr>
          <w:ins w:id="198" w:author="Moses, Robinson" w:date="2023-04-13T03:38:00Z"/>
          <w:rFonts w:ascii="Open Sans" w:eastAsia="Times New Roman" w:hAnsi="Open Sans" w:cs="Times New Roman"/>
          <w:b/>
          <w:color w:val="54B948"/>
          <w:sz w:val="36"/>
          <w:szCs w:val="36"/>
          <w:lang w:val="en-GB"/>
        </w:rPr>
      </w:pPr>
      <w:bookmarkStart w:id="199" w:name="_Toc63697392"/>
      <w:ins w:id="200" w:author="Moses, Robinson" w:date="2023-04-13T03:38:00Z">
        <w:r>
          <w:br w:type="page"/>
        </w:r>
      </w:ins>
    </w:p>
    <w:p w14:paraId="5538EBEF" w14:textId="35E935D5" w:rsidR="008C573E" w:rsidRDefault="008C573E" w:rsidP="008C573E">
      <w:pPr>
        <w:pStyle w:val="Heading1"/>
        <w:rPr>
          <w:ins w:id="201" w:author="Moses, Robinson" w:date="2023-04-13T03:44:00Z"/>
        </w:rPr>
      </w:pPr>
      <w:bookmarkStart w:id="202" w:name="_Ref132250763"/>
      <w:bookmarkStart w:id="203" w:name="_Ref132250775"/>
      <w:bookmarkStart w:id="204" w:name="_Ref132250800"/>
      <w:bookmarkStart w:id="205" w:name="_Ref132250809"/>
      <w:bookmarkStart w:id="206" w:name="_Ref132250824"/>
      <w:bookmarkStart w:id="207" w:name="_Ref132250836"/>
      <w:bookmarkStart w:id="208" w:name="_Ref132250842"/>
      <w:bookmarkStart w:id="209" w:name="_Ref132250848"/>
      <w:bookmarkStart w:id="210" w:name="_Ref132250858"/>
      <w:bookmarkStart w:id="211" w:name="_Ref132250865"/>
      <w:bookmarkStart w:id="212" w:name="_Ref132250873"/>
      <w:bookmarkStart w:id="213" w:name="_Ref132250882"/>
      <w:bookmarkStart w:id="214" w:name="_Ref132250894"/>
      <w:bookmarkStart w:id="215" w:name="_Ref132254850"/>
      <w:bookmarkStart w:id="216" w:name="_Ref132254863"/>
      <w:bookmarkStart w:id="217" w:name="_Ref132254874"/>
      <w:bookmarkStart w:id="218" w:name="_Ref132254884"/>
      <w:bookmarkStart w:id="219" w:name="_Ref132254890"/>
      <w:bookmarkStart w:id="220" w:name="_Ref132254898"/>
      <w:bookmarkStart w:id="221" w:name="_Ref132254905"/>
      <w:bookmarkStart w:id="222" w:name="_Ref132254914"/>
      <w:bookmarkStart w:id="223" w:name="_Ref132254925"/>
      <w:bookmarkStart w:id="224" w:name="_Ref132254936"/>
      <w:bookmarkStart w:id="225" w:name="_Ref132254949"/>
      <w:bookmarkStart w:id="226" w:name="_Toc133372420"/>
      <w:ins w:id="227" w:author="Moses, Robinson" w:date="2023-04-13T03:38:00Z">
        <w:r>
          <w:t>Coffer and Qualities</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t xml:space="preserve"> </w:t>
        </w:r>
      </w:ins>
    </w:p>
    <w:p w14:paraId="56AD1FD7" w14:textId="77777777" w:rsidR="008C573E" w:rsidRDefault="008C573E" w:rsidP="008C573E">
      <w:pPr>
        <w:pStyle w:val="BodyText"/>
        <w:rPr>
          <w:ins w:id="228" w:author="Moses, Robinson" w:date="2023-04-13T03:44:00Z"/>
        </w:rPr>
      </w:pPr>
      <w:commentRangeStart w:id="229"/>
      <w:ins w:id="230" w:author="Moses, Robinson" w:date="2023-04-13T03:44:00Z">
        <w:r>
          <w:t>Coffer functionality</w:t>
        </w:r>
      </w:ins>
      <w:commentRangeEnd w:id="229"/>
      <w:r w:rsidR="00D0731E">
        <w:rPr>
          <w:rStyle w:val="CommentReference"/>
          <w:rFonts w:ascii="Calibri" w:eastAsia="Calibri" w:hAnsi="Calibri" w:cs="Calibri"/>
          <w:color w:val="000000"/>
          <w:lang w:val="en-US"/>
        </w:rPr>
        <w:commentReference w:id="229"/>
      </w:r>
      <w:ins w:id="231" w:author="Moses, Robinson" w:date="2023-04-13T03:44:00Z">
        <w:r>
          <w:t xml:space="preserve"> allows users to create groupings of cash based on 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ins>
    </w:p>
    <w:p w14:paraId="4AAB511F" w14:textId="77777777" w:rsidR="008C573E" w:rsidRDefault="008C573E" w:rsidP="008C573E">
      <w:pPr>
        <w:pStyle w:val="BodyText"/>
        <w:rPr>
          <w:ins w:id="232" w:author="Moses, Robinson" w:date="2023-04-13T03:44:00Z"/>
        </w:rPr>
      </w:pPr>
      <w:ins w:id="233" w:author="Moses, Robinson" w:date="2023-04-13T03:44:00Z">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ins>
    </w:p>
    <w:p w14:paraId="2954002F" w14:textId="77777777" w:rsidR="008C573E" w:rsidRDefault="008C573E" w:rsidP="008C573E">
      <w:pPr>
        <w:spacing w:after="0"/>
        <w:ind w:left="-5" w:hanging="10"/>
        <w:rPr>
          <w:ins w:id="234" w:author="Moses, Robinson" w:date="2023-04-13T03:44:00Z"/>
          <w:sz w:val="18"/>
          <w:szCs w:val="18"/>
        </w:rPr>
      </w:pPr>
    </w:p>
    <w:p w14:paraId="1697D076" w14:textId="77777777" w:rsidR="008C573E" w:rsidRDefault="008C573E" w:rsidP="008C573E">
      <w:pPr>
        <w:pStyle w:val="Caption"/>
        <w:rPr>
          <w:ins w:id="235" w:author="Moses, Robinson" w:date="2023-04-13T03:44:00Z"/>
        </w:rPr>
      </w:pPr>
      <w:ins w:id="236" w:author="Moses, Robinson" w:date="2023-04-13T03:44:00Z">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Pr>
            <w:noProof/>
          </w:rPr>
          <w:t>9</w:t>
        </w:r>
        <w:r w:rsidRPr="00194D00">
          <w:rPr>
            <w:noProof/>
          </w:rPr>
          <w:fldChar w:fldCharType="end"/>
        </w:r>
        <w:r w:rsidRPr="00194D00">
          <w:t>: COFFER</w:t>
        </w:r>
        <w:r>
          <w:t xml:space="preserve"> DASHBOARD FIELD DESCRIPTIONS  </w:t>
        </w:r>
      </w:ins>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8C573E" w14:paraId="1277FCD1"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924F9FC" w14:textId="77777777" w:rsidR="008C573E" w:rsidRDefault="008C573E">
            <w:pPr>
              <w:pStyle w:val="TableHeading"/>
            </w:pPr>
            <w:ins w:id="237" w:author="Moses, Robinson" w:date="2023-04-13T03:44: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971E72" w14:textId="77777777" w:rsidR="008C573E" w:rsidRDefault="008C573E">
            <w:pPr>
              <w:pStyle w:val="TableHeading"/>
            </w:pPr>
            <w:ins w:id="238" w:author="Moses, Robinson" w:date="2023-04-13T03:44:00Z">
              <w:r>
                <w:t xml:space="preserve">Description </w:t>
              </w:r>
            </w:ins>
          </w:p>
        </w:tc>
      </w:tr>
      <w:tr w:rsidR="008C573E" w14:paraId="5D5E02D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02AAC14" w14:textId="77777777" w:rsidR="008C573E" w:rsidRPr="00E4174E" w:rsidRDefault="008C573E">
            <w:pPr>
              <w:pStyle w:val="TableBody"/>
              <w:rPr>
                <w:b/>
                <w:bCs/>
              </w:rPr>
            </w:pPr>
            <w:ins w:id="239" w:author="Moses, Robinson" w:date="2023-04-13T03:44:00Z">
              <w:r w:rsidRPr="00E4174E">
                <w:rPr>
                  <w:b/>
                  <w:bCs/>
                </w:rPr>
                <w:t xml:space="preserve">Date </w:t>
              </w:r>
            </w:ins>
          </w:p>
        </w:tc>
        <w:tc>
          <w:tcPr>
            <w:tcW w:w="6194" w:type="dxa"/>
            <w:tcBorders>
              <w:top w:val="single" w:sz="3" w:space="0" w:color="000000"/>
              <w:left w:val="single" w:sz="4" w:space="0" w:color="000000"/>
              <w:bottom w:val="single" w:sz="4" w:space="0" w:color="000000"/>
              <w:right w:val="single" w:sz="4" w:space="0" w:color="000000"/>
            </w:tcBorders>
          </w:tcPr>
          <w:p w14:paraId="2018400D" w14:textId="77777777" w:rsidR="008C573E" w:rsidRPr="00C144B4" w:rsidRDefault="008C573E">
            <w:pPr>
              <w:pStyle w:val="TableBody"/>
            </w:pPr>
            <w:ins w:id="240" w:author="Moses, Robinson" w:date="2023-04-13T03:44:00Z">
              <w:r w:rsidRPr="00C144B4">
                <w:t xml:space="preserve"> Reflects current Day, Month, Year, and Time for transaction status </w:t>
              </w:r>
            </w:ins>
          </w:p>
        </w:tc>
      </w:tr>
      <w:tr w:rsidR="008C573E" w14:paraId="10C34022"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A9F12CB" w14:textId="77777777" w:rsidR="008C573E" w:rsidRPr="00E4174E" w:rsidRDefault="008C573E">
            <w:pPr>
              <w:pStyle w:val="TableBody"/>
              <w:rPr>
                <w:b/>
                <w:bCs/>
              </w:rPr>
            </w:pPr>
            <w:ins w:id="241" w:author="Moses, Robinson" w:date="2023-04-13T03:44:00Z">
              <w:r w:rsidRPr="00E4174E">
                <w:rPr>
                  <w:b/>
                  <w:bCs/>
                </w:rPr>
                <w:t xml:space="preserve">Currency Tabs </w:t>
              </w:r>
            </w:ins>
          </w:p>
        </w:tc>
        <w:tc>
          <w:tcPr>
            <w:tcW w:w="6194" w:type="dxa"/>
            <w:tcBorders>
              <w:top w:val="single" w:sz="4" w:space="0" w:color="000000"/>
              <w:left w:val="single" w:sz="4" w:space="0" w:color="000000"/>
              <w:bottom w:val="single" w:sz="4" w:space="0" w:color="000000"/>
              <w:right w:val="single" w:sz="4" w:space="0" w:color="000000"/>
            </w:tcBorders>
          </w:tcPr>
          <w:p w14:paraId="43A0F426" w14:textId="77777777" w:rsidR="008C573E" w:rsidRPr="00C144B4" w:rsidRDefault="008C573E">
            <w:pPr>
              <w:pStyle w:val="TableBody"/>
            </w:pPr>
            <w:ins w:id="242" w:author="Moses, Robinson" w:date="2023-04-13T03:44:00Z">
              <w:r w:rsidRPr="00C144B4">
                <w:t xml:space="preserve"> An individual tab for each currency utilized in the different vaults will be displayed. Users can navigate by clicking on each tab. </w:t>
              </w:r>
            </w:ins>
          </w:p>
        </w:tc>
      </w:tr>
      <w:tr w:rsidR="008C573E" w14:paraId="7DC9FE6E" w14:textId="77777777">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2D80022A" w14:textId="77777777" w:rsidR="008C573E" w:rsidRPr="00E4174E" w:rsidRDefault="008C573E">
            <w:pPr>
              <w:pStyle w:val="TableBody"/>
              <w:rPr>
                <w:b/>
                <w:bCs/>
              </w:rPr>
            </w:pPr>
            <w:ins w:id="243" w:author="Moses, Robinson" w:date="2023-04-13T03:44:00Z">
              <w:r w:rsidRPr="00E4174E">
                <w:rPr>
                  <w:b/>
                  <w:bCs/>
                </w:rPr>
                <w:t xml:space="preserve">Vault </w:t>
              </w:r>
            </w:ins>
          </w:p>
        </w:tc>
        <w:tc>
          <w:tcPr>
            <w:tcW w:w="6194" w:type="dxa"/>
            <w:tcBorders>
              <w:top w:val="single" w:sz="4" w:space="0" w:color="000000"/>
              <w:left w:val="single" w:sz="4" w:space="0" w:color="000000"/>
              <w:bottom w:val="single" w:sz="4" w:space="0" w:color="000000"/>
              <w:right w:val="single" w:sz="4" w:space="0" w:color="000000"/>
            </w:tcBorders>
          </w:tcPr>
          <w:p w14:paraId="22DFC65F" w14:textId="77777777" w:rsidR="008C573E" w:rsidRPr="00C144B4" w:rsidRDefault="008C573E">
            <w:pPr>
              <w:pStyle w:val="TableBody"/>
            </w:pPr>
            <w:ins w:id="244" w:author="Moses, Robinson" w:date="2023-04-13T03:44:00Z">
              <w:r w:rsidRPr="00C144B4">
                <w:t xml:space="preserve"> The hyperlinked ID of all vaults </w:t>
              </w:r>
              <w:r>
                <w:t xml:space="preserve">to which </w:t>
              </w:r>
              <w:r w:rsidRPr="00C144B4">
                <w:t xml:space="preserve">the user has access. Hyperlink takes the user to the </w:t>
              </w:r>
              <w:r>
                <w:fldChar w:fldCharType="begin"/>
              </w:r>
              <w:r>
                <w:instrText xml:space="preserve"> HYPERLINK \l "_FIGURE_5:_VAULT" </w:instrText>
              </w:r>
              <w:r>
                <w:fldChar w:fldCharType="separate"/>
              </w:r>
              <w:r w:rsidRPr="0060488A">
                <w:rPr>
                  <w:rStyle w:val="Hyperlink"/>
                  <w:b/>
                  <w:bCs/>
                  <w:color w:val="auto"/>
                  <w:u w:val="none"/>
                </w:rPr>
                <w:t>Vault Details</w:t>
              </w:r>
              <w:r>
                <w:rPr>
                  <w:rStyle w:val="Hyperlink"/>
                  <w:b/>
                  <w:bCs/>
                  <w:color w:val="auto"/>
                  <w:u w:val="none"/>
                </w:rPr>
                <w:fldChar w:fldCharType="end"/>
              </w:r>
              <w:r w:rsidRPr="00C144B4">
                <w:t xml:space="preserve"> screen where the user can view detailed balance and transaction amounts. </w:t>
              </w:r>
            </w:ins>
          </w:p>
        </w:tc>
      </w:tr>
      <w:tr w:rsidR="008C573E" w14:paraId="6829C135"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32AC95" w14:textId="77777777" w:rsidR="008C573E" w:rsidRPr="00E4174E" w:rsidRDefault="008C573E">
            <w:pPr>
              <w:pStyle w:val="TableBody"/>
              <w:rPr>
                <w:b/>
                <w:bCs/>
              </w:rPr>
            </w:pPr>
            <w:ins w:id="245" w:author="Moses, Robinson" w:date="2023-04-13T03:44:00Z">
              <w:r w:rsidRPr="00E4174E">
                <w:rPr>
                  <w:b/>
                  <w:bCs/>
                </w:rPr>
                <w:t xml:space="preserve">Total </w:t>
              </w:r>
            </w:ins>
          </w:p>
        </w:tc>
        <w:tc>
          <w:tcPr>
            <w:tcW w:w="6194" w:type="dxa"/>
            <w:tcBorders>
              <w:top w:val="single" w:sz="4" w:space="0" w:color="000000"/>
              <w:left w:val="single" w:sz="4" w:space="0" w:color="000000"/>
              <w:bottom w:val="single" w:sz="4" w:space="0" w:color="000000"/>
              <w:right w:val="single" w:sz="4" w:space="0" w:color="000000"/>
            </w:tcBorders>
          </w:tcPr>
          <w:p w14:paraId="3813BC40" w14:textId="77777777" w:rsidR="008C573E" w:rsidRPr="00C144B4" w:rsidRDefault="008C573E">
            <w:pPr>
              <w:pStyle w:val="TableBody"/>
            </w:pPr>
            <w:ins w:id="246" w:author="Moses, Robinson" w:date="2023-04-13T03:44:00Z">
              <w:r w:rsidRPr="00C144B4">
                <w:t xml:space="preserve"> Vault total Opening Balance for the period. When a vault is closed, its verified closing balance becomes the opening balance of the next period. </w:t>
              </w:r>
            </w:ins>
          </w:p>
        </w:tc>
      </w:tr>
      <w:tr w:rsidR="008C573E" w14:paraId="1E122034" w14:textId="77777777">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24E605EB" w14:textId="77777777" w:rsidR="008C573E" w:rsidRPr="00E4174E" w:rsidRDefault="008C573E">
            <w:pPr>
              <w:pStyle w:val="TableBody"/>
              <w:rPr>
                <w:b/>
                <w:bCs/>
              </w:rPr>
            </w:pPr>
            <w:ins w:id="247" w:author="Moses, Robinson" w:date="2023-04-13T03:44:00Z">
              <w:r w:rsidRPr="00E4174E">
                <w:rPr>
                  <w:b/>
                  <w:bCs/>
                </w:rPr>
                <w:t xml:space="preserve">Coffer Tabs </w:t>
              </w:r>
            </w:ins>
          </w:p>
        </w:tc>
        <w:tc>
          <w:tcPr>
            <w:tcW w:w="6194" w:type="dxa"/>
            <w:tcBorders>
              <w:top w:val="single" w:sz="4" w:space="0" w:color="000000"/>
              <w:left w:val="single" w:sz="4" w:space="0" w:color="000000"/>
              <w:bottom w:val="single" w:sz="4" w:space="0" w:color="000000"/>
              <w:right w:val="single" w:sz="4" w:space="0" w:color="000000"/>
            </w:tcBorders>
          </w:tcPr>
          <w:p w14:paraId="277DBEEC" w14:textId="77777777" w:rsidR="008C573E" w:rsidRPr="00C144B4" w:rsidRDefault="008C573E">
            <w:pPr>
              <w:pStyle w:val="TableBody"/>
            </w:pPr>
            <w:ins w:id="248" w:author="Moses, Robinson" w:date="2023-04-13T03:44:00Z">
              <w:r w:rsidRPr="00C144B4">
                <w:t xml:space="preserve"> Vault Balance comes with the “</w:t>
              </w:r>
              <w:r w:rsidRPr="0060488A">
                <w:rPr>
                  <w:b/>
                  <w:bCs/>
                </w:rPr>
                <w:t>Default</w:t>
              </w:r>
              <w:r w:rsidRPr="00C144B4">
                <w:t xml:space="preserve">” coffer </w:t>
              </w:r>
              <w:r>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ins>
          </w:p>
        </w:tc>
      </w:tr>
    </w:tbl>
    <w:p w14:paraId="386A34C5" w14:textId="6230D00E" w:rsidR="008C573E" w:rsidRPr="00AA025A" w:rsidDel="00D0731E" w:rsidRDefault="008C573E" w:rsidP="00F739D8">
      <w:pPr>
        <w:pStyle w:val="Caption"/>
        <w:rPr>
          <w:ins w:id="249" w:author="Moses, Robinson" w:date="2023-04-13T03:44:00Z"/>
          <w:del w:id="250" w:author="Moses, Robinson" w:date="2023-04-13T03:58:00Z"/>
          <w:rStyle w:val="Hyperlink"/>
          <w:color w:val="92D050"/>
          <w:u w:val="none"/>
          <w:rPrChange w:id="251" w:author="Moses, Robinson" w:date="2023-04-13T07:30:00Z">
            <w:rPr>
              <w:ins w:id="252" w:author="Moses, Robinson" w:date="2023-04-13T03:44:00Z"/>
              <w:del w:id="253" w:author="Moses, Robinson" w:date="2023-04-13T03:58:00Z"/>
              <w:color w:val="92D050"/>
            </w:rPr>
          </w:rPrChange>
        </w:rPr>
      </w:pPr>
      <w:ins w:id="254" w:author="Moses, Robinson" w:date="2023-04-13T03:44:00Z">
        <w:del w:id="255" w:author="Moses, Robinson" w:date="2023-04-13T03:58:00Z">
          <w:r w:rsidRPr="00AA025A" w:rsidDel="00D0731E">
            <w:rPr>
              <w:rStyle w:val="Hyperlink"/>
              <w:color w:val="92D050"/>
              <w:u w:val="none"/>
              <w:rPrChange w:id="256" w:author="Moses, Robinson" w:date="2023-04-13T07:30:00Z">
                <w:rPr/>
              </w:rPrChange>
            </w:rPr>
            <w:fldChar w:fldCharType="begin"/>
          </w:r>
          <w:r w:rsidRPr="00AA025A" w:rsidDel="00D0731E">
            <w:rPr>
              <w:rStyle w:val="Hyperlink"/>
              <w:color w:val="92D050"/>
              <w:u w:val="none"/>
              <w:rPrChange w:id="257" w:author="Moses, Robinson" w:date="2023-04-13T07:30:00Z">
                <w:rPr/>
              </w:rPrChange>
            </w:rPr>
            <w:delInstrText xml:space="preserve"> HYPERLINK \l "_DASHBOARD_1" </w:delInstrText>
          </w:r>
          <w:r w:rsidRPr="00AA025A" w:rsidDel="00D0731E">
            <w:rPr>
              <w:rStyle w:val="Hyperlink"/>
              <w:iCs w:val="0"/>
              <w:color w:val="92D050"/>
              <w:u w:val="none"/>
            </w:rPr>
            <w:fldChar w:fldCharType="separate"/>
          </w:r>
          <w:r w:rsidRPr="00AA025A" w:rsidDel="00D0731E">
            <w:rPr>
              <w:rStyle w:val="Hyperlink"/>
              <w:color w:val="92D050"/>
              <w:u w:val="none"/>
            </w:rPr>
            <w:delText>Return to: Dashboard</w:delText>
          </w:r>
          <w:r w:rsidRPr="00AA025A" w:rsidDel="00D0731E">
            <w:rPr>
              <w:rStyle w:val="Hyperlink"/>
              <w:iCs w:val="0"/>
              <w:color w:val="92D050"/>
              <w:u w:val="none"/>
            </w:rPr>
            <w:fldChar w:fldCharType="end"/>
          </w:r>
          <w:r w:rsidRPr="00AA025A" w:rsidDel="00D0731E">
            <w:rPr>
              <w:rStyle w:val="Hyperlink"/>
              <w:color w:val="92D050"/>
              <w:u w:val="none"/>
              <w:rPrChange w:id="258" w:author="Moses, Robinson" w:date="2023-04-13T07:30:00Z">
                <w:rPr>
                  <w:color w:val="92D050"/>
                </w:rPr>
              </w:rPrChange>
            </w:rPr>
            <w:delText xml:space="preserve"> </w:delText>
          </w:r>
        </w:del>
      </w:ins>
    </w:p>
    <w:p w14:paraId="4EC30877" w14:textId="0EEF51ED" w:rsidR="008C573E" w:rsidRPr="00AA025A" w:rsidRDefault="00D0731E">
      <w:pPr>
        <w:pStyle w:val="Caption"/>
        <w:rPr>
          <w:ins w:id="259" w:author="Moses, Robinson" w:date="2023-04-13T03:38:00Z"/>
          <w:rStyle w:val="Hyperlink"/>
          <w:color w:val="92D050"/>
          <w:u w:val="none"/>
          <w:rPrChange w:id="260" w:author="Moses, Robinson" w:date="2023-04-13T07:30:00Z">
            <w:rPr>
              <w:ins w:id="261" w:author="Moses, Robinson" w:date="2023-04-13T03:38:00Z"/>
            </w:rPr>
          </w:rPrChange>
        </w:rPr>
        <w:pPrChange w:id="262" w:author="Moses, Robinson" w:date="2023-04-13T07:29:00Z">
          <w:pPr/>
        </w:pPrChange>
      </w:pPr>
      <w:ins w:id="263" w:author="Moses, Robinson" w:date="2023-04-13T03:58:00Z">
        <w:r w:rsidRPr="00AA025A">
          <w:rPr>
            <w:rStyle w:val="Hyperlink"/>
            <w:color w:val="92D050"/>
            <w:u w:val="none"/>
            <w:rPrChange w:id="264" w:author="Moses, Robinson" w:date="2023-04-13T07:30:00Z">
              <w:rPr/>
            </w:rPrChange>
          </w:rPr>
          <w:t xml:space="preserve">Return To: </w:t>
        </w:r>
      </w:ins>
      <w:ins w:id="265" w:author="Moses, Robinson" w:date="2023-04-13T03:59:00Z">
        <w:r w:rsidRPr="00AA025A">
          <w:rPr>
            <w:rStyle w:val="Hyperlink"/>
            <w:color w:val="92D050"/>
            <w:u w:val="none"/>
            <w:rPrChange w:id="266" w:author="Moses, Robinson" w:date="2023-04-13T07:30:00Z">
              <w:rPr/>
            </w:rPrChange>
          </w:rPr>
          <w:fldChar w:fldCharType="begin"/>
        </w:r>
        <w:r w:rsidRPr="00AA025A">
          <w:rPr>
            <w:rStyle w:val="Hyperlink"/>
            <w:color w:val="92D050"/>
            <w:u w:val="none"/>
            <w:rPrChange w:id="267" w:author="Moses, Robinson" w:date="2023-04-13T07:30:00Z">
              <w:rPr/>
            </w:rPrChange>
          </w:rPr>
          <w:instrText xml:space="preserve"> REF _Ref132250775 \h </w:instrText>
        </w:r>
      </w:ins>
      <w:r w:rsidR="00AA025A" w:rsidRPr="00AA025A">
        <w:rPr>
          <w:rStyle w:val="Hyperlink"/>
          <w:color w:val="92D050"/>
          <w:u w:val="none"/>
        </w:rPr>
        <w:instrText xml:space="preserve"> \* MERGEFORMAT </w:instrText>
      </w:r>
      <w:r w:rsidRPr="00AA025A">
        <w:rPr>
          <w:rStyle w:val="Hyperlink"/>
          <w:color w:val="92D050"/>
          <w:u w:val="none"/>
          <w:rPrChange w:id="268" w:author="Moses, Robinson" w:date="2023-04-13T07:30:00Z">
            <w:rPr>
              <w:rStyle w:val="Hyperlink"/>
              <w:color w:val="92D050"/>
              <w:u w:val="none"/>
            </w:rPr>
          </w:rPrChange>
        </w:rPr>
      </w:r>
      <w:r w:rsidRPr="00AA025A">
        <w:rPr>
          <w:rStyle w:val="Hyperlink"/>
          <w:color w:val="92D050"/>
          <w:u w:val="none"/>
          <w:rPrChange w:id="269" w:author="Moses, Robinson" w:date="2023-04-13T07:30:00Z">
            <w:rPr/>
          </w:rPrChange>
        </w:rPr>
        <w:fldChar w:fldCharType="separate"/>
      </w:r>
      <w:ins w:id="270" w:author="Moses, Robinson" w:date="2023-04-13T03:59:00Z">
        <w:r w:rsidRPr="00AA025A">
          <w:rPr>
            <w:rStyle w:val="Hyperlink"/>
            <w:color w:val="92D050"/>
            <w:u w:val="none"/>
            <w:rPrChange w:id="271" w:author="Moses, Robinson" w:date="2023-04-13T07:30:00Z">
              <w:rPr/>
            </w:rPrChange>
          </w:rPr>
          <w:t>Coffer and Qualities</w:t>
        </w:r>
        <w:r w:rsidRPr="00AA025A">
          <w:rPr>
            <w:rStyle w:val="Hyperlink"/>
            <w:color w:val="92D050"/>
            <w:u w:val="none"/>
            <w:rPrChange w:id="272" w:author="Moses, Robinson" w:date="2023-04-13T07:30:00Z">
              <w:rPr/>
            </w:rPrChange>
          </w:rPr>
          <w:fldChar w:fldCharType="end"/>
        </w:r>
      </w:ins>
    </w:p>
    <w:p w14:paraId="76DCB1F9" w14:textId="77777777" w:rsidR="008C573E" w:rsidRPr="008A784B" w:rsidRDefault="008C573E" w:rsidP="008C573E">
      <w:pPr>
        <w:pStyle w:val="Heading2"/>
        <w:rPr>
          <w:ins w:id="273" w:author="Moses, Robinson" w:date="2023-04-13T03:39:00Z"/>
        </w:rPr>
      </w:pPr>
      <w:bookmarkStart w:id="274" w:name="_Toc133372421"/>
      <w:ins w:id="275" w:author="Moses, Robinson" w:date="2023-04-13T03:39:00Z">
        <w:r w:rsidRPr="008A784B">
          <w:t>VAULT DETAILS</w:t>
        </w:r>
        <w:bookmarkEnd w:id="274"/>
        <w:r w:rsidRPr="008A784B">
          <w:t xml:space="preserve"> </w:t>
        </w:r>
      </w:ins>
    </w:p>
    <w:p w14:paraId="50035D22" w14:textId="77777777" w:rsidR="008C573E" w:rsidRDefault="008C573E" w:rsidP="008C573E">
      <w:pPr>
        <w:pStyle w:val="BodyText"/>
        <w:rPr>
          <w:ins w:id="276" w:author="Moses, Robinson" w:date="2023-04-13T03:39:00Z"/>
          <w:color w:val="4472C4" w:themeColor="accent1"/>
        </w:rPr>
      </w:pPr>
      <w:ins w:id="277" w:author="Moses, Robinson" w:date="2023-04-13T03:39:00Z">
        <w:r>
          <w:t xml:space="preserve">Vault Details provides the same detail as the Dashboard screen in terms of cash movement and funding sources.  Vault Details also provides pertinent detail regarding cash movement and funding sources at the Denomination and Quality level.  For field, descriptions See: </w:t>
        </w:r>
        <w:r>
          <w:rPr>
            <w:color w:val="76923C"/>
          </w:rPr>
          <w:t xml:space="preserve"> </w:t>
        </w:r>
        <w:r w:rsidRPr="00AA025A">
          <w:rPr>
            <w:color w:val="4472C4" w:themeColor="accent1"/>
          </w:rPr>
          <w:fldChar w:fldCharType="begin"/>
        </w:r>
        <w:r w:rsidRPr="00AA025A">
          <w:rPr>
            <w:color w:val="4472C4" w:themeColor="accent1"/>
          </w:rPr>
          <w:instrText xml:space="preserve"> REF _Ref130878639 \h </w:instrText>
        </w:r>
      </w:ins>
      <w:r w:rsidRPr="00AA025A">
        <w:rPr>
          <w:color w:val="4472C4" w:themeColor="accent1"/>
        </w:rPr>
      </w:r>
      <w:ins w:id="278" w:author="Moses, Robinson" w:date="2023-04-13T03:39:00Z">
        <w:r w:rsidRPr="00AA025A">
          <w:rPr>
            <w:color w:val="4472C4" w:themeColor="accent1"/>
          </w:rPr>
          <w:fldChar w:fldCharType="separate"/>
        </w:r>
        <w:r w:rsidRPr="00AA025A">
          <w:rPr>
            <w:color w:val="4472C4" w:themeColor="accent1"/>
            <w:rPrChange w:id="279" w:author="Moses, Robinson" w:date="2023-04-13T07:29:00Z">
              <w:rPr/>
            </w:rPrChange>
          </w:rPr>
          <w:t xml:space="preserve">TABLE </w:t>
        </w:r>
        <w:r w:rsidRPr="00AA025A">
          <w:rPr>
            <w:noProof/>
            <w:color w:val="4472C4" w:themeColor="accent1"/>
            <w:rPrChange w:id="280" w:author="Moses, Robinson" w:date="2023-04-13T07:29:00Z">
              <w:rPr>
                <w:noProof/>
              </w:rPr>
            </w:rPrChange>
          </w:rPr>
          <w:t>6</w:t>
        </w:r>
        <w:r w:rsidRPr="00AA025A">
          <w:rPr>
            <w:color w:val="4472C4" w:themeColor="accent1"/>
            <w:rPrChange w:id="281" w:author="Moses, Robinson" w:date="2023-04-13T07:29:00Z">
              <w:rPr/>
            </w:rPrChange>
          </w:rPr>
          <w:t>: DASHBOARD FIELD DESCRIPTIONS</w:t>
        </w:r>
        <w:r w:rsidRPr="00AA025A">
          <w:rPr>
            <w:color w:val="4472C4" w:themeColor="accent1"/>
          </w:rPr>
          <w:fldChar w:fldCharType="end"/>
        </w:r>
      </w:ins>
    </w:p>
    <w:p w14:paraId="0BA488FC" w14:textId="5DC45525" w:rsidR="008C573E" w:rsidRDefault="008C573E" w:rsidP="008C573E">
      <w:pPr>
        <w:pStyle w:val="BodyText"/>
        <w:rPr>
          <w:ins w:id="282" w:author="Moses, Robinson" w:date="2023-04-13T03:39:00Z"/>
          <w:i/>
          <w:iCs/>
          <w:color w:val="44546A" w:themeColor="text2"/>
          <w:sz w:val="18"/>
          <w:szCs w:val="18"/>
        </w:rPr>
      </w:pPr>
      <w:ins w:id="283" w:author="Moses, Robinson" w:date="2023-04-13T03:39:00Z">
        <w:r>
          <w:br w:type="page"/>
        </w:r>
      </w:ins>
    </w:p>
    <w:p w14:paraId="4227D1D6" w14:textId="77777777" w:rsidR="008C573E" w:rsidRDefault="008C573E" w:rsidP="008C573E">
      <w:pPr>
        <w:pStyle w:val="Caption"/>
        <w:rPr>
          <w:ins w:id="284" w:author="Moses, Robinson" w:date="2023-04-13T03:39:00Z"/>
        </w:rPr>
      </w:pPr>
      <w:ins w:id="285" w:author="Moses, Robinson" w:date="2023-04-13T03:39:00Z">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6</w:t>
        </w:r>
        <w:r w:rsidRPr="6356747E">
          <w:rPr>
            <w:noProof/>
          </w:rPr>
          <w:fldChar w:fldCharType="end"/>
        </w:r>
        <w:r>
          <w:t>: VAULT DETAILS SCREEN</w:t>
        </w:r>
      </w:ins>
    </w:p>
    <w:p w14:paraId="0CA9D19E" w14:textId="77777777" w:rsidR="008C573E" w:rsidRDefault="008C573E" w:rsidP="008C573E">
      <w:pPr>
        <w:pStyle w:val="BodyText"/>
        <w:spacing w:before="0" w:after="0"/>
        <w:rPr>
          <w:ins w:id="286" w:author="Moses, Robinson" w:date="2023-04-13T03:39:00Z"/>
        </w:rPr>
      </w:pPr>
      <w:ins w:id="287" w:author="Moses, Robinson" w:date="2023-04-13T03:39:00Z">
        <w:r>
          <w:rPr>
            <w:noProof/>
          </w:rPr>
          <w:drawing>
            <wp:inline distT="0" distB="0" distL="0" distR="0" wp14:anchorId="25068B0C" wp14:editId="7CBE0555">
              <wp:extent cx="5453449" cy="24773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5917" cy="2478478"/>
                      </a:xfrm>
                      <a:prstGeom prst="rect">
                        <a:avLst/>
                      </a:prstGeom>
                    </pic:spPr>
                  </pic:pic>
                </a:graphicData>
              </a:graphic>
            </wp:inline>
          </w:drawing>
        </w:r>
      </w:ins>
    </w:p>
    <w:p w14:paraId="1CAC2308" w14:textId="2C03B52B" w:rsidR="008C573E" w:rsidRPr="00AA025A" w:rsidRDefault="00D0731E">
      <w:pPr>
        <w:pStyle w:val="Caption"/>
        <w:rPr>
          <w:ins w:id="288" w:author="Moses, Robinson" w:date="2023-04-13T03:39:00Z"/>
          <w:rStyle w:val="Hyperlink"/>
          <w:color w:val="92D050"/>
          <w:u w:val="none"/>
          <w:rPrChange w:id="289" w:author="Moses, Robinson" w:date="2023-04-13T07:30:00Z">
            <w:rPr>
              <w:ins w:id="290" w:author="Moses, Robinson" w:date="2023-04-13T03:39:00Z"/>
            </w:rPr>
          </w:rPrChange>
        </w:rPr>
        <w:pPrChange w:id="291" w:author="Moses, Robinson" w:date="2023-04-13T07:29:00Z">
          <w:pPr>
            <w:spacing w:after="208"/>
          </w:pPr>
        </w:pPrChange>
      </w:pPr>
      <w:ins w:id="292" w:author="Moses, Robinson" w:date="2023-04-13T03:59:00Z">
        <w:r w:rsidRPr="00AA025A">
          <w:rPr>
            <w:rStyle w:val="Hyperlink"/>
            <w:color w:val="92D050"/>
            <w:u w:val="none"/>
            <w:rPrChange w:id="293" w:author="Moses, Robinson" w:date="2023-04-13T07:30:00Z">
              <w:rPr/>
            </w:rPrChange>
          </w:rPr>
          <w:t>Return To:</w:t>
        </w:r>
      </w:ins>
      <w:ins w:id="294" w:author="Moses, Robinson" w:date="2023-04-13T03:39:00Z">
        <w:r w:rsidR="008C573E" w:rsidRPr="00AA025A">
          <w:rPr>
            <w:rStyle w:val="Hyperlink"/>
            <w:color w:val="92D050"/>
            <w:u w:val="none"/>
            <w:rPrChange w:id="295" w:author="Moses, Robinson" w:date="2023-04-13T07:30:00Z">
              <w:rPr>
                <w:color w:val="76923C"/>
              </w:rPr>
            </w:rPrChange>
          </w:rPr>
          <w:t xml:space="preserve"> </w:t>
        </w:r>
      </w:ins>
      <w:ins w:id="296" w:author="Moses, Robinson" w:date="2023-04-13T03:59:00Z">
        <w:r w:rsidRPr="00AA025A">
          <w:rPr>
            <w:rStyle w:val="Hyperlink"/>
            <w:color w:val="92D050"/>
            <w:u w:val="none"/>
            <w:rPrChange w:id="297" w:author="Moses, Robinson" w:date="2023-04-13T07:30:00Z">
              <w:rPr>
                <w:color w:val="76923C"/>
              </w:rPr>
            </w:rPrChange>
          </w:rPr>
          <w:fldChar w:fldCharType="begin"/>
        </w:r>
        <w:r w:rsidRPr="00AA025A">
          <w:rPr>
            <w:rStyle w:val="Hyperlink"/>
            <w:color w:val="92D050"/>
            <w:u w:val="none"/>
            <w:rPrChange w:id="298" w:author="Moses, Robinson" w:date="2023-04-13T07:30:00Z">
              <w:rPr>
                <w:color w:val="76923C"/>
              </w:rPr>
            </w:rPrChange>
          </w:rPr>
          <w:instrText xml:space="preserve"> REF _Ref132250800 \h </w:instrText>
        </w:r>
      </w:ins>
      <w:r w:rsidR="00AA025A" w:rsidRPr="007873F4">
        <w:rPr>
          <w:rStyle w:val="Hyperlink"/>
          <w:color w:val="92D050"/>
          <w:u w:val="none"/>
        </w:rPr>
        <w:instrText xml:space="preserve"> \* MERGEFORMAT </w:instrText>
      </w:r>
      <w:r w:rsidRPr="00AA025A">
        <w:rPr>
          <w:rStyle w:val="Hyperlink"/>
          <w:color w:val="92D050"/>
          <w:u w:val="none"/>
          <w:rPrChange w:id="299" w:author="Moses, Robinson" w:date="2023-04-13T07:30:00Z">
            <w:rPr>
              <w:rStyle w:val="Hyperlink"/>
              <w:color w:val="92D050"/>
              <w:u w:val="none"/>
            </w:rPr>
          </w:rPrChange>
        </w:rPr>
      </w:r>
      <w:r w:rsidRPr="00AA025A">
        <w:rPr>
          <w:rStyle w:val="Hyperlink"/>
          <w:color w:val="92D050"/>
          <w:u w:val="none"/>
          <w:rPrChange w:id="300" w:author="Moses, Robinson" w:date="2023-04-13T07:30:00Z">
            <w:rPr>
              <w:color w:val="76923C"/>
            </w:rPr>
          </w:rPrChange>
        </w:rPr>
        <w:fldChar w:fldCharType="separate"/>
      </w:r>
      <w:ins w:id="301" w:author="Moses, Robinson" w:date="2023-04-13T03:59:00Z">
        <w:r w:rsidRPr="00AA025A">
          <w:rPr>
            <w:rStyle w:val="Hyperlink"/>
            <w:color w:val="92D050"/>
            <w:u w:val="none"/>
            <w:rPrChange w:id="302" w:author="Moses, Robinson" w:date="2023-04-13T07:30:00Z">
              <w:rPr/>
            </w:rPrChange>
          </w:rPr>
          <w:t>Coffer and Qualities</w:t>
        </w:r>
        <w:r w:rsidRPr="00AA025A">
          <w:rPr>
            <w:rStyle w:val="Hyperlink"/>
            <w:color w:val="92D050"/>
            <w:u w:val="none"/>
            <w:rPrChange w:id="303" w:author="Moses, Robinson" w:date="2023-04-13T07:30:00Z">
              <w:rPr>
                <w:color w:val="76923C"/>
              </w:rPr>
            </w:rPrChange>
          </w:rPr>
          <w:fldChar w:fldCharType="end"/>
        </w:r>
      </w:ins>
    </w:p>
    <w:p w14:paraId="12C8BBA8" w14:textId="77777777" w:rsidR="008C573E" w:rsidRDefault="008C573E" w:rsidP="008C573E">
      <w:pPr>
        <w:pStyle w:val="Caption"/>
        <w:rPr>
          <w:ins w:id="304" w:author="Moses, Robinson" w:date="2023-04-13T03:39:00Z"/>
        </w:rPr>
      </w:pPr>
      <w:ins w:id="305" w:author="Moses, Robinson" w:date="2023-04-13T03:39:00Z">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xml:space="preserve">: VAULT DETAILS ICON MENU </w:t>
        </w:r>
        <w:r>
          <w:tab/>
          <w:t xml:space="preserve"> </w:t>
        </w:r>
      </w:ins>
    </w:p>
    <w:tbl>
      <w:tblPr>
        <w:tblW w:w="4810" w:type="pct"/>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8A6D29" w14:paraId="30831AC8" w14:textId="77777777" w:rsidTr="0085746B">
        <w:trPr>
          <w:cantSplit/>
          <w:tblHeader/>
          <w:ins w:id="306" w:author="Moses, Robinson" w:date="2023-04-13T03:39:00Z"/>
        </w:trPr>
        <w:tc>
          <w:tcPr>
            <w:tcW w:w="594" w:type="pct"/>
            <w:shd w:val="clear" w:color="auto" w:fill="60C03A"/>
          </w:tcPr>
          <w:p w14:paraId="39D3D607" w14:textId="77777777" w:rsidR="008C573E" w:rsidRPr="0060488A" w:rsidRDefault="008C573E">
            <w:pPr>
              <w:pStyle w:val="Header"/>
              <w:jc w:val="center"/>
              <w:rPr>
                <w:ins w:id="307" w:author="Moses, Robinson" w:date="2023-04-13T03:39:00Z"/>
                <w:b/>
                <w:bCs/>
                <w:color w:val="FFFFFF" w:themeColor="background1"/>
              </w:rPr>
            </w:pPr>
            <w:ins w:id="308" w:author="Moses, Robinson" w:date="2023-04-13T03:39:00Z">
              <w:r w:rsidRPr="0060488A">
                <w:rPr>
                  <w:b/>
                  <w:bCs/>
                  <w:color w:val="FFFFFF" w:themeColor="background1"/>
                </w:rPr>
                <w:t>Icon</w:t>
              </w:r>
            </w:ins>
          </w:p>
        </w:tc>
        <w:tc>
          <w:tcPr>
            <w:tcW w:w="1105" w:type="pct"/>
            <w:shd w:val="clear" w:color="auto" w:fill="60C03A"/>
          </w:tcPr>
          <w:p w14:paraId="0EC694A6" w14:textId="77777777" w:rsidR="008C573E" w:rsidRPr="0060488A" w:rsidRDefault="008C573E">
            <w:pPr>
              <w:pStyle w:val="Header"/>
              <w:jc w:val="center"/>
              <w:rPr>
                <w:ins w:id="309" w:author="Moses, Robinson" w:date="2023-04-13T03:39:00Z"/>
                <w:b/>
                <w:bCs/>
                <w:color w:val="FFFFFF" w:themeColor="background1"/>
              </w:rPr>
            </w:pPr>
            <w:ins w:id="310" w:author="Moses, Robinson" w:date="2023-04-13T03:39:00Z">
              <w:r w:rsidRPr="0060488A">
                <w:rPr>
                  <w:b/>
                  <w:bCs/>
                  <w:color w:val="FFFFFF" w:themeColor="background1"/>
                </w:rPr>
                <w:t>Name</w:t>
              </w:r>
            </w:ins>
          </w:p>
        </w:tc>
        <w:tc>
          <w:tcPr>
            <w:tcW w:w="3301" w:type="pct"/>
            <w:shd w:val="clear" w:color="auto" w:fill="60C03A"/>
          </w:tcPr>
          <w:p w14:paraId="7341706E" w14:textId="77777777" w:rsidR="008C573E" w:rsidRPr="0060488A" w:rsidRDefault="008C573E">
            <w:pPr>
              <w:pStyle w:val="Header"/>
              <w:jc w:val="center"/>
              <w:rPr>
                <w:ins w:id="311" w:author="Moses, Robinson" w:date="2023-04-13T03:39:00Z"/>
                <w:b/>
                <w:bCs/>
                <w:color w:val="FFFFFF" w:themeColor="background1"/>
              </w:rPr>
            </w:pPr>
            <w:ins w:id="312" w:author="Moses, Robinson" w:date="2023-04-13T03:39:00Z">
              <w:r w:rsidRPr="0060488A">
                <w:rPr>
                  <w:b/>
                  <w:bCs/>
                  <w:color w:val="FFFFFF" w:themeColor="background1"/>
                </w:rPr>
                <w:t>Description</w:t>
              </w:r>
            </w:ins>
          </w:p>
        </w:tc>
      </w:tr>
      <w:tr w:rsidR="001830CA" w14:paraId="0DF96596" w14:textId="77777777" w:rsidTr="0085746B">
        <w:trPr>
          <w:cantSplit/>
          <w:ins w:id="313" w:author="Moses, Robinson" w:date="2023-04-13T03:39:00Z"/>
        </w:trPr>
        <w:tc>
          <w:tcPr>
            <w:tcW w:w="594" w:type="pct"/>
            <w:vAlign w:val="center"/>
          </w:tcPr>
          <w:p w14:paraId="30A73702" w14:textId="77777777" w:rsidR="008C573E" w:rsidRDefault="008C573E">
            <w:pPr>
              <w:pStyle w:val="TableCellText"/>
              <w:snapToGrid w:val="0"/>
              <w:jc w:val="center"/>
              <w:rPr>
                <w:ins w:id="314" w:author="Moses, Robinson" w:date="2023-04-13T03:39:00Z"/>
                <w:b/>
                <w:bCs/>
              </w:rPr>
            </w:pPr>
            <w:ins w:id="315" w:author="Moses, Robinson" w:date="2023-04-13T03:39:00Z">
              <w:r>
                <w:object w:dxaOrig="615" w:dyaOrig="555" w14:anchorId="23A42749">
                  <v:shape id="_x0000_i1038" type="#_x0000_t75" style="width:22.05pt;height:22.05pt" o:ole="">
                    <v:imagedata r:id="rId36" o:title=""/>
                  </v:shape>
                  <o:OLEObject Type="Embed" ProgID="PBrush" ShapeID="_x0000_i1038" DrawAspect="Content" ObjectID="_1744591884" r:id="rId61"/>
                </w:object>
              </w:r>
            </w:ins>
          </w:p>
        </w:tc>
        <w:tc>
          <w:tcPr>
            <w:tcW w:w="1105" w:type="pct"/>
          </w:tcPr>
          <w:p w14:paraId="19F62517" w14:textId="77777777" w:rsidR="008C573E" w:rsidRPr="008A784B" w:rsidRDefault="008C573E">
            <w:pPr>
              <w:pStyle w:val="TableBody"/>
              <w:rPr>
                <w:ins w:id="316" w:author="Moses, Robinson" w:date="2023-04-13T03:39:00Z"/>
                <w:b/>
                <w:bCs/>
              </w:rPr>
            </w:pPr>
            <w:ins w:id="317" w:author="Moses, Robinson" w:date="2023-04-13T03:39:00Z">
              <w:r w:rsidRPr="008A784B">
                <w:rPr>
                  <w:b/>
                  <w:bCs/>
                </w:rPr>
                <w:t>RETURN TO DASHBOARD</w:t>
              </w:r>
            </w:ins>
          </w:p>
        </w:tc>
        <w:tc>
          <w:tcPr>
            <w:tcW w:w="3301" w:type="pct"/>
          </w:tcPr>
          <w:p w14:paraId="12F9A346" w14:textId="77777777" w:rsidR="008C573E" w:rsidRPr="008A784B" w:rsidRDefault="008C573E">
            <w:pPr>
              <w:pStyle w:val="TableBody"/>
              <w:rPr>
                <w:ins w:id="318" w:author="Moses, Robinson" w:date="2023-04-13T03:39:00Z"/>
              </w:rPr>
            </w:pPr>
            <w:ins w:id="319" w:author="Moses, Robinson" w:date="2023-04-13T03:39:00Z">
              <w:r w:rsidRPr="008A784B">
                <w:t xml:space="preserve">Links </w:t>
              </w:r>
              <w:r>
                <w:t>u</w:t>
              </w:r>
              <w:r w:rsidRPr="008A784B">
                <w:t xml:space="preserve">ser back to main </w:t>
              </w:r>
              <w:r w:rsidRPr="0060488A">
                <w:rPr>
                  <w:b/>
                  <w:bCs/>
                </w:rPr>
                <w:t>Dashboard</w:t>
              </w:r>
              <w:r w:rsidRPr="008A784B">
                <w:t xml:space="preserve"> screen</w:t>
              </w:r>
            </w:ins>
          </w:p>
        </w:tc>
      </w:tr>
      <w:tr w:rsidR="001830CA" w14:paraId="38DD6CB0" w14:textId="77777777" w:rsidTr="0085746B">
        <w:trPr>
          <w:cantSplit/>
          <w:ins w:id="320" w:author="Moses, Robinson" w:date="2023-04-13T03:39:00Z"/>
        </w:trPr>
        <w:tc>
          <w:tcPr>
            <w:tcW w:w="594" w:type="pct"/>
            <w:vAlign w:val="center"/>
          </w:tcPr>
          <w:p w14:paraId="33BAE4F7" w14:textId="77777777" w:rsidR="008C573E" w:rsidRDefault="008C573E">
            <w:pPr>
              <w:pStyle w:val="TableCellText"/>
              <w:snapToGrid w:val="0"/>
              <w:jc w:val="center"/>
              <w:rPr>
                <w:ins w:id="321" w:author="Moses, Robinson" w:date="2023-04-13T03:39:00Z"/>
                <w:b/>
                <w:bCs/>
              </w:rPr>
            </w:pPr>
            <w:ins w:id="322" w:author="Moses, Robinson" w:date="2023-04-13T03:39:00Z">
              <w:r>
                <w:object w:dxaOrig="405" w:dyaOrig="330" w14:anchorId="6B83D5BD">
                  <v:shape id="_x0000_i1039" type="#_x0000_t75" style="width:20.75pt;height:16.2pt" o:ole="">
                    <v:imagedata r:id="rId62" o:title=""/>
                  </v:shape>
                  <o:OLEObject Type="Embed" ProgID="PBrush" ShapeID="_x0000_i1039" DrawAspect="Content" ObjectID="_1744591885" r:id="rId63"/>
                </w:object>
              </w:r>
            </w:ins>
          </w:p>
        </w:tc>
        <w:tc>
          <w:tcPr>
            <w:tcW w:w="1105" w:type="pct"/>
          </w:tcPr>
          <w:p w14:paraId="23EE976C" w14:textId="77777777" w:rsidR="008C573E" w:rsidRPr="008A784B" w:rsidRDefault="008C573E">
            <w:pPr>
              <w:pStyle w:val="TableBody"/>
              <w:rPr>
                <w:ins w:id="323" w:author="Moses, Robinson" w:date="2023-04-13T03:39:00Z"/>
                <w:b/>
                <w:bCs/>
              </w:rPr>
            </w:pPr>
            <w:ins w:id="324" w:author="Moses, Robinson" w:date="2023-04-13T03:39:00Z">
              <w:r w:rsidRPr="008A784B">
                <w:rPr>
                  <w:b/>
                  <w:bCs/>
                </w:rPr>
                <w:t>VAULT SETTINGS</w:t>
              </w:r>
            </w:ins>
          </w:p>
        </w:tc>
        <w:tc>
          <w:tcPr>
            <w:tcW w:w="3301" w:type="pct"/>
          </w:tcPr>
          <w:p w14:paraId="1333CCD9" w14:textId="77777777" w:rsidR="008C573E" w:rsidRPr="008A784B" w:rsidRDefault="008C573E">
            <w:pPr>
              <w:pStyle w:val="TableBody"/>
              <w:rPr>
                <w:ins w:id="325" w:author="Moses, Robinson" w:date="2023-04-13T03:39:00Z"/>
              </w:rPr>
            </w:pPr>
            <w:ins w:id="326" w:author="Moses, Robinson" w:date="2023-04-13T03:39:00Z">
              <w:r w:rsidRPr="008A784B">
                <w:t xml:space="preserve">Links user to </w:t>
              </w:r>
              <w:r w:rsidRPr="0060488A">
                <w:rPr>
                  <w:b/>
                  <w:bCs/>
                </w:rPr>
                <w:t>Vault Settings</w:t>
              </w:r>
              <w:r w:rsidRPr="008A784B">
                <w:t xml:space="preserve"> </w:t>
              </w:r>
              <w:r>
                <w:t>s</w:t>
              </w:r>
              <w:r w:rsidRPr="008A784B">
                <w:t xml:space="preserve">creen. </w:t>
              </w:r>
              <w:r>
                <w:t>S</w:t>
              </w:r>
              <w:r w:rsidRPr="008A784B">
                <w:t xml:space="preserve">ee:  </w:t>
              </w:r>
              <w:r>
                <w:fldChar w:fldCharType="begin"/>
              </w:r>
              <w:r>
                <w:instrText xml:space="preserve"> HYPERLINK \l "_Vault_Settings" </w:instrText>
              </w:r>
              <w:r>
                <w:fldChar w:fldCharType="separate"/>
              </w:r>
              <w:r w:rsidRPr="008A784B">
                <w:rPr>
                  <w:rStyle w:val="Hyperlink"/>
                  <w:color w:val="4472C4" w:themeColor="accent1"/>
                  <w:u w:val="none"/>
                </w:rPr>
                <w:t>Vault Settings</w:t>
              </w:r>
              <w:r>
                <w:rPr>
                  <w:rStyle w:val="Hyperlink"/>
                  <w:color w:val="4472C4" w:themeColor="accent1"/>
                  <w:u w:val="none"/>
                </w:rPr>
                <w:fldChar w:fldCharType="end"/>
              </w:r>
            </w:ins>
          </w:p>
          <w:p w14:paraId="454666AA" w14:textId="77777777" w:rsidR="008C573E" w:rsidRPr="008A784B" w:rsidRDefault="008C573E">
            <w:pPr>
              <w:pStyle w:val="TableBody"/>
              <w:rPr>
                <w:ins w:id="327" w:author="Moses, Robinson" w:date="2023-04-13T03:39:00Z"/>
              </w:rPr>
            </w:pPr>
          </w:p>
        </w:tc>
      </w:tr>
      <w:tr w:rsidR="001830CA" w14:paraId="4BF20E38" w14:textId="77777777" w:rsidTr="0085746B">
        <w:trPr>
          <w:cantSplit/>
          <w:ins w:id="328" w:author="Moses, Robinson" w:date="2023-04-13T03:39:00Z"/>
        </w:trPr>
        <w:tc>
          <w:tcPr>
            <w:tcW w:w="594" w:type="pct"/>
            <w:vAlign w:val="center"/>
          </w:tcPr>
          <w:p w14:paraId="219F691E" w14:textId="77777777" w:rsidR="008C573E" w:rsidRDefault="008C573E">
            <w:pPr>
              <w:pStyle w:val="TableCellText"/>
              <w:snapToGrid w:val="0"/>
              <w:jc w:val="center"/>
              <w:rPr>
                <w:ins w:id="329" w:author="Moses, Robinson" w:date="2023-04-13T03:39:00Z"/>
                <w:b/>
                <w:bCs/>
              </w:rPr>
            </w:pPr>
            <w:ins w:id="330" w:author="Moses, Robinson" w:date="2023-04-13T03:39:00Z">
              <w:r>
                <w:object w:dxaOrig="390" w:dyaOrig="390" w14:anchorId="3BAB92AB">
                  <v:shape id="_x0000_i1040" type="#_x0000_t75" style="width:18.15pt;height:18.15pt" o:ole="">
                    <v:imagedata r:id="rId64" o:title=""/>
                  </v:shape>
                  <o:OLEObject Type="Embed" ProgID="PBrush" ShapeID="_x0000_i1040" DrawAspect="Content" ObjectID="_1744591886" r:id="rId65"/>
                </w:object>
              </w:r>
            </w:ins>
          </w:p>
        </w:tc>
        <w:tc>
          <w:tcPr>
            <w:tcW w:w="1105" w:type="pct"/>
          </w:tcPr>
          <w:p w14:paraId="7B905AD1" w14:textId="77777777" w:rsidR="008C573E" w:rsidRPr="008A784B" w:rsidRDefault="008C573E">
            <w:pPr>
              <w:pStyle w:val="TableBody"/>
              <w:rPr>
                <w:ins w:id="331" w:author="Moses, Robinson" w:date="2023-04-13T03:39:00Z"/>
                <w:b/>
                <w:bCs/>
              </w:rPr>
            </w:pPr>
            <w:ins w:id="332" w:author="Moses, Robinson" w:date="2023-04-13T03:39:00Z">
              <w:r w:rsidRPr="008A784B">
                <w:rPr>
                  <w:b/>
                  <w:bCs/>
                </w:rPr>
                <w:t>ALERT HISTORY</w:t>
              </w:r>
            </w:ins>
          </w:p>
        </w:tc>
        <w:tc>
          <w:tcPr>
            <w:tcW w:w="3301" w:type="pct"/>
          </w:tcPr>
          <w:p w14:paraId="6BF90998" w14:textId="77777777" w:rsidR="008C573E" w:rsidRPr="008A784B" w:rsidRDefault="008C573E">
            <w:pPr>
              <w:pStyle w:val="TableBody"/>
              <w:rPr>
                <w:ins w:id="333" w:author="Moses, Robinson" w:date="2023-04-13T03:39:00Z"/>
              </w:rPr>
            </w:pPr>
            <w:ins w:id="334" w:author="Moses, Robinson" w:date="2023-04-13T03:39:00Z">
              <w:r w:rsidRPr="008A784B">
                <w:t xml:space="preserve">Links to </w:t>
              </w:r>
              <w:r w:rsidRPr="0060488A">
                <w:rPr>
                  <w:b/>
                  <w:bCs/>
                </w:rPr>
                <w:t>Alert History</w:t>
              </w:r>
              <w:r w:rsidRPr="008A784B">
                <w:t xml:space="preserve"> screen. Alerts are filtered by the appropriate Vault ID. </w:t>
              </w:r>
              <w:r>
                <w:t>S</w:t>
              </w:r>
              <w:r w:rsidRPr="008A784B">
                <w:t>ee Alert History.</w:t>
              </w:r>
            </w:ins>
          </w:p>
        </w:tc>
      </w:tr>
      <w:tr w:rsidR="001830CA" w14:paraId="09D067EF" w14:textId="77777777" w:rsidTr="0085746B">
        <w:trPr>
          <w:cantSplit/>
          <w:ins w:id="335" w:author="Moses, Robinson" w:date="2023-04-13T03:39:00Z"/>
        </w:trPr>
        <w:tc>
          <w:tcPr>
            <w:tcW w:w="594" w:type="pct"/>
            <w:vAlign w:val="center"/>
          </w:tcPr>
          <w:p w14:paraId="201859E1" w14:textId="77777777" w:rsidR="008C573E" w:rsidRDefault="008C573E">
            <w:pPr>
              <w:pStyle w:val="TableCellText"/>
              <w:snapToGrid w:val="0"/>
              <w:jc w:val="center"/>
              <w:rPr>
                <w:ins w:id="336" w:author="Moses, Robinson" w:date="2023-04-13T03:39:00Z"/>
                <w:b/>
                <w:bCs/>
              </w:rPr>
            </w:pPr>
            <w:ins w:id="337" w:author="Moses, Robinson" w:date="2023-04-13T03:39:00Z">
              <w:r>
                <w:object w:dxaOrig="390" w:dyaOrig="405" w14:anchorId="40269040">
                  <v:shape id="_x0000_i1041" type="#_x0000_t75" style="width:18.15pt;height:20.75pt" o:ole="">
                    <v:imagedata r:id="rId66" o:title=""/>
                  </v:shape>
                  <o:OLEObject Type="Embed" ProgID="PBrush" ShapeID="_x0000_i1041" DrawAspect="Content" ObjectID="_1744591887" r:id="rId67"/>
                </w:object>
              </w:r>
            </w:ins>
          </w:p>
        </w:tc>
        <w:tc>
          <w:tcPr>
            <w:tcW w:w="1105" w:type="pct"/>
          </w:tcPr>
          <w:p w14:paraId="613CD6EA" w14:textId="77777777" w:rsidR="008C573E" w:rsidRPr="008A784B" w:rsidRDefault="008C573E">
            <w:pPr>
              <w:pStyle w:val="TableBody"/>
              <w:rPr>
                <w:ins w:id="338" w:author="Moses, Robinson" w:date="2023-04-13T03:39:00Z"/>
                <w:b/>
                <w:bCs/>
              </w:rPr>
            </w:pPr>
            <w:ins w:id="339" w:author="Moses, Robinson" w:date="2023-04-13T03:39:00Z">
              <w:r w:rsidRPr="008A784B">
                <w:rPr>
                  <w:b/>
                  <w:bCs/>
                </w:rPr>
                <w:t>BALANCE HISTORY</w:t>
              </w:r>
            </w:ins>
          </w:p>
        </w:tc>
        <w:tc>
          <w:tcPr>
            <w:tcW w:w="3301" w:type="pct"/>
          </w:tcPr>
          <w:p w14:paraId="760DC877" w14:textId="77777777" w:rsidR="008C573E" w:rsidRPr="008A784B" w:rsidRDefault="008C573E">
            <w:pPr>
              <w:pStyle w:val="TableBody"/>
              <w:rPr>
                <w:ins w:id="340" w:author="Moses, Robinson" w:date="2023-04-13T03:39:00Z"/>
              </w:rPr>
            </w:pPr>
            <w:ins w:id="341" w:author="Moses, Robinson" w:date="2023-04-13T03:39:00Z">
              <w:r w:rsidRPr="008A784B">
                <w:t xml:space="preserve">Links to </w:t>
              </w:r>
              <w:r>
                <w:t xml:space="preserve">the </w:t>
              </w:r>
              <w:r w:rsidRPr="008A784B">
                <w:t xml:space="preserve">filtered listing of </w:t>
              </w:r>
              <w:r w:rsidRPr="0060488A">
                <w:rPr>
                  <w:b/>
                  <w:bCs/>
                </w:rPr>
                <w:t>Closing Balances</w:t>
              </w:r>
              <w:r w:rsidRPr="008A784B">
                <w:t xml:space="preserve"> sorted by date.  </w:t>
              </w:r>
              <w:r>
                <w:t>S</w:t>
              </w:r>
              <w:r w:rsidRPr="008A784B">
                <w:t xml:space="preserve">ee </w:t>
              </w:r>
              <w:r>
                <w:fldChar w:fldCharType="begin"/>
              </w:r>
              <w:r>
                <w:instrText xml:space="preserve"> HYPERLINK \l "_Balance_History" </w:instrText>
              </w:r>
              <w:r>
                <w:fldChar w:fldCharType="separate"/>
              </w:r>
              <w:r>
                <w:rPr>
                  <w:rStyle w:val="Hyperlink"/>
                  <w:color w:val="4472C4" w:themeColor="accent1"/>
                  <w:u w:val="none"/>
                </w:rPr>
                <w:t>The Balance History</w:t>
              </w:r>
              <w:r>
                <w:rPr>
                  <w:rStyle w:val="Hyperlink"/>
                  <w:color w:val="4472C4" w:themeColor="accent1"/>
                  <w:u w:val="none"/>
                </w:rPr>
                <w:fldChar w:fldCharType="end"/>
              </w:r>
              <w:r w:rsidRPr="008A784B">
                <w:t xml:space="preserve"> section.</w:t>
              </w:r>
            </w:ins>
          </w:p>
        </w:tc>
      </w:tr>
      <w:tr w:rsidR="001830CA" w14:paraId="6510EC6A" w14:textId="77777777" w:rsidTr="0085746B">
        <w:trPr>
          <w:cantSplit/>
          <w:ins w:id="342" w:author="Moses, Robinson" w:date="2023-04-13T03:39:00Z"/>
        </w:trPr>
        <w:tc>
          <w:tcPr>
            <w:tcW w:w="594" w:type="pct"/>
            <w:vAlign w:val="center"/>
          </w:tcPr>
          <w:p w14:paraId="1B2FE21D" w14:textId="77777777" w:rsidR="008C573E" w:rsidRDefault="008C573E">
            <w:pPr>
              <w:pStyle w:val="TableCellText"/>
              <w:snapToGrid w:val="0"/>
              <w:jc w:val="center"/>
              <w:rPr>
                <w:ins w:id="343" w:author="Moses, Robinson" w:date="2023-04-13T03:39:00Z"/>
                <w:b/>
                <w:bCs/>
              </w:rPr>
            </w:pPr>
            <w:ins w:id="344" w:author="Moses, Robinson" w:date="2023-04-13T03:39:00Z">
              <w:r>
                <w:object w:dxaOrig="450" w:dyaOrig="390" w14:anchorId="2278B0D5">
                  <v:shape id="_x0000_i1042" type="#_x0000_t75" style="width:22.05pt;height:18.15pt" o:ole="">
                    <v:imagedata r:id="rId68" o:title=""/>
                  </v:shape>
                  <o:OLEObject Type="Embed" ProgID="PBrush" ShapeID="_x0000_i1042" DrawAspect="Content" ObjectID="_1744591888" r:id="rId69"/>
                </w:object>
              </w:r>
            </w:ins>
          </w:p>
        </w:tc>
        <w:tc>
          <w:tcPr>
            <w:tcW w:w="1105" w:type="pct"/>
          </w:tcPr>
          <w:p w14:paraId="17024569" w14:textId="77777777" w:rsidR="008C573E" w:rsidRPr="008A784B" w:rsidRDefault="008C573E">
            <w:pPr>
              <w:pStyle w:val="TableBody"/>
              <w:rPr>
                <w:ins w:id="345" w:author="Moses, Robinson" w:date="2023-04-13T03:39:00Z"/>
                <w:b/>
                <w:bCs/>
              </w:rPr>
            </w:pPr>
            <w:ins w:id="346" w:author="Moses, Robinson" w:date="2023-04-13T03:39:00Z">
              <w:r w:rsidRPr="008A784B">
                <w:rPr>
                  <w:b/>
                  <w:bCs/>
                </w:rPr>
                <w:t>PROCESS CASH</w:t>
              </w:r>
            </w:ins>
          </w:p>
        </w:tc>
        <w:tc>
          <w:tcPr>
            <w:tcW w:w="3301" w:type="pct"/>
          </w:tcPr>
          <w:p w14:paraId="4D2D7C93" w14:textId="77777777" w:rsidR="008C573E" w:rsidRPr="008A784B" w:rsidRDefault="008C573E">
            <w:pPr>
              <w:pStyle w:val="TableBody"/>
              <w:rPr>
                <w:ins w:id="347" w:author="Moses, Robinson" w:date="2023-04-13T03:39:00Z"/>
              </w:rPr>
            </w:pPr>
            <w:ins w:id="348" w:author="Moses, Robinson" w:date="2023-04-13T03:39:00Z">
              <w:r w:rsidRPr="008A784B">
                <w:t xml:space="preserve">Links to </w:t>
              </w:r>
              <w:r w:rsidRPr="0060488A">
                <w:rPr>
                  <w:b/>
                  <w:bCs/>
                </w:rPr>
                <w:t>Process Cash</w:t>
              </w:r>
              <w:r w:rsidRPr="008A784B">
                <w:t xml:space="preserve"> screen. </w:t>
              </w:r>
              <w:r>
                <w:t>S</w:t>
              </w:r>
              <w:r w:rsidRPr="008A784B">
                <w:t xml:space="preserve">ee: </w:t>
              </w:r>
              <w:r>
                <w:fldChar w:fldCharType="begin"/>
              </w:r>
              <w:r>
                <w:instrText xml:space="preserve"> HYPERLINK \l "_Process_Cash" </w:instrText>
              </w:r>
              <w:r>
                <w:fldChar w:fldCharType="separate"/>
              </w:r>
              <w:r>
                <w:rPr>
                  <w:rStyle w:val="Hyperlink"/>
                  <w:color w:val="4472C4" w:themeColor="accent1"/>
                  <w:u w:val="none"/>
                </w:rPr>
                <w:t>The Process Cash</w:t>
              </w:r>
              <w:r>
                <w:rPr>
                  <w:rStyle w:val="Hyperlink"/>
                  <w:color w:val="4472C4" w:themeColor="accent1"/>
                  <w:u w:val="none"/>
                </w:rPr>
                <w:fldChar w:fldCharType="end"/>
              </w:r>
              <w:r w:rsidRPr="008A784B">
                <w:t xml:space="preserve"> screen</w:t>
              </w:r>
            </w:ins>
          </w:p>
        </w:tc>
      </w:tr>
      <w:tr w:rsidR="001830CA" w14:paraId="4070AF42" w14:textId="77777777" w:rsidTr="0085746B">
        <w:trPr>
          <w:cantSplit/>
          <w:ins w:id="349" w:author="Moses, Robinson" w:date="2023-04-13T03:39:00Z"/>
        </w:trPr>
        <w:tc>
          <w:tcPr>
            <w:tcW w:w="594" w:type="pct"/>
            <w:vAlign w:val="center"/>
          </w:tcPr>
          <w:p w14:paraId="554A969E" w14:textId="77777777" w:rsidR="008C573E" w:rsidRDefault="008C573E">
            <w:pPr>
              <w:pStyle w:val="TableCellText"/>
              <w:snapToGrid w:val="0"/>
              <w:jc w:val="center"/>
              <w:rPr>
                <w:ins w:id="350" w:author="Moses, Robinson" w:date="2023-04-13T03:39:00Z"/>
                <w:b/>
                <w:bCs/>
              </w:rPr>
            </w:pPr>
            <w:ins w:id="351" w:author="Moses, Robinson" w:date="2023-04-13T03:39:00Z">
              <w:r>
                <w:object w:dxaOrig="405" w:dyaOrig="330" w14:anchorId="0B249D18">
                  <v:shape id="_x0000_i1043" type="#_x0000_t75" style="width:20.75pt;height:16.2pt" o:ole="">
                    <v:imagedata r:id="rId70" o:title=""/>
                  </v:shape>
                  <o:OLEObject Type="Embed" ProgID="PBrush" ShapeID="_x0000_i1043" DrawAspect="Content" ObjectID="_1744591889" r:id="rId71"/>
                </w:object>
              </w:r>
            </w:ins>
          </w:p>
        </w:tc>
        <w:tc>
          <w:tcPr>
            <w:tcW w:w="1105" w:type="pct"/>
          </w:tcPr>
          <w:p w14:paraId="29810BC2" w14:textId="77777777" w:rsidR="008C573E" w:rsidRPr="008A784B" w:rsidRDefault="008C573E">
            <w:pPr>
              <w:pStyle w:val="TableBody"/>
              <w:rPr>
                <w:ins w:id="352" w:author="Moses, Robinson" w:date="2023-04-13T03:39:00Z"/>
                <w:b/>
                <w:bCs/>
              </w:rPr>
            </w:pPr>
            <w:ins w:id="353" w:author="Moses, Robinson" w:date="2023-04-13T03:39:00Z">
              <w:r w:rsidRPr="008A784B">
                <w:rPr>
                  <w:b/>
                  <w:bCs/>
                </w:rPr>
                <w:t>FORCE-CLOSE</w:t>
              </w:r>
            </w:ins>
          </w:p>
        </w:tc>
        <w:tc>
          <w:tcPr>
            <w:tcW w:w="3301" w:type="pct"/>
          </w:tcPr>
          <w:p w14:paraId="56ACDB94" w14:textId="77777777" w:rsidR="008C573E" w:rsidRPr="008A784B" w:rsidRDefault="008C573E">
            <w:pPr>
              <w:pStyle w:val="TableBody"/>
              <w:rPr>
                <w:ins w:id="354" w:author="Moses, Robinson" w:date="2023-04-13T03:39:00Z"/>
              </w:rPr>
            </w:pPr>
            <w:ins w:id="355" w:author="Moses, Robinson" w:date="2023-04-13T03:39:00Z">
              <w:r w:rsidRPr="008A784B">
                <w:t xml:space="preserve">Links to screen for </w:t>
              </w:r>
              <w:r>
                <w:t xml:space="preserve">the </w:t>
              </w:r>
              <w:r w:rsidRPr="008A784B">
                <w:t xml:space="preserve">user to enter </w:t>
              </w:r>
              <w:r w:rsidRPr="0060488A">
                <w:rPr>
                  <w:b/>
                  <w:bCs/>
                </w:rPr>
                <w:t>Closing Balances</w:t>
              </w:r>
              <w:r w:rsidRPr="008A784B">
                <w:t xml:space="preserve"> by denomination and close the vault manually.  </w:t>
              </w:r>
              <w:r>
                <w:t>S</w:t>
              </w:r>
              <w:r w:rsidRPr="008A784B">
                <w:t xml:space="preserve">ee </w:t>
              </w:r>
              <w:r>
                <w:t xml:space="preserve">the </w:t>
              </w:r>
              <w:r w:rsidRPr="008A784B">
                <w:rPr>
                  <w:color w:val="4472C4" w:themeColor="accent1"/>
                </w:rPr>
                <w:t>Force-Close</w:t>
              </w:r>
              <w:r w:rsidRPr="008A784B">
                <w:t xml:space="preserve"> screen</w:t>
              </w:r>
            </w:ins>
          </w:p>
        </w:tc>
      </w:tr>
      <w:tr w:rsidR="001830CA" w14:paraId="366C68A4" w14:textId="77777777" w:rsidTr="0085746B">
        <w:trPr>
          <w:cantSplit/>
          <w:ins w:id="356" w:author="Moses, Robinson" w:date="2023-04-13T03:39:00Z"/>
        </w:trPr>
        <w:tc>
          <w:tcPr>
            <w:tcW w:w="594" w:type="pct"/>
            <w:vAlign w:val="center"/>
          </w:tcPr>
          <w:p w14:paraId="3E003F6F" w14:textId="77777777" w:rsidR="008C573E" w:rsidRDefault="008C573E">
            <w:pPr>
              <w:pStyle w:val="TableCellText"/>
              <w:snapToGrid w:val="0"/>
              <w:jc w:val="center"/>
              <w:rPr>
                <w:ins w:id="357" w:author="Moses, Robinson" w:date="2023-04-13T03:39:00Z"/>
              </w:rPr>
            </w:pPr>
            <w:ins w:id="358" w:author="Moses, Robinson" w:date="2023-04-13T03:39:00Z">
              <w:r>
                <w:object w:dxaOrig="480" w:dyaOrig="510" w14:anchorId="16AB60A9">
                  <v:shape id="_x0000_i1044" type="#_x0000_t75" style="width:24.65pt;height:25.95pt" o:ole="">
                    <v:imagedata r:id="rId72" o:title=""/>
                  </v:shape>
                  <o:OLEObject Type="Embed" ProgID="PBrush" ShapeID="_x0000_i1044" DrawAspect="Content" ObjectID="_1744591890" r:id="rId73"/>
                </w:object>
              </w:r>
            </w:ins>
          </w:p>
        </w:tc>
        <w:tc>
          <w:tcPr>
            <w:tcW w:w="1105" w:type="pct"/>
          </w:tcPr>
          <w:p w14:paraId="2A8E519A" w14:textId="77777777" w:rsidR="008C573E" w:rsidRPr="008A784B" w:rsidRDefault="008C573E">
            <w:pPr>
              <w:pStyle w:val="TableBody"/>
              <w:rPr>
                <w:ins w:id="359" w:author="Moses, Robinson" w:date="2023-04-13T03:39:00Z"/>
                <w:b/>
                <w:bCs/>
              </w:rPr>
            </w:pPr>
            <w:ins w:id="360" w:author="Moses, Robinson" w:date="2023-04-13T03:39:00Z">
              <w:r w:rsidRPr="008A784B">
                <w:rPr>
                  <w:b/>
                  <w:bCs/>
                </w:rPr>
                <w:t>EXPORT TO PDF</w:t>
              </w:r>
            </w:ins>
          </w:p>
        </w:tc>
        <w:tc>
          <w:tcPr>
            <w:tcW w:w="3301" w:type="pct"/>
          </w:tcPr>
          <w:p w14:paraId="30DD5757" w14:textId="77777777" w:rsidR="008C573E" w:rsidRPr="008A784B" w:rsidRDefault="008C573E">
            <w:pPr>
              <w:pStyle w:val="TableBody"/>
              <w:rPr>
                <w:ins w:id="361" w:author="Moses, Robinson" w:date="2023-04-13T03:39:00Z"/>
              </w:rPr>
            </w:pPr>
            <w:ins w:id="362" w:author="Moses, Robinson" w:date="2023-04-13T03:39:00Z">
              <w:r w:rsidRPr="008A784B">
                <w:t xml:space="preserve"> This generates the contents of the </w:t>
              </w:r>
              <w:r w:rsidRPr="0060488A">
                <w:rPr>
                  <w:b/>
                  <w:bCs/>
                </w:rPr>
                <w:t>Vault Details</w:t>
              </w:r>
              <w:r w:rsidRPr="008A784B">
                <w:t xml:space="preserve"> to generate the Vault Balance report in PDF format</w:t>
              </w:r>
            </w:ins>
          </w:p>
        </w:tc>
      </w:tr>
      <w:tr w:rsidR="001830CA" w14:paraId="64385721" w14:textId="77777777" w:rsidTr="0085746B">
        <w:trPr>
          <w:cantSplit/>
          <w:ins w:id="363" w:author="Moses, Robinson" w:date="2023-04-13T03:39:00Z"/>
        </w:trPr>
        <w:tc>
          <w:tcPr>
            <w:tcW w:w="594" w:type="pct"/>
            <w:vAlign w:val="center"/>
          </w:tcPr>
          <w:p w14:paraId="77F732B7" w14:textId="77777777" w:rsidR="008C573E" w:rsidRDefault="008C573E">
            <w:pPr>
              <w:pStyle w:val="TableCellText"/>
              <w:snapToGrid w:val="0"/>
              <w:jc w:val="center"/>
              <w:rPr>
                <w:ins w:id="364" w:author="Moses, Robinson" w:date="2023-04-13T03:39:00Z"/>
              </w:rPr>
            </w:pPr>
            <w:ins w:id="365" w:author="Moses, Robinson" w:date="2023-04-13T03:39:00Z">
              <w:r>
                <w:object w:dxaOrig="480" w:dyaOrig="480" w14:anchorId="47A7FD0D">
                  <v:shape id="_x0000_i1045" type="#_x0000_t75" style="width:24.65pt;height:24.65pt" o:ole="">
                    <v:imagedata r:id="rId74" o:title=""/>
                  </v:shape>
                  <o:OLEObject Type="Embed" ProgID="PBrush" ShapeID="_x0000_i1045" DrawAspect="Content" ObjectID="_1744591891" r:id="rId75"/>
                </w:object>
              </w:r>
            </w:ins>
          </w:p>
        </w:tc>
        <w:tc>
          <w:tcPr>
            <w:tcW w:w="1105" w:type="pct"/>
          </w:tcPr>
          <w:p w14:paraId="6161A032" w14:textId="77777777" w:rsidR="008C573E" w:rsidRPr="008A784B" w:rsidRDefault="008C573E">
            <w:pPr>
              <w:pStyle w:val="TableBody"/>
              <w:rPr>
                <w:ins w:id="366" w:author="Moses, Robinson" w:date="2023-04-13T03:39:00Z"/>
                <w:b/>
                <w:bCs/>
              </w:rPr>
            </w:pPr>
            <w:ins w:id="367" w:author="Moses, Robinson" w:date="2023-04-13T03:39:00Z">
              <w:r w:rsidRPr="008A784B">
                <w:rPr>
                  <w:b/>
                  <w:bCs/>
                </w:rPr>
                <w:t>COFFER BALANCE</w:t>
              </w:r>
            </w:ins>
          </w:p>
        </w:tc>
        <w:tc>
          <w:tcPr>
            <w:tcW w:w="3301" w:type="pct"/>
          </w:tcPr>
          <w:p w14:paraId="794B98F8" w14:textId="77777777" w:rsidR="008C573E" w:rsidRPr="00A01CF9" w:rsidRDefault="008C573E">
            <w:pPr>
              <w:pStyle w:val="TableBody"/>
              <w:rPr>
                <w:ins w:id="368" w:author="Moses, Robinson" w:date="2023-04-13T03:39:00Z"/>
              </w:rPr>
            </w:pPr>
            <w:ins w:id="369" w:author="Moses, Robinson" w:date="2023-04-13T03:39:00Z">
              <w:r w:rsidRPr="00A01CF9">
                <w:t xml:space="preserve"> Links to the Coffer Balance page for the Vault.</w:t>
              </w:r>
            </w:ins>
          </w:p>
        </w:tc>
      </w:tr>
      <w:tr w:rsidR="001830CA" w14:paraId="5C64692B" w14:textId="77777777" w:rsidTr="0085746B">
        <w:trPr>
          <w:cantSplit/>
          <w:ins w:id="370" w:author="Moses, Robinson" w:date="2023-04-13T03:39:00Z"/>
        </w:trPr>
        <w:tc>
          <w:tcPr>
            <w:tcW w:w="594" w:type="pct"/>
            <w:vAlign w:val="center"/>
          </w:tcPr>
          <w:p w14:paraId="607382B3" w14:textId="77777777" w:rsidR="008C573E" w:rsidRDefault="008C573E">
            <w:pPr>
              <w:pStyle w:val="TableCellText"/>
              <w:snapToGrid w:val="0"/>
              <w:jc w:val="center"/>
              <w:rPr>
                <w:ins w:id="371" w:author="Moses, Robinson" w:date="2023-04-13T03:39:00Z"/>
              </w:rPr>
            </w:pPr>
            <w:ins w:id="372" w:author="Moses, Robinson" w:date="2023-04-13T03:39:00Z">
              <w:r>
                <w:object w:dxaOrig="480" w:dyaOrig="480" w14:anchorId="12A3A468">
                  <v:shape id="_x0000_i1046" type="#_x0000_t75" style="width:24.65pt;height:24.65pt" o:ole="">
                    <v:imagedata r:id="rId74" o:title=""/>
                  </v:shape>
                  <o:OLEObject Type="Embed" ProgID="PBrush" ShapeID="_x0000_i1046" DrawAspect="Content" ObjectID="_1744591892" r:id="rId76"/>
                </w:object>
              </w:r>
            </w:ins>
          </w:p>
        </w:tc>
        <w:tc>
          <w:tcPr>
            <w:tcW w:w="1105" w:type="pct"/>
          </w:tcPr>
          <w:p w14:paraId="4A69F494" w14:textId="77777777" w:rsidR="008C573E" w:rsidRPr="008A784B" w:rsidRDefault="008C573E">
            <w:pPr>
              <w:pStyle w:val="TableBody"/>
              <w:rPr>
                <w:ins w:id="373" w:author="Moses, Robinson" w:date="2023-04-13T03:39:00Z"/>
                <w:b/>
                <w:bCs/>
              </w:rPr>
            </w:pPr>
            <w:ins w:id="374" w:author="Moses, Robinson" w:date="2023-04-13T03:39:00Z">
              <w:r w:rsidRPr="008A784B">
                <w:rPr>
                  <w:b/>
                  <w:bCs/>
                </w:rPr>
                <w:t>MASTER COFFER BALANCE</w:t>
              </w:r>
            </w:ins>
          </w:p>
        </w:tc>
        <w:tc>
          <w:tcPr>
            <w:tcW w:w="3301" w:type="pct"/>
          </w:tcPr>
          <w:p w14:paraId="5DD8ACA7" w14:textId="77777777" w:rsidR="008C573E" w:rsidRDefault="008C573E">
            <w:pPr>
              <w:pStyle w:val="TableBody"/>
              <w:rPr>
                <w:ins w:id="375" w:author="Moses, Robinson" w:date="2023-04-13T03:39:00Z"/>
              </w:rPr>
            </w:pPr>
            <w:ins w:id="376" w:author="Moses, Robinson" w:date="2023-04-13T03:39:00Z">
              <w:r>
                <w:t xml:space="preserve">  Opens the </w:t>
              </w:r>
              <w:r w:rsidRPr="0060488A">
                <w:rPr>
                  <w:b/>
                  <w:bCs/>
                </w:rPr>
                <w:t>Master Coffer Balance</w:t>
              </w:r>
              <w:r>
                <w:t xml:space="preserve"> report of the vault by Master Coffer and Currency/Denomination</w:t>
              </w:r>
            </w:ins>
          </w:p>
        </w:tc>
      </w:tr>
      <w:tr w:rsidR="001830CA" w14:paraId="50EA5031" w14:textId="77777777" w:rsidTr="0085746B">
        <w:trPr>
          <w:cantSplit/>
          <w:ins w:id="377" w:author="Moses, Robinson" w:date="2023-04-13T03:39:00Z"/>
        </w:trPr>
        <w:tc>
          <w:tcPr>
            <w:tcW w:w="594" w:type="pct"/>
            <w:vAlign w:val="center"/>
          </w:tcPr>
          <w:p w14:paraId="1323830C" w14:textId="77777777" w:rsidR="008C573E" w:rsidRDefault="008C573E">
            <w:pPr>
              <w:pStyle w:val="TableCellText"/>
              <w:snapToGrid w:val="0"/>
              <w:jc w:val="center"/>
              <w:rPr>
                <w:ins w:id="378" w:author="Moses, Robinson" w:date="2023-04-13T03:39:00Z"/>
              </w:rPr>
            </w:pPr>
            <w:ins w:id="379" w:author="Moses, Robinson" w:date="2023-04-13T03:39:00Z">
              <w:r>
                <w:object w:dxaOrig="480" w:dyaOrig="480" w14:anchorId="2AE6E49A">
                  <v:shape id="_x0000_i1047" type="#_x0000_t75" style="width:24.65pt;height:24.65pt" o:ole="">
                    <v:imagedata r:id="rId77" o:title=""/>
                  </v:shape>
                  <o:OLEObject Type="Embed" ProgID="PBrush" ShapeID="_x0000_i1047" DrawAspect="Content" ObjectID="_1744591893" r:id="rId78"/>
                </w:object>
              </w:r>
            </w:ins>
          </w:p>
        </w:tc>
        <w:tc>
          <w:tcPr>
            <w:tcW w:w="1105" w:type="pct"/>
          </w:tcPr>
          <w:p w14:paraId="54671077" w14:textId="77777777" w:rsidR="008C573E" w:rsidRPr="008A784B" w:rsidRDefault="008C573E">
            <w:pPr>
              <w:pStyle w:val="TableBody"/>
              <w:rPr>
                <w:ins w:id="380" w:author="Moses, Robinson" w:date="2023-04-13T03:39:00Z"/>
                <w:b/>
                <w:bCs/>
              </w:rPr>
            </w:pPr>
            <w:ins w:id="381" w:author="Moses, Robinson" w:date="2023-04-13T03:39:00Z">
              <w:r w:rsidRPr="008A784B">
                <w:rPr>
                  <w:b/>
                  <w:bCs/>
                </w:rPr>
                <w:t>VAULT LOG</w:t>
              </w:r>
            </w:ins>
          </w:p>
        </w:tc>
        <w:tc>
          <w:tcPr>
            <w:tcW w:w="3301" w:type="pct"/>
          </w:tcPr>
          <w:p w14:paraId="10EF8C69" w14:textId="77777777" w:rsidR="008C573E" w:rsidRDefault="008C573E">
            <w:pPr>
              <w:pStyle w:val="TableBody"/>
              <w:rPr>
                <w:ins w:id="382" w:author="Moses, Robinson" w:date="2023-04-13T03:39:00Z"/>
              </w:rPr>
            </w:pPr>
            <w:ins w:id="383" w:author="Moses, Robinson" w:date="2023-04-13T03:39:00Z">
              <w:r w:rsidRPr="00A01CF9">
                <w:t>Links to a page that displays the history of actions taken on the Vault. (i.e. Force closes, balance adjustments, etc.)</w:t>
              </w:r>
            </w:ins>
          </w:p>
        </w:tc>
      </w:tr>
    </w:tbl>
    <w:p w14:paraId="48133C8B" w14:textId="14F2CBDB" w:rsidR="008C573E" w:rsidRPr="007873F4" w:rsidRDefault="00D0731E" w:rsidP="008C573E">
      <w:pPr>
        <w:pStyle w:val="Caption"/>
        <w:rPr>
          <w:ins w:id="384" w:author="Moses, Robinson" w:date="2023-04-13T03:39:00Z"/>
          <w:rStyle w:val="Hyperlink"/>
          <w:color w:val="92D050"/>
          <w:u w:val="none"/>
          <w:rPrChange w:id="385" w:author="Moses, Robinson" w:date="2023-04-13T07:30:00Z">
            <w:rPr>
              <w:ins w:id="386" w:author="Moses, Robinson" w:date="2023-04-13T03:39:00Z"/>
              <w:color w:val="92D050"/>
            </w:rPr>
          </w:rPrChange>
        </w:rPr>
      </w:pPr>
      <w:ins w:id="387" w:author="Moses, Robinson" w:date="2023-04-13T03:59:00Z">
        <w:r w:rsidRPr="007873F4">
          <w:rPr>
            <w:rStyle w:val="Hyperlink"/>
            <w:color w:val="92D050"/>
            <w:u w:val="none"/>
            <w:rPrChange w:id="388" w:author="Moses, Robinson" w:date="2023-04-13T07:30:00Z">
              <w:rPr/>
            </w:rPrChange>
          </w:rPr>
          <w:t>Return To:</w:t>
        </w:r>
      </w:ins>
      <w:ins w:id="389" w:author="Moses, Robinson" w:date="2023-04-13T03:39:00Z">
        <w:r w:rsidR="008C573E" w:rsidRPr="007873F4">
          <w:rPr>
            <w:rStyle w:val="Hyperlink"/>
            <w:color w:val="92D050"/>
            <w:u w:val="none"/>
            <w:rPrChange w:id="390" w:author="Moses, Robinson" w:date="2023-04-13T07:30:00Z">
              <w:rPr>
                <w:color w:val="92D050"/>
              </w:rPr>
            </w:rPrChange>
          </w:rPr>
          <w:t xml:space="preserve"> </w:t>
        </w:r>
      </w:ins>
      <w:ins w:id="391" w:author="Moses, Robinson" w:date="2023-04-13T03:59:00Z">
        <w:r w:rsidRPr="007873F4">
          <w:rPr>
            <w:rStyle w:val="Hyperlink"/>
            <w:color w:val="92D050"/>
            <w:u w:val="none"/>
            <w:rPrChange w:id="392" w:author="Moses, Robinson" w:date="2023-04-13T07:30:00Z">
              <w:rPr>
                <w:color w:val="92D050"/>
              </w:rPr>
            </w:rPrChange>
          </w:rPr>
          <w:fldChar w:fldCharType="begin"/>
        </w:r>
        <w:r w:rsidRPr="007873F4">
          <w:rPr>
            <w:rStyle w:val="Hyperlink"/>
            <w:color w:val="92D050"/>
            <w:u w:val="none"/>
            <w:rPrChange w:id="393" w:author="Moses, Robinson" w:date="2023-04-13T07:30:00Z">
              <w:rPr>
                <w:color w:val="92D050"/>
              </w:rPr>
            </w:rPrChange>
          </w:rPr>
          <w:instrText xml:space="preserve"> REF _Ref132250809 \h </w:instrText>
        </w:r>
      </w:ins>
      <w:r w:rsidR="007873F4">
        <w:rPr>
          <w:rStyle w:val="Hyperlink"/>
          <w:color w:val="92D050"/>
          <w:u w:val="none"/>
        </w:rPr>
        <w:instrText xml:space="preserve"> \* MERGEFORMAT </w:instrText>
      </w:r>
      <w:r w:rsidRPr="007873F4">
        <w:rPr>
          <w:rStyle w:val="Hyperlink"/>
          <w:color w:val="92D050"/>
          <w:u w:val="none"/>
          <w:rPrChange w:id="394" w:author="Moses, Robinson" w:date="2023-04-13T07:30:00Z">
            <w:rPr>
              <w:rStyle w:val="Hyperlink"/>
              <w:color w:val="92D050"/>
              <w:u w:val="none"/>
            </w:rPr>
          </w:rPrChange>
        </w:rPr>
      </w:r>
      <w:r w:rsidRPr="007873F4">
        <w:rPr>
          <w:rStyle w:val="Hyperlink"/>
          <w:color w:val="92D050"/>
          <w:u w:val="none"/>
          <w:rPrChange w:id="395" w:author="Moses, Robinson" w:date="2023-04-13T07:30:00Z">
            <w:rPr>
              <w:color w:val="92D050"/>
            </w:rPr>
          </w:rPrChange>
        </w:rPr>
        <w:fldChar w:fldCharType="separate"/>
      </w:r>
      <w:ins w:id="396" w:author="Moses, Robinson" w:date="2023-04-13T03:59:00Z">
        <w:r w:rsidRPr="007873F4">
          <w:rPr>
            <w:rStyle w:val="Hyperlink"/>
            <w:color w:val="92D050"/>
            <w:u w:val="none"/>
            <w:rPrChange w:id="397" w:author="Moses, Robinson" w:date="2023-04-13T07:30:00Z">
              <w:rPr/>
            </w:rPrChange>
          </w:rPr>
          <w:t>Coffer and Qualities</w:t>
        </w:r>
        <w:r w:rsidRPr="007873F4">
          <w:rPr>
            <w:rStyle w:val="Hyperlink"/>
            <w:color w:val="92D050"/>
            <w:u w:val="none"/>
            <w:rPrChange w:id="398" w:author="Moses, Robinson" w:date="2023-04-13T07:30:00Z">
              <w:rPr>
                <w:color w:val="92D050"/>
              </w:rPr>
            </w:rPrChange>
          </w:rPr>
          <w:fldChar w:fldCharType="end"/>
        </w:r>
      </w:ins>
    </w:p>
    <w:p w14:paraId="7BEA2D7E" w14:textId="77777777" w:rsidR="008C573E" w:rsidRPr="0003445A" w:rsidRDefault="008C573E" w:rsidP="008C573E">
      <w:pPr>
        <w:pStyle w:val="Heading2"/>
        <w:rPr>
          <w:ins w:id="399" w:author="Moses, Robinson" w:date="2023-04-13T03:39:00Z"/>
        </w:rPr>
      </w:pPr>
      <w:bookmarkStart w:id="400" w:name="_Toc133372422"/>
      <w:ins w:id="401" w:author="Moses, Robinson" w:date="2023-04-13T03:39:00Z">
        <w:r w:rsidRPr="0003445A">
          <w:t>VAULT SETTINGS</w:t>
        </w:r>
        <w:bookmarkEnd w:id="400"/>
        <w:r w:rsidRPr="0003445A">
          <w:t xml:space="preserve"> </w:t>
        </w:r>
      </w:ins>
    </w:p>
    <w:p w14:paraId="61E02AF0" w14:textId="77777777" w:rsidR="008C573E" w:rsidRDefault="008C573E" w:rsidP="008C573E">
      <w:pPr>
        <w:pStyle w:val="BodyText"/>
        <w:rPr>
          <w:ins w:id="402" w:author="Moses, Robinson" w:date="2023-04-13T03:39:00Z"/>
        </w:rPr>
      </w:pPr>
      <w:ins w:id="403" w:author="Moses, Robinson" w:date="2023-04-13T03:39:00Z">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ins>
    </w:p>
    <w:p w14:paraId="6FDC363D" w14:textId="3EF8AE8A" w:rsidR="008C573E" w:rsidRDefault="008C573E" w:rsidP="008C573E">
      <w:pPr>
        <w:rPr>
          <w:ins w:id="404" w:author="Moses, Robinson" w:date="2023-04-13T03:39:00Z"/>
          <w:i/>
          <w:iCs/>
          <w:color w:val="44546A" w:themeColor="text2"/>
          <w:sz w:val="18"/>
          <w:szCs w:val="18"/>
        </w:rPr>
      </w:pPr>
    </w:p>
    <w:p w14:paraId="6E19C86E" w14:textId="77777777" w:rsidR="008C573E" w:rsidRDefault="008C573E" w:rsidP="008C573E">
      <w:pPr>
        <w:pStyle w:val="Caption"/>
        <w:rPr>
          <w:ins w:id="405" w:author="Moses, Robinson" w:date="2023-04-13T03:39:00Z"/>
        </w:rPr>
      </w:pPr>
      <w:ins w:id="406" w:author="Moses, Robinson" w:date="2023-04-13T03:39:00Z">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10</w:t>
        </w:r>
        <w:r w:rsidRPr="6356747E">
          <w:rPr>
            <w:noProof/>
          </w:rPr>
          <w:fldChar w:fldCharType="end"/>
        </w:r>
        <w:r>
          <w:t>: VAULT SETTINGS SCREEN</w:t>
        </w:r>
      </w:ins>
    </w:p>
    <w:p w14:paraId="6E2B10FB" w14:textId="643CD914" w:rsidR="008C573E" w:rsidRDefault="008B0FD4" w:rsidP="008C573E">
      <w:pPr>
        <w:pStyle w:val="BodyText"/>
        <w:rPr>
          <w:ins w:id="407" w:author="Moses, Robinson" w:date="2023-04-13T03:39:00Z"/>
        </w:rPr>
      </w:pPr>
      <w:commentRangeStart w:id="408"/>
      <w:commentRangeStart w:id="409"/>
      <w:commentRangeEnd w:id="408"/>
      <w:ins w:id="410" w:author="Moses, Robinson" w:date="2023-04-26T04:15:00Z">
        <w:r>
          <w:rPr>
            <w:rStyle w:val="CommentReference"/>
            <w:rFonts w:ascii="Calibri" w:eastAsia="Calibri" w:hAnsi="Calibri" w:cs="Calibri"/>
            <w:color w:val="000000"/>
            <w:lang w:val="en-US"/>
          </w:rPr>
          <w:commentReference w:id="408"/>
        </w:r>
      </w:ins>
      <w:commentRangeEnd w:id="409"/>
      <w:r w:rsidR="004E69E1">
        <w:rPr>
          <w:rStyle w:val="CommentReference"/>
          <w:rFonts w:ascii="Calibri" w:eastAsia="Calibri" w:hAnsi="Calibri" w:cs="Calibri"/>
          <w:color w:val="000000"/>
          <w:lang w:val="en-US"/>
        </w:rPr>
        <w:commentReference w:id="409"/>
      </w:r>
      <w:r w:rsidR="00F46338">
        <w:rPr>
          <w:noProof/>
          <w:sz w:val="18"/>
          <w:szCs w:val="18"/>
        </w:rPr>
        <w:drawing>
          <wp:inline distT="0" distB="0" distL="0" distR="0" wp14:anchorId="055EAA77" wp14:editId="28939934">
            <wp:extent cx="5943600" cy="2492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ins w:id="413" w:author="Moses, Robinson" w:date="2023-04-13T03:39:00Z">
        <w:r w:rsidR="008C573E" w:rsidRPr="6F20D2D3">
          <w:rPr>
            <w:sz w:val="18"/>
            <w:szCs w:val="18"/>
          </w:rPr>
          <w:t xml:space="preserve"> </w:t>
        </w:r>
      </w:ins>
    </w:p>
    <w:p w14:paraId="3655EFCA" w14:textId="2649CCC5" w:rsidR="008C573E" w:rsidRPr="007873F4" w:rsidRDefault="008F6C9D" w:rsidP="008C573E">
      <w:pPr>
        <w:pStyle w:val="Caption"/>
        <w:rPr>
          <w:ins w:id="414" w:author="Moses, Robinson" w:date="2023-04-13T03:39:00Z"/>
          <w:rStyle w:val="Hyperlink"/>
          <w:color w:val="92D050"/>
          <w:u w:val="none"/>
          <w:rPrChange w:id="415" w:author="Moses, Robinson" w:date="2023-04-13T07:30:00Z">
            <w:rPr>
              <w:ins w:id="416" w:author="Moses, Robinson" w:date="2023-04-13T03:39:00Z"/>
            </w:rPr>
          </w:rPrChange>
        </w:rPr>
      </w:pPr>
      <w:ins w:id="417" w:author="Moses, Robinson" w:date="2023-04-13T04:00:00Z">
        <w:r w:rsidRPr="007873F4">
          <w:rPr>
            <w:rStyle w:val="Hyperlink"/>
            <w:color w:val="92D050"/>
            <w:u w:val="none"/>
            <w:rPrChange w:id="418" w:author="Moses, Robinson" w:date="2023-04-13T07:30:00Z">
              <w:rPr/>
            </w:rPrChange>
          </w:rPr>
          <w:t>Return To:</w:t>
        </w:r>
        <w:r w:rsidRPr="007873F4">
          <w:rPr>
            <w:rStyle w:val="Hyperlink"/>
            <w:color w:val="92D050"/>
            <w:u w:val="none"/>
            <w:rPrChange w:id="419" w:author="Moses, Robinson" w:date="2023-04-13T07:30:00Z">
              <w:rPr/>
            </w:rPrChange>
          </w:rPr>
          <w:fldChar w:fldCharType="begin"/>
        </w:r>
        <w:r w:rsidRPr="007873F4">
          <w:rPr>
            <w:rStyle w:val="Hyperlink"/>
            <w:color w:val="92D050"/>
            <w:u w:val="none"/>
            <w:rPrChange w:id="420" w:author="Moses, Robinson" w:date="2023-04-13T07:30:00Z">
              <w:rPr/>
            </w:rPrChange>
          </w:rPr>
          <w:instrText xml:space="preserve"> REF _Ref132250824 \h </w:instrText>
        </w:r>
      </w:ins>
      <w:r w:rsidR="007873F4">
        <w:rPr>
          <w:rStyle w:val="Hyperlink"/>
          <w:color w:val="92D050"/>
          <w:u w:val="none"/>
        </w:rPr>
        <w:instrText xml:space="preserve"> \* MERGEFORMAT </w:instrText>
      </w:r>
      <w:r w:rsidRPr="007873F4">
        <w:rPr>
          <w:rStyle w:val="Hyperlink"/>
          <w:color w:val="92D050"/>
          <w:u w:val="none"/>
          <w:rPrChange w:id="421" w:author="Moses, Robinson" w:date="2023-04-13T07:30:00Z">
            <w:rPr>
              <w:rStyle w:val="Hyperlink"/>
              <w:color w:val="92D050"/>
              <w:u w:val="none"/>
            </w:rPr>
          </w:rPrChange>
        </w:rPr>
      </w:r>
      <w:r w:rsidRPr="007873F4">
        <w:rPr>
          <w:rStyle w:val="Hyperlink"/>
          <w:color w:val="92D050"/>
          <w:u w:val="none"/>
          <w:rPrChange w:id="422" w:author="Moses, Robinson" w:date="2023-04-13T07:30:00Z">
            <w:rPr/>
          </w:rPrChange>
        </w:rPr>
        <w:fldChar w:fldCharType="separate"/>
      </w:r>
      <w:ins w:id="423" w:author="Moses, Robinson" w:date="2023-04-13T04:00:00Z">
        <w:r w:rsidRPr="007873F4">
          <w:rPr>
            <w:rStyle w:val="Hyperlink"/>
            <w:color w:val="92D050"/>
            <w:u w:val="none"/>
            <w:rPrChange w:id="424" w:author="Moses, Robinson" w:date="2023-04-13T07:30:00Z">
              <w:rPr/>
            </w:rPrChange>
          </w:rPr>
          <w:t>Coffer and Qualities</w:t>
        </w:r>
        <w:r w:rsidRPr="007873F4">
          <w:rPr>
            <w:rStyle w:val="Hyperlink"/>
            <w:color w:val="92D050"/>
            <w:u w:val="none"/>
            <w:rPrChange w:id="425" w:author="Moses, Robinson" w:date="2023-04-13T07:30:00Z">
              <w:rPr/>
            </w:rPrChange>
          </w:rPr>
          <w:fldChar w:fldCharType="end"/>
        </w:r>
      </w:ins>
    </w:p>
    <w:p w14:paraId="19DCD647" w14:textId="55E53C30" w:rsidR="008C573E" w:rsidRDefault="008C573E" w:rsidP="008C573E">
      <w:pPr>
        <w:pStyle w:val="Caption"/>
        <w:rPr>
          <w:ins w:id="426" w:author="Moses, Robinson" w:date="2023-04-13T03:39:00Z"/>
        </w:rPr>
      </w:pPr>
      <w:ins w:id="427" w:author="Moses, Robinson" w:date="2023-04-13T03:39:00Z">
        <w:r>
          <w:t xml:space="preserve">TABLE </w:t>
        </w:r>
        <w:r>
          <w:rPr>
            <w:noProof/>
          </w:rPr>
          <w:fldChar w:fldCharType="begin"/>
        </w:r>
        <w:r>
          <w:rPr>
            <w:noProof/>
          </w:rPr>
          <w:instrText xml:space="preserve"> SEQ Table \* ARABIC </w:instrText>
        </w:r>
        <w:r>
          <w:rPr>
            <w:noProof/>
          </w:rPr>
          <w:fldChar w:fldCharType="separate"/>
        </w:r>
        <w:r>
          <w:rPr>
            <w:noProof/>
          </w:rPr>
          <w:t>13</w:t>
        </w:r>
        <w:r>
          <w:rPr>
            <w:noProof/>
          </w:rPr>
          <w:fldChar w:fldCharType="end"/>
        </w:r>
        <w:r>
          <w:t xml:space="preserve">: VAULT SETTINGS FIELD DESCRIPTIONS </w:t>
        </w:r>
        <w:r>
          <w:tab/>
        </w:r>
      </w:ins>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8C573E" w14:paraId="7784A314" w14:textId="77777777">
        <w:trPr>
          <w:trHeight w:val="369"/>
          <w:ins w:id="428" w:author="Moses, Robinson" w:date="2023-04-13T03:39: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815169E" w14:textId="77777777" w:rsidR="008C573E" w:rsidRDefault="008C573E">
            <w:pPr>
              <w:pStyle w:val="TableHeading"/>
              <w:rPr>
                <w:ins w:id="429" w:author="Moses, Robinson" w:date="2023-04-13T03:39:00Z"/>
              </w:rPr>
            </w:pPr>
            <w:ins w:id="430" w:author="Moses, Robinson" w:date="2023-04-13T03:39: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118768" w14:textId="77777777" w:rsidR="008C573E" w:rsidRDefault="008C573E">
            <w:pPr>
              <w:pStyle w:val="TableHeading"/>
              <w:rPr>
                <w:ins w:id="431" w:author="Moses, Robinson" w:date="2023-04-13T03:39:00Z"/>
              </w:rPr>
            </w:pPr>
            <w:ins w:id="432" w:author="Moses, Robinson" w:date="2023-04-13T03:39:00Z">
              <w:r>
                <w:t xml:space="preserve">Description </w:t>
              </w:r>
            </w:ins>
          </w:p>
        </w:tc>
      </w:tr>
      <w:tr w:rsidR="008C573E" w14:paraId="13DF4FF7" w14:textId="77777777">
        <w:trPr>
          <w:trHeight w:val="333"/>
          <w:ins w:id="433" w:author="Moses, Robinson" w:date="2023-04-13T03:39:00Z"/>
        </w:trPr>
        <w:tc>
          <w:tcPr>
            <w:tcW w:w="1881" w:type="dxa"/>
            <w:tcBorders>
              <w:top w:val="single" w:sz="3" w:space="0" w:color="000000"/>
              <w:left w:val="single" w:sz="4" w:space="0" w:color="000000"/>
              <w:bottom w:val="single" w:sz="4" w:space="0" w:color="000000"/>
              <w:right w:val="single" w:sz="4" w:space="0" w:color="000000"/>
            </w:tcBorders>
          </w:tcPr>
          <w:p w14:paraId="367131AC" w14:textId="77777777" w:rsidR="008C573E" w:rsidRPr="0003445A" w:rsidRDefault="008C573E">
            <w:pPr>
              <w:pStyle w:val="TableBody"/>
              <w:rPr>
                <w:ins w:id="434" w:author="Moses, Robinson" w:date="2023-04-13T03:39:00Z"/>
                <w:b/>
                <w:bCs/>
              </w:rPr>
            </w:pPr>
            <w:ins w:id="435" w:author="Moses, Robinson" w:date="2023-04-13T03:39:00Z">
              <w:r w:rsidRPr="0003445A">
                <w:rPr>
                  <w:b/>
                  <w:bCs/>
                </w:rPr>
                <w:t xml:space="preserve">Day of Week </w:t>
              </w:r>
            </w:ins>
          </w:p>
        </w:tc>
        <w:tc>
          <w:tcPr>
            <w:tcW w:w="6194" w:type="dxa"/>
            <w:tcBorders>
              <w:top w:val="single" w:sz="3" w:space="0" w:color="000000"/>
              <w:left w:val="single" w:sz="4" w:space="0" w:color="000000"/>
              <w:bottom w:val="single" w:sz="4" w:space="0" w:color="000000"/>
              <w:right w:val="single" w:sz="4" w:space="0" w:color="000000"/>
            </w:tcBorders>
          </w:tcPr>
          <w:p w14:paraId="2F8B739E" w14:textId="77777777" w:rsidR="008C573E" w:rsidRDefault="008C573E">
            <w:pPr>
              <w:pStyle w:val="TableBody"/>
              <w:rPr>
                <w:ins w:id="436" w:author="Moses, Robinson" w:date="2023-04-13T03:39:00Z"/>
              </w:rPr>
            </w:pPr>
            <w:ins w:id="437" w:author="Moses, Robinson" w:date="2023-04-13T03:39:00Z">
              <w:r>
                <w:t xml:space="preserve"> Preformatted dropdown where User can select Monday - Sunday </w:t>
              </w:r>
            </w:ins>
          </w:p>
        </w:tc>
      </w:tr>
      <w:tr w:rsidR="008C573E" w14:paraId="52CB9F74" w14:textId="77777777">
        <w:trPr>
          <w:trHeight w:val="542"/>
          <w:ins w:id="438" w:author="Moses, Robinson" w:date="2023-04-13T03:39:00Z"/>
        </w:trPr>
        <w:tc>
          <w:tcPr>
            <w:tcW w:w="1881" w:type="dxa"/>
            <w:tcBorders>
              <w:top w:val="single" w:sz="4" w:space="0" w:color="000000"/>
              <w:left w:val="single" w:sz="4" w:space="0" w:color="000000"/>
              <w:bottom w:val="single" w:sz="4" w:space="0" w:color="000000"/>
              <w:right w:val="single" w:sz="4" w:space="0" w:color="000000"/>
            </w:tcBorders>
            <w:vAlign w:val="center"/>
          </w:tcPr>
          <w:p w14:paraId="790B68DB" w14:textId="77777777" w:rsidR="008C573E" w:rsidRPr="0003445A" w:rsidRDefault="008C573E">
            <w:pPr>
              <w:pStyle w:val="TableBody"/>
              <w:rPr>
                <w:ins w:id="439" w:author="Moses, Robinson" w:date="2023-04-13T03:39:00Z"/>
                <w:b/>
                <w:bCs/>
              </w:rPr>
            </w:pPr>
            <w:ins w:id="440" w:author="Moses, Robinson" w:date="2023-04-13T03:39:00Z">
              <w:r w:rsidRPr="0003445A">
                <w:rPr>
                  <w:b/>
                  <w:bCs/>
                </w:rPr>
                <w:t xml:space="preserve">Time of Day (HH:MM:SS) </w:t>
              </w:r>
            </w:ins>
          </w:p>
        </w:tc>
        <w:tc>
          <w:tcPr>
            <w:tcW w:w="6194" w:type="dxa"/>
            <w:tcBorders>
              <w:top w:val="single" w:sz="4" w:space="0" w:color="000000"/>
              <w:left w:val="single" w:sz="4" w:space="0" w:color="000000"/>
              <w:bottom w:val="single" w:sz="4" w:space="0" w:color="000000"/>
              <w:right w:val="single" w:sz="4" w:space="0" w:color="000000"/>
            </w:tcBorders>
          </w:tcPr>
          <w:p w14:paraId="45C28741" w14:textId="77777777" w:rsidR="008C573E" w:rsidRDefault="008C573E">
            <w:pPr>
              <w:pStyle w:val="TableBody"/>
              <w:rPr>
                <w:ins w:id="441" w:author="Moses, Robinson" w:date="2023-04-13T03:39:00Z"/>
              </w:rPr>
            </w:pPr>
            <w:ins w:id="442" w:author="Moses, Robinson" w:date="2023-04-13T03:39:00Z">
              <w:r>
                <w:t xml:space="preserve"> Input field for the user to enter </w:t>
              </w:r>
              <w:r w:rsidRPr="0060488A">
                <w:rPr>
                  <w:b/>
                  <w:bCs/>
                </w:rPr>
                <w:t>Closing time</w:t>
              </w:r>
              <w:r>
                <w:t xml:space="preserve"> for the selected </w:t>
              </w:r>
              <w:r w:rsidRPr="0060488A">
                <w:rPr>
                  <w:iCs/>
                </w:rPr>
                <w:t>Day of the Week</w:t>
              </w:r>
              <w:r>
                <w:t xml:space="preserve">. Format of time must be HH:MM:SS </w:t>
              </w:r>
            </w:ins>
          </w:p>
        </w:tc>
      </w:tr>
    </w:tbl>
    <w:p w14:paraId="1E924C1D" w14:textId="438CE9EF" w:rsidR="008C573E" w:rsidRPr="007873F4" w:rsidRDefault="008F6C9D">
      <w:pPr>
        <w:pStyle w:val="Caption"/>
        <w:rPr>
          <w:ins w:id="443" w:author="Moses, Robinson" w:date="2023-04-13T03:40:00Z"/>
          <w:rStyle w:val="Hyperlink"/>
          <w:color w:val="92D050"/>
          <w:u w:val="none"/>
          <w:rPrChange w:id="444" w:author="Moses, Robinson" w:date="2023-04-13T07:30:00Z">
            <w:rPr>
              <w:ins w:id="445" w:author="Moses, Robinson" w:date="2023-04-13T03:40:00Z"/>
            </w:rPr>
          </w:rPrChange>
        </w:rPr>
        <w:pPrChange w:id="446" w:author="Moses, Robinson" w:date="2023-04-13T07:30:00Z">
          <w:pPr/>
        </w:pPrChange>
      </w:pPr>
      <w:ins w:id="447" w:author="Moses, Robinson" w:date="2023-04-13T04:00:00Z">
        <w:r w:rsidRPr="007873F4">
          <w:rPr>
            <w:rStyle w:val="Hyperlink"/>
            <w:color w:val="92D050"/>
            <w:u w:val="none"/>
            <w:rPrChange w:id="448" w:author="Moses, Robinson" w:date="2023-04-13T07:30:00Z">
              <w:rPr/>
            </w:rPrChange>
          </w:rPr>
          <w:t xml:space="preserve">Return To: </w:t>
        </w:r>
        <w:r w:rsidRPr="007873F4">
          <w:rPr>
            <w:rStyle w:val="Hyperlink"/>
            <w:color w:val="92D050"/>
            <w:u w:val="none"/>
            <w:rPrChange w:id="449" w:author="Moses, Robinson" w:date="2023-04-13T07:30:00Z">
              <w:rPr/>
            </w:rPrChange>
          </w:rPr>
          <w:fldChar w:fldCharType="begin"/>
        </w:r>
        <w:r w:rsidRPr="007873F4">
          <w:rPr>
            <w:rStyle w:val="Hyperlink"/>
            <w:color w:val="92D050"/>
            <w:u w:val="none"/>
            <w:rPrChange w:id="450" w:author="Moses, Robinson" w:date="2023-04-13T07:30:00Z">
              <w:rPr/>
            </w:rPrChange>
          </w:rPr>
          <w:instrText xml:space="preserve"> REF _Ref132250836 \h </w:instrText>
        </w:r>
      </w:ins>
      <w:r w:rsidR="007873F4">
        <w:rPr>
          <w:rStyle w:val="Hyperlink"/>
          <w:color w:val="92D050"/>
          <w:u w:val="none"/>
        </w:rPr>
        <w:instrText xml:space="preserve"> \* MERGEFORMAT </w:instrText>
      </w:r>
      <w:r w:rsidRPr="007873F4">
        <w:rPr>
          <w:rStyle w:val="Hyperlink"/>
          <w:color w:val="92D050"/>
          <w:u w:val="none"/>
          <w:rPrChange w:id="451" w:author="Moses, Robinson" w:date="2023-04-13T07:30:00Z">
            <w:rPr>
              <w:rStyle w:val="Hyperlink"/>
              <w:color w:val="92D050"/>
              <w:u w:val="none"/>
            </w:rPr>
          </w:rPrChange>
        </w:rPr>
      </w:r>
      <w:r w:rsidRPr="007873F4">
        <w:rPr>
          <w:rStyle w:val="Hyperlink"/>
          <w:color w:val="92D050"/>
          <w:u w:val="none"/>
          <w:rPrChange w:id="452" w:author="Moses, Robinson" w:date="2023-04-13T07:30:00Z">
            <w:rPr/>
          </w:rPrChange>
        </w:rPr>
        <w:fldChar w:fldCharType="separate"/>
      </w:r>
      <w:ins w:id="453" w:author="Moses, Robinson" w:date="2023-04-13T04:00:00Z">
        <w:r w:rsidRPr="007873F4">
          <w:rPr>
            <w:rStyle w:val="Hyperlink"/>
            <w:color w:val="92D050"/>
            <w:u w:val="none"/>
            <w:rPrChange w:id="454" w:author="Moses, Robinson" w:date="2023-04-13T07:30:00Z">
              <w:rPr/>
            </w:rPrChange>
          </w:rPr>
          <w:t>Coffer and Qualities</w:t>
        </w:r>
        <w:r w:rsidRPr="007873F4">
          <w:rPr>
            <w:rStyle w:val="Hyperlink"/>
            <w:color w:val="92D050"/>
            <w:u w:val="none"/>
            <w:rPrChange w:id="455" w:author="Moses, Robinson" w:date="2023-04-13T07:30:00Z">
              <w:rPr/>
            </w:rPrChange>
          </w:rPr>
          <w:fldChar w:fldCharType="end"/>
        </w:r>
      </w:ins>
    </w:p>
    <w:p w14:paraId="448F6739" w14:textId="77777777" w:rsidR="008C573E" w:rsidRPr="00526BFB" w:rsidRDefault="008C573E" w:rsidP="008C573E">
      <w:pPr>
        <w:pStyle w:val="Heading2"/>
        <w:spacing w:before="0" w:after="0"/>
        <w:rPr>
          <w:ins w:id="456" w:author="Moses, Robinson" w:date="2023-04-13T03:40:00Z"/>
        </w:rPr>
      </w:pPr>
      <w:bookmarkStart w:id="457" w:name="_Toc133372423"/>
      <w:ins w:id="458" w:author="Moses, Robinson" w:date="2023-04-13T03:40:00Z">
        <w:r w:rsidRPr="00526BFB">
          <w:t>PROCESS CASH BY QUALITY OR COFFER</w:t>
        </w:r>
        <w:bookmarkEnd w:id="457"/>
        <w:r w:rsidRPr="00526BFB">
          <w:t xml:space="preserve"> </w:t>
        </w:r>
      </w:ins>
    </w:p>
    <w:p w14:paraId="4C77CE59" w14:textId="77777777" w:rsidR="008C573E" w:rsidRDefault="008C573E" w:rsidP="008C573E">
      <w:pPr>
        <w:pStyle w:val="BodyText"/>
        <w:rPr>
          <w:ins w:id="459" w:author="Moses, Robinson" w:date="2023-04-13T03:40:00Z"/>
        </w:rPr>
      </w:pPr>
      <w:ins w:id="460" w:author="Moses, Robinson" w:date="2023-04-13T03:40:00Z">
        <w:r>
          <w:t xml:space="preserve">Process Cash function allows users to manually change amounts from one denomination and quality to a different denomination and quality. Usually, this is due to internal vault actions which would not be reflected in the Order record. </w:t>
        </w:r>
      </w:ins>
    </w:p>
    <w:p w14:paraId="2B34019A" w14:textId="77777777" w:rsidR="008C573E" w:rsidRDefault="008C573E" w:rsidP="008C573E">
      <w:pPr>
        <w:pStyle w:val="BodyText"/>
        <w:rPr>
          <w:ins w:id="461" w:author="Moses, Robinson" w:date="2023-04-13T03:40:00Z"/>
        </w:rPr>
      </w:pPr>
      <w:ins w:id="462" w:author="Moses, Robinson" w:date="2023-04-13T03:40:00Z">
        <w:r w:rsidRPr="0060488A">
          <w:rPr>
            <w:b/>
            <w:bCs/>
            <w:u w:val="single"/>
          </w:rPr>
          <w:t>For example,</w:t>
        </w:r>
        <w:r>
          <w:t xml:space="preserve"> if a container comes into the vault with mixed denominations or varying qualities, subsequently, once the cash has been sorted, it can be entered here as the resulting amounts per quality and denomination. Cash can be processed from denomination/coffer combinations to others. </w:t>
        </w:r>
      </w:ins>
    </w:p>
    <w:p w14:paraId="052E3F8D" w14:textId="77777777" w:rsidR="008C573E" w:rsidRDefault="008C573E" w:rsidP="008C573E">
      <w:pPr>
        <w:rPr>
          <w:ins w:id="463" w:author="Moses, Robinson" w:date="2023-04-13T03:40:00Z"/>
          <w:i/>
          <w:iCs/>
          <w:color w:val="44546A" w:themeColor="text2"/>
          <w:sz w:val="18"/>
          <w:szCs w:val="18"/>
        </w:rPr>
      </w:pPr>
      <w:ins w:id="464" w:author="Moses, Robinson" w:date="2023-04-13T03:40:00Z">
        <w:r>
          <w:br w:type="page"/>
        </w:r>
      </w:ins>
    </w:p>
    <w:p w14:paraId="5A48A617" w14:textId="77777777" w:rsidR="008C573E" w:rsidRDefault="008C573E" w:rsidP="008C573E">
      <w:pPr>
        <w:pStyle w:val="Caption"/>
        <w:rPr>
          <w:ins w:id="465" w:author="Moses, Robinson" w:date="2023-04-13T03:40:00Z"/>
        </w:rPr>
      </w:pPr>
      <w:ins w:id="466" w:author="Moses, Robinson" w:date="2023-04-13T03:40:00Z">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12</w:t>
        </w:r>
        <w:r w:rsidRPr="6356747E">
          <w:rPr>
            <w:noProof/>
          </w:rPr>
          <w:fldChar w:fldCharType="end"/>
        </w:r>
        <w:r>
          <w:t>: PROCESS CASH</w:t>
        </w:r>
      </w:ins>
    </w:p>
    <w:p w14:paraId="30189E18" w14:textId="415F5E2B" w:rsidR="008C573E" w:rsidDel="0085746B" w:rsidRDefault="008C573E" w:rsidP="00F739D8">
      <w:pPr>
        <w:pStyle w:val="BodyText"/>
        <w:spacing w:before="0" w:after="0"/>
        <w:rPr>
          <w:ins w:id="467" w:author="Moses, Robinson" w:date="2023-04-13T03:40:00Z"/>
          <w:del w:id="468" w:author="Moses, Robinson" w:date="2023-04-13T07:37:00Z"/>
        </w:rPr>
      </w:pPr>
      <w:ins w:id="469" w:author="Moses, Robinson" w:date="2023-04-13T03:40:00Z">
        <w:del w:id="470" w:author="Moses, Robinson" w:date="2023-04-26T04:12:00Z">
          <w:r w:rsidRPr="008C3B63" w:rsidDel="002C0556">
            <w:rPr>
              <w:noProof/>
            </w:rPr>
            <w:drawing>
              <wp:inline distT="0" distB="0" distL="0" distR="0" wp14:anchorId="11473E6B" wp14:editId="02AC78A8">
                <wp:extent cx="4097383" cy="2731589"/>
                <wp:effectExtent l="76200" t="76200" r="132080" b="1263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80">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p>
    <w:p w14:paraId="3B75BB1D" w14:textId="22251347" w:rsidR="008C573E" w:rsidDel="0085746B" w:rsidRDefault="008C573E">
      <w:pPr>
        <w:pStyle w:val="BodyText"/>
        <w:spacing w:before="0" w:after="0"/>
        <w:rPr>
          <w:ins w:id="471" w:author="Moses, Robinson" w:date="2023-04-13T03:40:00Z"/>
          <w:del w:id="472" w:author="Moses, Robinson" w:date="2023-04-13T07:37:00Z"/>
        </w:rPr>
        <w:pPrChange w:id="473" w:author="Moses, Robinson" w:date="2023-04-13T07:37:00Z">
          <w:pPr>
            <w:spacing w:after="0"/>
            <w:ind w:right="1109"/>
            <w:jc w:val="right"/>
          </w:pPr>
        </w:pPrChange>
      </w:pPr>
      <w:ins w:id="474" w:author="Moses, Robinson" w:date="2023-04-13T03:40:00Z">
        <w:del w:id="475" w:author="Moses, Robinson" w:date="2023-04-13T07:37:00Z">
          <w:r w:rsidDel="0085746B">
            <w:rPr>
              <w:sz w:val="18"/>
            </w:rPr>
            <w:delText xml:space="preserve"> </w:delText>
          </w:r>
        </w:del>
      </w:ins>
      <w:ins w:id="476" w:author="Moses, Robinson" w:date="2023-04-26T04:12:00Z">
        <w:r w:rsidR="002C0556">
          <w:rPr>
            <w:noProof/>
          </w:rPr>
          <w:drawing>
            <wp:inline distT="0" distB="0" distL="0" distR="0" wp14:anchorId="0361514E" wp14:editId="4B550421">
              <wp:extent cx="5943600" cy="1913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13255"/>
                      </a:xfrm>
                      <a:prstGeom prst="rect">
                        <a:avLst/>
                      </a:prstGeom>
                    </pic:spPr>
                  </pic:pic>
                </a:graphicData>
              </a:graphic>
            </wp:inline>
          </w:drawing>
        </w:r>
      </w:ins>
    </w:p>
    <w:p w14:paraId="303FB746" w14:textId="77777777" w:rsidR="00426C01" w:rsidRDefault="00426C01">
      <w:pPr>
        <w:pStyle w:val="BodyText"/>
        <w:spacing w:before="0" w:after="0"/>
        <w:rPr>
          <w:ins w:id="477" w:author="Moses, Robinson" w:date="2023-04-13T07:37:00Z"/>
          <w:rStyle w:val="Hyperlink"/>
          <w:rFonts w:ascii="Calibri" w:eastAsia="Calibri" w:hAnsi="Calibri" w:cs="Calibri"/>
          <w:i/>
          <w:iCs/>
          <w:color w:val="92D050"/>
          <w:sz w:val="18"/>
          <w:szCs w:val="18"/>
          <w:u w:val="none"/>
          <w:lang w:val="en-US"/>
        </w:rPr>
        <w:pPrChange w:id="478" w:author="Moses, Robinson" w:date="2023-04-13T07:37:00Z">
          <w:pPr>
            <w:pStyle w:val="BodyText"/>
          </w:pPr>
        </w:pPrChange>
      </w:pPr>
    </w:p>
    <w:p w14:paraId="2E980A73" w14:textId="0C22DB32" w:rsidR="008C573E" w:rsidDel="00426C01" w:rsidRDefault="008F6C9D" w:rsidP="00426C01">
      <w:pPr>
        <w:pStyle w:val="BodyText"/>
        <w:spacing w:before="0" w:after="0"/>
        <w:rPr>
          <w:del w:id="479" w:author="Moses, Robinson" w:date="2023-04-13T04:00:00Z"/>
          <w:rStyle w:val="Hyperlink"/>
          <w:rFonts w:ascii="Calibri" w:eastAsia="Calibri" w:hAnsi="Calibri" w:cs="Calibri"/>
          <w:i/>
          <w:iCs/>
          <w:color w:val="92D050"/>
          <w:sz w:val="18"/>
          <w:szCs w:val="18"/>
          <w:u w:val="none"/>
          <w:lang w:val="en-US"/>
        </w:rPr>
      </w:pPr>
      <w:ins w:id="480" w:author="Moses, Robinson" w:date="2023-04-13T04:00:00Z">
        <w:r w:rsidRPr="007873F4">
          <w:rPr>
            <w:rStyle w:val="Hyperlink"/>
            <w:rFonts w:ascii="Calibri" w:eastAsia="Calibri" w:hAnsi="Calibri" w:cs="Calibri"/>
            <w:i/>
            <w:iCs/>
            <w:color w:val="92D050"/>
            <w:sz w:val="18"/>
            <w:szCs w:val="18"/>
            <w:u w:val="none"/>
            <w:lang w:val="en-US"/>
            <w:rPrChange w:id="481" w:author="Moses, Robinson" w:date="2023-04-13T07:30:00Z">
              <w:rPr/>
            </w:rPrChange>
          </w:rPr>
          <w:t xml:space="preserve">Return To: </w:t>
        </w:r>
        <w:r w:rsidRPr="007873F4">
          <w:rPr>
            <w:rStyle w:val="Hyperlink"/>
            <w:rFonts w:ascii="Calibri" w:eastAsia="Calibri" w:hAnsi="Calibri" w:cs="Calibri"/>
            <w:i/>
            <w:iCs/>
            <w:color w:val="92D050"/>
            <w:sz w:val="18"/>
            <w:szCs w:val="18"/>
            <w:u w:val="none"/>
            <w:lang w:val="en-US"/>
            <w:rPrChange w:id="482" w:author="Moses, Robinson" w:date="2023-04-13T07:30:00Z">
              <w:rPr/>
            </w:rPrChange>
          </w:rPr>
          <w:fldChar w:fldCharType="begin"/>
        </w:r>
        <w:r w:rsidRPr="007873F4">
          <w:rPr>
            <w:rStyle w:val="Hyperlink"/>
            <w:rFonts w:ascii="Calibri" w:eastAsia="Calibri" w:hAnsi="Calibri" w:cs="Calibri"/>
            <w:i/>
            <w:iCs/>
            <w:color w:val="92D050"/>
            <w:sz w:val="18"/>
            <w:szCs w:val="18"/>
            <w:u w:val="none"/>
            <w:lang w:val="en-US"/>
            <w:rPrChange w:id="483" w:author="Moses, Robinson" w:date="2023-04-13T07:30:00Z">
              <w:rPr/>
            </w:rPrChange>
          </w:rPr>
          <w:instrText xml:space="preserve"> REF _Ref132250842 \h </w:instrText>
        </w:r>
      </w:ins>
      <w:r w:rsidR="007873F4">
        <w:rPr>
          <w:rStyle w:val="Hyperlink"/>
          <w:rFonts w:ascii="Calibri" w:eastAsia="Calibri" w:hAnsi="Calibri" w:cs="Calibri"/>
          <w:i/>
          <w:iCs/>
          <w:color w:val="92D050"/>
          <w:sz w:val="18"/>
          <w:szCs w:val="18"/>
          <w:u w:val="none"/>
          <w:lang w:val="en-US"/>
        </w:rPr>
        <w:instrText xml:space="preserve"> \* MERGEFORMAT </w:instrText>
      </w:r>
      <w:r w:rsidRPr="007873F4">
        <w:rPr>
          <w:rStyle w:val="Hyperlink"/>
          <w:i/>
          <w:iCs/>
          <w:color w:val="92D050"/>
          <w:sz w:val="18"/>
          <w:szCs w:val="18"/>
          <w:u w:val="none"/>
          <w:rPrChange w:id="484" w:author="Moses, Robinson" w:date="2023-04-13T07:30:00Z">
            <w:rPr>
              <w:rStyle w:val="Hyperlink"/>
              <w:i/>
              <w:iCs/>
              <w:color w:val="92D050"/>
              <w:sz w:val="18"/>
              <w:szCs w:val="18"/>
              <w:u w:val="none"/>
            </w:rPr>
          </w:rPrChange>
        </w:rPr>
      </w:r>
      <w:r w:rsidRPr="007873F4">
        <w:rPr>
          <w:rStyle w:val="Hyperlink"/>
          <w:rFonts w:ascii="Calibri" w:eastAsia="Calibri" w:hAnsi="Calibri" w:cs="Calibri"/>
          <w:i/>
          <w:iCs/>
          <w:color w:val="92D050"/>
          <w:sz w:val="18"/>
          <w:szCs w:val="18"/>
          <w:u w:val="none"/>
          <w:lang w:val="en-US"/>
          <w:rPrChange w:id="485" w:author="Moses, Robinson" w:date="2023-04-13T07:30:00Z">
            <w:rPr/>
          </w:rPrChange>
        </w:rPr>
        <w:fldChar w:fldCharType="separate"/>
      </w:r>
      <w:ins w:id="486" w:author="Moses, Robinson" w:date="2023-04-13T04:00:00Z">
        <w:r w:rsidRPr="007873F4">
          <w:rPr>
            <w:rStyle w:val="Hyperlink"/>
            <w:rFonts w:ascii="Calibri" w:eastAsia="Calibri" w:hAnsi="Calibri" w:cs="Calibri"/>
            <w:i/>
            <w:iCs/>
            <w:color w:val="92D050"/>
            <w:sz w:val="18"/>
            <w:szCs w:val="18"/>
            <w:u w:val="none"/>
            <w:lang w:val="en-US"/>
            <w:rPrChange w:id="487" w:author="Moses, Robinson" w:date="2023-04-13T07:30:00Z">
              <w:rPr/>
            </w:rPrChange>
          </w:rPr>
          <w:t>Coffer and Qualities</w:t>
        </w:r>
        <w:r w:rsidRPr="007873F4">
          <w:rPr>
            <w:rStyle w:val="Hyperlink"/>
            <w:rFonts w:ascii="Calibri" w:eastAsia="Calibri" w:hAnsi="Calibri" w:cs="Calibri"/>
            <w:i/>
            <w:iCs/>
            <w:color w:val="92D050"/>
            <w:sz w:val="18"/>
            <w:szCs w:val="18"/>
            <w:u w:val="none"/>
            <w:lang w:val="en-US"/>
            <w:rPrChange w:id="488" w:author="Moses, Robinson" w:date="2023-04-13T07:30:00Z">
              <w:rPr/>
            </w:rPrChange>
          </w:rPr>
          <w:fldChar w:fldCharType="end"/>
        </w:r>
      </w:ins>
      <w:ins w:id="489" w:author="Moses, Robinson" w:date="2023-04-13T03:40:00Z">
        <w:del w:id="490" w:author="Moses, Robinson" w:date="2023-04-13T04:00:00Z">
          <w:r w:rsidR="008C573E" w:rsidRPr="007873F4" w:rsidDel="008F6C9D">
            <w:rPr>
              <w:rStyle w:val="Hyperlink"/>
              <w:i/>
              <w:iCs/>
              <w:color w:val="92D050"/>
              <w:sz w:val="18"/>
              <w:szCs w:val="18"/>
              <w:u w:val="none"/>
              <w:rPrChange w:id="491" w:author="Moses, Robinson" w:date="2023-04-13T07:30:00Z">
                <w:rPr/>
              </w:rPrChange>
            </w:rPr>
            <w:fldChar w:fldCharType="begin"/>
          </w:r>
          <w:r w:rsidR="008C573E" w:rsidRPr="007873F4" w:rsidDel="008F6C9D">
            <w:rPr>
              <w:rStyle w:val="Hyperlink"/>
              <w:rFonts w:ascii="Calibri" w:eastAsia="Calibri" w:hAnsi="Calibri" w:cs="Calibri"/>
              <w:i/>
              <w:iCs/>
              <w:color w:val="92D050"/>
              <w:sz w:val="18"/>
              <w:szCs w:val="18"/>
              <w:u w:val="none"/>
              <w:lang w:val="en-US"/>
              <w:rPrChange w:id="492" w:author="Moses, Robinson" w:date="2023-04-13T07:30:00Z">
                <w:rPr/>
              </w:rPrChange>
            </w:rPr>
            <w:delInstrText xml:space="preserve"> HYPERLINK \l "_DASHBOARD_1" </w:delInstrText>
          </w:r>
          <w:r w:rsidR="008C573E" w:rsidRPr="007873F4" w:rsidDel="008F6C9D">
            <w:rPr>
              <w:rStyle w:val="Hyperlink"/>
              <w:i/>
              <w:iCs/>
              <w:color w:val="92D050"/>
              <w:sz w:val="18"/>
              <w:szCs w:val="18"/>
              <w:u w:val="none"/>
              <w:rPrChange w:id="493" w:author="Moses, Robinson" w:date="2023-04-13T07:30:00Z">
                <w:rPr>
                  <w:rStyle w:val="Hyperlink"/>
                  <w:color w:val="92D050"/>
                </w:rPr>
              </w:rPrChange>
            </w:rPr>
            <w:fldChar w:fldCharType="separate"/>
          </w:r>
          <w:r w:rsidR="008C573E" w:rsidRPr="007873F4" w:rsidDel="008F6C9D">
            <w:rPr>
              <w:rStyle w:val="Hyperlink"/>
              <w:rFonts w:ascii="Calibri" w:eastAsia="Calibri" w:hAnsi="Calibri" w:cs="Calibri"/>
              <w:i/>
              <w:iCs/>
              <w:color w:val="92D050"/>
              <w:sz w:val="18"/>
              <w:szCs w:val="18"/>
              <w:u w:val="none"/>
              <w:lang w:val="en-US"/>
              <w:rPrChange w:id="494" w:author="Moses, Robinson" w:date="2023-04-13T07:30:00Z">
                <w:rPr>
                  <w:rStyle w:val="Hyperlink"/>
                  <w:color w:val="92D050"/>
                </w:rPr>
              </w:rPrChange>
            </w:rPr>
            <w:delText>Return to: Dashboard</w:delText>
          </w:r>
          <w:r w:rsidR="008C573E" w:rsidRPr="007873F4" w:rsidDel="008F6C9D">
            <w:rPr>
              <w:rStyle w:val="Hyperlink"/>
              <w:rFonts w:ascii="Calibri" w:eastAsia="Calibri" w:hAnsi="Calibri" w:cs="Calibri"/>
              <w:i/>
              <w:iCs/>
              <w:color w:val="92D050"/>
              <w:sz w:val="18"/>
              <w:szCs w:val="18"/>
              <w:u w:val="none"/>
              <w:lang w:val="en-US"/>
              <w:rPrChange w:id="495" w:author="Moses, Robinson" w:date="2023-04-13T07:30:00Z">
                <w:rPr>
                  <w:rStyle w:val="Hyperlink"/>
                  <w:color w:val="92D050"/>
                </w:rPr>
              </w:rPrChange>
            </w:rPr>
            <w:fldChar w:fldCharType="end"/>
          </w:r>
          <w:r w:rsidR="008C573E" w:rsidRPr="007873F4" w:rsidDel="008F6C9D">
            <w:rPr>
              <w:rStyle w:val="Hyperlink"/>
              <w:rFonts w:ascii="Calibri" w:eastAsia="Calibri" w:hAnsi="Calibri" w:cs="Calibri"/>
              <w:i/>
              <w:iCs/>
              <w:color w:val="92D050"/>
              <w:sz w:val="18"/>
              <w:szCs w:val="18"/>
              <w:u w:val="none"/>
              <w:lang w:val="en-US"/>
              <w:rPrChange w:id="496" w:author="Moses, Robinson" w:date="2023-04-13T07:30:00Z">
                <w:rPr>
                  <w:color w:val="92D050"/>
                </w:rPr>
              </w:rPrChange>
            </w:rPr>
            <w:delText xml:space="preserve"> </w:delText>
          </w:r>
        </w:del>
      </w:ins>
    </w:p>
    <w:p w14:paraId="717B1967" w14:textId="77777777" w:rsidR="00426C01" w:rsidRPr="007873F4" w:rsidRDefault="00426C01" w:rsidP="00F739D8">
      <w:pPr>
        <w:pStyle w:val="Caption"/>
        <w:spacing w:after="0"/>
        <w:rPr>
          <w:ins w:id="497" w:author="Moses, Robinson" w:date="2023-04-13T03:40:00Z"/>
          <w:rStyle w:val="Hyperlink"/>
          <w:i w:val="0"/>
          <w:iCs w:val="0"/>
          <w:color w:val="92D050"/>
          <w:u w:val="none"/>
          <w:rPrChange w:id="498" w:author="Moses, Robinson" w:date="2023-04-13T07:30:00Z">
            <w:rPr>
              <w:ins w:id="499" w:author="Moses, Robinson" w:date="2023-04-13T03:40:00Z"/>
              <w:color w:val="92D050"/>
            </w:rPr>
          </w:rPrChange>
        </w:rPr>
      </w:pPr>
    </w:p>
    <w:p w14:paraId="19D59920" w14:textId="77777777" w:rsidR="008C573E" w:rsidRDefault="008C573E">
      <w:pPr>
        <w:pStyle w:val="BodyText"/>
        <w:spacing w:before="0" w:after="0"/>
        <w:rPr>
          <w:ins w:id="500" w:author="Moses, Robinson" w:date="2023-04-13T03:40:00Z"/>
        </w:rPr>
        <w:pPrChange w:id="501" w:author="Moses, Robinson" w:date="2023-04-13T07:37:00Z">
          <w:pPr>
            <w:pStyle w:val="BodyText"/>
          </w:pPr>
        </w:pPrChange>
      </w:pPr>
    </w:p>
    <w:p w14:paraId="32600EB5" w14:textId="77777777" w:rsidR="008C573E" w:rsidRDefault="008C573E" w:rsidP="008C573E">
      <w:pPr>
        <w:pStyle w:val="Caption"/>
        <w:rPr>
          <w:ins w:id="502" w:author="Moses, Robinson" w:date="2023-04-13T03:40:00Z"/>
        </w:rPr>
      </w:pPr>
      <w:ins w:id="503" w:author="Moses, Robinson" w:date="2023-04-13T03:40:00Z">
        <w:r>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t xml:space="preserve">: PROCESS CASH FIELD DESCRIPTIONS </w:t>
        </w:r>
        <w:r>
          <w:tab/>
          <w:t xml:space="preserve"> </w:t>
        </w:r>
      </w:ins>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8C573E" w14:paraId="3DB96182" w14:textId="77777777">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21046E" w14:textId="77777777" w:rsidR="008C573E" w:rsidRDefault="008C573E">
            <w:pPr>
              <w:pStyle w:val="TableHeading"/>
            </w:pPr>
            <w:ins w:id="504" w:author="Moses, Robinson" w:date="2023-04-13T03:40: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FB3BF29" w14:textId="77777777" w:rsidR="008C573E" w:rsidRDefault="008C573E">
            <w:pPr>
              <w:pStyle w:val="TableHeading"/>
            </w:pPr>
            <w:ins w:id="505" w:author="Moses, Robinson" w:date="2023-04-13T03:40:00Z">
              <w:r>
                <w:t xml:space="preserve">Description </w:t>
              </w:r>
            </w:ins>
          </w:p>
        </w:tc>
      </w:tr>
      <w:tr w:rsidR="008C573E" w14:paraId="3C9D3727" w14:textId="77777777">
        <w:trPr>
          <w:trHeight w:val="599"/>
        </w:trPr>
        <w:tc>
          <w:tcPr>
            <w:tcW w:w="1881" w:type="dxa"/>
            <w:tcBorders>
              <w:top w:val="single" w:sz="3" w:space="0" w:color="000000"/>
              <w:left w:val="single" w:sz="4" w:space="0" w:color="000000"/>
              <w:bottom w:val="single" w:sz="4" w:space="0" w:color="000000"/>
              <w:right w:val="single" w:sz="4" w:space="0" w:color="000000"/>
            </w:tcBorders>
          </w:tcPr>
          <w:p w14:paraId="0BDE9B5C" w14:textId="77777777" w:rsidR="008C573E" w:rsidRPr="0060488A" w:rsidRDefault="008C573E">
            <w:pPr>
              <w:pStyle w:val="TableBody"/>
              <w:rPr>
                <w:ins w:id="506" w:author="Moses, Robinson" w:date="2023-04-13T03:40:00Z"/>
                <w:b/>
                <w:bCs/>
              </w:rPr>
            </w:pPr>
            <w:ins w:id="507" w:author="Moses, Robinson" w:date="2023-04-13T03:40:00Z">
              <w:r w:rsidRPr="0060488A">
                <w:rPr>
                  <w:b/>
                  <w:bCs/>
                </w:rPr>
                <w:t xml:space="preserve">Denomination </w:t>
              </w:r>
            </w:ins>
          </w:p>
          <w:p w14:paraId="75FAD7CF" w14:textId="77777777" w:rsidR="008C573E" w:rsidRPr="0060488A" w:rsidRDefault="008C573E">
            <w:pPr>
              <w:pStyle w:val="TableBody"/>
              <w:rPr>
                <w:b/>
                <w:bCs/>
              </w:rPr>
            </w:pPr>
            <w:ins w:id="508" w:author="Moses, Robinson" w:date="2023-04-13T03:40:00Z">
              <w:r w:rsidRPr="0060488A">
                <w:rPr>
                  <w:b/>
                  <w:bCs/>
                </w:rPr>
                <w:t xml:space="preserve">(From and To) </w:t>
              </w:r>
            </w:ins>
          </w:p>
        </w:tc>
        <w:tc>
          <w:tcPr>
            <w:tcW w:w="6194" w:type="dxa"/>
            <w:tcBorders>
              <w:top w:val="single" w:sz="3" w:space="0" w:color="000000"/>
              <w:left w:val="single" w:sz="4" w:space="0" w:color="000000"/>
              <w:bottom w:val="single" w:sz="4" w:space="0" w:color="000000"/>
              <w:right w:val="single" w:sz="4" w:space="0" w:color="000000"/>
            </w:tcBorders>
          </w:tcPr>
          <w:p w14:paraId="333613AA" w14:textId="77777777" w:rsidR="008C573E" w:rsidRDefault="008C573E">
            <w:pPr>
              <w:pStyle w:val="TableBody"/>
            </w:pPr>
            <w:ins w:id="509" w:author="Moses, Robinson" w:date="2023-04-13T03:40:00Z">
              <w:r>
                <w:t xml:space="preserve"> Users select from the pre-populated dropdown of all available denominations </w:t>
              </w:r>
            </w:ins>
          </w:p>
        </w:tc>
      </w:tr>
      <w:tr w:rsidR="008C573E" w14:paraId="3B6B7F5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76599733" w14:textId="77777777" w:rsidR="008C573E" w:rsidRPr="0060488A" w:rsidRDefault="008C573E">
            <w:pPr>
              <w:pStyle w:val="TableBody"/>
              <w:rPr>
                <w:b/>
                <w:bCs/>
              </w:rPr>
            </w:pPr>
            <w:ins w:id="510" w:author="Moses, Robinson" w:date="2023-04-13T03:40:00Z">
              <w:r w:rsidRPr="0060488A">
                <w:rPr>
                  <w:b/>
                  <w:bCs/>
                </w:rPr>
                <w:t xml:space="preserve">Coffer (From and To) </w:t>
              </w:r>
            </w:ins>
          </w:p>
        </w:tc>
        <w:tc>
          <w:tcPr>
            <w:tcW w:w="6194" w:type="dxa"/>
            <w:tcBorders>
              <w:top w:val="single" w:sz="4" w:space="0" w:color="000000"/>
              <w:left w:val="single" w:sz="4" w:space="0" w:color="000000"/>
              <w:bottom w:val="single" w:sz="4" w:space="0" w:color="000000"/>
              <w:right w:val="single" w:sz="4" w:space="0" w:color="000000"/>
            </w:tcBorders>
          </w:tcPr>
          <w:p w14:paraId="660A7D08" w14:textId="77777777" w:rsidR="008C573E" w:rsidRDefault="008C573E">
            <w:pPr>
              <w:pStyle w:val="TableBody"/>
            </w:pPr>
            <w:ins w:id="511" w:author="Moses, Robinson" w:date="2023-04-13T03:40:00Z">
              <w:r>
                <w:t xml:space="preserve"> Users select from the dropdown to designate both the </w:t>
              </w:r>
              <w:r w:rsidRPr="0060488A">
                <w:rPr>
                  <w:b/>
                  <w:bCs/>
                </w:rPr>
                <w:t>TO</w:t>
              </w:r>
              <w:r>
                <w:t xml:space="preserve"> and the </w:t>
              </w:r>
              <w:r w:rsidRPr="0060488A">
                <w:rPr>
                  <w:b/>
                  <w:bCs/>
                </w:rPr>
                <w:t>FROM</w:t>
              </w:r>
              <w:r>
                <w:t xml:space="preserve"> coffers utilized in the processing of cash. </w:t>
              </w:r>
            </w:ins>
          </w:p>
        </w:tc>
      </w:tr>
      <w:tr w:rsidR="008C573E" w14:paraId="2F3AF7DD"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2600E182" w14:textId="77777777" w:rsidR="008C573E" w:rsidRPr="0060488A" w:rsidRDefault="008C573E">
            <w:pPr>
              <w:pStyle w:val="TableBody"/>
              <w:rPr>
                <w:ins w:id="512" w:author="Moses, Robinson" w:date="2023-04-13T03:40:00Z"/>
                <w:b/>
                <w:bCs/>
              </w:rPr>
            </w:pPr>
            <w:ins w:id="513" w:author="Moses, Robinson" w:date="2023-04-13T03:40:00Z">
              <w:r w:rsidRPr="0060488A">
                <w:rPr>
                  <w:b/>
                  <w:bCs/>
                </w:rPr>
                <w:t xml:space="preserve">Amount </w:t>
              </w:r>
            </w:ins>
          </w:p>
          <w:p w14:paraId="0AD7F4D9" w14:textId="77777777" w:rsidR="008C573E" w:rsidRPr="0060488A" w:rsidRDefault="008C573E">
            <w:pPr>
              <w:pStyle w:val="TableBody"/>
              <w:rPr>
                <w:b/>
                <w:bCs/>
              </w:rPr>
            </w:pPr>
            <w:ins w:id="514" w:author="Moses, Robinson" w:date="2023-04-13T03:40:00Z">
              <w:r w:rsidRPr="0060488A">
                <w:rPr>
                  <w:b/>
                  <w:bCs/>
                </w:rPr>
                <w:t xml:space="preserve">(From and To) </w:t>
              </w:r>
            </w:ins>
          </w:p>
        </w:tc>
        <w:tc>
          <w:tcPr>
            <w:tcW w:w="6194" w:type="dxa"/>
            <w:tcBorders>
              <w:top w:val="single" w:sz="4" w:space="0" w:color="000000"/>
              <w:left w:val="single" w:sz="4" w:space="0" w:color="000000"/>
              <w:bottom w:val="single" w:sz="4" w:space="0" w:color="000000"/>
              <w:right w:val="single" w:sz="4" w:space="0" w:color="000000"/>
            </w:tcBorders>
          </w:tcPr>
          <w:p w14:paraId="19D8DA4A" w14:textId="77777777" w:rsidR="008C573E" w:rsidRDefault="008C573E">
            <w:pPr>
              <w:pStyle w:val="TableBody"/>
            </w:pPr>
            <w:ins w:id="515" w:author="Moses, Robinson" w:date="2023-04-13T03:40:00Z">
              <w:r>
                <w:t xml:space="preserve"> User inputs desired amount </w:t>
              </w:r>
            </w:ins>
          </w:p>
        </w:tc>
      </w:tr>
      <w:tr w:rsidR="008C573E" w14:paraId="616D3D3B"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0443AEDB" w14:textId="77777777" w:rsidR="008C573E" w:rsidRPr="0060488A" w:rsidRDefault="008C573E">
            <w:pPr>
              <w:pStyle w:val="TableBody"/>
              <w:rPr>
                <w:b/>
                <w:bCs/>
              </w:rPr>
            </w:pPr>
            <w:ins w:id="516" w:author="Moses, Robinson" w:date="2023-04-13T03:40:00Z">
              <w:r w:rsidRPr="0060488A">
                <w:rPr>
                  <w:b/>
                  <w:bCs/>
                </w:rPr>
                <w:t xml:space="preserve">Reset Values (From and To) </w:t>
              </w:r>
            </w:ins>
          </w:p>
        </w:tc>
        <w:tc>
          <w:tcPr>
            <w:tcW w:w="6194" w:type="dxa"/>
            <w:tcBorders>
              <w:top w:val="single" w:sz="4" w:space="0" w:color="000000"/>
              <w:left w:val="single" w:sz="4" w:space="0" w:color="000000"/>
              <w:bottom w:val="single" w:sz="4" w:space="0" w:color="000000"/>
              <w:right w:val="single" w:sz="4" w:space="0" w:color="000000"/>
            </w:tcBorders>
          </w:tcPr>
          <w:p w14:paraId="3397CBAB" w14:textId="77777777" w:rsidR="008C573E" w:rsidRDefault="008C573E">
            <w:pPr>
              <w:pStyle w:val="TableBody"/>
            </w:pPr>
            <w:ins w:id="517" w:author="Moses, Robinson" w:date="2023-04-13T03:40:00Z">
              <w:r>
                <w:t xml:space="preserve"> Removes all input values and selections and allows the user to begin again. </w:t>
              </w:r>
            </w:ins>
          </w:p>
        </w:tc>
      </w:tr>
      <w:tr w:rsidR="008C573E" w14:paraId="488F63F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36D2DFAB" w14:textId="77777777" w:rsidR="008C573E" w:rsidRPr="0060488A" w:rsidRDefault="008C573E">
            <w:pPr>
              <w:pStyle w:val="TableBody"/>
              <w:rPr>
                <w:b/>
                <w:bCs/>
              </w:rPr>
            </w:pPr>
            <w:ins w:id="518" w:author="Moses, Robinson" w:date="2023-04-13T03:40:00Z">
              <w:r w:rsidRPr="0060488A">
                <w:rPr>
                  <w:b/>
                  <w:bCs/>
                </w:rPr>
                <w:t>Reason</w:t>
              </w:r>
            </w:ins>
          </w:p>
        </w:tc>
        <w:tc>
          <w:tcPr>
            <w:tcW w:w="6194" w:type="dxa"/>
            <w:tcBorders>
              <w:top w:val="single" w:sz="4" w:space="0" w:color="000000"/>
              <w:left w:val="single" w:sz="4" w:space="0" w:color="000000"/>
              <w:bottom w:val="single" w:sz="4" w:space="0" w:color="000000"/>
              <w:right w:val="single" w:sz="4" w:space="0" w:color="000000"/>
            </w:tcBorders>
          </w:tcPr>
          <w:p w14:paraId="52DB77CA" w14:textId="77777777" w:rsidR="008C573E" w:rsidRDefault="008C573E">
            <w:pPr>
              <w:pStyle w:val="TableBody"/>
            </w:pPr>
            <w:ins w:id="519" w:author="Moses, Robinson" w:date="2023-04-13T03:40:00Z">
              <w:r>
                <w:t xml:space="preserve"> A</w:t>
              </w:r>
              <w:r w:rsidRPr="00E726DB">
                <w:t xml:space="preserve"> text box </w:t>
              </w:r>
              <w:r>
                <w:t>where</w:t>
              </w:r>
              <w:r w:rsidRPr="00E726DB">
                <w:t xml:space="preserve"> the user can enter the reason for processing </w:t>
              </w:r>
              <w:r>
                <w:t>the</w:t>
              </w:r>
              <w:r w:rsidRPr="00E726DB">
                <w:t xml:space="preserve"> Cas</w:t>
              </w:r>
              <w:r>
                <w:t>h. It</w:t>
              </w:r>
              <w:r w:rsidRPr="00E726DB">
                <w:t xml:space="preserve"> is then stored in the Vault Log.</w:t>
              </w:r>
            </w:ins>
          </w:p>
        </w:tc>
      </w:tr>
    </w:tbl>
    <w:p w14:paraId="3FFABD91" w14:textId="738A31E4" w:rsidR="008C573E" w:rsidRPr="007873F4" w:rsidDel="008F6C9D" w:rsidRDefault="008F6C9D">
      <w:pPr>
        <w:pStyle w:val="BodyText"/>
        <w:rPr>
          <w:ins w:id="520" w:author="Moses, Robinson" w:date="2023-04-13T03:40:00Z"/>
          <w:del w:id="521" w:author="Moses, Robinson" w:date="2023-04-13T04:00:00Z"/>
          <w:rStyle w:val="Hyperlink"/>
          <w:color w:val="92D050"/>
          <w:u w:val="none"/>
          <w:rPrChange w:id="522" w:author="Moses, Robinson" w:date="2023-04-13T07:31:00Z">
            <w:rPr>
              <w:ins w:id="523" w:author="Moses, Robinson" w:date="2023-04-13T03:40:00Z"/>
              <w:del w:id="524" w:author="Moses, Robinson" w:date="2023-04-13T04:00:00Z"/>
              <w:color w:val="92D050"/>
            </w:rPr>
          </w:rPrChange>
        </w:rPr>
        <w:pPrChange w:id="525" w:author="Moses, Robinson" w:date="2023-04-13T07:31:00Z">
          <w:pPr>
            <w:pStyle w:val="Caption"/>
          </w:pPr>
        </w:pPrChange>
      </w:pPr>
      <w:ins w:id="526" w:author="Moses, Robinson" w:date="2023-04-13T04:00:00Z">
        <w:r w:rsidRPr="007873F4">
          <w:rPr>
            <w:rStyle w:val="Hyperlink"/>
            <w:color w:val="92D050"/>
            <w:u w:val="none"/>
            <w:rPrChange w:id="527" w:author="Moses, Robinson" w:date="2023-04-13T07:31:00Z">
              <w:rPr/>
            </w:rPrChange>
          </w:rPr>
          <w:t xml:space="preserve">Return To: </w:t>
        </w:r>
        <w:r w:rsidRPr="007873F4">
          <w:rPr>
            <w:rStyle w:val="Hyperlink"/>
            <w:color w:val="92D050"/>
            <w:u w:val="none"/>
            <w:rPrChange w:id="528" w:author="Moses, Robinson" w:date="2023-04-13T07:31:00Z">
              <w:rPr/>
            </w:rPrChange>
          </w:rPr>
          <w:fldChar w:fldCharType="begin"/>
        </w:r>
        <w:r w:rsidRPr="007873F4">
          <w:rPr>
            <w:rStyle w:val="Hyperlink"/>
            <w:color w:val="92D050"/>
            <w:u w:val="none"/>
            <w:rPrChange w:id="529" w:author="Moses, Robinson" w:date="2023-04-13T07:31:00Z">
              <w:rPr/>
            </w:rPrChange>
          </w:rPr>
          <w:instrText xml:space="preserve"> REF _Ref132250848 \h </w:instrText>
        </w:r>
      </w:ins>
      <w:r w:rsidR="007873F4">
        <w:rPr>
          <w:rStyle w:val="Hyperlink"/>
          <w:i/>
          <w:iCs/>
          <w:color w:val="92D050"/>
          <w:sz w:val="18"/>
          <w:szCs w:val="18"/>
          <w:u w:val="none"/>
        </w:rPr>
        <w:instrText xml:space="preserve"> \* MERGEFORMAT </w:instrText>
      </w:r>
      <w:r w:rsidRPr="007873F4">
        <w:rPr>
          <w:rStyle w:val="Hyperlink"/>
          <w:color w:val="92D050"/>
          <w:u w:val="none"/>
          <w:rPrChange w:id="530" w:author="Moses, Robinson" w:date="2023-04-13T07:31:00Z">
            <w:rPr>
              <w:rStyle w:val="Hyperlink"/>
              <w:rFonts w:ascii="Open Sans" w:eastAsia="Times New Roman" w:hAnsi="Open Sans" w:cs="Times New Roman"/>
              <w:color w:val="92D050"/>
              <w:szCs w:val="20"/>
              <w:u w:val="none"/>
              <w:lang w:val="en-GB"/>
            </w:rPr>
          </w:rPrChange>
        </w:rPr>
      </w:r>
      <w:r w:rsidRPr="007873F4">
        <w:rPr>
          <w:rStyle w:val="Hyperlink"/>
          <w:color w:val="92D050"/>
          <w:u w:val="none"/>
          <w:rPrChange w:id="531" w:author="Moses, Robinson" w:date="2023-04-13T07:31:00Z">
            <w:rPr/>
          </w:rPrChange>
        </w:rPr>
        <w:fldChar w:fldCharType="separate"/>
      </w:r>
      <w:ins w:id="532" w:author="Moses, Robinson" w:date="2023-04-13T04:00:00Z">
        <w:r w:rsidRPr="007873F4">
          <w:rPr>
            <w:rStyle w:val="Hyperlink"/>
            <w:color w:val="92D050"/>
            <w:u w:val="none"/>
            <w:rPrChange w:id="533" w:author="Moses, Robinson" w:date="2023-04-13T07:31:00Z">
              <w:rPr/>
            </w:rPrChange>
          </w:rPr>
          <w:t>Coffer and Qualities</w:t>
        </w:r>
        <w:r w:rsidRPr="007873F4">
          <w:rPr>
            <w:rStyle w:val="Hyperlink"/>
            <w:color w:val="92D050"/>
            <w:u w:val="none"/>
            <w:rPrChange w:id="534" w:author="Moses, Robinson" w:date="2023-04-13T07:31:00Z">
              <w:rPr/>
            </w:rPrChange>
          </w:rPr>
          <w:fldChar w:fldCharType="end"/>
        </w:r>
      </w:ins>
      <w:ins w:id="535" w:author="Moses, Robinson" w:date="2023-04-13T03:40:00Z">
        <w:del w:id="536" w:author="Moses, Robinson" w:date="2023-04-13T04:00:00Z">
          <w:r w:rsidR="008C573E" w:rsidRPr="007873F4" w:rsidDel="008F6C9D">
            <w:rPr>
              <w:rStyle w:val="Hyperlink"/>
              <w:color w:val="92D050"/>
              <w:sz w:val="18"/>
              <w:szCs w:val="18"/>
              <w:u w:val="none"/>
              <w:rPrChange w:id="537" w:author="Moses, Robinson" w:date="2023-04-13T07:31:00Z">
                <w:rPr/>
              </w:rPrChange>
            </w:rPr>
            <w:fldChar w:fldCharType="begin"/>
          </w:r>
          <w:r w:rsidR="008C573E" w:rsidRPr="007873F4" w:rsidDel="008F6C9D">
            <w:rPr>
              <w:rStyle w:val="Hyperlink"/>
              <w:color w:val="92D050"/>
              <w:u w:val="none"/>
              <w:rPrChange w:id="538" w:author="Moses, Robinson" w:date="2023-04-13T07:31:00Z">
                <w:rPr/>
              </w:rPrChange>
            </w:rPr>
            <w:delInstrText xml:space="preserve"> HYPERLINK \l "_DASHBOARD_1" </w:delInstrText>
          </w:r>
          <w:r w:rsidR="008C573E" w:rsidRPr="007873F4" w:rsidDel="008F6C9D">
            <w:rPr>
              <w:rStyle w:val="Hyperlink"/>
              <w:i/>
              <w:iCs/>
              <w:color w:val="92D050"/>
              <w:sz w:val="18"/>
              <w:szCs w:val="18"/>
              <w:u w:val="none"/>
              <w:rPrChange w:id="539" w:author="Moses, Robinson" w:date="2023-04-13T07:31:00Z">
                <w:rPr>
                  <w:rStyle w:val="Hyperlink"/>
                  <w:color w:val="92D050"/>
                </w:rPr>
              </w:rPrChange>
            </w:rPr>
            <w:fldChar w:fldCharType="separate"/>
          </w:r>
          <w:r w:rsidR="008C573E" w:rsidRPr="007873F4" w:rsidDel="008F6C9D">
            <w:rPr>
              <w:rStyle w:val="Hyperlink"/>
              <w:i/>
              <w:iCs/>
              <w:color w:val="92D050"/>
              <w:sz w:val="18"/>
              <w:szCs w:val="18"/>
              <w:u w:val="none"/>
              <w:rPrChange w:id="540" w:author="Moses, Robinson" w:date="2023-04-13T07:31:00Z">
                <w:rPr>
                  <w:rStyle w:val="Hyperlink"/>
                  <w:color w:val="92D050"/>
                </w:rPr>
              </w:rPrChange>
            </w:rPr>
            <w:delText>Return to: Dashboard</w:delText>
          </w:r>
          <w:r w:rsidR="008C573E" w:rsidRPr="007873F4" w:rsidDel="008F6C9D">
            <w:rPr>
              <w:rStyle w:val="Hyperlink"/>
              <w:i/>
              <w:iCs/>
              <w:color w:val="92D050"/>
              <w:sz w:val="18"/>
              <w:szCs w:val="18"/>
              <w:u w:val="none"/>
              <w:rPrChange w:id="541" w:author="Moses, Robinson" w:date="2023-04-13T07:31:00Z">
                <w:rPr>
                  <w:rStyle w:val="Hyperlink"/>
                  <w:color w:val="92D050"/>
                </w:rPr>
              </w:rPrChange>
            </w:rPr>
            <w:fldChar w:fldCharType="end"/>
          </w:r>
          <w:r w:rsidR="008C573E" w:rsidRPr="007873F4" w:rsidDel="008F6C9D">
            <w:rPr>
              <w:rStyle w:val="Hyperlink"/>
              <w:color w:val="92D050"/>
              <w:u w:val="none"/>
              <w:rPrChange w:id="542" w:author="Moses, Robinson" w:date="2023-04-13T07:31:00Z">
                <w:rPr>
                  <w:color w:val="92D050"/>
                </w:rPr>
              </w:rPrChange>
            </w:rPr>
            <w:delText xml:space="preserve"> </w:delText>
          </w:r>
        </w:del>
      </w:ins>
    </w:p>
    <w:p w14:paraId="2E549015" w14:textId="77777777" w:rsidR="008C573E" w:rsidRDefault="008C573E">
      <w:pPr>
        <w:rPr>
          <w:ins w:id="543" w:author="Moses, Robinson" w:date="2023-04-13T03:41:00Z"/>
        </w:rPr>
      </w:pPr>
    </w:p>
    <w:p w14:paraId="1C1DCDB4" w14:textId="77777777" w:rsidR="008C573E" w:rsidRDefault="008C573E" w:rsidP="008C573E">
      <w:pPr>
        <w:pStyle w:val="Heading2"/>
        <w:rPr>
          <w:ins w:id="544" w:author="Moses, Robinson" w:date="2023-04-13T03:41:00Z"/>
        </w:rPr>
      </w:pPr>
      <w:bookmarkStart w:id="545" w:name="_Toc133372424"/>
      <w:ins w:id="546" w:author="Moses, Robinson" w:date="2023-04-13T03:41:00Z">
        <w:r>
          <w:t>FORCE-CLOSE</w:t>
        </w:r>
        <w:bookmarkEnd w:id="545"/>
        <w:r>
          <w:t xml:space="preserve"> </w:t>
        </w:r>
      </w:ins>
    </w:p>
    <w:p w14:paraId="3E692B56" w14:textId="77777777" w:rsidR="008C573E" w:rsidRDefault="008C573E" w:rsidP="008C573E">
      <w:pPr>
        <w:pStyle w:val="BodyText"/>
        <w:rPr>
          <w:ins w:id="547" w:author="Moses, Robinson" w:date="2023-04-13T03:41:00Z"/>
        </w:rPr>
      </w:pPr>
      <w:ins w:id="548" w:author="Moses, Robinson" w:date="2023-04-13T03:41:00Z">
        <w:r>
          <w:t>Force-Close allows users to enter detailed balances for the vault to be closed. These balances will override the current balances. Balances and activity will be archived and a new period is opened with these as the new Opening Balance. Balances entered here are assumed to be fully verified and are not intended to be modified later in any way (instead adjustments would be made to the current balance if necessary).  Force Close allows users to close the vault even when there are active Alerts.</w:t>
        </w:r>
      </w:ins>
    </w:p>
    <w:p w14:paraId="63B05DE1" w14:textId="77777777" w:rsidR="008C573E" w:rsidRPr="00C07B38" w:rsidRDefault="008C573E" w:rsidP="008C573E">
      <w:pPr>
        <w:pStyle w:val="Caption"/>
        <w:rPr>
          <w:ins w:id="549" w:author="Moses, Robinson" w:date="2023-04-13T03:41:00Z"/>
        </w:rPr>
      </w:pPr>
      <w:ins w:id="550" w:author="Moses, Robinson" w:date="2023-04-13T03:41:00Z">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13</w:t>
        </w:r>
        <w:r w:rsidRPr="6356747E">
          <w:rPr>
            <w:noProof/>
          </w:rPr>
          <w:fldChar w:fldCharType="end"/>
        </w:r>
        <w:r>
          <w:t>: FORCE CLOSE</w:t>
        </w:r>
      </w:ins>
    </w:p>
    <w:p w14:paraId="000E6033" w14:textId="7B15DE0A" w:rsidR="008C573E" w:rsidRDefault="002C0556" w:rsidP="008C573E">
      <w:pPr>
        <w:pStyle w:val="BodyText"/>
        <w:rPr>
          <w:ins w:id="551" w:author="Moses, Robinson" w:date="2023-04-13T03:41:00Z"/>
        </w:rPr>
      </w:pPr>
      <w:ins w:id="552" w:author="Moses, Robinson" w:date="2023-04-26T04:12:00Z">
        <w:r>
          <w:rPr>
            <w:noProof/>
          </w:rPr>
          <w:drawing>
            <wp:inline distT="0" distB="0" distL="0" distR="0" wp14:anchorId="10F41428" wp14:editId="1B803428">
              <wp:extent cx="5943600" cy="2891155"/>
              <wp:effectExtent l="0" t="0" r="0" b="4445"/>
              <wp:docPr id="2028672067" name="Picture 202867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91155"/>
                      </a:xfrm>
                      <a:prstGeom prst="rect">
                        <a:avLst/>
                      </a:prstGeom>
                    </pic:spPr>
                  </pic:pic>
                </a:graphicData>
              </a:graphic>
            </wp:inline>
          </w:drawing>
        </w:r>
      </w:ins>
    </w:p>
    <w:p w14:paraId="6C85EF91" w14:textId="29AFB6BB" w:rsidR="008F6C9D" w:rsidRPr="007873F4" w:rsidRDefault="008F6C9D">
      <w:pPr>
        <w:rPr>
          <w:ins w:id="553" w:author="Moses, Robinson" w:date="2023-04-13T04:00:00Z"/>
          <w:rStyle w:val="Hyperlink"/>
          <w:color w:val="92D050"/>
          <w:u w:val="none"/>
          <w:rPrChange w:id="554" w:author="Moses, Robinson" w:date="2023-04-13T07:31:00Z">
            <w:rPr>
              <w:ins w:id="555" w:author="Moses, Robinson" w:date="2023-04-13T04:00:00Z"/>
            </w:rPr>
          </w:rPrChange>
        </w:rPr>
        <w:pPrChange w:id="556" w:author="Moses, Robinson" w:date="2023-04-13T07:31:00Z">
          <w:pPr>
            <w:pStyle w:val="Caption"/>
          </w:pPr>
        </w:pPrChange>
      </w:pPr>
      <w:ins w:id="557" w:author="Moses, Robinson" w:date="2023-04-13T04:00:00Z">
        <w:r w:rsidRPr="007873F4">
          <w:rPr>
            <w:rStyle w:val="Hyperlink"/>
            <w:color w:val="92D050"/>
            <w:u w:val="none"/>
            <w:rPrChange w:id="558" w:author="Moses, Robinson" w:date="2023-04-13T07:31:00Z">
              <w:rPr/>
            </w:rPrChange>
          </w:rPr>
          <w:t xml:space="preserve">Return To: </w:t>
        </w:r>
        <w:r w:rsidRPr="007873F4">
          <w:rPr>
            <w:rStyle w:val="Hyperlink"/>
            <w:color w:val="92D050"/>
            <w:u w:val="none"/>
            <w:rPrChange w:id="559" w:author="Moses, Robinson" w:date="2023-04-13T07:31:00Z">
              <w:rPr/>
            </w:rPrChange>
          </w:rPr>
          <w:fldChar w:fldCharType="begin"/>
        </w:r>
        <w:r w:rsidRPr="007873F4">
          <w:rPr>
            <w:rStyle w:val="Hyperlink"/>
            <w:color w:val="92D050"/>
            <w:u w:val="none"/>
            <w:rPrChange w:id="560" w:author="Moses, Robinson" w:date="2023-04-13T07:31:00Z">
              <w:rPr/>
            </w:rPrChange>
          </w:rPr>
          <w:instrText xml:space="preserve"> REF _Ref132250858 \h </w:instrText>
        </w:r>
      </w:ins>
      <w:r w:rsidR="007873F4">
        <w:rPr>
          <w:rStyle w:val="Hyperlink"/>
          <w:i/>
          <w:iCs/>
          <w:color w:val="92D050"/>
          <w:sz w:val="18"/>
          <w:szCs w:val="18"/>
          <w:u w:val="none"/>
        </w:rPr>
        <w:instrText xml:space="preserve"> \* MERGEFORMAT </w:instrText>
      </w:r>
      <w:r w:rsidRPr="007873F4">
        <w:rPr>
          <w:rStyle w:val="Hyperlink"/>
          <w:color w:val="92D050"/>
          <w:u w:val="none"/>
          <w:rPrChange w:id="561" w:author="Moses, Robinson" w:date="2023-04-13T07:31:00Z">
            <w:rPr>
              <w:rStyle w:val="Hyperlink"/>
              <w:color w:val="92D050"/>
              <w:u w:val="none"/>
            </w:rPr>
          </w:rPrChange>
        </w:rPr>
      </w:r>
      <w:r w:rsidRPr="007873F4">
        <w:rPr>
          <w:rStyle w:val="Hyperlink"/>
          <w:color w:val="92D050"/>
          <w:u w:val="none"/>
          <w:rPrChange w:id="562" w:author="Moses, Robinson" w:date="2023-04-13T07:31:00Z">
            <w:rPr/>
          </w:rPrChange>
        </w:rPr>
        <w:fldChar w:fldCharType="separate"/>
      </w:r>
      <w:ins w:id="563" w:author="Moses, Robinson" w:date="2023-04-13T04:00:00Z">
        <w:r w:rsidRPr="007873F4">
          <w:rPr>
            <w:rStyle w:val="Hyperlink"/>
            <w:color w:val="92D050"/>
            <w:u w:val="none"/>
            <w:rPrChange w:id="564" w:author="Moses, Robinson" w:date="2023-04-13T07:31:00Z">
              <w:rPr/>
            </w:rPrChange>
          </w:rPr>
          <w:t>Coffer and Qualities</w:t>
        </w:r>
        <w:r w:rsidRPr="007873F4">
          <w:rPr>
            <w:rStyle w:val="Hyperlink"/>
            <w:color w:val="92D050"/>
            <w:u w:val="none"/>
            <w:rPrChange w:id="565" w:author="Moses, Robinson" w:date="2023-04-13T07:31:00Z">
              <w:rPr/>
            </w:rPrChange>
          </w:rPr>
          <w:fldChar w:fldCharType="end"/>
        </w:r>
      </w:ins>
    </w:p>
    <w:p w14:paraId="4105F4E1" w14:textId="6564F132" w:rsidR="008C573E" w:rsidRDefault="008C573E" w:rsidP="008C573E">
      <w:pPr>
        <w:pStyle w:val="Caption"/>
        <w:rPr>
          <w:ins w:id="566" w:author="Moses, Robinson" w:date="2023-04-13T03:41:00Z"/>
        </w:rPr>
      </w:pPr>
      <w:ins w:id="567" w:author="Moses, Robinson" w:date="2023-04-13T03:41:00Z">
        <w:r>
          <w:t xml:space="preserve">TABLE </w:t>
        </w:r>
        <w:r>
          <w:rPr>
            <w:noProof/>
          </w:rPr>
          <w:fldChar w:fldCharType="begin"/>
        </w:r>
        <w:r>
          <w:rPr>
            <w:noProof/>
          </w:rPr>
          <w:instrText xml:space="preserve"> SEQ Table \* ARABIC </w:instrText>
        </w:r>
        <w:r>
          <w:rPr>
            <w:noProof/>
          </w:rPr>
          <w:fldChar w:fldCharType="separate"/>
        </w:r>
        <w:r>
          <w:rPr>
            <w:noProof/>
          </w:rPr>
          <w:t>15</w:t>
        </w:r>
        <w:r>
          <w:rPr>
            <w:noProof/>
          </w:rPr>
          <w:fldChar w:fldCharType="end"/>
        </w:r>
        <w:r>
          <w:t xml:space="preserve">: FORCE-CLOSE FIELD DESCRIPTIONS </w:t>
        </w:r>
        <w:r>
          <w:tab/>
          <w:t xml:space="preserve"> </w:t>
        </w:r>
      </w:ins>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C573E" w14:paraId="35C7621B" w14:textId="77777777">
        <w:trPr>
          <w:trHeight w:val="372"/>
          <w:ins w:id="568" w:author="Moses, Robinson" w:date="2023-04-13T03:41: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C902D56" w14:textId="77777777" w:rsidR="008C573E" w:rsidRDefault="008C573E">
            <w:pPr>
              <w:pStyle w:val="TableHeading"/>
              <w:rPr>
                <w:ins w:id="569" w:author="Moses, Robinson" w:date="2023-04-13T03:41:00Z"/>
              </w:rPr>
            </w:pPr>
            <w:ins w:id="570" w:author="Moses, Robinson" w:date="2023-04-13T03:41: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280EA9" w14:textId="77777777" w:rsidR="008C573E" w:rsidRDefault="008C573E">
            <w:pPr>
              <w:pStyle w:val="TableHeading"/>
              <w:rPr>
                <w:ins w:id="571" w:author="Moses, Robinson" w:date="2023-04-13T03:41:00Z"/>
              </w:rPr>
            </w:pPr>
            <w:ins w:id="572" w:author="Moses, Robinson" w:date="2023-04-13T03:41:00Z">
              <w:r>
                <w:t xml:space="preserve">Description </w:t>
              </w:r>
            </w:ins>
          </w:p>
        </w:tc>
      </w:tr>
      <w:tr w:rsidR="008C573E" w14:paraId="18DD7F51" w14:textId="77777777">
        <w:trPr>
          <w:trHeight w:val="333"/>
          <w:ins w:id="573" w:author="Moses, Robinson" w:date="2023-04-13T03:41:00Z"/>
        </w:trPr>
        <w:tc>
          <w:tcPr>
            <w:tcW w:w="1881" w:type="dxa"/>
            <w:tcBorders>
              <w:top w:val="single" w:sz="3" w:space="0" w:color="000000"/>
              <w:left w:val="single" w:sz="4" w:space="0" w:color="000000"/>
              <w:bottom w:val="single" w:sz="4" w:space="0" w:color="000000"/>
              <w:right w:val="single" w:sz="4" w:space="0" w:color="000000"/>
            </w:tcBorders>
          </w:tcPr>
          <w:p w14:paraId="3D0B7130" w14:textId="77777777" w:rsidR="008C573E" w:rsidRPr="00914480" w:rsidRDefault="008C573E">
            <w:pPr>
              <w:pStyle w:val="TableBody"/>
              <w:rPr>
                <w:ins w:id="574" w:author="Moses, Robinson" w:date="2023-04-13T03:41:00Z"/>
                <w:b/>
                <w:bCs/>
              </w:rPr>
            </w:pPr>
            <w:ins w:id="575" w:author="Moses, Robinson" w:date="2023-04-13T03:41:00Z">
              <w:r w:rsidRPr="00914480">
                <w:rPr>
                  <w:b/>
                  <w:bCs/>
                </w:rPr>
                <w:t xml:space="preserve">Closing Balance </w:t>
              </w:r>
            </w:ins>
          </w:p>
        </w:tc>
        <w:tc>
          <w:tcPr>
            <w:tcW w:w="6194" w:type="dxa"/>
            <w:tcBorders>
              <w:top w:val="single" w:sz="3" w:space="0" w:color="000000"/>
              <w:left w:val="single" w:sz="4" w:space="0" w:color="000000"/>
              <w:bottom w:val="single" w:sz="4" w:space="0" w:color="000000"/>
              <w:right w:val="single" w:sz="4" w:space="0" w:color="000000"/>
            </w:tcBorders>
          </w:tcPr>
          <w:p w14:paraId="7B020DEF" w14:textId="77777777" w:rsidR="008C573E" w:rsidRDefault="008C573E">
            <w:pPr>
              <w:pStyle w:val="TableBody"/>
              <w:rPr>
                <w:ins w:id="576" w:author="Moses, Robinson" w:date="2023-04-13T03:41:00Z"/>
              </w:rPr>
            </w:pPr>
            <w:ins w:id="577" w:author="Moses, Robinson" w:date="2023-04-13T03:41:00Z">
              <w:r>
                <w:t xml:space="preserve"> </w:t>
              </w:r>
              <w:r w:rsidRPr="00C07B38">
                <w:t>Total Closing Balance by Denomination and Coffer</w:t>
              </w:r>
            </w:ins>
          </w:p>
        </w:tc>
      </w:tr>
      <w:tr w:rsidR="008C573E" w14:paraId="267A98BE" w14:textId="77777777">
        <w:trPr>
          <w:trHeight w:val="351"/>
          <w:ins w:id="578"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0469F2B6" w14:textId="77777777" w:rsidR="008C573E" w:rsidRPr="00914480" w:rsidRDefault="008C573E">
            <w:pPr>
              <w:pStyle w:val="TableBody"/>
              <w:rPr>
                <w:ins w:id="579" w:author="Moses, Robinson" w:date="2023-04-13T03:41:00Z"/>
                <w:b/>
                <w:bCs/>
              </w:rPr>
            </w:pPr>
            <w:ins w:id="580" w:author="Moses, Robinson" w:date="2023-04-13T03:41:00Z">
              <w:r w:rsidRPr="00914480">
                <w:rPr>
                  <w:b/>
                  <w:bCs/>
                </w:rPr>
                <w:t xml:space="preserve">Closing N/A Balance </w:t>
              </w:r>
            </w:ins>
          </w:p>
        </w:tc>
        <w:tc>
          <w:tcPr>
            <w:tcW w:w="6194" w:type="dxa"/>
            <w:tcBorders>
              <w:top w:val="single" w:sz="4" w:space="0" w:color="000000"/>
              <w:left w:val="single" w:sz="4" w:space="0" w:color="000000"/>
              <w:bottom w:val="single" w:sz="4" w:space="0" w:color="000000"/>
              <w:right w:val="single" w:sz="4" w:space="0" w:color="000000"/>
            </w:tcBorders>
          </w:tcPr>
          <w:p w14:paraId="6F90F101" w14:textId="77777777" w:rsidR="008C573E" w:rsidRPr="00C07B38" w:rsidRDefault="008C573E">
            <w:pPr>
              <w:pStyle w:val="TableBody"/>
              <w:rPr>
                <w:ins w:id="581" w:author="Moses, Robinson" w:date="2023-04-13T03:41:00Z"/>
              </w:rPr>
            </w:pPr>
            <w:ins w:id="582" w:author="Moses, Robinson" w:date="2023-04-13T03:41:00Z">
              <w:r w:rsidRPr="00C07B38">
                <w:t>Not Available Balance by Denomination and Coffer</w:t>
              </w:r>
            </w:ins>
          </w:p>
        </w:tc>
      </w:tr>
      <w:tr w:rsidR="008C573E" w14:paraId="10ED46BC" w14:textId="77777777">
        <w:trPr>
          <w:trHeight w:val="540"/>
          <w:ins w:id="583"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484281B9" w14:textId="77777777" w:rsidR="008C573E" w:rsidRPr="00914480" w:rsidRDefault="008C573E">
            <w:pPr>
              <w:pStyle w:val="TableBody"/>
              <w:rPr>
                <w:ins w:id="584" w:author="Moses, Robinson" w:date="2023-04-13T03:41:00Z"/>
                <w:b/>
                <w:bCs/>
              </w:rPr>
            </w:pPr>
            <w:ins w:id="585" w:author="Moses, Robinson" w:date="2023-04-13T03:41:00Z">
              <w:r w:rsidRPr="00914480">
                <w:rPr>
                  <w:b/>
                  <w:bCs/>
                </w:rPr>
                <w:t xml:space="preserve">Force-close Reason </w:t>
              </w:r>
            </w:ins>
          </w:p>
        </w:tc>
        <w:tc>
          <w:tcPr>
            <w:tcW w:w="6194" w:type="dxa"/>
            <w:tcBorders>
              <w:top w:val="single" w:sz="4" w:space="0" w:color="000000"/>
              <w:left w:val="single" w:sz="4" w:space="0" w:color="000000"/>
              <w:bottom w:val="single" w:sz="4" w:space="0" w:color="000000"/>
              <w:right w:val="single" w:sz="4" w:space="0" w:color="000000"/>
            </w:tcBorders>
          </w:tcPr>
          <w:p w14:paraId="3A7761BC" w14:textId="77777777" w:rsidR="008C573E" w:rsidRDefault="008C573E">
            <w:pPr>
              <w:pStyle w:val="TableBody"/>
              <w:rPr>
                <w:ins w:id="586" w:author="Moses, Robinson" w:date="2023-04-13T03:41:00Z"/>
              </w:rPr>
            </w:pPr>
            <w:ins w:id="587" w:author="Moses, Robinson" w:date="2023-04-13T03:41:00Z">
              <w:r>
                <w:t xml:space="preserve"> Open text field for the VB user to enter the reason (why the balances were manually entered thus forcing a closing on the vault). </w:t>
              </w:r>
            </w:ins>
          </w:p>
        </w:tc>
      </w:tr>
    </w:tbl>
    <w:p w14:paraId="078A7C2E" w14:textId="14AC2B70" w:rsidR="008C573E" w:rsidRPr="007873F4" w:rsidRDefault="008F6C9D">
      <w:pPr>
        <w:rPr>
          <w:ins w:id="588" w:author="Moses, Robinson" w:date="2023-04-13T03:42:00Z"/>
          <w:rStyle w:val="Hyperlink"/>
          <w:i/>
          <w:iCs/>
          <w:color w:val="92D050"/>
          <w:sz w:val="18"/>
          <w:szCs w:val="18"/>
          <w:u w:val="none"/>
          <w:rPrChange w:id="589" w:author="Moses, Robinson" w:date="2023-04-13T07:31:00Z">
            <w:rPr>
              <w:ins w:id="590" w:author="Moses, Robinson" w:date="2023-04-13T03:42:00Z"/>
            </w:rPr>
          </w:rPrChange>
        </w:rPr>
      </w:pPr>
      <w:ins w:id="591" w:author="Moses, Robinson" w:date="2023-04-13T04:00:00Z">
        <w:r w:rsidRPr="007873F4">
          <w:rPr>
            <w:rStyle w:val="Hyperlink"/>
            <w:i/>
            <w:iCs/>
            <w:color w:val="92D050"/>
            <w:sz w:val="18"/>
            <w:szCs w:val="18"/>
            <w:u w:val="none"/>
            <w:rPrChange w:id="592" w:author="Moses, Robinson" w:date="2023-04-13T07:31:00Z">
              <w:rPr/>
            </w:rPrChange>
          </w:rPr>
          <w:t>Return To:</w:t>
        </w:r>
        <w:r w:rsidR="005C4809" w:rsidRPr="007873F4">
          <w:rPr>
            <w:rStyle w:val="Hyperlink"/>
            <w:i/>
            <w:iCs/>
            <w:color w:val="92D050"/>
            <w:sz w:val="18"/>
            <w:szCs w:val="18"/>
            <w:u w:val="none"/>
            <w:rPrChange w:id="593" w:author="Moses, Robinson" w:date="2023-04-13T07:31:00Z">
              <w:rPr/>
            </w:rPrChange>
          </w:rPr>
          <w:fldChar w:fldCharType="begin"/>
        </w:r>
        <w:r w:rsidR="005C4809" w:rsidRPr="007873F4">
          <w:rPr>
            <w:rStyle w:val="Hyperlink"/>
            <w:i/>
            <w:iCs/>
            <w:color w:val="92D050"/>
            <w:sz w:val="18"/>
            <w:szCs w:val="18"/>
            <w:u w:val="none"/>
            <w:rPrChange w:id="594" w:author="Moses, Robinson" w:date="2023-04-13T07:31:00Z">
              <w:rPr/>
            </w:rPrChange>
          </w:rPr>
          <w:instrText xml:space="preserve"> REF _Ref132250865 \h </w:instrText>
        </w:r>
      </w:ins>
      <w:r w:rsidR="007873F4">
        <w:rPr>
          <w:rStyle w:val="Hyperlink"/>
          <w:i/>
          <w:iCs/>
          <w:color w:val="92D050"/>
          <w:sz w:val="18"/>
          <w:szCs w:val="18"/>
          <w:u w:val="none"/>
        </w:rPr>
        <w:instrText xml:space="preserve"> \* MERGEFORMAT </w:instrText>
      </w:r>
      <w:r w:rsidR="005C4809" w:rsidRPr="007873F4">
        <w:rPr>
          <w:rStyle w:val="Hyperlink"/>
          <w:i/>
          <w:iCs/>
          <w:color w:val="92D050"/>
          <w:sz w:val="18"/>
          <w:szCs w:val="18"/>
          <w:u w:val="none"/>
          <w:rPrChange w:id="595" w:author="Moses, Robinson" w:date="2023-04-13T07:31:00Z">
            <w:rPr>
              <w:rStyle w:val="Hyperlink"/>
              <w:i/>
              <w:iCs/>
              <w:color w:val="92D050"/>
              <w:sz w:val="18"/>
              <w:szCs w:val="18"/>
              <w:u w:val="none"/>
            </w:rPr>
          </w:rPrChange>
        </w:rPr>
      </w:r>
      <w:r w:rsidR="005C4809" w:rsidRPr="007873F4">
        <w:rPr>
          <w:rStyle w:val="Hyperlink"/>
          <w:i/>
          <w:iCs/>
          <w:color w:val="92D050"/>
          <w:sz w:val="18"/>
          <w:szCs w:val="18"/>
          <w:u w:val="none"/>
          <w:rPrChange w:id="596" w:author="Moses, Robinson" w:date="2023-04-13T07:31:00Z">
            <w:rPr/>
          </w:rPrChange>
        </w:rPr>
        <w:fldChar w:fldCharType="separate"/>
      </w:r>
      <w:ins w:id="597" w:author="Moses, Robinson" w:date="2023-04-13T04:00:00Z">
        <w:r w:rsidR="005C4809" w:rsidRPr="007873F4">
          <w:rPr>
            <w:rStyle w:val="Hyperlink"/>
            <w:i/>
            <w:iCs/>
            <w:color w:val="92D050"/>
            <w:sz w:val="18"/>
            <w:szCs w:val="18"/>
            <w:u w:val="none"/>
            <w:rPrChange w:id="598" w:author="Moses, Robinson" w:date="2023-04-13T07:31:00Z">
              <w:rPr/>
            </w:rPrChange>
          </w:rPr>
          <w:t>Coffer and Qualities</w:t>
        </w:r>
        <w:r w:rsidR="005C4809" w:rsidRPr="007873F4">
          <w:rPr>
            <w:rStyle w:val="Hyperlink"/>
            <w:i/>
            <w:iCs/>
            <w:color w:val="92D050"/>
            <w:sz w:val="18"/>
            <w:szCs w:val="18"/>
            <w:u w:val="none"/>
            <w:rPrChange w:id="599" w:author="Moses, Robinson" w:date="2023-04-13T07:31:00Z">
              <w:rPr/>
            </w:rPrChange>
          </w:rPr>
          <w:fldChar w:fldCharType="end"/>
        </w:r>
      </w:ins>
    </w:p>
    <w:p w14:paraId="3DFE8C29" w14:textId="77777777" w:rsidR="008C573E" w:rsidRDefault="008C573E" w:rsidP="008C573E">
      <w:pPr>
        <w:pStyle w:val="Heading2"/>
        <w:rPr>
          <w:ins w:id="600" w:author="Moses, Robinson" w:date="2023-04-13T03:42:00Z"/>
        </w:rPr>
      </w:pPr>
      <w:bookmarkStart w:id="601" w:name="_Toc133372425"/>
      <w:ins w:id="602" w:author="Moses, Robinson" w:date="2023-04-13T03:42:00Z">
        <w:r>
          <w:t>CASH QUALITIES</w:t>
        </w:r>
        <w:bookmarkEnd w:id="601"/>
        <w:r>
          <w:t xml:space="preserve"> </w:t>
        </w:r>
      </w:ins>
    </w:p>
    <w:p w14:paraId="6953D723" w14:textId="77777777" w:rsidR="008C573E" w:rsidRDefault="008C573E" w:rsidP="008C573E">
      <w:pPr>
        <w:pStyle w:val="BodyText"/>
        <w:rPr>
          <w:ins w:id="603" w:author="Moses, Robinson" w:date="2023-04-13T03:42:00Z"/>
        </w:rPr>
      </w:pPr>
      <w:ins w:id="604" w:author="Moses, Robinson" w:date="2023-04-13T03:42:00Z">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Vault Balance, each quality may be assigned a custom name, but it must be equated to quality definitions in OptiCash and OptiVault for transactions from those applications to process correctly in OptiVLM – Vault Balance.  </w:t>
        </w:r>
      </w:ins>
    </w:p>
    <w:p w14:paraId="5071362D" w14:textId="77777777" w:rsidR="008C573E" w:rsidRDefault="008C573E" w:rsidP="008C573E">
      <w:pPr>
        <w:rPr>
          <w:ins w:id="605" w:author="Moses, Robinson" w:date="2023-04-13T03:42:00Z"/>
          <w:i/>
          <w:iCs/>
          <w:color w:val="44546A" w:themeColor="text2"/>
          <w:sz w:val="18"/>
          <w:szCs w:val="18"/>
        </w:rPr>
      </w:pPr>
      <w:ins w:id="606" w:author="Moses, Robinson" w:date="2023-04-13T03:42:00Z">
        <w:r>
          <w:br w:type="page"/>
        </w:r>
      </w:ins>
    </w:p>
    <w:p w14:paraId="22383BBC" w14:textId="77777777" w:rsidR="008C573E" w:rsidRDefault="008C573E" w:rsidP="008C573E">
      <w:pPr>
        <w:pStyle w:val="Caption"/>
        <w:rPr>
          <w:ins w:id="607" w:author="Moses, Robinson" w:date="2023-04-13T03:42:00Z"/>
        </w:rPr>
      </w:pPr>
      <w:ins w:id="608"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CASH QUALITIES SCREEN</w:t>
        </w:r>
        <w:r w:rsidRPr="6356747E">
          <w:rPr>
            <w:color w:val="76923C"/>
          </w:rPr>
          <w:t xml:space="preserve"> </w:t>
        </w:r>
      </w:ins>
    </w:p>
    <w:p w14:paraId="6258578A" w14:textId="77777777" w:rsidR="008C573E" w:rsidRDefault="008C573E" w:rsidP="008C573E">
      <w:pPr>
        <w:pStyle w:val="BodyText"/>
        <w:rPr>
          <w:ins w:id="609" w:author="Moses, Robinson" w:date="2023-04-13T03:42:00Z"/>
        </w:rPr>
      </w:pPr>
      <w:ins w:id="610" w:author="Moses, Robinson" w:date="2023-04-13T03:42:00Z">
        <w:r>
          <w:rPr>
            <w:noProof/>
          </w:rPr>
          <w:drawing>
            <wp:inline distT="0" distB="0" distL="0" distR="0" wp14:anchorId="248CAE59" wp14:editId="44094F18">
              <wp:extent cx="5943600" cy="1677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677670"/>
                      </a:xfrm>
                      <a:prstGeom prst="rect">
                        <a:avLst/>
                      </a:prstGeom>
                    </pic:spPr>
                  </pic:pic>
                </a:graphicData>
              </a:graphic>
            </wp:inline>
          </w:drawing>
        </w:r>
        <w:r w:rsidRPr="6F20D2D3">
          <w:rPr>
            <w:color w:val="76923C"/>
          </w:rPr>
          <w:t xml:space="preserve"> </w:t>
        </w:r>
      </w:ins>
    </w:p>
    <w:p w14:paraId="15F31651" w14:textId="117262F0" w:rsidR="005C4809" w:rsidRPr="007873F4" w:rsidRDefault="005C4809">
      <w:pPr>
        <w:rPr>
          <w:ins w:id="611" w:author="Moses, Robinson" w:date="2023-04-13T04:00:00Z"/>
          <w:rStyle w:val="Hyperlink"/>
          <w:color w:val="92D050"/>
          <w:u w:val="none"/>
          <w:rPrChange w:id="612" w:author="Moses, Robinson" w:date="2023-04-13T07:31:00Z">
            <w:rPr>
              <w:ins w:id="613" w:author="Moses, Robinson" w:date="2023-04-13T04:00:00Z"/>
            </w:rPr>
          </w:rPrChange>
        </w:rPr>
        <w:pPrChange w:id="614" w:author="Moses, Robinson" w:date="2023-04-13T07:31:00Z">
          <w:pPr>
            <w:pStyle w:val="Caption"/>
          </w:pPr>
        </w:pPrChange>
      </w:pPr>
      <w:ins w:id="615" w:author="Moses, Robinson" w:date="2023-04-13T04:00:00Z">
        <w:r w:rsidRPr="007873F4">
          <w:rPr>
            <w:rStyle w:val="Hyperlink"/>
            <w:color w:val="92D050"/>
            <w:u w:val="none"/>
            <w:rPrChange w:id="616" w:author="Moses, Robinson" w:date="2023-04-13T07:31:00Z">
              <w:rPr/>
            </w:rPrChange>
          </w:rPr>
          <w:t xml:space="preserve">Return To: </w:t>
        </w:r>
        <w:r w:rsidRPr="007873F4">
          <w:rPr>
            <w:rStyle w:val="Hyperlink"/>
            <w:color w:val="92D050"/>
            <w:u w:val="none"/>
            <w:rPrChange w:id="617" w:author="Moses, Robinson" w:date="2023-04-13T07:31:00Z">
              <w:rPr/>
            </w:rPrChange>
          </w:rPr>
          <w:fldChar w:fldCharType="begin"/>
        </w:r>
        <w:r w:rsidRPr="007873F4">
          <w:rPr>
            <w:rStyle w:val="Hyperlink"/>
            <w:color w:val="92D050"/>
            <w:u w:val="none"/>
            <w:rPrChange w:id="618" w:author="Moses, Robinson" w:date="2023-04-13T07:31:00Z">
              <w:rPr/>
            </w:rPrChange>
          </w:rPr>
          <w:instrText xml:space="preserve"> REF _Ref132250873 \h </w:instrText>
        </w:r>
      </w:ins>
      <w:r w:rsidR="007873F4">
        <w:rPr>
          <w:rStyle w:val="Hyperlink"/>
          <w:i/>
          <w:iCs/>
          <w:color w:val="92D050"/>
          <w:sz w:val="18"/>
          <w:szCs w:val="18"/>
          <w:u w:val="none"/>
        </w:rPr>
        <w:instrText xml:space="preserve"> \* MERGEFORMAT </w:instrText>
      </w:r>
      <w:r w:rsidRPr="007873F4">
        <w:rPr>
          <w:rStyle w:val="Hyperlink"/>
          <w:color w:val="92D050"/>
          <w:u w:val="none"/>
          <w:rPrChange w:id="619" w:author="Moses, Robinson" w:date="2023-04-13T07:31:00Z">
            <w:rPr>
              <w:rStyle w:val="Hyperlink"/>
              <w:color w:val="92D050"/>
              <w:u w:val="none"/>
            </w:rPr>
          </w:rPrChange>
        </w:rPr>
      </w:r>
      <w:r w:rsidRPr="007873F4">
        <w:rPr>
          <w:rStyle w:val="Hyperlink"/>
          <w:color w:val="92D050"/>
          <w:u w:val="none"/>
          <w:rPrChange w:id="620" w:author="Moses, Robinson" w:date="2023-04-13T07:31:00Z">
            <w:rPr/>
          </w:rPrChange>
        </w:rPr>
        <w:fldChar w:fldCharType="separate"/>
      </w:r>
      <w:ins w:id="621" w:author="Moses, Robinson" w:date="2023-04-13T04:00:00Z">
        <w:r w:rsidRPr="007873F4">
          <w:rPr>
            <w:rStyle w:val="Hyperlink"/>
            <w:color w:val="92D050"/>
            <w:u w:val="none"/>
            <w:rPrChange w:id="622" w:author="Moses, Robinson" w:date="2023-04-13T07:31:00Z">
              <w:rPr/>
            </w:rPrChange>
          </w:rPr>
          <w:t>Coffer and Qualities</w:t>
        </w:r>
        <w:r w:rsidRPr="007873F4">
          <w:rPr>
            <w:rStyle w:val="Hyperlink"/>
            <w:color w:val="92D050"/>
            <w:u w:val="none"/>
            <w:rPrChange w:id="623" w:author="Moses, Robinson" w:date="2023-04-13T07:31:00Z">
              <w:rPr/>
            </w:rPrChange>
          </w:rPr>
          <w:fldChar w:fldCharType="end"/>
        </w:r>
      </w:ins>
    </w:p>
    <w:p w14:paraId="493AF98B" w14:textId="37F39049" w:rsidR="008C573E" w:rsidRDefault="008C573E" w:rsidP="008C573E">
      <w:pPr>
        <w:pStyle w:val="Caption"/>
        <w:rPr>
          <w:ins w:id="624" w:author="Moses, Robinson" w:date="2023-04-13T03:42:00Z"/>
        </w:rPr>
      </w:pPr>
      <w:ins w:id="625"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20</w:t>
        </w:r>
        <w:r>
          <w:rPr>
            <w:noProof/>
          </w:rPr>
          <w:fldChar w:fldCharType="end"/>
        </w:r>
        <w:r>
          <w:t xml:space="preserve">: CASH QUALITIES FIELD DESCRIPTIONS </w:t>
        </w:r>
        <w:r>
          <w:tab/>
          <w:t xml:space="preserve"> </w:t>
        </w:r>
      </w:ins>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8C573E" w14:paraId="06D3B24C" w14:textId="77777777">
        <w:trPr>
          <w:trHeight w:val="426"/>
          <w:ins w:id="626"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6841D56" w14:textId="77777777" w:rsidR="008C573E" w:rsidRDefault="008C573E">
            <w:pPr>
              <w:pStyle w:val="TableHeading"/>
              <w:rPr>
                <w:ins w:id="627" w:author="Moses, Robinson" w:date="2023-04-13T03:42:00Z"/>
              </w:rPr>
            </w:pPr>
            <w:ins w:id="628" w:author="Moses, Robinson" w:date="2023-04-13T03:42: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667643" w14:textId="77777777" w:rsidR="008C573E" w:rsidRDefault="008C573E">
            <w:pPr>
              <w:pStyle w:val="TableHeading"/>
              <w:rPr>
                <w:ins w:id="629" w:author="Moses, Robinson" w:date="2023-04-13T03:42:00Z"/>
              </w:rPr>
            </w:pPr>
            <w:ins w:id="630" w:author="Moses, Robinson" w:date="2023-04-13T03:42:00Z">
              <w:r>
                <w:t xml:space="preserve">Description </w:t>
              </w:r>
            </w:ins>
          </w:p>
        </w:tc>
      </w:tr>
      <w:tr w:rsidR="008C573E" w14:paraId="60BB8B83" w14:textId="77777777">
        <w:trPr>
          <w:trHeight w:val="333"/>
          <w:ins w:id="631"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026BCBCE" w14:textId="77777777" w:rsidR="008C573E" w:rsidRPr="0046733D" w:rsidRDefault="008C573E">
            <w:pPr>
              <w:pStyle w:val="TableBody"/>
              <w:rPr>
                <w:ins w:id="632" w:author="Moses, Robinson" w:date="2023-04-13T03:42:00Z"/>
                <w:b/>
                <w:bCs/>
              </w:rPr>
            </w:pPr>
            <w:ins w:id="633" w:author="Moses, Robinson" w:date="2023-04-13T03:42:00Z">
              <w:r w:rsidRPr="0046733D">
                <w:rPr>
                  <w:b/>
                  <w:bCs/>
                </w:rPr>
                <w:t xml:space="preserve">Name </w:t>
              </w:r>
            </w:ins>
          </w:p>
        </w:tc>
        <w:tc>
          <w:tcPr>
            <w:tcW w:w="6194" w:type="dxa"/>
            <w:tcBorders>
              <w:top w:val="single" w:sz="3" w:space="0" w:color="000000"/>
              <w:left w:val="single" w:sz="4" w:space="0" w:color="000000"/>
              <w:bottom w:val="single" w:sz="4" w:space="0" w:color="000000"/>
              <w:right w:val="single" w:sz="4" w:space="0" w:color="000000"/>
            </w:tcBorders>
          </w:tcPr>
          <w:p w14:paraId="7C76482B" w14:textId="77777777" w:rsidR="008C573E" w:rsidRDefault="008C573E">
            <w:pPr>
              <w:pStyle w:val="TableBody"/>
              <w:rPr>
                <w:ins w:id="634" w:author="Moses, Robinson" w:date="2023-04-13T03:42:00Z"/>
              </w:rPr>
            </w:pPr>
            <w:ins w:id="635" w:author="Moses, Robinson" w:date="2023-04-13T03:42:00Z">
              <w:r>
                <w:t xml:space="preserve"> User-assigned name for a quality to be used </w:t>
              </w:r>
            </w:ins>
          </w:p>
        </w:tc>
      </w:tr>
      <w:tr w:rsidR="008C573E" w14:paraId="2DB4A452" w14:textId="77777777">
        <w:trPr>
          <w:trHeight w:val="372"/>
          <w:ins w:id="636" w:author="Moses, Robinson" w:date="2023-04-13T03:42:00Z"/>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15E4151B" w14:textId="77777777" w:rsidR="008C573E" w:rsidRDefault="008C573E">
            <w:pPr>
              <w:pStyle w:val="TableHeading"/>
              <w:rPr>
                <w:ins w:id="637" w:author="Moses, Robinson" w:date="2023-04-13T03:42:00Z"/>
              </w:rPr>
            </w:pPr>
            <w:ins w:id="638" w:author="Moses, Robinson" w:date="2023-04-13T03:42:00Z">
              <w:r>
                <w:t xml:space="preserve">Field </w:t>
              </w:r>
            </w:ins>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6A0A7197" w14:textId="77777777" w:rsidR="008C573E" w:rsidRDefault="008C573E">
            <w:pPr>
              <w:pStyle w:val="TableHeading"/>
              <w:rPr>
                <w:ins w:id="639" w:author="Moses, Robinson" w:date="2023-04-13T03:42:00Z"/>
              </w:rPr>
            </w:pPr>
            <w:ins w:id="640" w:author="Moses, Robinson" w:date="2023-04-13T03:42:00Z">
              <w:r>
                <w:t xml:space="preserve">Description </w:t>
              </w:r>
            </w:ins>
          </w:p>
        </w:tc>
      </w:tr>
      <w:tr w:rsidR="008C573E" w14:paraId="14933225" w14:textId="77777777">
        <w:trPr>
          <w:trHeight w:val="2116"/>
          <w:ins w:id="641"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061097F0" w14:textId="77777777" w:rsidR="008C573E" w:rsidRPr="0046733D" w:rsidRDefault="008C573E">
            <w:pPr>
              <w:pStyle w:val="TableBody"/>
              <w:rPr>
                <w:ins w:id="642" w:author="Moses, Robinson" w:date="2023-04-13T03:42:00Z"/>
                <w:b/>
                <w:bCs/>
              </w:rPr>
            </w:pPr>
            <w:ins w:id="643" w:author="Moses, Robinson" w:date="2023-04-13T03:42:00Z">
              <w:r w:rsidRPr="0046733D">
                <w:rPr>
                  <w:b/>
                  <w:bCs/>
                </w:rPr>
                <w:t xml:space="preserve">Export Value </w:t>
              </w:r>
            </w:ins>
          </w:p>
        </w:tc>
        <w:tc>
          <w:tcPr>
            <w:tcW w:w="6194" w:type="dxa"/>
            <w:tcBorders>
              <w:top w:val="single" w:sz="4" w:space="0" w:color="000000"/>
              <w:left w:val="single" w:sz="4" w:space="0" w:color="000000"/>
              <w:bottom w:val="single" w:sz="4" w:space="0" w:color="000000"/>
              <w:right w:val="single" w:sz="4" w:space="0" w:color="000000"/>
            </w:tcBorders>
          </w:tcPr>
          <w:p w14:paraId="45A183DD" w14:textId="77777777" w:rsidR="008C573E" w:rsidRDefault="008C573E">
            <w:pPr>
              <w:pStyle w:val="TableBody"/>
              <w:rPr>
                <w:ins w:id="644" w:author="Moses, Robinson" w:date="2023-04-13T03:42:00Z"/>
              </w:rPr>
            </w:pPr>
            <w:ins w:id="645" w:author="Moses, Robinson" w:date="2023-04-13T03:42:00Z">
              <w:r>
                <w:t xml:space="preserve"> Each user-defined quality must be associated with one of the standard four qualities used by OptiVault when exported: </w:t>
              </w:r>
            </w:ins>
          </w:p>
          <w:p w14:paraId="604C9F88" w14:textId="77777777" w:rsidR="008C573E" w:rsidRDefault="008C573E">
            <w:pPr>
              <w:pStyle w:val="TableListBullet"/>
              <w:rPr>
                <w:ins w:id="646" w:author="Moses, Robinson" w:date="2023-04-13T03:42:00Z"/>
              </w:rPr>
            </w:pPr>
            <w:ins w:id="647" w:author="Moses, Robinson" w:date="2023-04-13T03:42:00Z">
              <w:r>
                <w:t xml:space="preserve">Fit </w:t>
              </w:r>
            </w:ins>
          </w:p>
          <w:p w14:paraId="769113F9" w14:textId="77777777" w:rsidR="008C573E" w:rsidRDefault="008C573E">
            <w:pPr>
              <w:pStyle w:val="TableListBullet"/>
              <w:rPr>
                <w:ins w:id="648" w:author="Moses, Robinson" w:date="2023-04-13T03:42:00Z"/>
              </w:rPr>
            </w:pPr>
            <w:ins w:id="649" w:author="Moses, Robinson" w:date="2023-04-13T03:42:00Z">
              <w:r>
                <w:t xml:space="preserve">Normal </w:t>
              </w:r>
            </w:ins>
          </w:p>
          <w:p w14:paraId="36B8230E" w14:textId="77777777" w:rsidR="008C573E" w:rsidRDefault="008C573E">
            <w:pPr>
              <w:pStyle w:val="TableListBullet"/>
              <w:rPr>
                <w:ins w:id="650" w:author="Moses, Robinson" w:date="2023-04-13T03:42:00Z"/>
              </w:rPr>
            </w:pPr>
            <w:ins w:id="651" w:author="Moses, Robinson" w:date="2023-04-13T03:42:00Z">
              <w:r>
                <w:t xml:space="preserve">Unknown </w:t>
              </w:r>
            </w:ins>
          </w:p>
          <w:p w14:paraId="5125A3A1" w14:textId="77777777" w:rsidR="008C573E" w:rsidRDefault="008C573E">
            <w:pPr>
              <w:pStyle w:val="TableListBullet"/>
              <w:rPr>
                <w:ins w:id="652" w:author="Moses, Robinson" w:date="2023-04-13T03:42:00Z"/>
              </w:rPr>
            </w:pPr>
            <w:ins w:id="653" w:author="Moses, Robinson" w:date="2023-04-13T03:42:00Z">
              <w:r>
                <w:t xml:space="preserve">Soiled </w:t>
              </w:r>
            </w:ins>
          </w:p>
          <w:p w14:paraId="2C0345A2" w14:textId="77777777" w:rsidR="008C573E" w:rsidRDefault="008C573E">
            <w:pPr>
              <w:pStyle w:val="TableListBullet"/>
              <w:numPr>
                <w:ilvl w:val="0"/>
                <w:numId w:val="0"/>
              </w:numPr>
              <w:rPr>
                <w:ins w:id="654" w:author="Moses, Robinson" w:date="2023-04-13T03:42:00Z"/>
              </w:rPr>
            </w:pPr>
            <w:ins w:id="655" w:author="Moses, Robinson" w:date="2023-04-13T03:42:00Z">
              <w:r>
                <w:t xml:space="preserve">(Do Not Export) for internal vault/institution usage and will not be associated with any of the four standard qualities for exporting purposes. </w:t>
              </w:r>
            </w:ins>
          </w:p>
        </w:tc>
      </w:tr>
      <w:tr w:rsidR="008C573E" w14:paraId="108C5D5A" w14:textId="77777777">
        <w:trPr>
          <w:trHeight w:val="541"/>
          <w:ins w:id="656"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6DF76432" w14:textId="77777777" w:rsidR="008C573E" w:rsidRPr="0046733D" w:rsidRDefault="008C573E">
            <w:pPr>
              <w:pStyle w:val="TableBody"/>
              <w:rPr>
                <w:ins w:id="657" w:author="Moses, Robinson" w:date="2023-04-13T03:42:00Z"/>
                <w:b/>
                <w:bCs/>
              </w:rPr>
            </w:pPr>
            <w:ins w:id="658" w:author="Moses, Robinson" w:date="2023-04-13T03:42:00Z">
              <w:r w:rsidRPr="0046733D">
                <w:rPr>
                  <w:b/>
                  <w:bCs/>
                </w:rPr>
                <w:t xml:space="preserve">OptiCash Quality ID </w:t>
              </w:r>
            </w:ins>
          </w:p>
        </w:tc>
        <w:tc>
          <w:tcPr>
            <w:tcW w:w="6194" w:type="dxa"/>
            <w:tcBorders>
              <w:top w:val="single" w:sz="4" w:space="0" w:color="000000"/>
              <w:left w:val="single" w:sz="4" w:space="0" w:color="000000"/>
              <w:bottom w:val="single" w:sz="4" w:space="0" w:color="000000"/>
              <w:right w:val="single" w:sz="4" w:space="0" w:color="000000"/>
            </w:tcBorders>
          </w:tcPr>
          <w:p w14:paraId="46CBB931" w14:textId="77777777" w:rsidR="008C573E" w:rsidRDefault="008C573E">
            <w:pPr>
              <w:pStyle w:val="TableBody"/>
              <w:rPr>
                <w:ins w:id="659" w:author="Moses, Robinson" w:date="2023-04-13T03:42:00Z"/>
              </w:rPr>
            </w:pPr>
            <w:ins w:id="660" w:author="Moses, Robinson" w:date="2023-04-13T03:42:00Z">
              <w:r>
                <w:t xml:space="preserve">OptiCash actions (primarily Orders) may refer to the quality of cash involved. This field specifies which quality in OptiCash is equivalent to this quality. </w:t>
              </w:r>
            </w:ins>
          </w:p>
        </w:tc>
      </w:tr>
      <w:tr w:rsidR="008C573E" w14:paraId="095083BD" w14:textId="77777777">
        <w:trPr>
          <w:trHeight w:val="540"/>
          <w:ins w:id="661"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73E60349" w14:textId="77777777" w:rsidR="008C573E" w:rsidRPr="0046733D" w:rsidRDefault="008C573E">
            <w:pPr>
              <w:pStyle w:val="TableBody"/>
              <w:rPr>
                <w:ins w:id="662" w:author="Moses, Robinson" w:date="2023-04-13T03:42:00Z"/>
                <w:b/>
                <w:bCs/>
              </w:rPr>
            </w:pPr>
            <w:ins w:id="663" w:author="Moses, Robinson" w:date="2023-04-13T03:42:00Z">
              <w:r w:rsidRPr="0046733D">
                <w:rPr>
                  <w:b/>
                  <w:bCs/>
                </w:rPr>
                <w:t xml:space="preserve">OptiVault Quality ID </w:t>
              </w:r>
            </w:ins>
          </w:p>
        </w:tc>
        <w:tc>
          <w:tcPr>
            <w:tcW w:w="6194" w:type="dxa"/>
            <w:tcBorders>
              <w:top w:val="single" w:sz="4" w:space="0" w:color="000000"/>
              <w:left w:val="single" w:sz="4" w:space="0" w:color="000000"/>
              <w:bottom w:val="single" w:sz="4" w:space="0" w:color="000000"/>
              <w:right w:val="single" w:sz="4" w:space="0" w:color="000000"/>
            </w:tcBorders>
          </w:tcPr>
          <w:p w14:paraId="5A18ED32" w14:textId="77777777" w:rsidR="008C573E" w:rsidRDefault="008C573E">
            <w:pPr>
              <w:pStyle w:val="TableBody"/>
              <w:rPr>
                <w:ins w:id="664" w:author="Moses, Robinson" w:date="2023-04-13T03:42:00Z"/>
              </w:rPr>
            </w:pPr>
            <w:ins w:id="665" w:author="Moses, Robinson" w:date="2023-04-13T03:42:00Z">
              <w:r>
                <w:t xml:space="preserve">OptiVault actions (primarily Orders) refer to the quality of cash involved. This field specifies which quality in OptiVault is equivalent to this quality. </w:t>
              </w:r>
            </w:ins>
          </w:p>
        </w:tc>
      </w:tr>
      <w:tr w:rsidR="008C573E" w14:paraId="4A2D29A2" w14:textId="77777777">
        <w:trPr>
          <w:trHeight w:val="540"/>
          <w:ins w:id="666"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70DAA4B3" w14:textId="77777777" w:rsidR="008C573E" w:rsidRPr="0046733D" w:rsidRDefault="008C573E">
            <w:pPr>
              <w:pStyle w:val="TableBody"/>
              <w:rPr>
                <w:ins w:id="667" w:author="Moses, Robinson" w:date="2023-04-13T03:42:00Z"/>
                <w:b/>
                <w:bCs/>
              </w:rPr>
            </w:pPr>
            <w:ins w:id="668" w:author="Moses, Robinson" w:date="2023-04-13T03:42:00Z">
              <w:r w:rsidRPr="0046733D">
                <w:rPr>
                  <w:b/>
                  <w:bCs/>
                </w:rPr>
                <w:t>Sort Order</w:t>
              </w:r>
            </w:ins>
          </w:p>
        </w:tc>
        <w:tc>
          <w:tcPr>
            <w:tcW w:w="6194" w:type="dxa"/>
            <w:tcBorders>
              <w:top w:val="single" w:sz="4" w:space="0" w:color="000000"/>
              <w:left w:val="single" w:sz="4" w:space="0" w:color="000000"/>
              <w:bottom w:val="single" w:sz="4" w:space="0" w:color="000000"/>
              <w:right w:val="single" w:sz="4" w:space="0" w:color="000000"/>
            </w:tcBorders>
          </w:tcPr>
          <w:p w14:paraId="0EED6C54" w14:textId="77777777" w:rsidR="008C573E" w:rsidRPr="002B7D0C" w:rsidRDefault="008C573E">
            <w:pPr>
              <w:pStyle w:val="TableBody"/>
              <w:rPr>
                <w:ins w:id="669" w:author="Moses, Robinson" w:date="2023-04-13T03:42:00Z"/>
              </w:rPr>
            </w:pPr>
            <w:ins w:id="670" w:author="Moses, Robinson" w:date="2023-04-13T03:42:00Z">
              <w:r w:rsidRPr="002B7D0C">
                <w:t xml:space="preserve">The setting determines in what order the quality is listed inside of the Vault. </w:t>
              </w:r>
              <w:r>
                <w:t>The l</w:t>
              </w:r>
              <w:r w:rsidRPr="002B7D0C">
                <w:t>owest number gives the highest priority and will be listed first.</w:t>
              </w:r>
            </w:ins>
          </w:p>
          <w:p w14:paraId="45618B63" w14:textId="77777777" w:rsidR="008C573E" w:rsidRDefault="008C573E">
            <w:pPr>
              <w:pStyle w:val="TableBody"/>
              <w:rPr>
                <w:ins w:id="671" w:author="Moses, Robinson" w:date="2023-04-13T03:42:00Z"/>
              </w:rPr>
            </w:pPr>
          </w:p>
        </w:tc>
      </w:tr>
    </w:tbl>
    <w:p w14:paraId="41A30F6E" w14:textId="624FBEEC" w:rsidR="008C573E" w:rsidRPr="007873F4" w:rsidRDefault="008C573E">
      <w:pPr>
        <w:rPr>
          <w:ins w:id="672" w:author="Moses, Robinson" w:date="2023-04-13T03:42:00Z"/>
          <w:rStyle w:val="Hyperlink"/>
          <w:color w:val="92D050"/>
          <w:u w:val="none"/>
          <w:rPrChange w:id="673" w:author="Moses, Robinson" w:date="2023-04-13T07:31:00Z">
            <w:rPr>
              <w:ins w:id="674" w:author="Moses, Robinson" w:date="2023-04-13T03:42:00Z"/>
            </w:rPr>
          </w:rPrChange>
        </w:rPr>
        <w:pPrChange w:id="675" w:author="Moses, Robinson" w:date="2023-04-13T07:31:00Z">
          <w:pPr>
            <w:pStyle w:val="Caption"/>
          </w:pPr>
        </w:pPrChange>
      </w:pPr>
      <w:ins w:id="676" w:author="Moses, Robinson" w:date="2023-04-13T03:42:00Z">
        <w:r w:rsidRPr="007873F4">
          <w:rPr>
            <w:rStyle w:val="Hyperlink"/>
            <w:color w:val="92D050"/>
            <w:sz w:val="18"/>
            <w:szCs w:val="18"/>
            <w:u w:val="none"/>
            <w:rPrChange w:id="677" w:author="Moses, Robinson" w:date="2023-04-13T07:31:00Z">
              <w:rPr/>
            </w:rPrChange>
          </w:rPr>
          <w:fldChar w:fldCharType="begin"/>
        </w:r>
        <w:r w:rsidRPr="007873F4">
          <w:rPr>
            <w:rStyle w:val="Hyperlink"/>
            <w:color w:val="92D050"/>
            <w:u w:val="none"/>
            <w:rPrChange w:id="678" w:author="Moses, Robinson" w:date="2023-04-13T07:31:00Z">
              <w:rPr/>
            </w:rPrChange>
          </w:rPr>
          <w:instrText xml:space="preserve"> HYPERLINK \l "_SETTINGS" </w:instrText>
        </w:r>
        <w:r w:rsidRPr="007873F4">
          <w:rPr>
            <w:rStyle w:val="Hyperlink"/>
            <w:i/>
            <w:iCs/>
            <w:color w:val="92D050"/>
            <w:sz w:val="18"/>
            <w:szCs w:val="18"/>
            <w:u w:val="none"/>
            <w:rPrChange w:id="679" w:author="Moses, Robinson" w:date="2023-04-13T07:31:00Z">
              <w:rPr>
                <w:rStyle w:val="Hyperlink"/>
                <w:color w:val="92D050"/>
              </w:rPr>
            </w:rPrChange>
          </w:rPr>
          <w:fldChar w:fldCharType="separate"/>
        </w:r>
      </w:ins>
      <w:ins w:id="680" w:author="Moses, Robinson" w:date="2023-04-13T04:01:00Z">
        <w:r w:rsidR="005C4809" w:rsidRPr="007873F4">
          <w:rPr>
            <w:rStyle w:val="Hyperlink"/>
            <w:color w:val="92D050"/>
            <w:u w:val="none"/>
            <w:rPrChange w:id="681" w:author="Moses, Robinson" w:date="2023-04-13T07:31:00Z">
              <w:rPr/>
            </w:rPrChange>
          </w:rPr>
          <w:t>Return To:</w:t>
        </w:r>
      </w:ins>
      <w:ins w:id="682" w:author="Moses, Robinson" w:date="2023-04-13T03:42:00Z">
        <w:r w:rsidRPr="007873F4">
          <w:rPr>
            <w:rStyle w:val="Hyperlink"/>
            <w:i/>
            <w:iCs/>
            <w:color w:val="92D050"/>
            <w:sz w:val="18"/>
            <w:szCs w:val="18"/>
            <w:u w:val="none"/>
            <w:rPrChange w:id="683" w:author="Moses, Robinson" w:date="2023-04-13T07:31:00Z">
              <w:rPr>
                <w:rStyle w:val="Hyperlink"/>
                <w:color w:val="92D050"/>
              </w:rPr>
            </w:rPrChange>
          </w:rPr>
          <w:fldChar w:fldCharType="end"/>
        </w:r>
      </w:ins>
      <w:ins w:id="684" w:author="Moses, Robinson" w:date="2023-04-13T04:01:00Z">
        <w:r w:rsidR="005C4809" w:rsidRPr="007873F4">
          <w:rPr>
            <w:rStyle w:val="Hyperlink"/>
            <w:i/>
            <w:iCs/>
            <w:color w:val="92D050"/>
            <w:sz w:val="18"/>
            <w:szCs w:val="18"/>
            <w:u w:val="none"/>
            <w:rPrChange w:id="685" w:author="Moses, Robinson" w:date="2023-04-13T07:31:00Z">
              <w:rPr>
                <w:rStyle w:val="Hyperlink"/>
                <w:color w:val="92D050"/>
              </w:rPr>
            </w:rPrChange>
          </w:rPr>
          <w:t xml:space="preserve"> </w:t>
        </w:r>
        <w:r w:rsidR="005C4809" w:rsidRPr="007873F4">
          <w:rPr>
            <w:rStyle w:val="Hyperlink"/>
            <w:i/>
            <w:iCs/>
            <w:color w:val="92D050"/>
            <w:sz w:val="18"/>
            <w:szCs w:val="18"/>
            <w:u w:val="none"/>
            <w:rPrChange w:id="686" w:author="Moses, Robinson" w:date="2023-04-13T07:31:00Z">
              <w:rPr>
                <w:rStyle w:val="Hyperlink"/>
                <w:color w:val="92D050"/>
              </w:rPr>
            </w:rPrChange>
          </w:rPr>
          <w:fldChar w:fldCharType="begin"/>
        </w:r>
        <w:r w:rsidR="005C4809" w:rsidRPr="007873F4">
          <w:rPr>
            <w:rStyle w:val="Hyperlink"/>
            <w:i/>
            <w:iCs/>
            <w:color w:val="92D050"/>
            <w:sz w:val="18"/>
            <w:szCs w:val="18"/>
            <w:u w:val="none"/>
            <w:rPrChange w:id="687" w:author="Moses, Robinson" w:date="2023-04-13T07:31:00Z">
              <w:rPr>
                <w:rStyle w:val="Hyperlink"/>
                <w:color w:val="92D050"/>
              </w:rPr>
            </w:rPrChange>
          </w:rPr>
          <w:instrText xml:space="preserve"> REF _Ref132250882 \h </w:instrText>
        </w:r>
      </w:ins>
      <w:r w:rsidR="007873F4">
        <w:rPr>
          <w:rStyle w:val="Hyperlink"/>
          <w:i/>
          <w:iCs/>
          <w:color w:val="92D050"/>
          <w:sz w:val="18"/>
          <w:szCs w:val="18"/>
          <w:u w:val="none"/>
        </w:rPr>
        <w:instrText xml:space="preserve"> \* MERGEFORMAT </w:instrText>
      </w:r>
      <w:r w:rsidR="005C4809" w:rsidRPr="007873F4">
        <w:rPr>
          <w:rStyle w:val="Hyperlink"/>
          <w:i/>
          <w:iCs/>
          <w:color w:val="92D050"/>
          <w:sz w:val="18"/>
          <w:szCs w:val="18"/>
          <w:u w:val="none"/>
          <w:rPrChange w:id="688" w:author="Moses, Robinson" w:date="2023-04-13T07:31:00Z">
            <w:rPr>
              <w:rStyle w:val="Hyperlink"/>
              <w:i w:val="0"/>
              <w:iCs w:val="0"/>
              <w:color w:val="92D050"/>
              <w:u w:val="none"/>
            </w:rPr>
          </w:rPrChange>
        </w:rPr>
      </w:r>
      <w:r w:rsidR="005C4809" w:rsidRPr="007873F4">
        <w:rPr>
          <w:rStyle w:val="Hyperlink"/>
          <w:i/>
          <w:iCs/>
          <w:color w:val="92D050"/>
          <w:sz w:val="18"/>
          <w:szCs w:val="18"/>
          <w:u w:val="none"/>
          <w:rPrChange w:id="689" w:author="Moses, Robinson" w:date="2023-04-13T07:31:00Z">
            <w:rPr>
              <w:rStyle w:val="Hyperlink"/>
              <w:color w:val="92D050"/>
            </w:rPr>
          </w:rPrChange>
        </w:rPr>
        <w:fldChar w:fldCharType="separate"/>
      </w:r>
      <w:ins w:id="690" w:author="Moses, Robinson" w:date="2023-04-13T04:01:00Z">
        <w:r w:rsidR="005C4809" w:rsidRPr="007873F4">
          <w:rPr>
            <w:rStyle w:val="Hyperlink"/>
            <w:color w:val="92D050"/>
            <w:u w:val="none"/>
            <w:rPrChange w:id="691" w:author="Moses, Robinson" w:date="2023-04-13T07:31:00Z">
              <w:rPr/>
            </w:rPrChange>
          </w:rPr>
          <w:t>Coffer and Qualities</w:t>
        </w:r>
        <w:r w:rsidR="005C4809" w:rsidRPr="007873F4">
          <w:rPr>
            <w:rStyle w:val="Hyperlink"/>
            <w:i/>
            <w:iCs/>
            <w:color w:val="92D050"/>
            <w:sz w:val="18"/>
            <w:szCs w:val="18"/>
            <w:u w:val="none"/>
            <w:rPrChange w:id="692" w:author="Moses, Robinson" w:date="2023-04-13T07:31:00Z">
              <w:rPr>
                <w:rStyle w:val="Hyperlink"/>
                <w:color w:val="92D050"/>
              </w:rPr>
            </w:rPrChange>
          </w:rPr>
          <w:fldChar w:fldCharType="end"/>
        </w:r>
      </w:ins>
      <w:ins w:id="693" w:author="Moses, Robinson" w:date="2023-04-13T03:42:00Z">
        <w:r w:rsidRPr="007873F4">
          <w:rPr>
            <w:rStyle w:val="Hyperlink"/>
            <w:color w:val="92D050"/>
            <w:u w:val="none"/>
            <w:rPrChange w:id="694" w:author="Moses, Robinson" w:date="2023-04-13T07:31:00Z">
              <w:rPr/>
            </w:rPrChange>
          </w:rPr>
          <w:t xml:space="preserve"> </w:t>
        </w:r>
      </w:ins>
    </w:p>
    <w:p w14:paraId="2793D829" w14:textId="77777777" w:rsidR="008C573E" w:rsidRDefault="008C573E" w:rsidP="008C573E">
      <w:pPr>
        <w:spacing w:after="338"/>
        <w:rPr>
          <w:ins w:id="695" w:author="Moses, Robinson" w:date="2023-04-13T03:42:00Z"/>
        </w:rPr>
      </w:pPr>
      <w:ins w:id="696" w:author="Moses, Robinson" w:date="2023-04-13T03:42:00Z">
        <w:r>
          <w:t xml:space="preserve"> </w:t>
        </w:r>
      </w:ins>
    </w:p>
    <w:p w14:paraId="6DD877A1" w14:textId="77777777" w:rsidR="008C573E" w:rsidRPr="0046733D" w:rsidRDefault="008C573E" w:rsidP="008C573E">
      <w:pPr>
        <w:pStyle w:val="Heading3"/>
        <w:rPr>
          <w:ins w:id="697" w:author="Moses, Robinson" w:date="2023-04-13T03:42:00Z"/>
        </w:rPr>
      </w:pPr>
      <w:bookmarkStart w:id="698" w:name="_Toc133372426"/>
      <w:ins w:id="699" w:author="Moses, Robinson" w:date="2023-04-13T03:42:00Z">
        <w:r w:rsidRPr="0046733D">
          <w:t>CREATE NEW QUALITIES</w:t>
        </w:r>
        <w:bookmarkEnd w:id="698"/>
        <w:r w:rsidRPr="0046733D">
          <w:t xml:space="preserve"> </w:t>
        </w:r>
      </w:ins>
    </w:p>
    <w:p w14:paraId="24725A6B" w14:textId="77777777" w:rsidR="008C573E" w:rsidRDefault="008C573E" w:rsidP="008C573E">
      <w:pPr>
        <w:pStyle w:val="BodyText"/>
        <w:rPr>
          <w:ins w:id="700" w:author="Moses, Robinson" w:date="2023-04-13T03:42:00Z"/>
        </w:rPr>
      </w:pPr>
      <w:ins w:id="701" w:author="Moses, Robinson" w:date="2023-04-13T03:42:00Z">
        <w:r>
          <w:t xml:space="preserve">By clicking on the </w:t>
        </w:r>
        <w:r w:rsidRPr="0060488A">
          <w:rPr>
            <w:b/>
            <w:bCs/>
          </w:rPr>
          <w:t>New Cash Quality</w:t>
        </w:r>
        <w:r>
          <w:t xml:space="preserve"> icon  </w:t>
        </w:r>
        <w:r>
          <w:rPr>
            <w:noProof/>
          </w:rPr>
          <mc:AlternateContent>
            <mc:Choice Requires="wpg">
              <w:drawing>
                <wp:inline distT="0" distB="0" distL="0" distR="0" wp14:anchorId="342C1F7D" wp14:editId="1BC0DB19">
                  <wp:extent cx="190881" cy="237109"/>
                  <wp:effectExtent l="0" t="0" r="0" b="0"/>
                  <wp:docPr id="40" name="Group 4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41"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2" name="Picture 42"/>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D6993DD">
                <v:group id="Group 40" style="width:15.05pt;height:18.65pt;mso-position-horizontal-relative:char;mso-position-vertical-relative:line" coordsize="190881,237109" o:spid="_x0000_s1026" w14:anchorId="1473C8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01shVl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3" style="position:absolute;left:381;top:2413;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">
                    <v:stroke miterlimit="83231f" joinstyle="miter"/>
                    <v:path textboxrect="0,0,190500,234696" arrowok="t"/>
                  </v:shape>
                  <v:shape id="Picture 42"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">
                    <v:imagedata o:title="" r:id="rId85"/>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be navigated to the </w:t>
        </w:r>
        <w:r w:rsidRPr="0060488A">
          <w:rPr>
            <w:b/>
            <w:bCs/>
          </w:rPr>
          <w:t>Create New Cash Qualities</w:t>
        </w:r>
        <w:r>
          <w:t xml:space="preserve"> screen.  For field, description see </w:t>
        </w:r>
        <w:r>
          <w:fldChar w:fldCharType="begin"/>
        </w:r>
        <w:r>
          <w:instrText xml:space="preserve"> REF _Ref130883778 \h </w:instrText>
        </w:r>
      </w:ins>
      <w:ins w:id="702" w:author="Moses, Robinson" w:date="2023-04-13T03:42:00Z">
        <w:r>
          <w:fldChar w:fldCharType="separate"/>
        </w:r>
        <w:r>
          <w:t xml:space="preserve">TABLE </w:t>
        </w:r>
        <w:r>
          <w:rPr>
            <w:noProof/>
          </w:rPr>
          <w:t>20</w:t>
        </w:r>
        <w:r>
          <w:t>: CASH QUALITIES FIELD DESCRIPTIONS</w:t>
        </w:r>
        <w:r>
          <w:fldChar w:fldCharType="end"/>
        </w:r>
        <w:r>
          <w:t xml:space="preserve">. </w:t>
        </w:r>
      </w:ins>
    </w:p>
    <w:p w14:paraId="52038952" w14:textId="77777777" w:rsidR="008C573E" w:rsidRDefault="008C573E" w:rsidP="008C573E">
      <w:pPr>
        <w:pStyle w:val="Caption"/>
        <w:rPr>
          <w:ins w:id="703" w:author="Moses, Robinson" w:date="2023-04-13T03:42:00Z"/>
        </w:rPr>
      </w:pPr>
      <w:ins w:id="704"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CREATE NEW CASH QUALITIES SCREEN</w:t>
        </w:r>
        <w:r w:rsidRPr="6356747E">
          <w:rPr>
            <w:color w:val="76923C"/>
          </w:rPr>
          <w:t xml:space="preserve"> </w:t>
        </w:r>
      </w:ins>
    </w:p>
    <w:p w14:paraId="6CB7EF72" w14:textId="77777777" w:rsidR="008C573E" w:rsidRDefault="008C573E" w:rsidP="008C573E">
      <w:pPr>
        <w:pStyle w:val="BodyText"/>
        <w:rPr>
          <w:ins w:id="705" w:author="Moses, Robinson" w:date="2023-04-13T03:42:00Z"/>
        </w:rPr>
      </w:pPr>
      <w:ins w:id="706" w:author="Moses, Robinson" w:date="2023-04-13T03:42:00Z">
        <w:r>
          <w:rPr>
            <w:noProof/>
          </w:rPr>
          <w:drawing>
            <wp:inline distT="0" distB="0" distL="0" distR="0" wp14:anchorId="50A21C02" wp14:editId="76194EF7">
              <wp:extent cx="5943600" cy="13836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383665"/>
                      </a:xfrm>
                      <a:prstGeom prst="rect">
                        <a:avLst/>
                      </a:prstGeom>
                    </pic:spPr>
                  </pic:pic>
                </a:graphicData>
              </a:graphic>
            </wp:inline>
          </w:drawing>
        </w:r>
        <w:r>
          <w:t xml:space="preserve"> </w:t>
        </w:r>
      </w:ins>
    </w:p>
    <w:p w14:paraId="611FB468" w14:textId="0193EE16" w:rsidR="008C573E" w:rsidRPr="007873F4" w:rsidRDefault="005C4809" w:rsidP="008C573E">
      <w:pPr>
        <w:rPr>
          <w:ins w:id="707" w:author="Moses, Robinson" w:date="2023-04-13T03:42:00Z"/>
          <w:rStyle w:val="Hyperlink"/>
          <w:i/>
          <w:iCs/>
          <w:color w:val="92D050"/>
          <w:sz w:val="18"/>
          <w:szCs w:val="18"/>
          <w:u w:val="none"/>
          <w:rPrChange w:id="708" w:author="Moses, Robinson" w:date="2023-04-13T07:31:00Z">
            <w:rPr>
              <w:ins w:id="709" w:author="Moses, Robinson" w:date="2023-04-13T03:42:00Z"/>
            </w:rPr>
          </w:rPrChange>
        </w:rPr>
      </w:pPr>
      <w:ins w:id="710" w:author="Moses, Robinson" w:date="2023-04-13T04:01:00Z">
        <w:r w:rsidRPr="007873F4">
          <w:rPr>
            <w:rStyle w:val="Hyperlink"/>
            <w:i/>
            <w:iCs/>
            <w:color w:val="92D050"/>
            <w:sz w:val="18"/>
            <w:szCs w:val="18"/>
            <w:u w:val="none"/>
            <w:rPrChange w:id="711" w:author="Moses, Robinson" w:date="2023-04-13T07:31:00Z">
              <w:rPr/>
            </w:rPrChange>
          </w:rPr>
          <w:t xml:space="preserve">Return To: </w:t>
        </w:r>
        <w:r w:rsidRPr="007873F4">
          <w:rPr>
            <w:rStyle w:val="Hyperlink"/>
            <w:i/>
            <w:iCs/>
            <w:color w:val="92D050"/>
            <w:sz w:val="18"/>
            <w:szCs w:val="18"/>
            <w:u w:val="none"/>
            <w:rPrChange w:id="712" w:author="Moses, Robinson" w:date="2023-04-13T07:31:00Z">
              <w:rPr/>
            </w:rPrChange>
          </w:rPr>
          <w:fldChar w:fldCharType="begin"/>
        </w:r>
        <w:r w:rsidRPr="007873F4">
          <w:rPr>
            <w:rStyle w:val="Hyperlink"/>
            <w:i/>
            <w:iCs/>
            <w:color w:val="92D050"/>
            <w:sz w:val="18"/>
            <w:szCs w:val="18"/>
            <w:u w:val="none"/>
            <w:rPrChange w:id="713" w:author="Moses, Robinson" w:date="2023-04-13T07:31:00Z">
              <w:rPr/>
            </w:rPrChange>
          </w:rPr>
          <w:instrText xml:space="preserve"> REF _Ref132250894 \h </w:instrText>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714" w:author="Moses, Robinson" w:date="2023-04-13T07:31:00Z">
            <w:rPr>
              <w:rStyle w:val="Hyperlink"/>
              <w:i/>
              <w:iCs/>
              <w:color w:val="92D050"/>
              <w:sz w:val="18"/>
              <w:szCs w:val="18"/>
              <w:u w:val="none"/>
            </w:rPr>
          </w:rPrChange>
        </w:rPr>
      </w:r>
      <w:r w:rsidRPr="007873F4">
        <w:rPr>
          <w:rStyle w:val="Hyperlink"/>
          <w:i/>
          <w:iCs/>
          <w:color w:val="92D050"/>
          <w:sz w:val="18"/>
          <w:szCs w:val="18"/>
          <w:u w:val="none"/>
          <w:rPrChange w:id="715" w:author="Moses, Robinson" w:date="2023-04-13T07:31:00Z">
            <w:rPr/>
          </w:rPrChange>
        </w:rPr>
        <w:fldChar w:fldCharType="separate"/>
      </w:r>
      <w:ins w:id="716" w:author="Moses, Robinson" w:date="2023-04-13T04:01:00Z">
        <w:r w:rsidRPr="007873F4">
          <w:rPr>
            <w:rStyle w:val="Hyperlink"/>
            <w:i/>
            <w:iCs/>
            <w:color w:val="92D050"/>
            <w:sz w:val="18"/>
            <w:szCs w:val="18"/>
            <w:u w:val="none"/>
            <w:rPrChange w:id="717" w:author="Moses, Robinson" w:date="2023-04-13T07:31:00Z">
              <w:rPr/>
            </w:rPrChange>
          </w:rPr>
          <w:t>Coffer and Qualities</w:t>
        </w:r>
        <w:r w:rsidRPr="007873F4">
          <w:rPr>
            <w:rStyle w:val="Hyperlink"/>
            <w:i/>
            <w:iCs/>
            <w:color w:val="92D050"/>
            <w:sz w:val="18"/>
            <w:szCs w:val="18"/>
            <w:u w:val="none"/>
            <w:rPrChange w:id="718" w:author="Moses, Robinson" w:date="2023-04-13T07:31:00Z">
              <w:rPr/>
            </w:rPrChange>
          </w:rPr>
          <w:fldChar w:fldCharType="end"/>
        </w:r>
      </w:ins>
    </w:p>
    <w:p w14:paraId="1858F112" w14:textId="77777777" w:rsidR="008C573E" w:rsidRDefault="008C573E" w:rsidP="008C573E">
      <w:pPr>
        <w:pStyle w:val="Heading2"/>
        <w:rPr>
          <w:ins w:id="719" w:author="Moses, Robinson" w:date="2023-04-13T03:42:00Z"/>
        </w:rPr>
      </w:pPr>
      <w:bookmarkStart w:id="720" w:name="_Toc133372427"/>
      <w:ins w:id="721" w:author="Moses, Robinson" w:date="2023-04-13T03:42:00Z">
        <w:r>
          <w:t>CASH QUALITY MAP</w:t>
        </w:r>
        <w:bookmarkEnd w:id="720"/>
        <w:r>
          <w:t xml:space="preserve"> </w:t>
        </w:r>
      </w:ins>
    </w:p>
    <w:p w14:paraId="2724F99C" w14:textId="77777777" w:rsidR="008C573E" w:rsidRDefault="008C573E" w:rsidP="008C573E">
      <w:pPr>
        <w:pStyle w:val="BodyText"/>
        <w:rPr>
          <w:ins w:id="722" w:author="Moses, Robinson" w:date="2023-04-13T03:42:00Z"/>
        </w:rPr>
      </w:pPr>
      <w:ins w:id="723" w:author="Moses, Robinson" w:date="2023-04-13T03:42:00Z">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t>,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ins>
    </w:p>
    <w:p w14:paraId="5088A6BE" w14:textId="77777777" w:rsidR="008C573E" w:rsidRDefault="008C573E" w:rsidP="008C573E">
      <w:pPr>
        <w:rPr>
          <w:ins w:id="724" w:author="Moses, Robinson" w:date="2023-04-13T03:42:00Z"/>
          <w:i/>
          <w:iCs/>
          <w:color w:val="44546A" w:themeColor="text2"/>
          <w:sz w:val="18"/>
          <w:szCs w:val="18"/>
        </w:rPr>
      </w:pPr>
      <w:ins w:id="725" w:author="Moses, Robinson" w:date="2023-04-13T03:42:00Z">
        <w:r>
          <w:br w:type="page"/>
        </w:r>
      </w:ins>
    </w:p>
    <w:p w14:paraId="2571B565" w14:textId="77777777" w:rsidR="008C573E" w:rsidRDefault="008C573E" w:rsidP="008C573E">
      <w:pPr>
        <w:pStyle w:val="Caption"/>
        <w:rPr>
          <w:ins w:id="726" w:author="Moses, Robinson" w:date="2023-04-13T03:42:00Z"/>
        </w:rPr>
      </w:pPr>
      <w:ins w:id="727"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CASH QUALITIES MAP SCREEN </w:t>
        </w:r>
      </w:ins>
    </w:p>
    <w:p w14:paraId="1648AC86" w14:textId="77777777" w:rsidR="008C573E" w:rsidRDefault="008C573E" w:rsidP="008C573E">
      <w:pPr>
        <w:pStyle w:val="BodyText"/>
        <w:rPr>
          <w:ins w:id="728" w:author="Moses, Robinson" w:date="2023-04-13T03:42:00Z"/>
        </w:rPr>
      </w:pPr>
      <w:ins w:id="729" w:author="Moses, Robinson" w:date="2023-04-13T03:42:00Z">
        <w:r>
          <w:rPr>
            <w:noProof/>
          </w:rPr>
          <w:drawing>
            <wp:inline distT="0" distB="0" distL="0" distR="0" wp14:anchorId="43F75C8E" wp14:editId="03A69320">
              <wp:extent cx="5943600" cy="23107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10765"/>
                      </a:xfrm>
                      <a:prstGeom prst="rect">
                        <a:avLst/>
                      </a:prstGeom>
                    </pic:spPr>
                  </pic:pic>
                </a:graphicData>
              </a:graphic>
            </wp:inline>
          </w:drawing>
        </w:r>
        <w:r w:rsidRPr="6F20D2D3">
          <w:rPr>
            <w:color w:val="622423"/>
            <w:sz w:val="24"/>
            <w:szCs w:val="24"/>
          </w:rPr>
          <w:t xml:space="preserve"> </w:t>
        </w:r>
      </w:ins>
    </w:p>
    <w:p w14:paraId="543AD647" w14:textId="4C2ED1EB" w:rsidR="00F73D01" w:rsidRPr="007873F4" w:rsidRDefault="00F73D01">
      <w:pPr>
        <w:rPr>
          <w:ins w:id="730" w:author="Moses, Robinson" w:date="2023-04-13T05:07:00Z"/>
          <w:rStyle w:val="Hyperlink"/>
          <w:color w:val="92D050"/>
          <w:u w:val="none"/>
          <w:rPrChange w:id="731" w:author="Moses, Robinson" w:date="2023-04-13T07:31:00Z">
            <w:rPr>
              <w:ins w:id="732" w:author="Moses, Robinson" w:date="2023-04-13T05:07:00Z"/>
            </w:rPr>
          </w:rPrChange>
        </w:rPr>
        <w:pPrChange w:id="733" w:author="Moses, Robinson" w:date="2023-04-13T07:31:00Z">
          <w:pPr>
            <w:pStyle w:val="Caption"/>
          </w:pPr>
        </w:pPrChange>
      </w:pPr>
      <w:ins w:id="734" w:author="Moses, Robinson" w:date="2023-04-13T05:07:00Z">
        <w:r w:rsidRPr="007873F4">
          <w:rPr>
            <w:rStyle w:val="Hyperlink"/>
            <w:color w:val="92D050"/>
            <w:u w:val="none"/>
            <w:rPrChange w:id="735" w:author="Moses, Robinson" w:date="2023-04-13T07:31:00Z">
              <w:rPr/>
            </w:rPrChange>
          </w:rPr>
          <w:t>Return To:</w:t>
        </w:r>
      </w:ins>
      <w:ins w:id="736" w:author="Moses, Robinson" w:date="2023-04-13T07:31:00Z">
        <w:r w:rsidR="007873F4">
          <w:rPr>
            <w:rStyle w:val="Hyperlink"/>
            <w:i/>
            <w:iCs/>
            <w:color w:val="92D050"/>
            <w:sz w:val="18"/>
            <w:szCs w:val="18"/>
            <w:u w:val="none"/>
          </w:rPr>
          <w:t xml:space="preserve"> </w:t>
        </w:r>
      </w:ins>
      <w:ins w:id="737" w:author="Moses, Robinson" w:date="2023-04-13T05:07:00Z">
        <w:r w:rsidRPr="007873F4">
          <w:rPr>
            <w:rStyle w:val="Hyperlink"/>
            <w:color w:val="92D050"/>
            <w:u w:val="none"/>
            <w:rPrChange w:id="738" w:author="Moses, Robinson" w:date="2023-04-13T07:31:00Z">
              <w:rPr/>
            </w:rPrChange>
          </w:rPr>
          <w:fldChar w:fldCharType="begin"/>
        </w:r>
        <w:r w:rsidRPr="007873F4">
          <w:rPr>
            <w:rStyle w:val="Hyperlink"/>
            <w:color w:val="92D050"/>
            <w:u w:val="none"/>
            <w:rPrChange w:id="739" w:author="Moses, Robinson" w:date="2023-04-13T07:31:00Z">
              <w:rPr/>
            </w:rPrChange>
          </w:rPr>
          <w:instrText xml:space="preserve"> REF _Ref132254850 \h </w:instrText>
        </w:r>
      </w:ins>
      <w:r w:rsidR="007873F4">
        <w:rPr>
          <w:rStyle w:val="Hyperlink"/>
          <w:i/>
          <w:iCs/>
          <w:color w:val="92D050"/>
          <w:sz w:val="18"/>
          <w:szCs w:val="18"/>
          <w:u w:val="none"/>
        </w:rPr>
        <w:instrText xml:space="preserve"> \* MERGEFORMAT </w:instrText>
      </w:r>
      <w:r w:rsidRPr="007873F4">
        <w:rPr>
          <w:rStyle w:val="Hyperlink"/>
          <w:color w:val="92D050"/>
          <w:u w:val="none"/>
          <w:rPrChange w:id="740" w:author="Moses, Robinson" w:date="2023-04-13T07:31:00Z">
            <w:rPr>
              <w:rStyle w:val="Hyperlink"/>
              <w:color w:val="92D050"/>
              <w:u w:val="none"/>
            </w:rPr>
          </w:rPrChange>
        </w:rPr>
      </w:r>
      <w:r w:rsidRPr="007873F4">
        <w:rPr>
          <w:rStyle w:val="Hyperlink"/>
          <w:color w:val="92D050"/>
          <w:u w:val="none"/>
          <w:rPrChange w:id="741" w:author="Moses, Robinson" w:date="2023-04-13T07:31:00Z">
            <w:rPr/>
          </w:rPrChange>
        </w:rPr>
        <w:fldChar w:fldCharType="separate"/>
      </w:r>
      <w:ins w:id="742" w:author="Moses, Robinson" w:date="2023-04-13T05:07:00Z">
        <w:r w:rsidRPr="007873F4">
          <w:rPr>
            <w:rStyle w:val="Hyperlink"/>
            <w:color w:val="92D050"/>
            <w:u w:val="none"/>
            <w:rPrChange w:id="743" w:author="Moses, Robinson" w:date="2023-04-13T07:31:00Z">
              <w:rPr/>
            </w:rPrChange>
          </w:rPr>
          <w:t>Coffer and Qualities</w:t>
        </w:r>
        <w:r w:rsidRPr="007873F4">
          <w:rPr>
            <w:rStyle w:val="Hyperlink"/>
            <w:color w:val="92D050"/>
            <w:u w:val="none"/>
            <w:rPrChange w:id="744" w:author="Moses, Robinson" w:date="2023-04-13T07:31:00Z">
              <w:rPr/>
            </w:rPrChange>
          </w:rPr>
          <w:fldChar w:fldCharType="end"/>
        </w:r>
      </w:ins>
    </w:p>
    <w:p w14:paraId="50E6DF79" w14:textId="26D854D2" w:rsidR="008C573E" w:rsidRDefault="008C573E" w:rsidP="008C573E">
      <w:pPr>
        <w:pStyle w:val="Caption"/>
        <w:rPr>
          <w:ins w:id="745" w:author="Moses, Robinson" w:date="2023-04-13T03:42:00Z"/>
        </w:rPr>
      </w:pPr>
      <w:ins w:id="746"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CASH QUALITY MAP FIELD DESCRIPTIONS  </w:t>
        </w:r>
      </w:ins>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8C573E" w14:paraId="6E32CBED" w14:textId="77777777">
        <w:trPr>
          <w:trHeight w:val="372"/>
          <w:ins w:id="747"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4181161" w14:textId="77777777" w:rsidR="008C573E" w:rsidRDefault="008C573E">
            <w:pPr>
              <w:pStyle w:val="TableHeading"/>
              <w:rPr>
                <w:ins w:id="748" w:author="Moses, Robinson" w:date="2023-04-13T03:42:00Z"/>
              </w:rPr>
            </w:pPr>
            <w:ins w:id="749" w:author="Moses, Robinson" w:date="2023-04-13T03:42:00Z">
              <w:r>
                <w:t xml:space="preserve">Field </w:t>
              </w:r>
            </w:ins>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A5F89B5" w14:textId="77777777" w:rsidR="008C573E" w:rsidRDefault="008C573E">
            <w:pPr>
              <w:pStyle w:val="TableHeading"/>
              <w:rPr>
                <w:ins w:id="750" w:author="Moses, Robinson" w:date="2023-04-13T03:42:00Z"/>
              </w:rPr>
            </w:pPr>
            <w:ins w:id="751" w:author="Moses, Robinson" w:date="2023-04-13T03:42:00Z">
              <w:r>
                <w:t xml:space="preserve">Description </w:t>
              </w:r>
            </w:ins>
          </w:p>
        </w:tc>
      </w:tr>
      <w:tr w:rsidR="008C573E" w14:paraId="246978AA" w14:textId="77777777">
        <w:trPr>
          <w:trHeight w:val="333"/>
          <w:ins w:id="752"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DC647DF" w14:textId="77777777" w:rsidR="008C573E" w:rsidRPr="00195089" w:rsidRDefault="008C573E">
            <w:pPr>
              <w:pStyle w:val="TableBody"/>
              <w:rPr>
                <w:ins w:id="753" w:author="Moses, Robinson" w:date="2023-04-13T03:42:00Z"/>
                <w:b/>
                <w:bCs/>
              </w:rPr>
            </w:pPr>
            <w:ins w:id="754" w:author="Moses, Robinson" w:date="2023-04-13T03:42:00Z">
              <w:r w:rsidRPr="00195089">
                <w:rPr>
                  <w:b/>
                  <w:bCs/>
                </w:rPr>
                <w:t xml:space="preserve">Workflow </w:t>
              </w:r>
            </w:ins>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AC00AC2" w14:textId="77777777" w:rsidR="008C573E" w:rsidRDefault="008C573E">
            <w:pPr>
              <w:pStyle w:val="TableBody"/>
              <w:rPr>
                <w:ins w:id="755" w:author="Moses, Robinson" w:date="2023-04-13T03:42:00Z"/>
              </w:rPr>
            </w:pPr>
            <w:ins w:id="756" w:author="Moses, Robinson" w:date="2023-04-13T03:42:00Z">
              <w:r>
                <w:t xml:space="preserve"> A unique listing of each workflow that has been mapped to a particular Quality </w:t>
              </w:r>
            </w:ins>
          </w:p>
        </w:tc>
      </w:tr>
      <w:tr w:rsidR="008C573E" w14:paraId="6308C095" w14:textId="77777777">
        <w:trPr>
          <w:trHeight w:val="541"/>
          <w:ins w:id="757"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46D078" w14:textId="77777777" w:rsidR="008C573E" w:rsidRPr="00195089" w:rsidRDefault="008C573E">
            <w:pPr>
              <w:pStyle w:val="TableBody"/>
              <w:rPr>
                <w:ins w:id="758" w:author="Moses, Robinson" w:date="2023-04-13T03:42:00Z"/>
                <w:b/>
                <w:bCs/>
              </w:rPr>
            </w:pPr>
            <w:ins w:id="759" w:author="Moses, Robinson" w:date="2023-04-13T03:42:00Z">
              <w:r w:rsidRPr="00195089">
                <w:rPr>
                  <w:b/>
                  <w:bCs/>
                </w:rPr>
                <w:t xml:space="preserve">Quality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88D12" w14:textId="77777777" w:rsidR="008C573E" w:rsidRDefault="008C573E">
            <w:pPr>
              <w:pStyle w:val="TableBody"/>
              <w:rPr>
                <w:ins w:id="760" w:author="Moses, Robinson" w:date="2023-04-13T03:42:00Z"/>
              </w:rPr>
            </w:pPr>
            <w:ins w:id="761" w:author="Moses, Robinson" w:date="2023-04-13T03:42:00Z">
              <w:r>
                <w:t xml:space="preserve"> A unique quality that has been mapped to a workflow.  Different qualities can be mapped to multiple workflows.  Workflows can only be mapped to a single Quality at any given time. </w:t>
              </w:r>
            </w:ins>
          </w:p>
        </w:tc>
      </w:tr>
      <w:tr w:rsidR="008C573E" w14:paraId="076BD185" w14:textId="77777777">
        <w:trPr>
          <w:trHeight w:val="430"/>
          <w:ins w:id="762"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D0F42F" w14:textId="77777777" w:rsidR="008C573E" w:rsidRDefault="008C573E">
            <w:pPr>
              <w:pStyle w:val="TableBody"/>
              <w:rPr>
                <w:ins w:id="763" w:author="Moses, Robinson" w:date="2023-04-13T03:42:00Z"/>
              </w:rPr>
            </w:pPr>
            <w:ins w:id="764" w:author="Moses, Robinson" w:date="2023-04-13T03:42:00Z">
              <w:r>
                <w:rPr>
                  <w:noProof/>
                </w:rPr>
                <w:drawing>
                  <wp:inline distT="0" distB="0" distL="0" distR="0" wp14:anchorId="2866D671" wp14:editId="0C3D8026">
                    <wp:extent cx="245110" cy="18415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88">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4AA09" w14:textId="77777777" w:rsidR="008C573E" w:rsidRDefault="008C573E">
            <w:pPr>
              <w:pStyle w:val="TableBody"/>
              <w:rPr>
                <w:ins w:id="765" w:author="Moses, Robinson" w:date="2023-04-13T03:42:00Z"/>
              </w:rPr>
            </w:pPr>
            <w:ins w:id="766" w:author="Moses, Robinson" w:date="2023-04-13T03:42:00Z">
              <w:r>
                <w:t xml:space="preserve"> Removes the existing Workflow-to-Quality mapping </w:t>
              </w:r>
            </w:ins>
          </w:p>
        </w:tc>
      </w:tr>
    </w:tbl>
    <w:p w14:paraId="2CCB31CB" w14:textId="66AC29B0" w:rsidR="008C573E" w:rsidRPr="00DB6016" w:rsidRDefault="00F73D01">
      <w:pPr>
        <w:rPr>
          <w:ins w:id="767" w:author="Moses, Robinson" w:date="2023-04-13T03:42:00Z"/>
          <w:rStyle w:val="Hyperlink"/>
          <w:i/>
          <w:iCs/>
          <w:color w:val="92D050"/>
          <w:sz w:val="18"/>
          <w:szCs w:val="18"/>
          <w:u w:val="none"/>
          <w:rPrChange w:id="768" w:author="Moses, Robinson" w:date="2023-04-13T07:38:00Z">
            <w:rPr>
              <w:ins w:id="769" w:author="Moses, Robinson" w:date="2023-04-13T03:42:00Z"/>
            </w:rPr>
          </w:rPrChange>
        </w:rPr>
        <w:pPrChange w:id="770" w:author="Moses, Robinson" w:date="2023-04-13T07:38:00Z">
          <w:pPr>
            <w:pStyle w:val="BodyText"/>
          </w:pPr>
        </w:pPrChange>
      </w:pPr>
      <w:ins w:id="771" w:author="Moses, Robinson" w:date="2023-04-13T05:07:00Z">
        <w:r w:rsidRPr="00DB6016">
          <w:rPr>
            <w:rStyle w:val="Hyperlink"/>
            <w:i/>
            <w:iCs/>
            <w:color w:val="92D050"/>
            <w:sz w:val="18"/>
            <w:szCs w:val="18"/>
            <w:u w:val="none"/>
            <w:rPrChange w:id="772" w:author="Moses, Robinson" w:date="2023-04-13T07:38:00Z">
              <w:rPr/>
            </w:rPrChange>
          </w:rPr>
          <w:t xml:space="preserve">Return To: </w:t>
        </w:r>
        <w:r w:rsidRPr="00DB6016">
          <w:rPr>
            <w:rStyle w:val="Hyperlink"/>
            <w:i/>
            <w:iCs/>
            <w:color w:val="92D050"/>
            <w:sz w:val="18"/>
            <w:szCs w:val="18"/>
            <w:u w:val="none"/>
            <w:rPrChange w:id="773" w:author="Moses, Robinson" w:date="2023-04-13T07:38:00Z">
              <w:rPr/>
            </w:rPrChange>
          </w:rPr>
          <w:fldChar w:fldCharType="begin"/>
        </w:r>
        <w:r w:rsidRPr="00DB6016">
          <w:rPr>
            <w:rStyle w:val="Hyperlink"/>
            <w:i/>
            <w:iCs/>
            <w:color w:val="92D050"/>
            <w:sz w:val="18"/>
            <w:szCs w:val="18"/>
            <w:u w:val="none"/>
            <w:rPrChange w:id="774" w:author="Moses, Robinson" w:date="2023-04-13T07:38:00Z">
              <w:rPr/>
            </w:rPrChange>
          </w:rPr>
          <w:instrText xml:space="preserve"> REF _Ref132254863 \h </w:instrText>
        </w:r>
      </w:ins>
      <w:r w:rsidR="00DB6016">
        <w:rPr>
          <w:rStyle w:val="Hyperlink"/>
          <w:i/>
          <w:iCs/>
          <w:color w:val="92D050"/>
          <w:sz w:val="18"/>
          <w:szCs w:val="18"/>
          <w:u w:val="none"/>
        </w:rPr>
        <w:instrText xml:space="preserve"> \* MERGEFORMAT </w:instrText>
      </w:r>
      <w:r w:rsidRPr="00DB6016">
        <w:rPr>
          <w:rStyle w:val="Hyperlink"/>
          <w:i/>
          <w:iCs/>
          <w:color w:val="92D050"/>
          <w:sz w:val="18"/>
          <w:szCs w:val="18"/>
          <w:u w:val="none"/>
          <w:rPrChange w:id="775" w:author="Moses, Robinson" w:date="2023-04-13T07:38:00Z">
            <w:rPr>
              <w:rStyle w:val="Hyperlink"/>
              <w:i/>
              <w:iCs/>
              <w:color w:val="92D050"/>
              <w:sz w:val="18"/>
              <w:szCs w:val="18"/>
              <w:u w:val="none"/>
            </w:rPr>
          </w:rPrChange>
        </w:rPr>
      </w:r>
      <w:r w:rsidRPr="00DB6016">
        <w:rPr>
          <w:rStyle w:val="Hyperlink"/>
          <w:i/>
          <w:iCs/>
          <w:color w:val="92D050"/>
          <w:sz w:val="18"/>
          <w:szCs w:val="18"/>
          <w:u w:val="none"/>
          <w:rPrChange w:id="776" w:author="Moses, Robinson" w:date="2023-04-13T07:38:00Z">
            <w:rPr/>
          </w:rPrChange>
        </w:rPr>
        <w:fldChar w:fldCharType="separate"/>
      </w:r>
      <w:ins w:id="777" w:author="Moses, Robinson" w:date="2023-04-13T05:07:00Z">
        <w:r w:rsidRPr="00DB6016">
          <w:rPr>
            <w:rStyle w:val="Hyperlink"/>
            <w:i/>
            <w:iCs/>
            <w:color w:val="92D050"/>
            <w:sz w:val="18"/>
            <w:szCs w:val="18"/>
            <w:u w:val="none"/>
            <w:rPrChange w:id="778" w:author="Moses, Robinson" w:date="2023-04-13T07:38:00Z">
              <w:rPr/>
            </w:rPrChange>
          </w:rPr>
          <w:t>Coffer and Qualities</w:t>
        </w:r>
        <w:r w:rsidRPr="00DB6016">
          <w:rPr>
            <w:rStyle w:val="Hyperlink"/>
            <w:i/>
            <w:iCs/>
            <w:color w:val="92D050"/>
            <w:sz w:val="18"/>
            <w:szCs w:val="18"/>
            <w:u w:val="none"/>
            <w:rPrChange w:id="779" w:author="Moses, Robinson" w:date="2023-04-13T07:38:00Z">
              <w:rPr/>
            </w:rPrChange>
          </w:rPr>
          <w:fldChar w:fldCharType="end"/>
        </w:r>
      </w:ins>
    </w:p>
    <w:p w14:paraId="0A4214D6" w14:textId="77777777" w:rsidR="008C573E" w:rsidRPr="00195089" w:rsidRDefault="008C573E" w:rsidP="008C573E">
      <w:pPr>
        <w:pStyle w:val="Heading3"/>
        <w:rPr>
          <w:ins w:id="780" w:author="Moses, Robinson" w:date="2023-04-13T03:42:00Z"/>
        </w:rPr>
      </w:pPr>
      <w:bookmarkStart w:id="781" w:name="_Toc133372428"/>
      <w:ins w:id="782" w:author="Moses, Robinson" w:date="2023-04-13T03:42:00Z">
        <w:r w:rsidRPr="00195089">
          <w:t>CREATE NEW CASH QUALITY</w:t>
        </w:r>
        <w:bookmarkEnd w:id="781"/>
        <w:r w:rsidRPr="00195089">
          <w:t xml:space="preserve"> </w:t>
        </w:r>
      </w:ins>
    </w:p>
    <w:p w14:paraId="24261249" w14:textId="77777777" w:rsidR="008C573E" w:rsidRDefault="008C573E" w:rsidP="008C573E">
      <w:pPr>
        <w:pStyle w:val="BodyText"/>
        <w:rPr>
          <w:ins w:id="783" w:author="Moses, Robinson" w:date="2023-04-13T03:42:00Z"/>
        </w:rPr>
      </w:pPr>
      <w:ins w:id="784" w:author="Moses, Robinson" w:date="2023-04-13T03:42:00Z">
        <w:r>
          <w:t xml:space="preserve">The bottom of the </w:t>
        </w:r>
        <w:r w:rsidRPr="0060488A">
          <w:rPr>
            <w:b/>
            <w:bCs/>
          </w:rPr>
          <w:t>Cash Quality</w:t>
        </w:r>
        <w:r>
          <w:t xml:space="preserve"> page provides the ability to map remaining and unmapped Workflows to Qualities. Users can select the </w:t>
        </w:r>
        <w:r w:rsidRPr="0060488A">
          <w:rPr>
            <w:b/>
            <w:bCs/>
          </w:rPr>
          <w:t>Workflow</w:t>
        </w:r>
        <w:r>
          <w:t xml:space="preserve"> from the appropriate dropdown, select the desired </w:t>
        </w:r>
        <w:r w:rsidRPr="0060488A">
          <w:rPr>
            <w:b/>
            <w:bCs/>
          </w:rPr>
          <w:t>Quality</w:t>
        </w:r>
        <w:r>
          <w:t xml:space="preserve">, and click </w:t>
        </w:r>
        <w:r w:rsidRPr="0060488A">
          <w:rPr>
            <w:b/>
            <w:bCs/>
          </w:rPr>
          <w:t>SAVE</w:t>
        </w:r>
        <w:r>
          <w:t xml:space="preserve">.  The mapping will then be added to the Cash Quality Map listing. </w:t>
        </w:r>
      </w:ins>
    </w:p>
    <w:p w14:paraId="63984B5E" w14:textId="77777777" w:rsidR="008C573E" w:rsidRDefault="008C573E" w:rsidP="008C573E">
      <w:pPr>
        <w:pStyle w:val="Caption"/>
        <w:rPr>
          <w:ins w:id="785" w:author="Moses, Robinson" w:date="2023-04-13T03:42:00Z"/>
        </w:rPr>
      </w:pPr>
      <w:ins w:id="786"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CREATE A NEW CASH-QUALITY MAP </w:t>
        </w:r>
      </w:ins>
    </w:p>
    <w:p w14:paraId="64902E9C" w14:textId="77777777" w:rsidR="008C573E" w:rsidRDefault="008C573E" w:rsidP="008C573E">
      <w:pPr>
        <w:pStyle w:val="BodyText"/>
        <w:rPr>
          <w:ins w:id="787" w:author="Moses, Robinson" w:date="2023-04-13T03:42:00Z"/>
        </w:rPr>
      </w:pPr>
      <w:ins w:id="788" w:author="Moses, Robinson" w:date="2023-04-13T03:42:00Z">
        <w:r>
          <w:rPr>
            <w:noProof/>
          </w:rPr>
          <w:drawing>
            <wp:inline distT="0" distB="0" distL="0" distR="0" wp14:anchorId="2E69F624" wp14:editId="32148FBB">
              <wp:extent cx="4572000" cy="561975"/>
              <wp:effectExtent l="76200" t="76200" r="133350" b="142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89">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ins>
    </w:p>
    <w:p w14:paraId="18A67F30" w14:textId="3EBEFA4F" w:rsidR="00F73D01" w:rsidRPr="007873F4" w:rsidRDefault="00F73D01">
      <w:pPr>
        <w:rPr>
          <w:ins w:id="789" w:author="Moses, Robinson" w:date="2023-04-13T05:07:00Z"/>
          <w:rStyle w:val="Hyperlink"/>
          <w:color w:val="92D050"/>
          <w:u w:val="none"/>
          <w:rPrChange w:id="790" w:author="Moses, Robinson" w:date="2023-04-13T07:32:00Z">
            <w:rPr>
              <w:ins w:id="791" w:author="Moses, Robinson" w:date="2023-04-13T05:07:00Z"/>
            </w:rPr>
          </w:rPrChange>
        </w:rPr>
        <w:pPrChange w:id="792" w:author="Moses, Robinson" w:date="2023-04-13T07:32:00Z">
          <w:pPr>
            <w:pStyle w:val="Caption"/>
          </w:pPr>
        </w:pPrChange>
      </w:pPr>
      <w:ins w:id="793" w:author="Moses, Robinson" w:date="2023-04-13T05:07:00Z">
        <w:r w:rsidRPr="007873F4">
          <w:rPr>
            <w:rStyle w:val="Hyperlink"/>
            <w:color w:val="92D050"/>
            <w:u w:val="none"/>
            <w:rPrChange w:id="794" w:author="Moses, Robinson" w:date="2023-04-13T07:32:00Z">
              <w:rPr/>
            </w:rPrChange>
          </w:rPr>
          <w:t xml:space="preserve">Return To: </w:t>
        </w:r>
        <w:r w:rsidRPr="007873F4">
          <w:rPr>
            <w:rStyle w:val="Hyperlink"/>
            <w:color w:val="92D050"/>
            <w:u w:val="none"/>
            <w:rPrChange w:id="795" w:author="Moses, Robinson" w:date="2023-04-13T07:32:00Z">
              <w:rPr/>
            </w:rPrChange>
          </w:rPr>
          <w:fldChar w:fldCharType="begin"/>
        </w:r>
        <w:r w:rsidRPr="007873F4">
          <w:rPr>
            <w:rStyle w:val="Hyperlink"/>
            <w:color w:val="92D050"/>
            <w:u w:val="none"/>
            <w:rPrChange w:id="796" w:author="Moses, Robinson" w:date="2023-04-13T07:32:00Z">
              <w:rPr/>
            </w:rPrChange>
          </w:rPr>
          <w:instrText xml:space="preserve"> REF _Ref132254874 \h </w:instrText>
        </w:r>
      </w:ins>
      <w:r w:rsidR="007873F4">
        <w:rPr>
          <w:rStyle w:val="Hyperlink"/>
          <w:i/>
          <w:iCs/>
          <w:color w:val="92D050"/>
          <w:sz w:val="18"/>
          <w:szCs w:val="18"/>
          <w:u w:val="none"/>
        </w:rPr>
        <w:instrText xml:space="preserve"> \* MERGEFORMAT </w:instrText>
      </w:r>
      <w:r w:rsidRPr="007873F4">
        <w:rPr>
          <w:rStyle w:val="Hyperlink"/>
          <w:color w:val="92D050"/>
          <w:u w:val="none"/>
          <w:rPrChange w:id="797" w:author="Moses, Robinson" w:date="2023-04-13T07:32:00Z">
            <w:rPr>
              <w:rStyle w:val="Hyperlink"/>
              <w:color w:val="92D050"/>
              <w:u w:val="none"/>
            </w:rPr>
          </w:rPrChange>
        </w:rPr>
      </w:r>
      <w:r w:rsidRPr="007873F4">
        <w:rPr>
          <w:rStyle w:val="Hyperlink"/>
          <w:color w:val="92D050"/>
          <w:u w:val="none"/>
          <w:rPrChange w:id="798" w:author="Moses, Robinson" w:date="2023-04-13T07:32:00Z">
            <w:rPr/>
          </w:rPrChange>
        </w:rPr>
        <w:fldChar w:fldCharType="separate"/>
      </w:r>
      <w:ins w:id="799" w:author="Moses, Robinson" w:date="2023-04-13T05:07:00Z">
        <w:r w:rsidRPr="007873F4">
          <w:rPr>
            <w:rStyle w:val="Hyperlink"/>
            <w:color w:val="92D050"/>
            <w:u w:val="none"/>
            <w:rPrChange w:id="800" w:author="Moses, Robinson" w:date="2023-04-13T07:32:00Z">
              <w:rPr/>
            </w:rPrChange>
          </w:rPr>
          <w:t>Coffer and Qualities</w:t>
        </w:r>
        <w:r w:rsidRPr="007873F4">
          <w:rPr>
            <w:rStyle w:val="Hyperlink"/>
            <w:color w:val="92D050"/>
            <w:u w:val="none"/>
            <w:rPrChange w:id="801" w:author="Moses, Robinson" w:date="2023-04-13T07:32:00Z">
              <w:rPr/>
            </w:rPrChange>
          </w:rPr>
          <w:fldChar w:fldCharType="end"/>
        </w:r>
      </w:ins>
    </w:p>
    <w:p w14:paraId="40530A4A" w14:textId="77777777" w:rsidR="00DB6016" w:rsidRDefault="00DB6016">
      <w:pPr>
        <w:rPr>
          <w:ins w:id="802" w:author="Moses, Robinson" w:date="2023-04-13T07:38:00Z"/>
          <w:i/>
          <w:iCs/>
          <w:color w:val="44546A" w:themeColor="text2"/>
          <w:sz w:val="18"/>
          <w:szCs w:val="18"/>
        </w:rPr>
      </w:pPr>
      <w:ins w:id="803" w:author="Moses, Robinson" w:date="2023-04-13T07:38:00Z">
        <w:r>
          <w:br w:type="page"/>
        </w:r>
      </w:ins>
    </w:p>
    <w:p w14:paraId="161D2911" w14:textId="6F8AF12C" w:rsidR="008C573E" w:rsidRDefault="008C573E" w:rsidP="008C573E">
      <w:pPr>
        <w:pStyle w:val="Caption"/>
        <w:rPr>
          <w:ins w:id="804" w:author="Moses, Robinson" w:date="2023-04-13T03:42:00Z"/>
        </w:rPr>
      </w:pPr>
      <w:ins w:id="805"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CASH QUALITY MAP FIELD DESCRIPTIONS  </w:t>
        </w:r>
      </w:ins>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8C573E" w14:paraId="1C4FF2D9" w14:textId="77777777">
        <w:trPr>
          <w:trHeight w:val="372"/>
          <w:ins w:id="806"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7BD3D86" w14:textId="77777777" w:rsidR="008C573E" w:rsidRDefault="008C573E">
            <w:pPr>
              <w:pStyle w:val="TableHeading"/>
              <w:rPr>
                <w:ins w:id="807" w:author="Moses, Robinson" w:date="2023-04-13T03:42:00Z"/>
              </w:rPr>
            </w:pPr>
            <w:ins w:id="808" w:author="Moses, Robinson" w:date="2023-04-13T03:42:00Z">
              <w:r>
                <w:t xml:space="preserve">Field </w:t>
              </w:r>
            </w:ins>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1EE4168" w14:textId="77777777" w:rsidR="008C573E" w:rsidRDefault="008C573E">
            <w:pPr>
              <w:pStyle w:val="TableHeading"/>
              <w:rPr>
                <w:ins w:id="809" w:author="Moses, Robinson" w:date="2023-04-13T03:42:00Z"/>
              </w:rPr>
            </w:pPr>
            <w:ins w:id="810" w:author="Moses, Robinson" w:date="2023-04-13T03:42:00Z">
              <w:r>
                <w:t xml:space="preserve">Description </w:t>
              </w:r>
            </w:ins>
          </w:p>
        </w:tc>
      </w:tr>
      <w:tr w:rsidR="008C573E" w14:paraId="5A1AECF4" w14:textId="77777777">
        <w:trPr>
          <w:trHeight w:val="333"/>
          <w:ins w:id="811"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242DEC" w14:textId="77777777" w:rsidR="008C573E" w:rsidRPr="00195089" w:rsidRDefault="008C573E">
            <w:pPr>
              <w:pStyle w:val="TableBody"/>
              <w:rPr>
                <w:ins w:id="812" w:author="Moses, Robinson" w:date="2023-04-13T03:42:00Z"/>
                <w:b/>
                <w:bCs/>
              </w:rPr>
            </w:pPr>
            <w:ins w:id="813" w:author="Moses, Robinson" w:date="2023-04-13T03:42:00Z">
              <w:r w:rsidRPr="00195089">
                <w:rPr>
                  <w:b/>
                  <w:bCs/>
                </w:rPr>
                <w:t xml:space="preserve">Workflow </w:t>
              </w:r>
            </w:ins>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028E54" w14:textId="77777777" w:rsidR="008C573E" w:rsidRDefault="008C573E">
            <w:pPr>
              <w:pStyle w:val="TableBody"/>
              <w:rPr>
                <w:ins w:id="814" w:author="Moses, Robinson" w:date="2023-04-13T03:42:00Z"/>
              </w:rPr>
            </w:pPr>
            <w:ins w:id="815" w:author="Moses, Robinson" w:date="2023-04-13T03:42:00Z">
              <w:r>
                <w:t xml:space="preserve"> A unique listing of each workflow that has been mapped to a particular Quality </w:t>
              </w:r>
            </w:ins>
          </w:p>
        </w:tc>
      </w:tr>
      <w:tr w:rsidR="008C573E" w14:paraId="5A560ADA" w14:textId="77777777">
        <w:trPr>
          <w:trHeight w:val="540"/>
          <w:ins w:id="816"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12E92" w14:textId="77777777" w:rsidR="008C573E" w:rsidRPr="00195089" w:rsidRDefault="008C573E">
            <w:pPr>
              <w:pStyle w:val="TableBody"/>
              <w:rPr>
                <w:ins w:id="817" w:author="Moses, Robinson" w:date="2023-04-13T03:42:00Z"/>
                <w:b/>
                <w:bCs/>
              </w:rPr>
            </w:pPr>
            <w:ins w:id="818" w:author="Moses, Robinson" w:date="2023-04-13T03:42:00Z">
              <w:r w:rsidRPr="00195089">
                <w:rPr>
                  <w:b/>
                  <w:bCs/>
                </w:rPr>
                <w:t xml:space="preserve">Quality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48BDB" w14:textId="77777777" w:rsidR="008C573E" w:rsidRDefault="008C573E">
            <w:pPr>
              <w:pStyle w:val="TableBody"/>
              <w:rPr>
                <w:ins w:id="819" w:author="Moses, Robinson" w:date="2023-04-13T03:42:00Z"/>
              </w:rPr>
            </w:pPr>
            <w:ins w:id="820" w:author="Moses, Robinson" w:date="2023-04-13T03:42:00Z">
              <w:r>
                <w:t xml:space="preserve"> A unique quality that has been mapped to a workflow.  Different qualities can be mapped to multiple workflows.  Workflows can only be mapped to a single Quality at any given time. </w:t>
              </w:r>
            </w:ins>
          </w:p>
        </w:tc>
      </w:tr>
      <w:tr w:rsidR="008C573E" w14:paraId="388DDA3A" w14:textId="77777777">
        <w:trPr>
          <w:trHeight w:val="336"/>
          <w:ins w:id="821"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B332D" w14:textId="77777777" w:rsidR="008C573E" w:rsidRPr="00195089" w:rsidRDefault="008C573E">
            <w:pPr>
              <w:pStyle w:val="TableBody"/>
              <w:rPr>
                <w:ins w:id="822" w:author="Moses, Robinson" w:date="2023-04-13T03:42:00Z"/>
                <w:b/>
                <w:bCs/>
              </w:rPr>
            </w:pPr>
            <w:ins w:id="823" w:author="Moses, Robinson" w:date="2023-04-13T03:42:00Z">
              <w:r w:rsidRPr="00195089">
                <w:rPr>
                  <w:b/>
                  <w:bCs/>
                </w:rPr>
                <w:t xml:space="preserve">Coffer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700FE" w14:textId="77777777" w:rsidR="008C573E" w:rsidRDefault="008C573E">
            <w:pPr>
              <w:pStyle w:val="TableBody"/>
              <w:rPr>
                <w:ins w:id="824" w:author="Moses, Robinson" w:date="2023-04-13T03:42:00Z"/>
              </w:rPr>
            </w:pPr>
            <w:ins w:id="825" w:author="Moses, Robinson" w:date="2023-04-13T03:42:00Z">
              <w:r>
                <w:t xml:space="preserve"> Denotes the Coffer that the combination of Workflow and Quality has been mapped to </w:t>
              </w:r>
            </w:ins>
          </w:p>
        </w:tc>
      </w:tr>
      <w:tr w:rsidR="008C573E" w14:paraId="668E0B2E" w14:textId="77777777">
        <w:trPr>
          <w:trHeight w:val="430"/>
          <w:ins w:id="826"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F9C7A0" w14:textId="77777777" w:rsidR="008C573E" w:rsidRDefault="008C573E">
            <w:pPr>
              <w:ind w:left="142"/>
              <w:jc w:val="center"/>
              <w:rPr>
                <w:ins w:id="827" w:author="Moses, Robinson" w:date="2023-04-13T03:42:00Z"/>
              </w:rPr>
            </w:pPr>
            <w:ins w:id="828" w:author="Moses, Robinson" w:date="2023-04-13T03:42:00Z">
              <w:r>
                <w:rPr>
                  <w:noProof/>
                </w:rPr>
                <w:drawing>
                  <wp:inline distT="0" distB="0" distL="0" distR="0" wp14:anchorId="59DACBCE" wp14:editId="39C973A1">
                    <wp:extent cx="245110" cy="184785"/>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88">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15D2" w14:textId="77777777" w:rsidR="008C573E" w:rsidRDefault="008C573E">
            <w:pPr>
              <w:pStyle w:val="TableBody"/>
              <w:rPr>
                <w:ins w:id="829" w:author="Moses, Robinson" w:date="2023-04-13T03:42:00Z"/>
              </w:rPr>
            </w:pPr>
            <w:ins w:id="830" w:author="Moses, Robinson" w:date="2023-04-13T03:42:00Z">
              <w:r>
                <w:t xml:space="preserve"> Removes the existing Coffer </w:t>
              </w:r>
            </w:ins>
          </w:p>
        </w:tc>
      </w:tr>
    </w:tbl>
    <w:p w14:paraId="78B195AF" w14:textId="4F633BE2" w:rsidR="008C573E" w:rsidRPr="007873F4" w:rsidRDefault="00F73D01">
      <w:pPr>
        <w:rPr>
          <w:ins w:id="831" w:author="Moses, Robinson" w:date="2023-04-13T03:42:00Z"/>
          <w:rStyle w:val="Hyperlink"/>
          <w:i/>
          <w:iCs/>
          <w:color w:val="92D050"/>
          <w:sz w:val="18"/>
          <w:szCs w:val="18"/>
          <w:u w:val="none"/>
          <w:rPrChange w:id="832" w:author="Moses, Robinson" w:date="2023-04-13T07:32:00Z">
            <w:rPr>
              <w:ins w:id="833" w:author="Moses, Robinson" w:date="2023-04-13T03:42:00Z"/>
            </w:rPr>
          </w:rPrChange>
        </w:rPr>
        <w:pPrChange w:id="834" w:author="Moses, Robinson" w:date="2023-04-13T07:32:00Z">
          <w:pPr>
            <w:pStyle w:val="BodyText"/>
          </w:pPr>
        </w:pPrChange>
      </w:pPr>
      <w:ins w:id="835" w:author="Moses, Robinson" w:date="2023-04-13T05:07:00Z">
        <w:r w:rsidRPr="007873F4">
          <w:rPr>
            <w:rStyle w:val="Hyperlink"/>
            <w:i/>
            <w:iCs/>
            <w:color w:val="92D050"/>
            <w:sz w:val="18"/>
            <w:szCs w:val="18"/>
            <w:u w:val="none"/>
            <w:rPrChange w:id="836" w:author="Moses, Robinson" w:date="2023-04-13T07:32:00Z">
              <w:rPr/>
            </w:rPrChange>
          </w:rPr>
          <w:t xml:space="preserve">Return To: </w:t>
        </w:r>
        <w:r w:rsidRPr="007873F4">
          <w:rPr>
            <w:rStyle w:val="Hyperlink"/>
            <w:i/>
            <w:iCs/>
            <w:color w:val="92D050"/>
            <w:sz w:val="18"/>
            <w:szCs w:val="18"/>
            <w:u w:val="none"/>
            <w:rPrChange w:id="837" w:author="Moses, Robinson" w:date="2023-04-13T07:32:00Z">
              <w:rPr/>
            </w:rPrChange>
          </w:rPr>
          <w:fldChar w:fldCharType="begin"/>
        </w:r>
        <w:r w:rsidRPr="007873F4">
          <w:rPr>
            <w:rStyle w:val="Hyperlink"/>
            <w:i/>
            <w:iCs/>
            <w:color w:val="92D050"/>
            <w:sz w:val="18"/>
            <w:szCs w:val="18"/>
            <w:u w:val="none"/>
            <w:rPrChange w:id="838" w:author="Moses, Robinson" w:date="2023-04-13T07:32:00Z">
              <w:rPr/>
            </w:rPrChange>
          </w:rPr>
          <w:instrText xml:space="preserve"> REF _Ref132254884 \h </w:instrText>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839" w:author="Moses, Robinson" w:date="2023-04-13T07:32:00Z">
            <w:rPr>
              <w:rStyle w:val="Hyperlink"/>
              <w:i/>
              <w:iCs/>
              <w:color w:val="92D050"/>
              <w:sz w:val="18"/>
              <w:szCs w:val="18"/>
              <w:u w:val="none"/>
            </w:rPr>
          </w:rPrChange>
        </w:rPr>
      </w:r>
      <w:r w:rsidRPr="007873F4">
        <w:rPr>
          <w:rStyle w:val="Hyperlink"/>
          <w:i/>
          <w:iCs/>
          <w:color w:val="92D050"/>
          <w:sz w:val="18"/>
          <w:szCs w:val="18"/>
          <w:u w:val="none"/>
          <w:rPrChange w:id="840" w:author="Moses, Robinson" w:date="2023-04-13T07:32:00Z">
            <w:rPr/>
          </w:rPrChange>
        </w:rPr>
        <w:fldChar w:fldCharType="separate"/>
      </w:r>
      <w:ins w:id="841" w:author="Moses, Robinson" w:date="2023-04-13T05:07:00Z">
        <w:r w:rsidRPr="007873F4">
          <w:rPr>
            <w:rStyle w:val="Hyperlink"/>
            <w:i/>
            <w:iCs/>
            <w:color w:val="92D050"/>
            <w:sz w:val="18"/>
            <w:szCs w:val="18"/>
            <w:u w:val="none"/>
            <w:rPrChange w:id="842" w:author="Moses, Robinson" w:date="2023-04-13T07:32:00Z">
              <w:rPr/>
            </w:rPrChange>
          </w:rPr>
          <w:t>Coffer and Qualities</w:t>
        </w:r>
        <w:r w:rsidRPr="007873F4">
          <w:rPr>
            <w:rStyle w:val="Hyperlink"/>
            <w:i/>
            <w:iCs/>
            <w:color w:val="92D050"/>
            <w:sz w:val="18"/>
            <w:szCs w:val="18"/>
            <w:u w:val="none"/>
            <w:rPrChange w:id="843" w:author="Moses, Robinson" w:date="2023-04-13T07:32:00Z">
              <w:rPr/>
            </w:rPrChange>
          </w:rPr>
          <w:fldChar w:fldCharType="end"/>
        </w:r>
      </w:ins>
    </w:p>
    <w:p w14:paraId="4FC8547B" w14:textId="77777777" w:rsidR="008C573E" w:rsidRDefault="008C573E" w:rsidP="008C573E">
      <w:pPr>
        <w:pStyle w:val="Heading2"/>
        <w:rPr>
          <w:ins w:id="844" w:author="Moses, Robinson" w:date="2023-04-13T03:42:00Z"/>
        </w:rPr>
      </w:pPr>
      <w:bookmarkStart w:id="845" w:name="_Toc133372429"/>
      <w:ins w:id="846" w:author="Moses, Robinson" w:date="2023-04-13T03:42:00Z">
        <w:r>
          <w:t>COFFERS</w:t>
        </w:r>
        <w:bookmarkEnd w:id="845"/>
        <w:r>
          <w:t xml:space="preserve"> </w:t>
        </w:r>
      </w:ins>
    </w:p>
    <w:p w14:paraId="535DE0E7" w14:textId="77777777" w:rsidR="008C573E" w:rsidRDefault="008C573E" w:rsidP="008C573E">
      <w:pPr>
        <w:pStyle w:val="BodyText"/>
        <w:rPr>
          <w:ins w:id="847" w:author="Moses, Robinson" w:date="2023-04-13T03:42:00Z"/>
        </w:rPr>
      </w:pPr>
      <w:ins w:id="848" w:author="Moses, Robinson" w:date="2023-04-13T03:42:00Z">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ins>
    </w:p>
    <w:p w14:paraId="5389DF2D" w14:textId="77777777" w:rsidR="008C573E" w:rsidRDefault="008C573E" w:rsidP="008C573E">
      <w:pPr>
        <w:pStyle w:val="Caption"/>
        <w:rPr>
          <w:ins w:id="849" w:author="Moses, Robinson" w:date="2023-04-13T03:42:00Z"/>
        </w:rPr>
      </w:pPr>
      <w:ins w:id="850"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LIST ALL COFFERS SCREEN </w:t>
        </w:r>
      </w:ins>
    </w:p>
    <w:p w14:paraId="6B439258" w14:textId="77777777" w:rsidR="008C573E" w:rsidRDefault="008C573E" w:rsidP="008C573E">
      <w:pPr>
        <w:pStyle w:val="BodyText"/>
        <w:rPr>
          <w:ins w:id="851" w:author="Moses, Robinson" w:date="2023-04-13T03:42:00Z"/>
        </w:rPr>
      </w:pPr>
      <w:ins w:id="852" w:author="Moses, Robinson" w:date="2023-04-13T03:42:00Z">
        <w:r>
          <w:rPr>
            <w:noProof/>
          </w:rPr>
          <w:drawing>
            <wp:inline distT="0" distB="0" distL="0" distR="0" wp14:anchorId="0065C082" wp14:editId="5A96E69C">
              <wp:extent cx="5943600" cy="1619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9250"/>
                      </a:xfrm>
                      <a:prstGeom prst="rect">
                        <a:avLst/>
                      </a:prstGeom>
                    </pic:spPr>
                  </pic:pic>
                </a:graphicData>
              </a:graphic>
            </wp:inline>
          </w:drawing>
        </w:r>
        <w:r>
          <w:t xml:space="preserve"> </w:t>
        </w:r>
      </w:ins>
    </w:p>
    <w:p w14:paraId="5BD70676" w14:textId="429A5385" w:rsidR="008C573E" w:rsidRPr="007873F4" w:rsidRDefault="00F73D01">
      <w:pPr>
        <w:rPr>
          <w:ins w:id="853" w:author="Moses, Robinson" w:date="2023-04-13T03:42:00Z"/>
          <w:rStyle w:val="Hyperlink"/>
          <w:i/>
          <w:iCs/>
          <w:color w:val="92D050"/>
          <w:sz w:val="18"/>
          <w:szCs w:val="18"/>
          <w:u w:val="none"/>
          <w:rPrChange w:id="854" w:author="Moses, Robinson" w:date="2023-04-13T07:32:00Z">
            <w:rPr>
              <w:ins w:id="855" w:author="Moses, Robinson" w:date="2023-04-13T03:42:00Z"/>
            </w:rPr>
          </w:rPrChange>
        </w:rPr>
        <w:pPrChange w:id="856" w:author="Moses, Robinson" w:date="2023-04-13T07:32:00Z">
          <w:pPr>
            <w:spacing w:after="196"/>
          </w:pPr>
        </w:pPrChange>
      </w:pPr>
      <w:ins w:id="857" w:author="Moses, Robinson" w:date="2023-04-13T05:07:00Z">
        <w:r w:rsidRPr="007873F4">
          <w:rPr>
            <w:rStyle w:val="Hyperlink"/>
            <w:i/>
            <w:iCs/>
            <w:color w:val="92D050"/>
            <w:sz w:val="18"/>
            <w:szCs w:val="18"/>
            <w:u w:val="none"/>
            <w:rPrChange w:id="858" w:author="Moses, Robinson" w:date="2023-04-13T07:32:00Z">
              <w:rPr/>
            </w:rPrChange>
          </w:rPr>
          <w:t xml:space="preserve">Return To: </w:t>
        </w:r>
        <w:r w:rsidRPr="007873F4">
          <w:rPr>
            <w:rStyle w:val="Hyperlink"/>
            <w:i/>
            <w:iCs/>
            <w:color w:val="92D050"/>
            <w:sz w:val="18"/>
            <w:szCs w:val="18"/>
            <w:u w:val="none"/>
            <w:rPrChange w:id="859" w:author="Moses, Robinson" w:date="2023-04-13T07:32:00Z">
              <w:rPr/>
            </w:rPrChange>
          </w:rPr>
          <w:fldChar w:fldCharType="begin"/>
        </w:r>
        <w:r w:rsidRPr="007873F4">
          <w:rPr>
            <w:rStyle w:val="Hyperlink"/>
            <w:i/>
            <w:iCs/>
            <w:color w:val="92D050"/>
            <w:sz w:val="18"/>
            <w:szCs w:val="18"/>
            <w:u w:val="none"/>
            <w:rPrChange w:id="860" w:author="Moses, Robinson" w:date="2023-04-13T07:32:00Z">
              <w:rPr/>
            </w:rPrChange>
          </w:rPr>
          <w:instrText xml:space="preserve"> REF _Ref132254890 \h </w:instrText>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861" w:author="Moses, Robinson" w:date="2023-04-13T07:32:00Z">
            <w:rPr>
              <w:rStyle w:val="Hyperlink"/>
              <w:i/>
              <w:iCs/>
              <w:color w:val="92D050"/>
              <w:sz w:val="18"/>
              <w:szCs w:val="18"/>
              <w:u w:val="none"/>
            </w:rPr>
          </w:rPrChange>
        </w:rPr>
      </w:r>
      <w:r w:rsidRPr="007873F4">
        <w:rPr>
          <w:rStyle w:val="Hyperlink"/>
          <w:i/>
          <w:iCs/>
          <w:color w:val="92D050"/>
          <w:sz w:val="18"/>
          <w:szCs w:val="18"/>
          <w:u w:val="none"/>
          <w:rPrChange w:id="862" w:author="Moses, Robinson" w:date="2023-04-13T07:32:00Z">
            <w:rPr/>
          </w:rPrChange>
        </w:rPr>
        <w:fldChar w:fldCharType="separate"/>
      </w:r>
      <w:ins w:id="863" w:author="Moses, Robinson" w:date="2023-04-13T05:07:00Z">
        <w:r w:rsidRPr="007873F4">
          <w:rPr>
            <w:rStyle w:val="Hyperlink"/>
            <w:i/>
            <w:iCs/>
            <w:color w:val="92D050"/>
            <w:sz w:val="18"/>
            <w:szCs w:val="18"/>
            <w:u w:val="none"/>
            <w:rPrChange w:id="864" w:author="Moses, Robinson" w:date="2023-04-13T07:32:00Z">
              <w:rPr/>
            </w:rPrChange>
          </w:rPr>
          <w:t>Coffer and Qualities</w:t>
        </w:r>
        <w:r w:rsidRPr="007873F4">
          <w:rPr>
            <w:rStyle w:val="Hyperlink"/>
            <w:i/>
            <w:iCs/>
            <w:color w:val="92D050"/>
            <w:sz w:val="18"/>
            <w:szCs w:val="18"/>
            <w:u w:val="none"/>
            <w:rPrChange w:id="865" w:author="Moses, Robinson" w:date="2023-04-13T07:32:00Z">
              <w:rPr/>
            </w:rPrChange>
          </w:rPr>
          <w:fldChar w:fldCharType="end"/>
        </w:r>
      </w:ins>
      <w:ins w:id="866" w:author="Moses, Robinson" w:date="2023-04-13T03:42:00Z">
        <w:r w:rsidR="008C573E" w:rsidRPr="007873F4">
          <w:rPr>
            <w:rStyle w:val="Hyperlink"/>
            <w:i/>
            <w:iCs/>
            <w:color w:val="92D050"/>
            <w:sz w:val="18"/>
            <w:szCs w:val="18"/>
            <w:u w:val="none"/>
            <w:rPrChange w:id="867" w:author="Moses, Robinson" w:date="2023-04-13T07:32:00Z">
              <w:rPr/>
            </w:rPrChange>
          </w:rPr>
          <w:t xml:space="preserve"> </w:t>
        </w:r>
      </w:ins>
    </w:p>
    <w:p w14:paraId="631FCB9C" w14:textId="77777777" w:rsidR="008C573E" w:rsidRDefault="008C573E" w:rsidP="008C573E">
      <w:pPr>
        <w:pStyle w:val="Caption"/>
        <w:rPr>
          <w:ins w:id="868" w:author="Moses, Robinson" w:date="2023-04-13T03:42:00Z"/>
        </w:rPr>
      </w:pPr>
      <w:ins w:id="869"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LIST ALL COFFERS FIELD DEFINITIONS </w:t>
        </w:r>
      </w:ins>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8C573E" w14:paraId="37E39DB5" w14:textId="77777777">
        <w:trPr>
          <w:trHeight w:val="372"/>
          <w:ins w:id="870"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5D30B58" w14:textId="77777777" w:rsidR="008C573E" w:rsidRDefault="008C573E">
            <w:pPr>
              <w:pStyle w:val="TableHeading"/>
              <w:rPr>
                <w:ins w:id="871" w:author="Moses, Robinson" w:date="2023-04-13T03:42:00Z"/>
              </w:rPr>
            </w:pPr>
            <w:ins w:id="872" w:author="Moses, Robinson" w:date="2023-04-13T03:42: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C67097C" w14:textId="77777777" w:rsidR="008C573E" w:rsidRDefault="008C573E">
            <w:pPr>
              <w:pStyle w:val="TableHeading"/>
              <w:rPr>
                <w:ins w:id="873" w:author="Moses, Robinson" w:date="2023-04-13T03:42:00Z"/>
              </w:rPr>
            </w:pPr>
            <w:ins w:id="874" w:author="Moses, Robinson" w:date="2023-04-13T03:42:00Z">
              <w:r>
                <w:t xml:space="preserve">Description </w:t>
              </w:r>
            </w:ins>
          </w:p>
        </w:tc>
      </w:tr>
      <w:tr w:rsidR="008C573E" w14:paraId="6A055B03" w14:textId="77777777">
        <w:trPr>
          <w:trHeight w:val="333"/>
          <w:ins w:id="875"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3226036B" w14:textId="77777777" w:rsidR="008C573E" w:rsidRPr="00E8047B" w:rsidRDefault="008C573E">
            <w:pPr>
              <w:pStyle w:val="TableBody"/>
              <w:rPr>
                <w:ins w:id="876" w:author="Moses, Robinson" w:date="2023-04-13T03:42:00Z"/>
                <w:b/>
                <w:bCs/>
              </w:rPr>
            </w:pPr>
            <w:ins w:id="877" w:author="Moses, Robinson" w:date="2023-04-13T03:42:00Z">
              <w:r w:rsidRPr="00E8047B">
                <w:rPr>
                  <w:b/>
                  <w:bCs/>
                </w:rPr>
                <w:t xml:space="preserve">Name </w:t>
              </w:r>
            </w:ins>
          </w:p>
        </w:tc>
        <w:tc>
          <w:tcPr>
            <w:tcW w:w="6194" w:type="dxa"/>
            <w:tcBorders>
              <w:top w:val="single" w:sz="3" w:space="0" w:color="000000"/>
              <w:left w:val="single" w:sz="4" w:space="0" w:color="000000"/>
              <w:bottom w:val="single" w:sz="4" w:space="0" w:color="000000"/>
              <w:right w:val="single" w:sz="4" w:space="0" w:color="000000"/>
            </w:tcBorders>
          </w:tcPr>
          <w:p w14:paraId="775DF177" w14:textId="77777777" w:rsidR="008C573E" w:rsidRDefault="008C573E">
            <w:pPr>
              <w:pStyle w:val="TableBody"/>
              <w:rPr>
                <w:ins w:id="878" w:author="Moses, Robinson" w:date="2023-04-13T03:42:00Z"/>
              </w:rPr>
            </w:pPr>
            <w:ins w:id="879" w:author="Moses, Robinson" w:date="2023-04-13T03:42:00Z">
              <w:r>
                <w:t xml:space="preserve"> Name of each uniquely defined Coffer </w:t>
              </w:r>
            </w:ins>
          </w:p>
        </w:tc>
      </w:tr>
      <w:tr w:rsidR="008C573E" w14:paraId="2C28DBB2" w14:textId="77777777">
        <w:trPr>
          <w:trHeight w:val="288"/>
          <w:ins w:id="880"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6A817ACC" w14:textId="77777777" w:rsidR="008C573E" w:rsidRPr="00E8047B" w:rsidRDefault="008C573E">
            <w:pPr>
              <w:pStyle w:val="TableBody"/>
              <w:rPr>
                <w:ins w:id="881" w:author="Moses, Robinson" w:date="2023-04-13T03:42:00Z"/>
                <w:b/>
                <w:bCs/>
              </w:rPr>
            </w:pPr>
            <w:ins w:id="882" w:author="Moses, Robinson" w:date="2023-04-13T03:42:00Z">
              <w:r w:rsidRPr="00E8047B">
                <w:rPr>
                  <w:b/>
                  <w:bCs/>
                </w:rPr>
                <w:t>Quality</w:t>
              </w:r>
            </w:ins>
          </w:p>
        </w:tc>
        <w:tc>
          <w:tcPr>
            <w:tcW w:w="6194" w:type="dxa"/>
            <w:tcBorders>
              <w:top w:val="single" w:sz="4" w:space="0" w:color="000000"/>
              <w:left w:val="single" w:sz="4" w:space="0" w:color="000000"/>
              <w:bottom w:val="single" w:sz="4" w:space="0" w:color="000000"/>
              <w:right w:val="single" w:sz="4" w:space="0" w:color="000000"/>
            </w:tcBorders>
          </w:tcPr>
          <w:p w14:paraId="0450D5DB" w14:textId="77777777" w:rsidR="008C573E" w:rsidRDefault="008C573E">
            <w:pPr>
              <w:pStyle w:val="TableBody"/>
              <w:rPr>
                <w:ins w:id="883" w:author="Moses, Robinson" w:date="2023-04-13T03:42:00Z"/>
              </w:rPr>
            </w:pPr>
            <w:ins w:id="884" w:author="Moses, Robinson" w:date="2023-04-13T03:42:00Z">
              <w:r w:rsidRPr="00023768">
                <w:t>The cash quality that is assigned to the Coffer.</w:t>
              </w:r>
            </w:ins>
          </w:p>
        </w:tc>
      </w:tr>
      <w:tr w:rsidR="008C573E" w14:paraId="64F885CB" w14:textId="77777777">
        <w:trPr>
          <w:trHeight w:val="342"/>
          <w:ins w:id="885"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36810ACA" w14:textId="77777777" w:rsidR="008C573E" w:rsidRPr="00E8047B" w:rsidRDefault="008C573E">
            <w:pPr>
              <w:pStyle w:val="TableBody"/>
              <w:rPr>
                <w:ins w:id="886" w:author="Moses, Robinson" w:date="2023-04-13T03:42:00Z"/>
                <w:b/>
                <w:bCs/>
              </w:rPr>
            </w:pPr>
            <w:ins w:id="887" w:author="Moses, Robinson" w:date="2023-04-13T03:42:00Z">
              <w:r w:rsidRPr="00E8047B">
                <w:rPr>
                  <w:b/>
                  <w:bCs/>
                </w:rPr>
                <w:t>Internal</w:t>
              </w:r>
            </w:ins>
          </w:p>
        </w:tc>
        <w:tc>
          <w:tcPr>
            <w:tcW w:w="6194" w:type="dxa"/>
            <w:tcBorders>
              <w:top w:val="single" w:sz="4" w:space="0" w:color="000000"/>
              <w:left w:val="single" w:sz="4" w:space="0" w:color="000000"/>
              <w:bottom w:val="single" w:sz="4" w:space="0" w:color="000000"/>
              <w:right w:val="single" w:sz="4" w:space="0" w:color="000000"/>
            </w:tcBorders>
          </w:tcPr>
          <w:p w14:paraId="0F87BA08" w14:textId="77777777" w:rsidR="008C573E" w:rsidRPr="00023768" w:rsidRDefault="008C573E">
            <w:pPr>
              <w:pStyle w:val="TableBody"/>
              <w:rPr>
                <w:ins w:id="888" w:author="Moses, Robinson" w:date="2023-04-13T03:42:00Z"/>
              </w:rPr>
            </w:pPr>
            <w:ins w:id="889" w:author="Moses, Robinson" w:date="2023-04-13T03:42:00Z">
              <w:r w:rsidRPr="00023768">
                <w:t xml:space="preserve">Check </w:t>
              </w:r>
              <w:r>
                <w:t xml:space="preserve">the </w:t>
              </w:r>
              <w:r w:rsidRPr="00023768">
                <w:t>box to designate if the Coffer is only used Internally.</w:t>
              </w:r>
            </w:ins>
          </w:p>
        </w:tc>
      </w:tr>
      <w:tr w:rsidR="008C573E" w14:paraId="17549BC2" w14:textId="77777777">
        <w:trPr>
          <w:trHeight w:val="288"/>
          <w:ins w:id="890"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2D31A220" w14:textId="77777777" w:rsidR="008C573E" w:rsidRPr="00E8047B" w:rsidRDefault="008C573E">
            <w:pPr>
              <w:pStyle w:val="TableBody"/>
              <w:rPr>
                <w:ins w:id="891" w:author="Moses, Robinson" w:date="2023-04-13T03:42:00Z"/>
                <w:b/>
                <w:bCs/>
              </w:rPr>
            </w:pPr>
            <w:ins w:id="892" w:author="Moses, Robinson" w:date="2023-04-13T03:42:00Z">
              <w:r w:rsidRPr="00E8047B">
                <w:rPr>
                  <w:b/>
                  <w:bCs/>
                </w:rPr>
                <w:t>Ignored</w:t>
              </w:r>
            </w:ins>
          </w:p>
        </w:tc>
        <w:tc>
          <w:tcPr>
            <w:tcW w:w="6194" w:type="dxa"/>
            <w:tcBorders>
              <w:top w:val="single" w:sz="4" w:space="0" w:color="000000"/>
              <w:left w:val="single" w:sz="4" w:space="0" w:color="000000"/>
              <w:bottom w:val="single" w:sz="4" w:space="0" w:color="000000"/>
              <w:right w:val="single" w:sz="4" w:space="0" w:color="000000"/>
            </w:tcBorders>
          </w:tcPr>
          <w:p w14:paraId="6425763F" w14:textId="77777777" w:rsidR="008C573E" w:rsidRPr="00023768" w:rsidRDefault="008C573E">
            <w:pPr>
              <w:pStyle w:val="TableBody"/>
              <w:rPr>
                <w:ins w:id="893" w:author="Moses, Robinson" w:date="2023-04-13T03:42:00Z"/>
              </w:rPr>
            </w:pPr>
            <w:ins w:id="894" w:author="Moses, Robinson" w:date="2023-04-13T03:42:00Z">
              <w:r w:rsidRPr="00023768">
                <w:t xml:space="preserve">Check </w:t>
              </w:r>
              <w:r>
                <w:t xml:space="preserve">the </w:t>
              </w:r>
              <w:r w:rsidRPr="00023768">
                <w:t>box to designate if the Coffer is ignored when calculating the total on the Coffer Balance Page. Please note this change affects the total row only in the coffer balance page and PDF, not to any other balance pages or PDF.</w:t>
              </w:r>
            </w:ins>
          </w:p>
          <w:p w14:paraId="0C3639D0" w14:textId="77777777" w:rsidR="008C573E" w:rsidRPr="00023768" w:rsidRDefault="008C573E">
            <w:pPr>
              <w:pStyle w:val="TableBody"/>
              <w:rPr>
                <w:ins w:id="895" w:author="Moses, Robinson" w:date="2023-04-13T03:42:00Z"/>
              </w:rPr>
            </w:pPr>
          </w:p>
        </w:tc>
      </w:tr>
      <w:tr w:rsidR="008C573E" w14:paraId="2E6E34AF" w14:textId="77777777">
        <w:trPr>
          <w:trHeight w:val="279"/>
          <w:ins w:id="896"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23E827FC" w14:textId="77777777" w:rsidR="008C573E" w:rsidRPr="00E8047B" w:rsidRDefault="008C573E">
            <w:pPr>
              <w:pStyle w:val="TableBody"/>
              <w:rPr>
                <w:ins w:id="897" w:author="Moses, Robinson" w:date="2023-04-13T03:42:00Z"/>
                <w:b/>
                <w:bCs/>
              </w:rPr>
            </w:pPr>
            <w:ins w:id="898" w:author="Moses, Robinson" w:date="2023-04-13T03:42:00Z">
              <w:r w:rsidRPr="00E8047B">
                <w:rPr>
                  <w:b/>
                  <w:bCs/>
                </w:rPr>
                <w:t>Master Coffer</w:t>
              </w:r>
            </w:ins>
          </w:p>
        </w:tc>
        <w:tc>
          <w:tcPr>
            <w:tcW w:w="6194" w:type="dxa"/>
            <w:tcBorders>
              <w:top w:val="single" w:sz="4" w:space="0" w:color="000000"/>
              <w:left w:val="single" w:sz="4" w:space="0" w:color="000000"/>
              <w:bottom w:val="single" w:sz="4" w:space="0" w:color="000000"/>
              <w:right w:val="single" w:sz="4" w:space="0" w:color="000000"/>
            </w:tcBorders>
          </w:tcPr>
          <w:p w14:paraId="1C52C577" w14:textId="77777777" w:rsidR="008C573E" w:rsidRPr="00023768" w:rsidRDefault="008C573E">
            <w:pPr>
              <w:pStyle w:val="TableBody"/>
              <w:rPr>
                <w:ins w:id="899" w:author="Moses, Robinson" w:date="2023-04-13T03:42:00Z"/>
              </w:rPr>
            </w:pPr>
            <w:ins w:id="900" w:author="Moses, Robinson" w:date="2023-04-13T03:42:00Z">
              <w:r w:rsidRPr="0025491E">
                <w:t>The name of Master Coffer that this Coffer belongs to.</w:t>
              </w:r>
            </w:ins>
          </w:p>
        </w:tc>
      </w:tr>
    </w:tbl>
    <w:p w14:paraId="5D5145A0" w14:textId="770A3444" w:rsidR="008C573E" w:rsidRPr="007873F4" w:rsidRDefault="00F73D01" w:rsidP="008C573E">
      <w:pPr>
        <w:rPr>
          <w:ins w:id="901" w:author="Moses, Robinson" w:date="2023-04-13T03:42:00Z"/>
          <w:rStyle w:val="Hyperlink"/>
          <w:i/>
          <w:iCs/>
          <w:color w:val="92D050"/>
          <w:sz w:val="18"/>
          <w:szCs w:val="18"/>
          <w:u w:val="none"/>
          <w:rPrChange w:id="902" w:author="Moses, Robinson" w:date="2023-04-13T07:32:00Z">
            <w:rPr>
              <w:ins w:id="903" w:author="Moses, Robinson" w:date="2023-04-13T03:42:00Z"/>
            </w:rPr>
          </w:rPrChange>
        </w:rPr>
      </w:pPr>
      <w:ins w:id="904" w:author="Moses, Robinson" w:date="2023-04-13T05:07:00Z">
        <w:r w:rsidRPr="007873F4">
          <w:rPr>
            <w:rStyle w:val="Hyperlink"/>
            <w:i/>
            <w:iCs/>
            <w:color w:val="92D050"/>
            <w:sz w:val="18"/>
            <w:szCs w:val="18"/>
            <w:u w:val="none"/>
            <w:rPrChange w:id="905" w:author="Moses, Robinson" w:date="2023-04-13T07:32:00Z">
              <w:rPr/>
            </w:rPrChange>
          </w:rPr>
          <w:t>Return To:</w:t>
        </w:r>
      </w:ins>
      <w:ins w:id="906" w:author="Moses, Robinson" w:date="2023-04-13T05:08:00Z">
        <w:r w:rsidRPr="007873F4">
          <w:rPr>
            <w:rStyle w:val="Hyperlink"/>
            <w:i/>
            <w:iCs/>
            <w:color w:val="92D050"/>
            <w:sz w:val="18"/>
            <w:szCs w:val="18"/>
            <w:u w:val="none"/>
            <w:rPrChange w:id="907" w:author="Moses, Robinson" w:date="2023-04-13T07:32:00Z">
              <w:rPr/>
            </w:rPrChange>
          </w:rPr>
          <w:t xml:space="preserve"> </w:t>
        </w:r>
        <w:r w:rsidRPr="007873F4">
          <w:rPr>
            <w:rStyle w:val="Hyperlink"/>
            <w:i/>
            <w:iCs/>
            <w:color w:val="92D050"/>
            <w:sz w:val="18"/>
            <w:szCs w:val="18"/>
            <w:u w:val="none"/>
            <w:rPrChange w:id="908" w:author="Moses, Robinson" w:date="2023-04-13T07:32:00Z">
              <w:rPr/>
            </w:rPrChange>
          </w:rPr>
          <w:fldChar w:fldCharType="begin"/>
        </w:r>
        <w:r w:rsidRPr="007873F4">
          <w:rPr>
            <w:rStyle w:val="Hyperlink"/>
            <w:i/>
            <w:iCs/>
            <w:color w:val="92D050"/>
            <w:sz w:val="18"/>
            <w:szCs w:val="18"/>
            <w:u w:val="none"/>
            <w:rPrChange w:id="909" w:author="Moses, Robinson" w:date="2023-04-13T07:32:00Z">
              <w:rPr/>
            </w:rPrChange>
          </w:rPr>
          <w:instrText xml:space="preserve"> REF _Ref132254898 \h </w:instrText>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910" w:author="Moses, Robinson" w:date="2023-04-13T07:32:00Z">
            <w:rPr>
              <w:rStyle w:val="Hyperlink"/>
              <w:i/>
              <w:iCs/>
              <w:color w:val="92D050"/>
              <w:sz w:val="18"/>
              <w:szCs w:val="18"/>
              <w:u w:val="none"/>
            </w:rPr>
          </w:rPrChange>
        </w:rPr>
      </w:r>
      <w:r w:rsidRPr="007873F4">
        <w:rPr>
          <w:rStyle w:val="Hyperlink"/>
          <w:i/>
          <w:iCs/>
          <w:color w:val="92D050"/>
          <w:sz w:val="18"/>
          <w:szCs w:val="18"/>
          <w:u w:val="none"/>
          <w:rPrChange w:id="911" w:author="Moses, Robinson" w:date="2023-04-13T07:32:00Z">
            <w:rPr/>
          </w:rPrChange>
        </w:rPr>
        <w:fldChar w:fldCharType="separate"/>
      </w:r>
      <w:ins w:id="912" w:author="Moses, Robinson" w:date="2023-04-13T05:08:00Z">
        <w:r w:rsidRPr="007873F4">
          <w:rPr>
            <w:rStyle w:val="Hyperlink"/>
            <w:i/>
            <w:iCs/>
            <w:color w:val="92D050"/>
            <w:sz w:val="18"/>
            <w:szCs w:val="18"/>
            <w:u w:val="none"/>
            <w:rPrChange w:id="913" w:author="Moses, Robinson" w:date="2023-04-13T07:32:00Z">
              <w:rPr/>
            </w:rPrChange>
          </w:rPr>
          <w:t>Coffer and Qualities</w:t>
        </w:r>
        <w:r w:rsidRPr="007873F4">
          <w:rPr>
            <w:rStyle w:val="Hyperlink"/>
            <w:i/>
            <w:iCs/>
            <w:color w:val="92D050"/>
            <w:sz w:val="18"/>
            <w:szCs w:val="18"/>
            <w:u w:val="none"/>
            <w:rPrChange w:id="914" w:author="Moses, Robinson" w:date="2023-04-13T07:32:00Z">
              <w:rPr/>
            </w:rPrChange>
          </w:rPr>
          <w:fldChar w:fldCharType="end"/>
        </w:r>
      </w:ins>
    </w:p>
    <w:p w14:paraId="11E8ED22" w14:textId="77777777" w:rsidR="008C573E" w:rsidRPr="00E8047B" w:rsidRDefault="008C573E" w:rsidP="008C573E">
      <w:pPr>
        <w:pStyle w:val="Heading3"/>
        <w:rPr>
          <w:ins w:id="915" w:author="Moses, Robinson" w:date="2023-04-13T03:42:00Z"/>
        </w:rPr>
      </w:pPr>
      <w:bookmarkStart w:id="916" w:name="_Toc133372430"/>
      <w:ins w:id="917" w:author="Moses, Robinson" w:date="2023-04-13T03:42:00Z">
        <w:r w:rsidRPr="00E8047B">
          <w:t>CREATE NEW COFFER</w:t>
        </w:r>
        <w:bookmarkEnd w:id="916"/>
        <w:r w:rsidRPr="00E8047B">
          <w:t xml:space="preserve"> </w:t>
        </w:r>
      </w:ins>
    </w:p>
    <w:p w14:paraId="2FDDFB4F" w14:textId="77777777" w:rsidR="008C573E" w:rsidRDefault="008C573E" w:rsidP="008C573E">
      <w:pPr>
        <w:pStyle w:val="BodyText"/>
        <w:rPr>
          <w:ins w:id="918" w:author="Moses, Robinson" w:date="2023-04-13T03:42:00Z"/>
        </w:rPr>
      </w:pPr>
      <w:ins w:id="919" w:author="Moses, Robinson" w:date="2023-04-13T03:42:00Z">
        <w:r>
          <w:t xml:space="preserve">By clicking on the </w:t>
        </w:r>
        <w:r w:rsidRPr="0060488A">
          <w:rPr>
            <w:b/>
            <w:bCs/>
          </w:rPr>
          <w:t>New Coffer</w:t>
        </w:r>
        <w:r>
          <w:t xml:space="preserve"> icon  </w:t>
        </w:r>
        <w:r>
          <w:rPr>
            <w:noProof/>
          </w:rPr>
          <mc:AlternateContent>
            <mc:Choice Requires="wpg">
              <w:drawing>
                <wp:inline distT="0" distB="0" distL="0" distR="0" wp14:anchorId="6A19CF07" wp14:editId="7B283E65">
                  <wp:extent cx="190881" cy="236601"/>
                  <wp:effectExtent l="0" t="0" r="0" b="0"/>
                  <wp:docPr id="43" name="Group 43"/>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4"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8" name="Picture 48"/>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4045C0A">
                <v:group id="Group 43" style="width:15.05pt;height:18.65pt;mso-position-horizontal-relative:char;mso-position-vertical-relative:line" coordsize="190881,236601" o:spid="_x0000_s1026" w14:anchorId="68C68A3A"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fAIcVF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5" style="position:absolute;left:381;top:1906;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">
                    <v:stroke miterlimit="83231f" joinstyle="miter"/>
                    <v:path textboxrect="0,0,190500,234696" arrowok="t"/>
                  </v:shape>
                  <v:shape id="Picture 48"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">
                    <v:imagedata o:title="" r:id="rId85"/>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be navigated to the </w:t>
        </w:r>
        <w:r w:rsidRPr="0060488A">
          <w:rPr>
            <w:b/>
            <w:bCs/>
          </w:rPr>
          <w:t>Create New Coffer</w:t>
        </w:r>
        <w:r>
          <w:t xml:space="preserve"> screen. For field description see </w:t>
        </w:r>
        <w:r w:rsidRPr="0060488A">
          <w:rPr>
            <w:color w:val="4472C4" w:themeColor="accent1"/>
          </w:rPr>
          <w:fldChar w:fldCharType="begin"/>
        </w:r>
        <w:r w:rsidRPr="0060488A">
          <w:rPr>
            <w:color w:val="4472C4" w:themeColor="accent1"/>
          </w:rPr>
          <w:instrText xml:space="preserve"> REF _Ref130884369 \h </w:instrText>
        </w:r>
      </w:ins>
      <w:r w:rsidRPr="0060488A">
        <w:rPr>
          <w:color w:val="4472C4" w:themeColor="accent1"/>
        </w:rPr>
      </w:r>
      <w:ins w:id="920" w:author="Moses, Robinson" w:date="2023-04-13T03:42:00Z">
        <w:r w:rsidRPr="0060488A">
          <w:rPr>
            <w:color w:val="4472C4" w:themeColor="accent1"/>
          </w:rPr>
          <w:fldChar w:fldCharType="separate"/>
        </w:r>
        <w:r>
          <w:t xml:space="preserve">TABLE </w:t>
        </w:r>
        <w:r>
          <w:rPr>
            <w:noProof/>
          </w:rPr>
          <w:t>20</w:t>
        </w:r>
        <w:r>
          <w:t>: CASH QUALITIES FIELD DESCRIPTIONS</w:t>
        </w:r>
        <w:r w:rsidRPr="0060488A">
          <w:rPr>
            <w:color w:val="4472C4" w:themeColor="accent1"/>
          </w:rPr>
          <w:fldChar w:fldCharType="end"/>
        </w:r>
        <w:r w:rsidRPr="0060488A">
          <w:rPr>
            <w:color w:val="4472C4" w:themeColor="accent1"/>
          </w:rPr>
          <w:t xml:space="preserve"> </w:t>
        </w:r>
      </w:ins>
    </w:p>
    <w:p w14:paraId="71FEC3E3" w14:textId="77777777" w:rsidR="008C573E" w:rsidRPr="00E8047B" w:rsidRDefault="008C573E" w:rsidP="008C573E">
      <w:pPr>
        <w:pStyle w:val="Caption"/>
        <w:rPr>
          <w:ins w:id="921" w:author="Moses, Robinson" w:date="2023-04-13T03:42:00Z"/>
        </w:rPr>
      </w:pPr>
      <w:ins w:id="922" w:author="Moses, Robinson" w:date="2023-04-13T03:42:00Z">
        <w:r w:rsidRPr="00E8047B">
          <w:t xml:space="preserve">FIGURE </w:t>
        </w:r>
        <w:r>
          <w:fldChar w:fldCharType="begin"/>
        </w:r>
        <w:r>
          <w:instrText xml:space="preserve"> SEQ Figure \* ARABIC </w:instrText>
        </w:r>
        <w:r>
          <w:fldChar w:fldCharType="separate"/>
        </w:r>
        <w:r>
          <w:rPr>
            <w:noProof/>
          </w:rPr>
          <w:t>30</w:t>
        </w:r>
        <w:r>
          <w:rPr>
            <w:noProof/>
          </w:rPr>
          <w:fldChar w:fldCharType="end"/>
        </w:r>
        <w:r w:rsidRPr="00E8047B">
          <w:t xml:space="preserve">: CREATE </w:t>
        </w:r>
        <w:r>
          <w:t xml:space="preserve">A </w:t>
        </w:r>
        <w:r w:rsidRPr="00E8047B">
          <w:t>NEW COFFER</w:t>
        </w:r>
      </w:ins>
    </w:p>
    <w:p w14:paraId="55ADD286" w14:textId="77777777" w:rsidR="008C573E" w:rsidRDefault="008C573E" w:rsidP="008C573E">
      <w:pPr>
        <w:pStyle w:val="BodyText"/>
        <w:rPr>
          <w:ins w:id="923" w:author="Moses, Robinson" w:date="2023-04-13T03:42:00Z"/>
        </w:rPr>
      </w:pPr>
      <w:ins w:id="924" w:author="Moses, Robinson" w:date="2023-04-13T03:42:00Z">
        <w:r>
          <w:rPr>
            <w:noProof/>
          </w:rPr>
          <w:drawing>
            <wp:inline distT="0" distB="0" distL="0" distR="0" wp14:anchorId="51EE9663" wp14:editId="490C2ACE">
              <wp:extent cx="5943600" cy="14058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05890"/>
                      </a:xfrm>
                      <a:prstGeom prst="rect">
                        <a:avLst/>
                      </a:prstGeom>
                    </pic:spPr>
                  </pic:pic>
                </a:graphicData>
              </a:graphic>
            </wp:inline>
          </w:drawing>
        </w:r>
      </w:ins>
    </w:p>
    <w:p w14:paraId="57541871" w14:textId="0F1ED3B2" w:rsidR="008C573E" w:rsidRPr="007873F4" w:rsidRDefault="00F73D01">
      <w:pPr>
        <w:rPr>
          <w:ins w:id="925" w:author="Moses, Robinson" w:date="2023-04-13T03:43:00Z"/>
          <w:rStyle w:val="Hyperlink"/>
          <w:i/>
          <w:iCs/>
          <w:color w:val="92D050"/>
          <w:sz w:val="18"/>
          <w:szCs w:val="18"/>
          <w:u w:val="none"/>
          <w:rPrChange w:id="926" w:author="Moses, Robinson" w:date="2023-04-13T07:32:00Z">
            <w:rPr>
              <w:ins w:id="927" w:author="Moses, Robinson" w:date="2023-04-13T03:43:00Z"/>
            </w:rPr>
          </w:rPrChange>
        </w:rPr>
      </w:pPr>
      <w:ins w:id="928" w:author="Moses, Robinson" w:date="2023-04-13T05:08:00Z">
        <w:r w:rsidRPr="007873F4">
          <w:rPr>
            <w:rStyle w:val="Hyperlink"/>
            <w:i/>
            <w:iCs/>
            <w:color w:val="92D050"/>
            <w:sz w:val="18"/>
            <w:szCs w:val="18"/>
            <w:u w:val="none"/>
            <w:rPrChange w:id="929" w:author="Moses, Robinson" w:date="2023-04-13T07:32:00Z">
              <w:rPr/>
            </w:rPrChange>
          </w:rPr>
          <w:t xml:space="preserve">Return To: </w:t>
        </w:r>
        <w:r w:rsidRPr="007873F4">
          <w:rPr>
            <w:rStyle w:val="Hyperlink"/>
            <w:i/>
            <w:iCs/>
            <w:color w:val="92D050"/>
            <w:sz w:val="18"/>
            <w:szCs w:val="18"/>
            <w:u w:val="none"/>
            <w:rPrChange w:id="930" w:author="Moses, Robinson" w:date="2023-04-13T07:32:00Z">
              <w:rPr/>
            </w:rPrChange>
          </w:rPr>
          <w:fldChar w:fldCharType="begin"/>
        </w:r>
        <w:r w:rsidRPr="007873F4">
          <w:rPr>
            <w:rStyle w:val="Hyperlink"/>
            <w:i/>
            <w:iCs/>
            <w:color w:val="92D050"/>
            <w:sz w:val="18"/>
            <w:szCs w:val="18"/>
            <w:u w:val="none"/>
            <w:rPrChange w:id="931" w:author="Moses, Robinson" w:date="2023-04-13T07:32:00Z">
              <w:rPr/>
            </w:rPrChange>
          </w:rPr>
          <w:instrText xml:space="preserve"> REF _Ref132254905 \h </w:instrText>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932" w:author="Moses, Robinson" w:date="2023-04-13T07:32:00Z">
            <w:rPr>
              <w:rStyle w:val="Hyperlink"/>
              <w:i/>
              <w:iCs/>
              <w:color w:val="92D050"/>
              <w:sz w:val="18"/>
              <w:szCs w:val="18"/>
              <w:u w:val="none"/>
            </w:rPr>
          </w:rPrChange>
        </w:rPr>
      </w:r>
      <w:r w:rsidRPr="007873F4">
        <w:rPr>
          <w:rStyle w:val="Hyperlink"/>
          <w:i/>
          <w:iCs/>
          <w:color w:val="92D050"/>
          <w:sz w:val="18"/>
          <w:szCs w:val="18"/>
          <w:u w:val="none"/>
          <w:rPrChange w:id="933" w:author="Moses, Robinson" w:date="2023-04-13T07:32:00Z">
            <w:rPr/>
          </w:rPrChange>
        </w:rPr>
        <w:fldChar w:fldCharType="separate"/>
      </w:r>
      <w:ins w:id="934" w:author="Moses, Robinson" w:date="2023-04-13T05:08:00Z">
        <w:r w:rsidRPr="007873F4">
          <w:rPr>
            <w:rStyle w:val="Hyperlink"/>
            <w:i/>
            <w:iCs/>
            <w:color w:val="92D050"/>
            <w:sz w:val="18"/>
            <w:szCs w:val="18"/>
            <w:u w:val="none"/>
            <w:rPrChange w:id="935" w:author="Moses, Robinson" w:date="2023-04-13T07:32:00Z">
              <w:rPr/>
            </w:rPrChange>
          </w:rPr>
          <w:t>Coffer and Qualities</w:t>
        </w:r>
        <w:r w:rsidRPr="007873F4">
          <w:rPr>
            <w:rStyle w:val="Hyperlink"/>
            <w:i/>
            <w:iCs/>
            <w:color w:val="92D050"/>
            <w:sz w:val="18"/>
            <w:szCs w:val="18"/>
            <w:u w:val="none"/>
            <w:rPrChange w:id="936" w:author="Moses, Robinson" w:date="2023-04-13T07:32:00Z">
              <w:rPr/>
            </w:rPrChange>
          </w:rPr>
          <w:fldChar w:fldCharType="end"/>
        </w:r>
      </w:ins>
    </w:p>
    <w:p w14:paraId="2B4F00C9" w14:textId="77777777" w:rsidR="008C573E" w:rsidRDefault="008C573E" w:rsidP="008C573E">
      <w:pPr>
        <w:pStyle w:val="Heading2"/>
        <w:rPr>
          <w:ins w:id="937" w:author="Moses, Robinson" w:date="2023-04-13T03:43:00Z"/>
        </w:rPr>
      </w:pPr>
      <w:bookmarkStart w:id="938" w:name="_Toc133372431"/>
      <w:ins w:id="939" w:author="Moses, Robinson" w:date="2023-04-13T03:43:00Z">
        <w:r>
          <w:t>BALANCE ACTION MAP</w:t>
        </w:r>
        <w:bookmarkEnd w:id="938"/>
        <w:r>
          <w:t xml:space="preserve"> </w:t>
        </w:r>
      </w:ins>
    </w:p>
    <w:p w14:paraId="10DDEDEC" w14:textId="77777777" w:rsidR="008C573E" w:rsidRDefault="008C573E" w:rsidP="008C573E">
      <w:pPr>
        <w:pStyle w:val="BodyText"/>
        <w:rPr>
          <w:ins w:id="940" w:author="Moses, Robinson" w:date="2023-04-13T03:43:00Z"/>
        </w:rPr>
      </w:pPr>
      <w:ins w:id="941" w:author="Moses, Robinson" w:date="2023-04-13T03:43:00Z">
        <w:r w:rsidRPr="0060488A">
          <w:rPr>
            <w:i/>
            <w:iCs/>
          </w:rPr>
          <w:t>Settings</w:t>
        </w:r>
        <w:r w:rsidRPr="0060488A">
          <w:rPr>
            <w:rFonts w:ascii="Wingdings" w:eastAsia="Wingdings" w:hAnsi="Wingdings" w:cs="Wingdings"/>
            <w:i/>
            <w:iCs/>
          </w:rPr>
          <w:t></w:t>
        </w:r>
        <w:r w:rsidRPr="0060488A">
          <w:rPr>
            <w:i/>
            <w:iCs/>
          </w:rPr>
          <w:t>Balance</w:t>
        </w:r>
        <w:r>
          <w:t xml:space="preserve"> Action Map defines how Vault Balance will treat and reconcile cash movements. Vault Balance handles each workflow separately, and it also provides the ability to break down each workflow into its sub-parts. The Balance Action Map defines how Vault Balance should modify balances at each point in the chain. </w:t>
        </w:r>
      </w:ins>
    </w:p>
    <w:p w14:paraId="2CFD347A" w14:textId="77777777" w:rsidR="008C573E" w:rsidRDefault="008C573E" w:rsidP="008C573E">
      <w:pPr>
        <w:pStyle w:val="BodyText"/>
        <w:rPr>
          <w:ins w:id="942" w:author="Moses, Robinson" w:date="2023-04-13T03:43:00Z"/>
        </w:rPr>
      </w:pPr>
      <w:ins w:id="943" w:author="Moses, Robinson" w:date="2023-04-13T03:43:00Z">
        <w:r>
          <w:t xml:space="preserve">A workflow consists of States that an order can be in at a given time, and Tasks are actions that may be performed from a given State.  In the example diagram below, black text in bubbles 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ins>
    </w:p>
    <w:p w14:paraId="08D2F993" w14:textId="77777777" w:rsidR="008C573E" w:rsidRDefault="008C573E" w:rsidP="008C573E">
      <w:pPr>
        <w:pStyle w:val="BodyText"/>
        <w:rPr>
          <w:ins w:id="944" w:author="Moses, Robinson" w:date="2023-04-13T03:43:00Z"/>
        </w:rPr>
      </w:pPr>
      <w:ins w:id="945" w:author="Moses, Robinson" w:date="2023-04-13T03:43:00Z">
        <w:r w:rsidRPr="0060488A">
          <w:rPr>
            <w:b/>
            <w:bCs/>
          </w:rPr>
          <w:t>Workflows can be uniquely defined for order types:</w:t>
        </w:r>
        <w:r>
          <w: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ins>
    </w:p>
    <w:p w14:paraId="20BD3A4C" w14:textId="77777777" w:rsidR="008C573E" w:rsidRDefault="008C573E" w:rsidP="008C573E">
      <w:pPr>
        <w:pStyle w:val="BodyText"/>
        <w:rPr>
          <w:ins w:id="946" w:author="Moses, Robinson" w:date="2023-04-13T03:43:00Z"/>
        </w:rPr>
      </w:pPr>
      <w:ins w:id="947" w:author="Moses, Robinson" w:date="2023-04-13T03:43:00Z">
        <w:r>
          <w:t xml:space="preserve">Additionally, a Balance Action Map entry is necessary when ATM Residual information is input into OptiCash (this does not follow a workflow). </w:t>
        </w:r>
      </w:ins>
    </w:p>
    <w:p w14:paraId="16722A70" w14:textId="77777777" w:rsidR="008C573E" w:rsidRDefault="008C573E" w:rsidP="008C573E">
      <w:pPr>
        <w:rPr>
          <w:ins w:id="948" w:author="Moses, Robinson" w:date="2023-04-13T03:43:00Z"/>
          <w:i/>
          <w:iCs/>
          <w:color w:val="44546A" w:themeColor="text2"/>
          <w:sz w:val="18"/>
          <w:szCs w:val="18"/>
        </w:rPr>
      </w:pPr>
      <w:ins w:id="949" w:author="Moses, Robinson" w:date="2023-04-13T03:43:00Z">
        <w:r>
          <w:br w:type="page"/>
        </w:r>
      </w:ins>
    </w:p>
    <w:p w14:paraId="34D2C056" w14:textId="77777777" w:rsidR="008C573E" w:rsidRDefault="008C573E" w:rsidP="008C573E">
      <w:pPr>
        <w:pStyle w:val="Caption"/>
        <w:rPr>
          <w:ins w:id="950" w:author="Moses, Robinson" w:date="2023-04-13T03:43:00Z"/>
        </w:rPr>
      </w:pPr>
      <w:ins w:id="951" w:author="Moses, Robinson" w:date="2023-04-13T03:43:00Z">
        <w:r w:rsidRPr="00C07B38">
          <w:t xml:space="preserve">FIGURE </w:t>
        </w:r>
        <w:r>
          <w:fldChar w:fldCharType="begin"/>
        </w:r>
        <w:r>
          <w:instrText>SEQ Figure \* ARABIC</w:instrText>
        </w:r>
        <w:r>
          <w:fldChar w:fldCharType="separate"/>
        </w:r>
        <w:r>
          <w:rPr>
            <w:noProof/>
          </w:rPr>
          <w:t>33</w:t>
        </w:r>
        <w:r>
          <w:fldChar w:fldCharType="end"/>
        </w:r>
        <w:r>
          <w:t xml:space="preserve">: EXAMPLE OF AN ORDER WORKFLOW REQUIRING A BALANCE ACTION MAP </w:t>
        </w:r>
      </w:ins>
    </w:p>
    <w:p w14:paraId="14297F2F" w14:textId="77777777" w:rsidR="008C573E" w:rsidRDefault="008C573E" w:rsidP="008C573E">
      <w:pPr>
        <w:pStyle w:val="BodyText"/>
        <w:rPr>
          <w:ins w:id="952" w:author="Moses, Robinson" w:date="2023-04-13T03:43:00Z"/>
        </w:rPr>
      </w:pPr>
      <w:ins w:id="953" w:author="Moses, Robinson" w:date="2023-04-13T03:43:00Z">
        <w:r>
          <w:rPr>
            <w:noProof/>
          </w:rPr>
          <w:drawing>
            <wp:inline distT="0" distB="0" distL="0" distR="0" wp14:anchorId="215E16AA" wp14:editId="31984EE7">
              <wp:extent cx="5485892" cy="2840990"/>
              <wp:effectExtent l="76200" t="76200" r="133985" b="13081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92">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ins>
    </w:p>
    <w:p w14:paraId="0CF22CC1" w14:textId="45436E80" w:rsidR="00F73D01" w:rsidRPr="007873F4" w:rsidRDefault="00F73D01">
      <w:pPr>
        <w:rPr>
          <w:ins w:id="954" w:author="Moses, Robinson" w:date="2023-04-13T05:08:00Z"/>
          <w:rStyle w:val="Hyperlink"/>
          <w:i/>
          <w:iCs/>
          <w:color w:val="92D050"/>
          <w:sz w:val="18"/>
          <w:szCs w:val="18"/>
          <w:u w:val="none"/>
          <w:rPrChange w:id="955" w:author="Moses, Robinson" w:date="2023-04-13T07:32:00Z">
            <w:rPr>
              <w:ins w:id="956" w:author="Moses, Robinson" w:date="2023-04-13T05:08:00Z"/>
            </w:rPr>
          </w:rPrChange>
        </w:rPr>
        <w:pPrChange w:id="957" w:author="Moses, Robinson" w:date="2023-04-13T07:32:00Z">
          <w:pPr>
            <w:pStyle w:val="BodyText"/>
          </w:pPr>
        </w:pPrChange>
      </w:pPr>
      <w:ins w:id="958" w:author="Moses, Robinson" w:date="2023-04-13T05:08:00Z">
        <w:r w:rsidRPr="007873F4">
          <w:rPr>
            <w:rStyle w:val="Hyperlink"/>
            <w:i/>
            <w:iCs/>
            <w:color w:val="92D050"/>
            <w:sz w:val="18"/>
            <w:szCs w:val="18"/>
            <w:u w:val="none"/>
            <w:rPrChange w:id="959" w:author="Moses, Robinson" w:date="2023-04-13T07:32:00Z">
              <w:rPr/>
            </w:rPrChange>
          </w:rPr>
          <w:t xml:space="preserve">Return To: </w:t>
        </w:r>
        <w:r w:rsidRPr="007873F4">
          <w:rPr>
            <w:rStyle w:val="Hyperlink"/>
            <w:i/>
            <w:iCs/>
            <w:color w:val="92D050"/>
            <w:sz w:val="18"/>
            <w:szCs w:val="18"/>
            <w:u w:val="none"/>
            <w:rPrChange w:id="960" w:author="Moses, Robinson" w:date="2023-04-13T07:32:00Z">
              <w:rPr/>
            </w:rPrChange>
          </w:rPr>
          <w:fldChar w:fldCharType="begin"/>
        </w:r>
        <w:r w:rsidRPr="007873F4">
          <w:rPr>
            <w:rStyle w:val="Hyperlink"/>
            <w:i/>
            <w:iCs/>
            <w:color w:val="92D050"/>
            <w:sz w:val="18"/>
            <w:szCs w:val="18"/>
            <w:u w:val="none"/>
            <w:rPrChange w:id="961" w:author="Moses, Robinson" w:date="2023-04-13T07:32:00Z">
              <w:rPr/>
            </w:rPrChange>
          </w:rPr>
          <w:instrText xml:space="preserve"> REF _Ref132254914 \h </w:instrText>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962" w:author="Moses, Robinson" w:date="2023-04-13T07:32:00Z">
            <w:rPr>
              <w:rStyle w:val="Hyperlink"/>
              <w:i/>
              <w:iCs/>
              <w:color w:val="92D050"/>
              <w:sz w:val="18"/>
              <w:szCs w:val="18"/>
              <w:u w:val="none"/>
            </w:rPr>
          </w:rPrChange>
        </w:rPr>
      </w:r>
      <w:r w:rsidRPr="007873F4">
        <w:rPr>
          <w:rStyle w:val="Hyperlink"/>
          <w:i/>
          <w:iCs/>
          <w:color w:val="92D050"/>
          <w:sz w:val="18"/>
          <w:szCs w:val="18"/>
          <w:u w:val="none"/>
          <w:rPrChange w:id="963" w:author="Moses, Robinson" w:date="2023-04-13T07:32:00Z">
            <w:rPr/>
          </w:rPrChange>
        </w:rPr>
        <w:fldChar w:fldCharType="separate"/>
      </w:r>
      <w:ins w:id="964" w:author="Moses, Robinson" w:date="2023-04-13T05:08:00Z">
        <w:r w:rsidRPr="007873F4">
          <w:rPr>
            <w:rStyle w:val="Hyperlink"/>
            <w:i/>
            <w:iCs/>
            <w:color w:val="92D050"/>
            <w:sz w:val="18"/>
            <w:szCs w:val="18"/>
            <w:u w:val="none"/>
            <w:rPrChange w:id="965" w:author="Moses, Robinson" w:date="2023-04-13T07:32:00Z">
              <w:rPr/>
            </w:rPrChange>
          </w:rPr>
          <w:t>Coffer and Qualities</w:t>
        </w:r>
        <w:r w:rsidRPr="007873F4">
          <w:rPr>
            <w:rStyle w:val="Hyperlink"/>
            <w:i/>
            <w:iCs/>
            <w:color w:val="92D050"/>
            <w:sz w:val="18"/>
            <w:szCs w:val="18"/>
            <w:u w:val="none"/>
            <w:rPrChange w:id="966" w:author="Moses, Robinson" w:date="2023-04-13T07:32:00Z">
              <w:rPr/>
            </w:rPrChange>
          </w:rPr>
          <w:fldChar w:fldCharType="end"/>
        </w:r>
      </w:ins>
    </w:p>
    <w:p w14:paraId="171ED84E" w14:textId="35E77EA4" w:rsidR="008C573E" w:rsidRDefault="008C573E" w:rsidP="008C573E">
      <w:pPr>
        <w:pStyle w:val="BodyText"/>
        <w:rPr>
          <w:ins w:id="967" w:author="Moses, Robinson" w:date="2023-04-13T03:43:00Z"/>
        </w:rPr>
      </w:pPr>
      <w:ins w:id="968" w:author="Moses, Robinson" w:date="2023-04-13T03:43:00Z">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ins>
    </w:p>
    <w:p w14:paraId="263E6E2D" w14:textId="77777777" w:rsidR="008C573E" w:rsidRDefault="008C573E" w:rsidP="008C573E">
      <w:pPr>
        <w:pStyle w:val="Caption"/>
        <w:rPr>
          <w:ins w:id="969" w:author="Moses, Robinson" w:date="2023-04-13T03:43:00Z"/>
        </w:rPr>
      </w:pPr>
      <w:ins w:id="970" w:author="Moses, Robinson" w:date="2023-04-13T03:43:00Z">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BALANCE ACTION MAP SC</w:t>
        </w:r>
        <w:r>
          <w:fldChar w:fldCharType="begin"/>
        </w:r>
        <w:r>
          <w:instrText xml:space="preserve">  </w:instrText>
        </w:r>
        <w:r>
          <w:fldChar w:fldCharType="end"/>
        </w:r>
        <w:r>
          <w:t xml:space="preserve">REEN </w:t>
        </w:r>
      </w:ins>
    </w:p>
    <w:p w14:paraId="44157ED4" w14:textId="77777777" w:rsidR="008C573E" w:rsidRDefault="008C573E" w:rsidP="008C573E">
      <w:pPr>
        <w:pStyle w:val="BodyText"/>
        <w:rPr>
          <w:ins w:id="971" w:author="Moses, Robinson" w:date="2023-04-13T03:43:00Z"/>
        </w:rPr>
      </w:pPr>
      <w:ins w:id="972" w:author="Moses, Robinson" w:date="2023-04-13T03:43:00Z">
        <w:r>
          <w:rPr>
            <w:noProof/>
          </w:rPr>
          <w:drawing>
            <wp:inline distT="0" distB="0" distL="0" distR="0" wp14:anchorId="3B17B0E9" wp14:editId="16EAAEF1">
              <wp:extent cx="5943600" cy="29121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912110"/>
                      </a:xfrm>
                      <a:prstGeom prst="rect">
                        <a:avLst/>
                      </a:prstGeom>
                    </pic:spPr>
                  </pic:pic>
                </a:graphicData>
              </a:graphic>
            </wp:inline>
          </w:drawing>
        </w:r>
        <w:r>
          <w:t xml:space="preserve"> </w:t>
        </w:r>
      </w:ins>
    </w:p>
    <w:p w14:paraId="2784E8B3" w14:textId="06AD2000" w:rsidR="00F73D01" w:rsidRPr="003B065F" w:rsidRDefault="00F73D01">
      <w:pPr>
        <w:rPr>
          <w:ins w:id="973" w:author="Moses, Robinson" w:date="2023-04-13T05:08:00Z"/>
          <w:rStyle w:val="Hyperlink"/>
          <w:color w:val="92D050"/>
          <w:u w:val="none"/>
          <w:rPrChange w:id="974" w:author="Moses, Robinson" w:date="2023-04-13T07:33:00Z">
            <w:rPr>
              <w:ins w:id="975" w:author="Moses, Robinson" w:date="2023-04-13T05:08:00Z"/>
            </w:rPr>
          </w:rPrChange>
        </w:rPr>
        <w:pPrChange w:id="976" w:author="Moses, Robinson" w:date="2023-04-13T07:32:00Z">
          <w:pPr>
            <w:pStyle w:val="Caption"/>
          </w:pPr>
        </w:pPrChange>
      </w:pPr>
      <w:ins w:id="977" w:author="Moses, Robinson" w:date="2023-04-13T05:08:00Z">
        <w:r w:rsidRPr="003B065F">
          <w:rPr>
            <w:rStyle w:val="Hyperlink"/>
            <w:color w:val="92D050"/>
            <w:u w:val="none"/>
            <w:rPrChange w:id="978" w:author="Moses, Robinson" w:date="2023-04-13T07:33:00Z">
              <w:rPr/>
            </w:rPrChange>
          </w:rPr>
          <w:t xml:space="preserve">Return To: </w:t>
        </w:r>
        <w:r w:rsidRPr="003B065F">
          <w:rPr>
            <w:rStyle w:val="Hyperlink"/>
            <w:color w:val="92D050"/>
            <w:u w:val="none"/>
            <w:rPrChange w:id="979" w:author="Moses, Robinson" w:date="2023-04-13T07:33:00Z">
              <w:rPr/>
            </w:rPrChange>
          </w:rPr>
          <w:fldChar w:fldCharType="begin"/>
        </w:r>
        <w:r w:rsidRPr="003B065F">
          <w:rPr>
            <w:rStyle w:val="Hyperlink"/>
            <w:color w:val="92D050"/>
            <w:u w:val="none"/>
            <w:rPrChange w:id="980" w:author="Moses, Robinson" w:date="2023-04-13T07:33:00Z">
              <w:rPr/>
            </w:rPrChange>
          </w:rPr>
          <w:instrText xml:space="preserve"> REF _Ref132254925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981" w:author="Moses, Robinson" w:date="2023-04-13T07:33:00Z">
            <w:rPr>
              <w:rStyle w:val="Hyperlink"/>
              <w:color w:val="92D050"/>
              <w:u w:val="none"/>
            </w:rPr>
          </w:rPrChange>
        </w:rPr>
      </w:r>
      <w:r w:rsidRPr="003B065F">
        <w:rPr>
          <w:rStyle w:val="Hyperlink"/>
          <w:color w:val="92D050"/>
          <w:u w:val="none"/>
          <w:rPrChange w:id="982" w:author="Moses, Robinson" w:date="2023-04-13T07:33:00Z">
            <w:rPr/>
          </w:rPrChange>
        </w:rPr>
        <w:fldChar w:fldCharType="separate"/>
      </w:r>
      <w:ins w:id="983" w:author="Moses, Robinson" w:date="2023-04-13T05:08:00Z">
        <w:r w:rsidRPr="003B065F">
          <w:rPr>
            <w:rStyle w:val="Hyperlink"/>
            <w:color w:val="92D050"/>
            <w:u w:val="none"/>
            <w:rPrChange w:id="984" w:author="Moses, Robinson" w:date="2023-04-13T07:33:00Z">
              <w:rPr/>
            </w:rPrChange>
          </w:rPr>
          <w:t>Coffer and Qualities</w:t>
        </w:r>
        <w:r w:rsidRPr="003B065F">
          <w:rPr>
            <w:rStyle w:val="Hyperlink"/>
            <w:color w:val="92D050"/>
            <w:u w:val="none"/>
            <w:rPrChange w:id="985" w:author="Moses, Robinson" w:date="2023-04-13T07:33:00Z">
              <w:rPr/>
            </w:rPrChange>
          </w:rPr>
          <w:fldChar w:fldCharType="end"/>
        </w:r>
      </w:ins>
    </w:p>
    <w:p w14:paraId="090CF2D5" w14:textId="77777777" w:rsidR="00DB6016" w:rsidRDefault="00DB6016">
      <w:pPr>
        <w:rPr>
          <w:ins w:id="986" w:author="Moses, Robinson" w:date="2023-04-13T07:39:00Z"/>
          <w:i/>
          <w:iCs/>
          <w:color w:val="44546A" w:themeColor="text2"/>
          <w:sz w:val="18"/>
          <w:szCs w:val="18"/>
        </w:rPr>
      </w:pPr>
      <w:ins w:id="987" w:author="Moses, Robinson" w:date="2023-04-13T07:39:00Z">
        <w:r>
          <w:br w:type="page"/>
        </w:r>
      </w:ins>
    </w:p>
    <w:p w14:paraId="6C27D4F9" w14:textId="73B1DA34" w:rsidR="008C573E" w:rsidRDefault="008C573E" w:rsidP="008C573E">
      <w:pPr>
        <w:pStyle w:val="Caption"/>
        <w:rPr>
          <w:ins w:id="988" w:author="Moses, Robinson" w:date="2023-04-13T03:43:00Z"/>
        </w:rPr>
      </w:pPr>
      <w:ins w:id="989" w:author="Moses, Robinson" w:date="2023-04-13T03:43:00Z">
        <w:r>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BALANCE ACTION MAP FIELD DESCRIPTIONS </w:t>
        </w:r>
      </w:ins>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8C573E" w14:paraId="147B237F" w14:textId="77777777">
        <w:trPr>
          <w:trHeight w:val="372"/>
          <w:ins w:id="990" w:author="Moses, Robinson" w:date="2023-04-13T03:43: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F2248F8" w14:textId="77777777" w:rsidR="008C573E" w:rsidRDefault="008C573E">
            <w:pPr>
              <w:pStyle w:val="TableHeading"/>
              <w:rPr>
                <w:ins w:id="991" w:author="Moses, Robinson" w:date="2023-04-13T03:43:00Z"/>
              </w:rPr>
            </w:pPr>
            <w:ins w:id="992" w:author="Moses, Robinson" w:date="2023-04-13T03:43: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1563D50" w14:textId="77777777" w:rsidR="008C573E" w:rsidRDefault="008C573E">
            <w:pPr>
              <w:pStyle w:val="TableHeading"/>
              <w:rPr>
                <w:ins w:id="993" w:author="Moses, Robinson" w:date="2023-04-13T03:43:00Z"/>
              </w:rPr>
            </w:pPr>
            <w:ins w:id="994" w:author="Moses, Robinson" w:date="2023-04-13T03:43:00Z">
              <w:r>
                <w:t xml:space="preserve">Description </w:t>
              </w:r>
            </w:ins>
          </w:p>
        </w:tc>
      </w:tr>
      <w:tr w:rsidR="008C573E" w14:paraId="0F0B5736" w14:textId="77777777">
        <w:trPr>
          <w:trHeight w:val="333"/>
          <w:ins w:id="995" w:author="Moses, Robinson" w:date="2023-04-13T03:43:00Z"/>
        </w:trPr>
        <w:tc>
          <w:tcPr>
            <w:tcW w:w="1881" w:type="dxa"/>
            <w:tcBorders>
              <w:top w:val="single" w:sz="3" w:space="0" w:color="000000"/>
              <w:left w:val="single" w:sz="4" w:space="0" w:color="000000"/>
              <w:bottom w:val="single" w:sz="4" w:space="0" w:color="000000"/>
              <w:right w:val="single" w:sz="4" w:space="0" w:color="000000"/>
            </w:tcBorders>
          </w:tcPr>
          <w:p w14:paraId="530D754F" w14:textId="77777777" w:rsidR="008C573E" w:rsidRPr="005952E2" w:rsidRDefault="008C573E">
            <w:pPr>
              <w:pStyle w:val="TableBody"/>
              <w:rPr>
                <w:ins w:id="996" w:author="Moses, Robinson" w:date="2023-04-13T03:43:00Z"/>
                <w:b/>
                <w:bCs/>
              </w:rPr>
            </w:pPr>
            <w:ins w:id="997" w:author="Moses, Robinson" w:date="2023-04-13T03:43:00Z">
              <w:r w:rsidRPr="005952E2">
                <w:rPr>
                  <w:b/>
                  <w:bCs/>
                </w:rPr>
                <w:t xml:space="preserve">Filter by Workflow </w:t>
              </w:r>
            </w:ins>
          </w:p>
        </w:tc>
        <w:tc>
          <w:tcPr>
            <w:tcW w:w="6194" w:type="dxa"/>
            <w:tcBorders>
              <w:top w:val="single" w:sz="3" w:space="0" w:color="000000"/>
              <w:left w:val="single" w:sz="4" w:space="0" w:color="000000"/>
              <w:bottom w:val="single" w:sz="4" w:space="0" w:color="000000"/>
              <w:right w:val="single" w:sz="4" w:space="0" w:color="000000"/>
            </w:tcBorders>
          </w:tcPr>
          <w:p w14:paraId="465A3E0D" w14:textId="77777777" w:rsidR="008C573E" w:rsidRDefault="008C573E">
            <w:pPr>
              <w:pStyle w:val="TableBody"/>
              <w:rPr>
                <w:ins w:id="998" w:author="Moses, Robinson" w:date="2023-04-13T03:43:00Z"/>
              </w:rPr>
            </w:pPr>
            <w:ins w:id="999" w:author="Moses, Robinson" w:date="2023-04-13T03:43:00Z">
              <w:r>
                <w:t xml:space="preserve"> Allows Users to filter the listing of Balance Action Map entries according to workflow. </w:t>
              </w:r>
            </w:ins>
          </w:p>
        </w:tc>
      </w:tr>
      <w:tr w:rsidR="008C573E" w14:paraId="1311C4FD" w14:textId="77777777">
        <w:trPr>
          <w:trHeight w:val="334"/>
          <w:ins w:id="100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411D67F7" w14:textId="77777777" w:rsidR="008C573E" w:rsidRPr="005952E2" w:rsidRDefault="008C573E">
            <w:pPr>
              <w:pStyle w:val="TableBody"/>
              <w:rPr>
                <w:ins w:id="1001" w:author="Moses, Robinson" w:date="2023-04-13T03:43:00Z"/>
                <w:b/>
                <w:bCs/>
              </w:rPr>
            </w:pPr>
            <w:ins w:id="1002" w:author="Moses, Robinson" w:date="2023-04-13T03:43:00Z">
              <w:r w:rsidRPr="005952E2">
                <w:rPr>
                  <w:b/>
                  <w:bCs/>
                </w:rPr>
                <w:t xml:space="preserve">Workflow </w:t>
              </w:r>
            </w:ins>
          </w:p>
        </w:tc>
        <w:tc>
          <w:tcPr>
            <w:tcW w:w="6194" w:type="dxa"/>
            <w:tcBorders>
              <w:top w:val="single" w:sz="4" w:space="0" w:color="000000"/>
              <w:left w:val="single" w:sz="4" w:space="0" w:color="000000"/>
              <w:bottom w:val="single" w:sz="4" w:space="0" w:color="000000"/>
              <w:right w:val="single" w:sz="4" w:space="0" w:color="000000"/>
            </w:tcBorders>
          </w:tcPr>
          <w:p w14:paraId="202A5529" w14:textId="77777777" w:rsidR="008C573E" w:rsidRDefault="008C573E">
            <w:pPr>
              <w:pStyle w:val="TableBody"/>
              <w:rPr>
                <w:ins w:id="1003" w:author="Moses, Robinson" w:date="2023-04-13T03:43:00Z"/>
              </w:rPr>
            </w:pPr>
            <w:ins w:id="1004" w:author="Moses, Robinson" w:date="2023-04-13T03:43:00Z">
              <w:r>
                <w:t xml:space="preserve"> Displays the workflow to which the Balance Action will apply. </w:t>
              </w:r>
            </w:ins>
          </w:p>
        </w:tc>
      </w:tr>
      <w:tr w:rsidR="008C573E" w14:paraId="4AD9A1E2" w14:textId="77777777">
        <w:trPr>
          <w:trHeight w:val="336"/>
          <w:ins w:id="1005"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2BBECF24" w14:textId="77777777" w:rsidR="008C573E" w:rsidRPr="005952E2" w:rsidRDefault="008C573E">
            <w:pPr>
              <w:pStyle w:val="TableBody"/>
              <w:rPr>
                <w:ins w:id="1006" w:author="Moses, Robinson" w:date="2023-04-13T03:43:00Z"/>
                <w:b/>
                <w:bCs/>
              </w:rPr>
            </w:pPr>
            <w:ins w:id="1007" w:author="Moses, Robinson" w:date="2023-04-13T03:43:00Z">
              <w:r w:rsidRPr="005952E2">
                <w:rPr>
                  <w:b/>
                  <w:bCs/>
                </w:rPr>
                <w:t xml:space="preserve">From State </w:t>
              </w:r>
            </w:ins>
          </w:p>
        </w:tc>
        <w:tc>
          <w:tcPr>
            <w:tcW w:w="6194" w:type="dxa"/>
            <w:tcBorders>
              <w:top w:val="single" w:sz="4" w:space="0" w:color="000000"/>
              <w:left w:val="single" w:sz="4" w:space="0" w:color="000000"/>
              <w:bottom w:val="single" w:sz="4" w:space="0" w:color="000000"/>
              <w:right w:val="single" w:sz="4" w:space="0" w:color="000000"/>
            </w:tcBorders>
          </w:tcPr>
          <w:p w14:paraId="521D5884" w14:textId="77777777" w:rsidR="008C573E" w:rsidRDefault="008C573E">
            <w:pPr>
              <w:pStyle w:val="TableBody"/>
              <w:rPr>
                <w:ins w:id="1008" w:author="Moses, Robinson" w:date="2023-04-13T03:43:00Z"/>
              </w:rPr>
            </w:pPr>
            <w:ins w:id="1009" w:author="Moses, Robinson" w:date="2023-04-13T03:43:00Z">
              <w:r>
                <w:t xml:space="preserve"> Shows the beginning state for the action being defined. Valid States will vary by institution. </w:t>
              </w:r>
            </w:ins>
          </w:p>
        </w:tc>
      </w:tr>
      <w:tr w:rsidR="008C573E" w14:paraId="7716AA76" w14:textId="77777777">
        <w:trPr>
          <w:trHeight w:val="334"/>
          <w:ins w:id="101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1A244474" w14:textId="77777777" w:rsidR="008C573E" w:rsidRPr="005952E2" w:rsidRDefault="008C573E">
            <w:pPr>
              <w:pStyle w:val="TableBody"/>
              <w:rPr>
                <w:ins w:id="1011" w:author="Moses, Robinson" w:date="2023-04-13T03:43:00Z"/>
                <w:b/>
                <w:bCs/>
              </w:rPr>
            </w:pPr>
            <w:ins w:id="1012" w:author="Moses, Robinson" w:date="2023-04-13T03:43:00Z">
              <w:r w:rsidRPr="005952E2">
                <w:rPr>
                  <w:b/>
                  <w:bCs/>
                </w:rPr>
                <w:t xml:space="preserve">To State </w:t>
              </w:r>
            </w:ins>
          </w:p>
        </w:tc>
        <w:tc>
          <w:tcPr>
            <w:tcW w:w="6194" w:type="dxa"/>
            <w:tcBorders>
              <w:top w:val="single" w:sz="4" w:space="0" w:color="000000"/>
              <w:left w:val="single" w:sz="4" w:space="0" w:color="000000"/>
              <w:bottom w:val="single" w:sz="4" w:space="0" w:color="000000"/>
              <w:right w:val="single" w:sz="4" w:space="0" w:color="000000"/>
            </w:tcBorders>
          </w:tcPr>
          <w:p w14:paraId="7C62D873" w14:textId="77777777" w:rsidR="008C573E" w:rsidRDefault="008C573E">
            <w:pPr>
              <w:pStyle w:val="TableBody"/>
              <w:rPr>
                <w:ins w:id="1013" w:author="Moses, Robinson" w:date="2023-04-13T03:43:00Z"/>
              </w:rPr>
            </w:pPr>
            <w:ins w:id="1014" w:author="Moses, Robinson" w:date="2023-04-13T03:43:00Z">
              <w:r>
                <w:t xml:space="preserve"> Shows the final state for the action being defined. Valid States will vary by institution. </w:t>
              </w:r>
            </w:ins>
          </w:p>
        </w:tc>
      </w:tr>
      <w:tr w:rsidR="008C573E" w14:paraId="5F42ED9F" w14:textId="77777777">
        <w:trPr>
          <w:trHeight w:val="336"/>
          <w:ins w:id="1015"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3B966648" w14:textId="77777777" w:rsidR="008C573E" w:rsidRPr="005952E2" w:rsidRDefault="008C573E">
            <w:pPr>
              <w:pStyle w:val="TableBody"/>
              <w:rPr>
                <w:ins w:id="1016" w:author="Moses, Robinson" w:date="2023-04-13T03:43:00Z"/>
                <w:b/>
                <w:bCs/>
              </w:rPr>
            </w:pPr>
            <w:ins w:id="1017" w:author="Moses, Robinson" w:date="2023-04-13T03:43:00Z">
              <w:r w:rsidRPr="005952E2">
                <w:rPr>
                  <w:b/>
                  <w:bCs/>
                </w:rPr>
                <w:t>Export Full</w:t>
              </w:r>
            </w:ins>
          </w:p>
        </w:tc>
        <w:tc>
          <w:tcPr>
            <w:tcW w:w="6194" w:type="dxa"/>
            <w:tcBorders>
              <w:top w:val="single" w:sz="4" w:space="0" w:color="000000"/>
              <w:left w:val="single" w:sz="4" w:space="0" w:color="000000"/>
              <w:bottom w:val="single" w:sz="4" w:space="0" w:color="000000"/>
              <w:right w:val="single" w:sz="4" w:space="0" w:color="000000"/>
            </w:tcBorders>
          </w:tcPr>
          <w:p w14:paraId="13DEA3E9" w14:textId="77777777" w:rsidR="008C573E" w:rsidRDefault="008C573E">
            <w:pPr>
              <w:pStyle w:val="TableBody"/>
              <w:rPr>
                <w:ins w:id="1018" w:author="Moses, Robinson" w:date="2023-04-13T03:43:00Z"/>
              </w:rPr>
            </w:pPr>
            <w:ins w:id="1019" w:author="Moses, Robinson" w:date="2023-04-13T03:43:00Z">
              <w:r w:rsidRPr="004C3BFB">
                <w:t>This option exports all of the Balance Action Maps into a CSV file. This allows the user to edit the file to add/remove Balance Action maps and then reload it into Vault Balance, making it easier to do multiple changes at once.</w:t>
              </w:r>
            </w:ins>
          </w:p>
        </w:tc>
      </w:tr>
      <w:tr w:rsidR="008C573E" w14:paraId="3C030F83" w14:textId="77777777">
        <w:trPr>
          <w:trHeight w:val="540"/>
          <w:ins w:id="102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25A2CDA5" w14:textId="77777777" w:rsidR="008C573E" w:rsidRPr="005952E2" w:rsidRDefault="008C573E">
            <w:pPr>
              <w:pStyle w:val="TableBody"/>
              <w:rPr>
                <w:ins w:id="1021" w:author="Moses, Robinson" w:date="2023-04-13T03:43:00Z"/>
                <w:b/>
                <w:bCs/>
              </w:rPr>
            </w:pPr>
            <w:ins w:id="1022" w:author="Moses, Robinson" w:date="2023-04-13T03:43:00Z">
              <w:r w:rsidRPr="005952E2">
                <w:rPr>
                  <w:b/>
                  <w:bCs/>
                </w:rPr>
                <w:t xml:space="preserve">Coffer </w:t>
              </w:r>
            </w:ins>
          </w:p>
        </w:tc>
        <w:tc>
          <w:tcPr>
            <w:tcW w:w="6194" w:type="dxa"/>
            <w:tcBorders>
              <w:top w:val="single" w:sz="4" w:space="0" w:color="000000"/>
              <w:left w:val="single" w:sz="4" w:space="0" w:color="000000"/>
              <w:bottom w:val="single" w:sz="4" w:space="0" w:color="000000"/>
              <w:right w:val="single" w:sz="4" w:space="0" w:color="000000"/>
            </w:tcBorders>
          </w:tcPr>
          <w:p w14:paraId="71B80775" w14:textId="77777777" w:rsidR="008C573E" w:rsidRDefault="008C573E">
            <w:pPr>
              <w:pStyle w:val="TableBody"/>
              <w:rPr>
                <w:ins w:id="1023" w:author="Moses, Robinson" w:date="2023-04-13T03:43:00Z"/>
              </w:rPr>
            </w:pPr>
            <w:ins w:id="1024" w:author="Moses, Robinson" w:date="2023-04-13T03:43:00Z">
              <w:r>
                <w:t xml:space="preserve"> If a Coffer has been defined for a particular Workflow/Quality combination, it will be denoted in this column. </w:t>
              </w:r>
            </w:ins>
          </w:p>
        </w:tc>
      </w:tr>
      <w:tr w:rsidR="008C573E" w14:paraId="5965E4AB" w14:textId="77777777">
        <w:trPr>
          <w:trHeight w:val="747"/>
          <w:ins w:id="1025"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5C76DFBE" w14:textId="77777777" w:rsidR="008C573E" w:rsidRPr="005952E2" w:rsidRDefault="008C573E">
            <w:pPr>
              <w:pStyle w:val="TableBody"/>
              <w:rPr>
                <w:ins w:id="1026" w:author="Moses, Robinson" w:date="2023-04-13T03:43:00Z"/>
                <w:b/>
                <w:bCs/>
              </w:rPr>
            </w:pPr>
            <w:ins w:id="1027" w:author="Moses, Robinson" w:date="2023-04-13T03:43:00Z">
              <w:r w:rsidRPr="005952E2">
                <w:rPr>
                  <w:b/>
                  <w:bCs/>
                </w:rPr>
                <w:t xml:space="preserve">Balance Action </w:t>
              </w:r>
            </w:ins>
          </w:p>
        </w:tc>
        <w:tc>
          <w:tcPr>
            <w:tcW w:w="6194" w:type="dxa"/>
            <w:tcBorders>
              <w:top w:val="single" w:sz="4" w:space="0" w:color="000000"/>
              <w:left w:val="single" w:sz="4" w:space="0" w:color="000000"/>
              <w:bottom w:val="single" w:sz="4" w:space="0" w:color="000000"/>
              <w:right w:val="single" w:sz="4" w:space="0" w:color="000000"/>
            </w:tcBorders>
          </w:tcPr>
          <w:p w14:paraId="57725CFB" w14:textId="77777777" w:rsidR="008C573E" w:rsidRDefault="008C573E">
            <w:pPr>
              <w:pStyle w:val="TableBody"/>
              <w:rPr>
                <w:ins w:id="1028" w:author="Moses, Robinson" w:date="2023-04-13T03:43:00Z"/>
              </w:rPr>
            </w:pPr>
            <w:ins w:id="1029" w:author="Moses, Robinson" w:date="2023-04-13T03:43:00Z">
              <w:r>
                <w:t xml:space="preserve"> Determines what should be done with the Vault Balance amount.  Add, Subtract, or None. Some state changes may increase (Add) or decrease (Subtract) the balance whereas others would trigger no change (None). </w:t>
              </w:r>
            </w:ins>
          </w:p>
        </w:tc>
      </w:tr>
      <w:tr w:rsidR="008C573E" w14:paraId="5D083F2D" w14:textId="77777777">
        <w:trPr>
          <w:trHeight w:val="744"/>
          <w:ins w:id="103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35026C02" w14:textId="77777777" w:rsidR="008C573E" w:rsidRPr="005952E2" w:rsidRDefault="008C573E">
            <w:pPr>
              <w:pStyle w:val="TableBody"/>
              <w:rPr>
                <w:ins w:id="1031" w:author="Moses, Robinson" w:date="2023-04-13T03:43:00Z"/>
                <w:b/>
                <w:bCs/>
              </w:rPr>
            </w:pPr>
            <w:ins w:id="1032" w:author="Moses, Robinson" w:date="2023-04-13T03:43:00Z">
              <w:r w:rsidRPr="005952E2">
                <w:rPr>
                  <w:b/>
                  <w:bCs/>
                </w:rPr>
                <w:t xml:space="preserve">N/A Balance Action </w:t>
              </w:r>
            </w:ins>
          </w:p>
        </w:tc>
        <w:tc>
          <w:tcPr>
            <w:tcW w:w="6194" w:type="dxa"/>
            <w:tcBorders>
              <w:top w:val="single" w:sz="4" w:space="0" w:color="000000"/>
              <w:left w:val="single" w:sz="4" w:space="0" w:color="000000"/>
              <w:bottom w:val="single" w:sz="4" w:space="0" w:color="000000"/>
              <w:right w:val="single" w:sz="4" w:space="0" w:color="000000"/>
            </w:tcBorders>
          </w:tcPr>
          <w:p w14:paraId="38F6542E" w14:textId="77777777" w:rsidR="008C573E" w:rsidRDefault="008C573E">
            <w:pPr>
              <w:pStyle w:val="TableBody"/>
              <w:rPr>
                <w:ins w:id="1033" w:author="Moses, Robinson" w:date="2023-04-13T03:43:00Z"/>
              </w:rPr>
            </w:pPr>
            <w:ins w:id="1034" w:author="Moses, Robinson" w:date="2023-04-13T03:43:00Z">
              <w:r>
                <w:t xml:space="preserve">Determines what should be done with the Vault Balance amount. Add, Subtract, or None. Some state changes may increase (Add) or decrease (Subtract) the balance whereas others would trigger no change (None). </w:t>
              </w:r>
            </w:ins>
          </w:p>
        </w:tc>
      </w:tr>
      <w:tr w:rsidR="008C573E" w14:paraId="5DBD6922" w14:textId="77777777">
        <w:trPr>
          <w:trHeight w:val="744"/>
          <w:ins w:id="1035"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206C92B7" w14:textId="77777777" w:rsidR="008C573E" w:rsidRPr="005952E2" w:rsidRDefault="008C573E">
            <w:pPr>
              <w:pStyle w:val="TableBody"/>
              <w:rPr>
                <w:ins w:id="1036" w:author="Moses, Robinson" w:date="2023-04-13T03:43:00Z"/>
                <w:b/>
                <w:bCs/>
              </w:rPr>
            </w:pPr>
            <w:ins w:id="1037" w:author="Moses, Robinson" w:date="2023-04-13T03:43:00Z">
              <w:r w:rsidRPr="005952E2">
                <w:rPr>
                  <w:b/>
                  <w:bCs/>
                </w:rPr>
                <w:t xml:space="preserve">Import Balance </w:t>
              </w:r>
            </w:ins>
          </w:p>
          <w:p w14:paraId="00454981" w14:textId="77777777" w:rsidR="008C573E" w:rsidRPr="005952E2" w:rsidRDefault="008C573E">
            <w:pPr>
              <w:pStyle w:val="TableBody"/>
              <w:rPr>
                <w:ins w:id="1038" w:author="Moses, Robinson" w:date="2023-04-13T03:43:00Z"/>
                <w:b/>
                <w:bCs/>
              </w:rPr>
            </w:pPr>
            <w:ins w:id="1039" w:author="Moses, Robinson" w:date="2023-04-13T03:43:00Z">
              <w:r w:rsidRPr="005952E2">
                <w:rPr>
                  <w:b/>
                  <w:bCs/>
                </w:rPr>
                <w:t>Action Map</w:t>
              </w:r>
            </w:ins>
          </w:p>
        </w:tc>
        <w:tc>
          <w:tcPr>
            <w:tcW w:w="6194" w:type="dxa"/>
            <w:tcBorders>
              <w:top w:val="single" w:sz="4" w:space="0" w:color="000000"/>
              <w:left w:val="single" w:sz="4" w:space="0" w:color="000000"/>
              <w:bottom w:val="single" w:sz="4" w:space="0" w:color="000000"/>
              <w:right w:val="single" w:sz="4" w:space="0" w:color="000000"/>
            </w:tcBorders>
          </w:tcPr>
          <w:p w14:paraId="7D21973A" w14:textId="77777777" w:rsidR="008C573E" w:rsidRDefault="008C573E">
            <w:pPr>
              <w:pStyle w:val="TableBody"/>
              <w:rPr>
                <w:ins w:id="1040" w:author="Moses, Robinson" w:date="2023-04-13T03:43:00Z"/>
              </w:rPr>
            </w:pPr>
            <w:ins w:id="1041" w:author="Moses, Robinson" w:date="2023-04-13T03:43:00Z">
              <w:r w:rsidRPr="00237C82">
                <w:t xml:space="preserve">Allows the user to upload the desired Balance Action Maps to Vault Balance in CSV format. </w:t>
              </w:r>
            </w:ins>
          </w:p>
          <w:p w14:paraId="0CB38336" w14:textId="77777777" w:rsidR="008C573E" w:rsidRDefault="008C573E">
            <w:pPr>
              <w:pStyle w:val="TableNote"/>
              <w:rPr>
                <w:ins w:id="1042" w:author="Moses, Robinson" w:date="2023-04-13T03:43:00Z"/>
              </w:rPr>
            </w:pPr>
            <w:ins w:id="1043" w:author="Moses, Robinson" w:date="2023-04-13T03:43:00Z">
              <w:r w:rsidRPr="0060488A">
                <w:rPr>
                  <w:b/>
                  <w:bCs/>
                </w:rPr>
                <w:t>Note</w:t>
              </w:r>
              <w:r>
                <w:t>: The contents of the file will overwrite what is currently there, rather than simply adding the contents of the file</w:t>
              </w:r>
              <w:r w:rsidRPr="00237C82">
                <w:t>.</w:t>
              </w:r>
            </w:ins>
          </w:p>
        </w:tc>
      </w:tr>
    </w:tbl>
    <w:p w14:paraId="66B52B70" w14:textId="56D105B9" w:rsidR="008C573E" w:rsidRPr="003B065F" w:rsidRDefault="00F73D01">
      <w:pPr>
        <w:rPr>
          <w:ins w:id="1044" w:author="Moses, Robinson" w:date="2023-04-13T03:43:00Z"/>
          <w:rStyle w:val="Hyperlink"/>
          <w:color w:val="92D050"/>
          <w:u w:val="none"/>
          <w:rPrChange w:id="1045" w:author="Moses, Robinson" w:date="2023-04-13T07:33:00Z">
            <w:rPr>
              <w:ins w:id="1046" w:author="Moses, Robinson" w:date="2023-04-13T03:43:00Z"/>
              <w:color w:val="92D050"/>
            </w:rPr>
          </w:rPrChange>
        </w:rPr>
        <w:pPrChange w:id="1047" w:author="Moses, Robinson" w:date="2023-04-13T07:33:00Z">
          <w:pPr>
            <w:pStyle w:val="Caption"/>
          </w:pPr>
        </w:pPrChange>
      </w:pPr>
      <w:ins w:id="1048" w:author="Moses, Robinson" w:date="2023-04-13T05:08:00Z">
        <w:r w:rsidRPr="003B065F">
          <w:rPr>
            <w:rStyle w:val="Hyperlink"/>
            <w:color w:val="92D050"/>
            <w:u w:val="none"/>
            <w:rPrChange w:id="1049" w:author="Moses, Robinson" w:date="2023-04-13T07:33:00Z">
              <w:rPr/>
            </w:rPrChange>
          </w:rPr>
          <w:t xml:space="preserve">Return To: </w:t>
        </w:r>
        <w:r w:rsidRPr="003B065F">
          <w:rPr>
            <w:rStyle w:val="Hyperlink"/>
            <w:color w:val="92D050"/>
            <w:u w:val="none"/>
            <w:rPrChange w:id="1050" w:author="Moses, Robinson" w:date="2023-04-13T07:33:00Z">
              <w:rPr/>
            </w:rPrChange>
          </w:rPr>
          <w:fldChar w:fldCharType="begin"/>
        </w:r>
        <w:r w:rsidRPr="003B065F">
          <w:rPr>
            <w:rStyle w:val="Hyperlink"/>
            <w:color w:val="92D050"/>
            <w:u w:val="none"/>
            <w:rPrChange w:id="1051" w:author="Moses, Robinson" w:date="2023-04-13T07:33:00Z">
              <w:rPr/>
            </w:rPrChange>
          </w:rPr>
          <w:instrText xml:space="preserve"> REF _Ref132254936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1052" w:author="Moses, Robinson" w:date="2023-04-13T07:33:00Z">
            <w:rPr>
              <w:rStyle w:val="Hyperlink"/>
              <w:color w:val="92D050"/>
              <w:u w:val="none"/>
            </w:rPr>
          </w:rPrChange>
        </w:rPr>
      </w:r>
      <w:r w:rsidRPr="003B065F">
        <w:rPr>
          <w:rStyle w:val="Hyperlink"/>
          <w:color w:val="92D050"/>
          <w:u w:val="none"/>
          <w:rPrChange w:id="1053" w:author="Moses, Robinson" w:date="2023-04-13T07:33:00Z">
            <w:rPr/>
          </w:rPrChange>
        </w:rPr>
        <w:fldChar w:fldCharType="separate"/>
      </w:r>
      <w:ins w:id="1054" w:author="Moses, Robinson" w:date="2023-04-13T05:08:00Z">
        <w:r w:rsidRPr="003B065F">
          <w:rPr>
            <w:rStyle w:val="Hyperlink"/>
            <w:color w:val="92D050"/>
            <w:u w:val="none"/>
            <w:rPrChange w:id="1055" w:author="Moses, Robinson" w:date="2023-04-13T07:33:00Z">
              <w:rPr/>
            </w:rPrChange>
          </w:rPr>
          <w:t>Coffer and Qualities</w:t>
        </w:r>
        <w:r w:rsidRPr="003B065F">
          <w:rPr>
            <w:rStyle w:val="Hyperlink"/>
            <w:color w:val="92D050"/>
            <w:u w:val="none"/>
            <w:rPrChange w:id="1056" w:author="Moses, Robinson" w:date="2023-04-13T07:33:00Z">
              <w:rPr/>
            </w:rPrChange>
          </w:rPr>
          <w:fldChar w:fldCharType="end"/>
        </w:r>
      </w:ins>
      <w:ins w:id="1057" w:author="Moses, Robinson" w:date="2023-04-13T03:43:00Z">
        <w:r w:rsidR="008C573E" w:rsidRPr="003B065F">
          <w:rPr>
            <w:rStyle w:val="Hyperlink"/>
            <w:color w:val="92D050"/>
            <w:u w:val="none"/>
            <w:rPrChange w:id="1058" w:author="Moses, Robinson" w:date="2023-04-13T07:33:00Z">
              <w:rPr>
                <w:color w:val="92D050"/>
              </w:rPr>
            </w:rPrChange>
          </w:rPr>
          <w:t xml:space="preserve"> </w:t>
        </w:r>
      </w:ins>
    </w:p>
    <w:p w14:paraId="4F505921" w14:textId="77777777" w:rsidR="008C573E" w:rsidRDefault="008C573E" w:rsidP="008C573E">
      <w:pPr>
        <w:pStyle w:val="Heading3"/>
        <w:rPr>
          <w:ins w:id="1059" w:author="Moses, Robinson" w:date="2023-04-13T03:43:00Z"/>
        </w:rPr>
      </w:pPr>
      <w:bookmarkStart w:id="1060" w:name="_Toc133372432"/>
      <w:ins w:id="1061" w:author="Moses, Robinson" w:date="2023-04-13T03:43:00Z">
        <w:r>
          <w:t>CREATE A NEW BALANCE ACTION MAP ENTRY</w:t>
        </w:r>
        <w:bookmarkEnd w:id="1060"/>
      </w:ins>
    </w:p>
    <w:p w14:paraId="587820FA" w14:textId="77777777" w:rsidR="008C573E" w:rsidRDefault="008C573E" w:rsidP="008C573E">
      <w:pPr>
        <w:pStyle w:val="BodyText"/>
        <w:rPr>
          <w:ins w:id="1062" w:author="Moses, Robinson" w:date="2023-04-13T03:43:00Z"/>
        </w:rPr>
      </w:pPr>
      <w:ins w:id="1063" w:author="Moses, Robinson" w:date="2023-04-13T03:43:00Z">
        <w:r>
          <w:t xml:space="preserve">New Balance Action Map entries may be established by filling in the fields in the blue section at the bottom of the </w:t>
        </w:r>
        <w:r w:rsidRPr="0060488A">
          <w:rPr>
            <w:b/>
            <w:bCs/>
          </w:rPr>
          <w:t>Balance Action Map</w:t>
        </w:r>
        <w:r>
          <w:t xml:space="preserve"> screen and clicking </w:t>
        </w:r>
        <w:r w:rsidRPr="0060488A">
          <w:rPr>
            <w:b/>
            <w:bCs/>
          </w:rPr>
          <w:t>SAVE</w:t>
        </w:r>
        <w:r>
          <w:t xml:space="preserve">. </w:t>
        </w:r>
      </w:ins>
    </w:p>
    <w:p w14:paraId="1395F66F" w14:textId="77777777" w:rsidR="008C573E" w:rsidRDefault="008C573E" w:rsidP="008C573E">
      <w:pPr>
        <w:pStyle w:val="Caption"/>
        <w:rPr>
          <w:ins w:id="1064" w:author="Moses, Robinson" w:date="2023-04-13T03:43:00Z"/>
        </w:rPr>
      </w:pPr>
      <w:ins w:id="1065" w:author="Moses, Robinson" w:date="2023-04-13T03:43:00Z">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CREATE NEW BALANCE ACTION MAPS </w:t>
        </w:r>
      </w:ins>
    </w:p>
    <w:p w14:paraId="7B1BAB1B" w14:textId="77777777" w:rsidR="008C573E" w:rsidRDefault="008C573E" w:rsidP="008C573E">
      <w:pPr>
        <w:pStyle w:val="BodyText"/>
        <w:rPr>
          <w:ins w:id="1066" w:author="Moses, Robinson" w:date="2023-04-13T03:43:00Z"/>
        </w:rPr>
      </w:pPr>
      <w:ins w:id="1067" w:author="Moses, Robinson" w:date="2023-04-13T03:43:00Z">
        <w:r>
          <w:rPr>
            <w:noProof/>
          </w:rPr>
          <w:drawing>
            <wp:inline distT="0" distB="0" distL="0" distR="0" wp14:anchorId="4446144A" wp14:editId="4F853253">
              <wp:extent cx="4572000" cy="990600"/>
              <wp:effectExtent l="76200" t="76200" r="133350" b="133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94">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ins>
    </w:p>
    <w:p w14:paraId="41D743A6" w14:textId="324A7130" w:rsidR="008C573E" w:rsidRPr="003B065F" w:rsidRDefault="00F73D01" w:rsidP="008C573E">
      <w:pPr>
        <w:rPr>
          <w:ins w:id="1068" w:author="Moses, Robinson" w:date="2023-04-13T03:43:00Z"/>
          <w:rStyle w:val="Hyperlink"/>
          <w:i/>
          <w:iCs/>
          <w:color w:val="92D050"/>
          <w:sz w:val="18"/>
          <w:szCs w:val="18"/>
          <w:u w:val="none"/>
          <w:rPrChange w:id="1069" w:author="Moses, Robinson" w:date="2023-04-13T07:33:00Z">
            <w:rPr>
              <w:ins w:id="1070" w:author="Moses, Robinson" w:date="2023-04-13T03:43:00Z"/>
              <w:color w:val="92D050"/>
            </w:rPr>
          </w:rPrChange>
        </w:rPr>
      </w:pPr>
      <w:ins w:id="1071" w:author="Moses, Robinson" w:date="2023-04-13T05:08:00Z">
        <w:r w:rsidRPr="003B065F">
          <w:rPr>
            <w:rStyle w:val="Hyperlink"/>
            <w:i/>
            <w:iCs/>
            <w:color w:val="92D050"/>
            <w:sz w:val="18"/>
            <w:szCs w:val="18"/>
            <w:u w:val="none"/>
            <w:rPrChange w:id="1072" w:author="Moses, Robinson" w:date="2023-04-13T07:33:00Z">
              <w:rPr/>
            </w:rPrChange>
          </w:rPr>
          <w:t xml:space="preserve">Return To: </w:t>
        </w:r>
        <w:r w:rsidRPr="003B065F">
          <w:rPr>
            <w:rStyle w:val="Hyperlink"/>
            <w:i/>
            <w:iCs/>
            <w:color w:val="92D050"/>
            <w:sz w:val="18"/>
            <w:szCs w:val="18"/>
            <w:u w:val="none"/>
            <w:rPrChange w:id="1073" w:author="Moses, Robinson" w:date="2023-04-13T07:33:00Z">
              <w:rPr/>
            </w:rPrChange>
          </w:rPr>
          <w:fldChar w:fldCharType="begin"/>
        </w:r>
        <w:r w:rsidRPr="003B065F">
          <w:rPr>
            <w:rStyle w:val="Hyperlink"/>
            <w:i/>
            <w:iCs/>
            <w:color w:val="92D050"/>
            <w:sz w:val="18"/>
            <w:szCs w:val="18"/>
            <w:u w:val="none"/>
            <w:rPrChange w:id="1074" w:author="Moses, Robinson" w:date="2023-04-13T07:33:00Z">
              <w:rPr/>
            </w:rPrChange>
          </w:rPr>
          <w:instrText xml:space="preserve"> REF _Ref132254949 \h </w:instrText>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075" w:author="Moses, Robinson" w:date="2023-04-13T07:33:00Z">
            <w:rPr>
              <w:rStyle w:val="Hyperlink"/>
              <w:i/>
              <w:iCs/>
              <w:color w:val="92D050"/>
              <w:sz w:val="18"/>
              <w:szCs w:val="18"/>
              <w:u w:val="none"/>
            </w:rPr>
          </w:rPrChange>
        </w:rPr>
      </w:r>
      <w:r w:rsidRPr="003B065F">
        <w:rPr>
          <w:rStyle w:val="Hyperlink"/>
          <w:i/>
          <w:iCs/>
          <w:color w:val="92D050"/>
          <w:sz w:val="18"/>
          <w:szCs w:val="18"/>
          <w:u w:val="none"/>
          <w:rPrChange w:id="1076" w:author="Moses, Robinson" w:date="2023-04-13T07:33:00Z">
            <w:rPr/>
          </w:rPrChange>
        </w:rPr>
        <w:fldChar w:fldCharType="separate"/>
      </w:r>
      <w:ins w:id="1077" w:author="Moses, Robinson" w:date="2023-04-13T05:08:00Z">
        <w:r w:rsidRPr="003B065F">
          <w:rPr>
            <w:rStyle w:val="Hyperlink"/>
            <w:i/>
            <w:iCs/>
            <w:color w:val="92D050"/>
            <w:sz w:val="18"/>
            <w:szCs w:val="18"/>
            <w:u w:val="none"/>
            <w:rPrChange w:id="1078" w:author="Moses, Robinson" w:date="2023-04-13T07:33:00Z">
              <w:rPr/>
            </w:rPrChange>
          </w:rPr>
          <w:t>Coffer and Qualities</w:t>
        </w:r>
        <w:r w:rsidRPr="003B065F">
          <w:rPr>
            <w:rStyle w:val="Hyperlink"/>
            <w:i/>
            <w:iCs/>
            <w:color w:val="92D050"/>
            <w:sz w:val="18"/>
            <w:szCs w:val="18"/>
            <w:u w:val="none"/>
            <w:rPrChange w:id="1079" w:author="Moses, Robinson" w:date="2023-04-13T07:33:00Z">
              <w:rPr/>
            </w:rPrChange>
          </w:rPr>
          <w:fldChar w:fldCharType="end"/>
        </w:r>
      </w:ins>
    </w:p>
    <w:p w14:paraId="10ADC711" w14:textId="7F49934B" w:rsidR="008C573E" w:rsidRDefault="008C573E" w:rsidP="008C573E">
      <w:pPr>
        <w:pStyle w:val="Heading1"/>
        <w:rPr>
          <w:ins w:id="1080" w:author="Moses, Robinson" w:date="2023-04-13T03:44:00Z"/>
        </w:rPr>
      </w:pPr>
      <w:bookmarkStart w:id="1081" w:name="_Ref132254970"/>
      <w:bookmarkStart w:id="1082" w:name="_Ref132262834"/>
      <w:bookmarkStart w:id="1083" w:name="_Ref132262846"/>
      <w:bookmarkStart w:id="1084" w:name="_Ref132262848"/>
      <w:bookmarkStart w:id="1085" w:name="_Ref132262858"/>
      <w:bookmarkStart w:id="1086" w:name="_Ref132262867"/>
      <w:bookmarkStart w:id="1087" w:name="_Ref132262881"/>
      <w:bookmarkStart w:id="1088" w:name="_Ref132262893"/>
      <w:bookmarkStart w:id="1089" w:name="_Ref132262906"/>
      <w:bookmarkStart w:id="1090" w:name="_Toc133372433"/>
      <w:ins w:id="1091" w:author="Moses, Robinson" w:date="2023-04-13T03:44:00Z">
        <w:r>
          <w:t>Logs</w:t>
        </w:r>
        <w:bookmarkEnd w:id="1081"/>
        <w:bookmarkEnd w:id="1082"/>
        <w:bookmarkEnd w:id="1083"/>
        <w:bookmarkEnd w:id="1084"/>
        <w:bookmarkEnd w:id="1085"/>
        <w:bookmarkEnd w:id="1086"/>
        <w:bookmarkEnd w:id="1087"/>
        <w:bookmarkEnd w:id="1088"/>
        <w:bookmarkEnd w:id="1089"/>
        <w:bookmarkEnd w:id="1090"/>
      </w:ins>
    </w:p>
    <w:p w14:paraId="1135BFA5" w14:textId="77777777" w:rsidR="008C573E" w:rsidRDefault="008C573E" w:rsidP="008C573E">
      <w:pPr>
        <w:pStyle w:val="Heading2"/>
        <w:rPr>
          <w:ins w:id="1092" w:author="Moses, Robinson" w:date="2023-04-13T03:45:00Z"/>
        </w:rPr>
      </w:pPr>
      <w:bookmarkStart w:id="1093" w:name="_Toc133372434"/>
      <w:ins w:id="1094" w:author="Moses, Robinson" w:date="2023-04-13T03:45:00Z">
        <w:r>
          <w:t>SYSTEM EVENT LOG</w:t>
        </w:r>
        <w:bookmarkEnd w:id="1093"/>
        <w:r>
          <w:t xml:space="preserve"> </w:t>
        </w:r>
      </w:ins>
    </w:p>
    <w:p w14:paraId="5605CC5F" w14:textId="77777777" w:rsidR="008C573E" w:rsidRDefault="008C573E" w:rsidP="008C573E">
      <w:pPr>
        <w:pStyle w:val="BodyText"/>
        <w:rPr>
          <w:ins w:id="1095" w:author="Moses, Robinson" w:date="2023-04-13T03:45:00Z"/>
        </w:rPr>
      </w:pPr>
      <w:ins w:id="1096" w:author="Moses, Robinson" w:date="2023-04-13T03:45:00Z">
        <w:r w:rsidRPr="0060488A">
          <w:rPr>
            <w:i/>
            <w:iCs/>
          </w:rPr>
          <w:t>Settings</w:t>
        </w:r>
        <w:r w:rsidRPr="0060488A">
          <w:rPr>
            <w:rFonts w:ascii="Wingdings" w:eastAsia="Wingdings" w:hAnsi="Wingdings" w:cs="Wingdings"/>
            <w:i/>
            <w:iCs/>
          </w:rPr>
          <w:t></w:t>
        </w:r>
        <w:r w:rsidRPr="0060488A">
          <w:rPr>
            <w:i/>
            <w:iCs/>
          </w:rPr>
          <w:t>System</w:t>
        </w:r>
        <w:r>
          <w:t xml:space="preserve"> Event Log provides access to tracking system events. Often these are generated as a result of the real-time interaction of Vault Balance with OptiSuite. User modifications to balances are also recorded here. </w:t>
        </w:r>
      </w:ins>
    </w:p>
    <w:p w14:paraId="7F3ED9C9" w14:textId="77777777" w:rsidR="008C573E" w:rsidRDefault="008C573E" w:rsidP="008C573E">
      <w:pPr>
        <w:pStyle w:val="Caption"/>
        <w:rPr>
          <w:ins w:id="1097" w:author="Moses, Robinson" w:date="2023-04-13T03:45:00Z"/>
        </w:rPr>
      </w:pPr>
      <w:ins w:id="1098" w:author="Moses, Robinson" w:date="2023-04-13T03:45:00Z">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SYSTEM EVENT LOG SCREEN </w:t>
        </w:r>
      </w:ins>
    </w:p>
    <w:p w14:paraId="2935FABE" w14:textId="77777777" w:rsidR="008C573E" w:rsidRDefault="008C573E" w:rsidP="008C573E">
      <w:pPr>
        <w:spacing w:after="131"/>
        <w:ind w:right="1071"/>
        <w:jc w:val="right"/>
        <w:rPr>
          <w:ins w:id="1099" w:author="Moses, Robinson" w:date="2023-04-13T03:45:00Z"/>
        </w:rPr>
      </w:pPr>
      <w:ins w:id="1100" w:author="Moses, Robinson" w:date="2023-04-13T03:45:00Z">
        <w:r>
          <w:rPr>
            <w:noProof/>
          </w:rPr>
          <w:drawing>
            <wp:inline distT="0" distB="0" distL="0" distR="0" wp14:anchorId="5D14BFDF" wp14:editId="0011C141">
              <wp:extent cx="5943600" cy="26917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91765"/>
                      </a:xfrm>
                      <a:prstGeom prst="rect">
                        <a:avLst/>
                      </a:prstGeom>
                    </pic:spPr>
                  </pic:pic>
                </a:graphicData>
              </a:graphic>
            </wp:inline>
          </w:drawing>
        </w:r>
        <w:r w:rsidRPr="6F20D2D3">
          <w:rPr>
            <w:color w:val="76923C"/>
          </w:rPr>
          <w:t xml:space="preserve"> </w:t>
        </w:r>
      </w:ins>
    </w:p>
    <w:p w14:paraId="53FA1EDB" w14:textId="72237612" w:rsidR="008C573E" w:rsidRPr="003B065F" w:rsidRDefault="00F73D01">
      <w:pPr>
        <w:rPr>
          <w:ins w:id="1101" w:author="Moses, Robinson" w:date="2023-04-13T03:45:00Z"/>
          <w:rStyle w:val="Hyperlink"/>
          <w:i/>
          <w:iCs/>
          <w:color w:val="92D050"/>
          <w:sz w:val="18"/>
          <w:szCs w:val="18"/>
          <w:u w:val="none"/>
          <w:rPrChange w:id="1102" w:author="Moses, Robinson" w:date="2023-04-13T07:33:00Z">
            <w:rPr>
              <w:ins w:id="1103" w:author="Moses, Robinson" w:date="2023-04-13T03:45:00Z"/>
            </w:rPr>
          </w:rPrChange>
        </w:rPr>
        <w:pPrChange w:id="1104" w:author="Moses, Robinson" w:date="2023-04-13T07:33:00Z">
          <w:pPr>
            <w:spacing w:after="208"/>
          </w:pPr>
        </w:pPrChange>
      </w:pPr>
      <w:ins w:id="1105" w:author="Moses, Robinson" w:date="2023-04-13T05:09:00Z">
        <w:r w:rsidRPr="003B065F">
          <w:rPr>
            <w:rStyle w:val="Hyperlink"/>
            <w:i/>
            <w:iCs/>
            <w:color w:val="92D050"/>
            <w:sz w:val="18"/>
            <w:szCs w:val="18"/>
            <w:u w:val="none"/>
            <w:rPrChange w:id="1106" w:author="Moses, Robinson" w:date="2023-04-13T07:33:00Z">
              <w:rPr/>
            </w:rPrChange>
          </w:rPr>
          <w:t>Return To:</w:t>
        </w:r>
      </w:ins>
      <w:ins w:id="1107" w:author="Moses, Robinson" w:date="2023-04-13T03:45:00Z">
        <w:r w:rsidR="008C573E" w:rsidRPr="003B065F">
          <w:rPr>
            <w:rStyle w:val="Hyperlink"/>
            <w:i/>
            <w:iCs/>
            <w:color w:val="92D050"/>
            <w:sz w:val="18"/>
            <w:szCs w:val="18"/>
            <w:u w:val="none"/>
            <w:rPrChange w:id="1108" w:author="Moses, Robinson" w:date="2023-04-13T07:33:00Z">
              <w:rPr>
                <w:color w:val="76923C"/>
              </w:rPr>
            </w:rPrChange>
          </w:rPr>
          <w:t xml:space="preserve"> </w:t>
        </w:r>
      </w:ins>
      <w:ins w:id="1109" w:author="Moses, Robinson" w:date="2023-04-13T05:09:00Z">
        <w:r w:rsidRPr="003B065F">
          <w:rPr>
            <w:rStyle w:val="Hyperlink"/>
            <w:i/>
            <w:iCs/>
            <w:color w:val="92D050"/>
            <w:sz w:val="18"/>
            <w:szCs w:val="18"/>
            <w:u w:val="none"/>
            <w:rPrChange w:id="1110" w:author="Moses, Robinson" w:date="2023-04-13T07:33:00Z">
              <w:rPr>
                <w:color w:val="76923C"/>
              </w:rPr>
            </w:rPrChange>
          </w:rPr>
          <w:fldChar w:fldCharType="begin"/>
        </w:r>
        <w:r w:rsidRPr="003B065F">
          <w:rPr>
            <w:rStyle w:val="Hyperlink"/>
            <w:i/>
            <w:iCs/>
            <w:color w:val="92D050"/>
            <w:sz w:val="18"/>
            <w:szCs w:val="18"/>
            <w:u w:val="none"/>
            <w:rPrChange w:id="1111" w:author="Moses, Robinson" w:date="2023-04-13T07:33:00Z">
              <w:rPr>
                <w:color w:val="76923C"/>
              </w:rPr>
            </w:rPrChange>
          </w:rPr>
          <w:instrText xml:space="preserve"> REF _Ref132254970 \h </w:instrText>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112" w:author="Moses, Robinson" w:date="2023-04-13T07:33:00Z">
            <w:rPr>
              <w:rStyle w:val="Hyperlink"/>
              <w:i/>
              <w:iCs/>
              <w:color w:val="92D050"/>
              <w:sz w:val="18"/>
              <w:szCs w:val="18"/>
              <w:u w:val="none"/>
            </w:rPr>
          </w:rPrChange>
        </w:rPr>
      </w:r>
      <w:r w:rsidRPr="003B065F">
        <w:rPr>
          <w:rStyle w:val="Hyperlink"/>
          <w:i/>
          <w:iCs/>
          <w:color w:val="92D050"/>
          <w:sz w:val="18"/>
          <w:szCs w:val="18"/>
          <w:u w:val="none"/>
          <w:rPrChange w:id="1113" w:author="Moses, Robinson" w:date="2023-04-13T07:33:00Z">
            <w:rPr>
              <w:color w:val="76923C"/>
            </w:rPr>
          </w:rPrChange>
        </w:rPr>
        <w:fldChar w:fldCharType="separate"/>
      </w:r>
      <w:ins w:id="1114" w:author="Moses, Robinson" w:date="2023-04-13T05:09:00Z">
        <w:r w:rsidRPr="003B065F">
          <w:rPr>
            <w:rStyle w:val="Hyperlink"/>
            <w:i/>
            <w:iCs/>
            <w:color w:val="92D050"/>
            <w:sz w:val="18"/>
            <w:szCs w:val="18"/>
            <w:u w:val="none"/>
            <w:rPrChange w:id="1115" w:author="Moses, Robinson" w:date="2023-04-13T07:33:00Z">
              <w:rPr/>
            </w:rPrChange>
          </w:rPr>
          <w:t>Logs</w:t>
        </w:r>
        <w:r w:rsidRPr="003B065F">
          <w:rPr>
            <w:rStyle w:val="Hyperlink"/>
            <w:i/>
            <w:iCs/>
            <w:color w:val="92D050"/>
            <w:sz w:val="18"/>
            <w:szCs w:val="18"/>
            <w:u w:val="none"/>
            <w:rPrChange w:id="1116" w:author="Moses, Robinson" w:date="2023-04-13T07:33:00Z">
              <w:rPr>
                <w:color w:val="76923C"/>
              </w:rPr>
            </w:rPrChange>
          </w:rPr>
          <w:fldChar w:fldCharType="end"/>
        </w:r>
      </w:ins>
    </w:p>
    <w:p w14:paraId="3D7E9E23" w14:textId="77777777" w:rsidR="008C573E" w:rsidRDefault="008C573E" w:rsidP="008C573E">
      <w:pPr>
        <w:pStyle w:val="Caption"/>
        <w:rPr>
          <w:ins w:id="1117" w:author="Moses, Robinson" w:date="2023-04-13T03:45:00Z"/>
        </w:rPr>
      </w:pPr>
      <w:ins w:id="1118" w:author="Moses, Robinson" w:date="2023-04-13T03:45:00Z">
        <w:r>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SYSTEM EVENT LOG FIELD DESCRIPTIONS  </w:t>
        </w:r>
        <w:r>
          <w:tab/>
          <w:t xml:space="preserve"> </w:t>
        </w:r>
      </w:ins>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8C573E" w14:paraId="3AFD0510" w14:textId="77777777">
        <w:trPr>
          <w:trHeight w:val="370"/>
          <w:ins w:id="1119" w:author="Moses, Robinson" w:date="2023-04-13T03:45: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D8571BE" w14:textId="77777777" w:rsidR="008C573E" w:rsidRPr="00EF5010" w:rsidRDefault="008C573E">
            <w:pPr>
              <w:pStyle w:val="TableHeading"/>
              <w:rPr>
                <w:ins w:id="1120" w:author="Moses, Robinson" w:date="2023-04-13T03:45:00Z"/>
              </w:rPr>
            </w:pPr>
            <w:ins w:id="1121" w:author="Moses, Robinson" w:date="2023-04-13T03:45:00Z">
              <w:r w:rsidRPr="00EF5010">
                <w:t xml:space="preserve">Field </w:t>
              </w:r>
            </w:ins>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369555F" w14:textId="77777777" w:rsidR="008C573E" w:rsidRDefault="008C573E">
            <w:pPr>
              <w:pStyle w:val="TableHeading"/>
              <w:rPr>
                <w:ins w:id="1122" w:author="Moses, Robinson" w:date="2023-04-13T03:45:00Z"/>
              </w:rPr>
            </w:pPr>
            <w:ins w:id="1123" w:author="Moses, Robinson" w:date="2023-04-13T03:45:00Z">
              <w:r>
                <w:t xml:space="preserve">Description </w:t>
              </w:r>
            </w:ins>
          </w:p>
        </w:tc>
      </w:tr>
      <w:tr w:rsidR="008C573E" w14:paraId="1117B578" w14:textId="77777777">
        <w:trPr>
          <w:trHeight w:val="333"/>
          <w:ins w:id="1124" w:author="Moses, Robinson" w:date="2023-04-13T03:45: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7B811B4" w14:textId="77777777" w:rsidR="008C573E" w:rsidRPr="00EF5010" w:rsidRDefault="008C573E">
            <w:pPr>
              <w:pStyle w:val="TableBody"/>
              <w:rPr>
                <w:ins w:id="1125" w:author="Moses, Robinson" w:date="2023-04-13T03:45:00Z"/>
                <w:b/>
                <w:bCs/>
              </w:rPr>
            </w:pPr>
            <w:ins w:id="1126" w:author="Moses, Robinson" w:date="2023-04-13T03:45:00Z">
              <w:r w:rsidRPr="00EF5010">
                <w:rPr>
                  <w:b/>
                  <w:bCs/>
                </w:rPr>
                <w:t xml:space="preserve">Timestamp </w:t>
              </w:r>
            </w:ins>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B8BE688" w14:textId="77777777" w:rsidR="008C573E" w:rsidRDefault="008C573E">
            <w:pPr>
              <w:pStyle w:val="TableBody"/>
              <w:rPr>
                <w:ins w:id="1127" w:author="Moses, Robinson" w:date="2023-04-13T03:45:00Z"/>
              </w:rPr>
            </w:pPr>
            <w:ins w:id="1128" w:author="Moses, Robinson" w:date="2023-04-13T03:45:00Z">
              <w:r>
                <w:t xml:space="preserve"> Shows system generated Timestamp for when each item occurred and generated a log entry. </w:t>
              </w:r>
            </w:ins>
          </w:p>
        </w:tc>
      </w:tr>
      <w:tr w:rsidR="008C573E" w14:paraId="7C528DEF" w14:textId="77777777">
        <w:trPr>
          <w:trHeight w:val="2900"/>
          <w:ins w:id="1129"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9969B3" w14:textId="77777777" w:rsidR="008C573E" w:rsidRPr="00EF5010" w:rsidRDefault="008C573E">
            <w:pPr>
              <w:pStyle w:val="TableBody"/>
              <w:rPr>
                <w:ins w:id="1130" w:author="Moses, Robinson" w:date="2023-04-13T03:45:00Z"/>
                <w:b/>
                <w:bCs/>
              </w:rPr>
            </w:pPr>
            <w:ins w:id="1131" w:author="Moses, Robinson" w:date="2023-04-13T03:45:00Z">
              <w:r w:rsidRPr="00EF5010">
                <w:rPr>
                  <w:b/>
                  <w:bCs/>
                </w:rPr>
                <w:t xml:space="preserve">Type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8DF33" w14:textId="77777777" w:rsidR="008C573E" w:rsidRDefault="008C573E">
            <w:pPr>
              <w:pStyle w:val="TableBody"/>
              <w:rPr>
                <w:ins w:id="1132" w:author="Moses, Robinson" w:date="2023-04-13T03:45:00Z"/>
              </w:rPr>
            </w:pPr>
            <w:ins w:id="1133" w:author="Moses, Robinson" w:date="2023-04-13T03:45:00Z">
              <w:r>
                <w:t xml:space="preserve"> Icons show the nature of the log entry. Three icons may occur: </w:t>
              </w:r>
            </w:ins>
          </w:p>
          <w:p w14:paraId="2D17AC4D" w14:textId="77777777" w:rsidR="008C573E" w:rsidRDefault="008C573E">
            <w:pPr>
              <w:pStyle w:val="TableBody"/>
              <w:rPr>
                <w:ins w:id="1134" w:author="Moses, Robinson" w:date="2023-04-13T03:45:00Z"/>
              </w:rPr>
            </w:pPr>
            <w:ins w:id="1135" w:author="Moses, Robinson" w:date="2023-04-13T03:45:00Z">
              <w:r>
                <w:t xml:space="preserve"> </w:t>
              </w:r>
            </w:ins>
          </w:p>
          <w:p w14:paraId="0039DAB9" w14:textId="77777777" w:rsidR="008C573E" w:rsidRDefault="008C573E">
            <w:pPr>
              <w:pStyle w:val="TableBody"/>
              <w:rPr>
                <w:ins w:id="1136" w:author="Moses, Robinson" w:date="2023-04-13T03:45:00Z"/>
              </w:rPr>
            </w:pPr>
            <w:ins w:id="1137" w:author="Moses, Robinson" w:date="2023-04-13T03:45:00Z">
              <w:r w:rsidRPr="6356747E">
                <w:rPr>
                  <w:szCs w:val="16"/>
                </w:rPr>
                <w:t xml:space="preserve"> </w:t>
              </w:r>
              <w:r>
                <w:rPr>
                  <w:noProof/>
                </w:rPr>
                <w:drawing>
                  <wp:inline distT="0" distB="0" distL="0" distR="0" wp14:anchorId="442F9C07" wp14:editId="718181F9">
                    <wp:extent cx="300355" cy="203835"/>
                    <wp:effectExtent l="0" t="0" r="0" b="0"/>
                    <wp:docPr id="2028672064" name="Picture 202867206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96"/>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ins>
          </w:p>
          <w:p w14:paraId="46888907" w14:textId="77777777" w:rsidR="008C573E" w:rsidRDefault="008C573E">
            <w:pPr>
              <w:pStyle w:val="TableBody"/>
              <w:rPr>
                <w:ins w:id="1138" w:author="Moses, Robinson" w:date="2023-04-13T03:45:00Z"/>
              </w:rPr>
            </w:pPr>
            <w:ins w:id="1139" w:author="Moses, Robinson" w:date="2023-04-13T03:45:00Z">
              <w:r>
                <w:t xml:space="preserve"> </w:t>
              </w:r>
            </w:ins>
          </w:p>
          <w:p w14:paraId="7EFDB69F" w14:textId="77777777" w:rsidR="008C573E" w:rsidRDefault="008C573E">
            <w:pPr>
              <w:pStyle w:val="TableBody"/>
              <w:rPr>
                <w:ins w:id="1140" w:author="Moses, Robinson" w:date="2023-04-13T03:45:00Z"/>
              </w:rPr>
            </w:pPr>
            <w:ins w:id="1141" w:author="Moses, Robinson" w:date="2023-04-13T03:45:00Z">
              <w:r w:rsidRPr="6356747E">
                <w:rPr>
                  <w:szCs w:val="16"/>
                </w:rPr>
                <w:t xml:space="preserve"> </w:t>
              </w:r>
              <w:r>
                <w:rPr>
                  <w:noProof/>
                </w:rPr>
                <w:drawing>
                  <wp:inline distT="0" distB="0" distL="0" distR="0" wp14:anchorId="1064153C" wp14:editId="6A8F684D">
                    <wp:extent cx="280035" cy="245745"/>
                    <wp:effectExtent l="0" t="0" r="0" b="0"/>
                    <wp:docPr id="2028672065" name="Picture 2028672065"/>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97"/>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ins>
          </w:p>
          <w:p w14:paraId="6653DB42" w14:textId="77777777" w:rsidR="008C573E" w:rsidRDefault="008C573E">
            <w:pPr>
              <w:pStyle w:val="TableBody"/>
              <w:rPr>
                <w:ins w:id="1142" w:author="Moses, Robinson" w:date="2023-04-13T03:45:00Z"/>
              </w:rPr>
            </w:pPr>
            <w:ins w:id="1143" w:author="Moses, Robinson" w:date="2023-04-13T03:45:00Z">
              <w:r>
                <w:t xml:space="preserve"> </w:t>
              </w:r>
            </w:ins>
          </w:p>
          <w:p w14:paraId="3A0F6997" w14:textId="77777777" w:rsidR="008C573E" w:rsidRDefault="008C573E">
            <w:pPr>
              <w:pStyle w:val="TableBody"/>
              <w:rPr>
                <w:ins w:id="1144" w:author="Moses, Robinson" w:date="2023-04-13T03:45:00Z"/>
              </w:rPr>
            </w:pPr>
            <w:ins w:id="1145" w:author="Moses, Robinson" w:date="2023-04-13T03:45:00Z">
              <w:r>
                <w:rPr>
                  <w:noProof/>
                </w:rPr>
                <w:drawing>
                  <wp:inline distT="0" distB="0" distL="0" distR="0" wp14:anchorId="1AA13315" wp14:editId="35316FB1">
                    <wp:extent cx="294005" cy="273050"/>
                    <wp:effectExtent l="0" t="0" r="0" b="0"/>
                    <wp:docPr id="2028672066" name="Picture 2028672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98">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tab/>
              </w:r>
              <w:r w:rsidRPr="6F20D2D3">
                <w:rPr>
                  <w:szCs w:val="16"/>
                </w:rPr>
                <w:t xml:space="preserve"> Denotes a warning associated with an error such as there is not a proper </w:t>
              </w:r>
              <w:r w:rsidRPr="0060488A">
                <w:rPr>
                  <w:b/>
                  <w:bCs/>
                  <w:szCs w:val="16"/>
                </w:rPr>
                <w:t>Balance Action Map</w:t>
              </w:r>
              <w:r w:rsidRPr="6F20D2D3">
                <w:rPr>
                  <w:szCs w:val="16"/>
                </w:rPr>
                <w:t xml:space="preserve"> associated with the occurrence that generated the Log. User interaction will </w:t>
              </w:r>
              <w:r>
                <w:rPr>
                  <w:szCs w:val="16"/>
                </w:rPr>
                <w:t>b</w:t>
              </w:r>
              <w:r w:rsidRPr="6F20D2D3">
                <w:rPr>
                  <w:szCs w:val="16"/>
                </w:rPr>
                <w:t xml:space="preserve">e necessary </w:t>
              </w:r>
            </w:ins>
          </w:p>
        </w:tc>
      </w:tr>
      <w:tr w:rsidR="008C573E" w14:paraId="3AA009E4" w14:textId="77777777">
        <w:trPr>
          <w:trHeight w:val="334"/>
          <w:ins w:id="1146"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BFFFD" w14:textId="77777777" w:rsidR="008C573E" w:rsidRPr="00EF5010" w:rsidRDefault="008C573E">
            <w:pPr>
              <w:pStyle w:val="TableBody"/>
              <w:rPr>
                <w:ins w:id="1147" w:author="Moses, Robinson" w:date="2023-04-13T03:45:00Z"/>
                <w:b/>
                <w:bCs/>
              </w:rPr>
            </w:pPr>
            <w:ins w:id="1148" w:author="Moses, Robinson" w:date="2023-04-13T03:45:00Z">
              <w:r w:rsidRPr="00EF5010">
                <w:rPr>
                  <w:b/>
                  <w:bCs/>
                </w:rPr>
                <w:t xml:space="preserve">Description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8519E" w14:textId="77777777" w:rsidR="008C573E" w:rsidRDefault="008C573E">
            <w:pPr>
              <w:pStyle w:val="TableBody"/>
              <w:rPr>
                <w:ins w:id="1149" w:author="Moses, Robinson" w:date="2023-04-13T03:45:00Z"/>
              </w:rPr>
            </w:pPr>
            <w:ins w:id="1150" w:author="Moses, Robinson" w:date="2023-04-13T03:45:00Z">
              <w:r>
                <w:t xml:space="preserve"> Lists the actual log definition line describing the occurrence and the associated cashpoints </w:t>
              </w:r>
            </w:ins>
          </w:p>
        </w:tc>
      </w:tr>
      <w:tr w:rsidR="008C573E" w14:paraId="558A3364" w14:textId="77777777">
        <w:trPr>
          <w:trHeight w:val="336"/>
          <w:ins w:id="1151"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85475" w14:textId="77777777" w:rsidR="008C573E" w:rsidRPr="00EF5010" w:rsidRDefault="008C573E">
            <w:pPr>
              <w:pStyle w:val="TableBody"/>
              <w:rPr>
                <w:ins w:id="1152" w:author="Moses, Robinson" w:date="2023-04-13T03:45:00Z"/>
                <w:b/>
                <w:bCs/>
              </w:rPr>
            </w:pPr>
            <w:ins w:id="1153" w:author="Moses, Robinson" w:date="2023-04-13T03:45:00Z">
              <w:r w:rsidRPr="00EF5010">
                <w:rPr>
                  <w:b/>
                  <w:bCs/>
                </w:rPr>
                <w:t xml:space="preserve">Username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CE42B" w14:textId="77777777" w:rsidR="008C573E" w:rsidRDefault="008C573E">
            <w:pPr>
              <w:pStyle w:val="TableBody"/>
              <w:rPr>
                <w:ins w:id="1154" w:author="Moses, Robinson" w:date="2023-04-13T03:45:00Z"/>
              </w:rPr>
            </w:pPr>
            <w:ins w:id="1155" w:author="Moses, Robinson" w:date="2023-04-13T03:45:00Z">
              <w:r>
                <w:t xml:space="preserve"> Will show the Vault Balance user that has interacted with or resolved the occurrence. </w:t>
              </w:r>
            </w:ins>
          </w:p>
        </w:tc>
      </w:tr>
      <w:tr w:rsidR="008C573E" w14:paraId="4E015ED7" w14:textId="77777777">
        <w:trPr>
          <w:trHeight w:val="336"/>
          <w:ins w:id="1156"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26124" w14:textId="77777777" w:rsidR="008C573E" w:rsidRPr="00EF5010" w:rsidRDefault="008C573E">
            <w:pPr>
              <w:pStyle w:val="TableBody"/>
              <w:rPr>
                <w:ins w:id="1157" w:author="Moses, Robinson" w:date="2023-04-13T03:45:00Z"/>
                <w:b/>
                <w:bCs/>
              </w:rPr>
            </w:pPr>
            <w:ins w:id="1158" w:author="Moses, Robinson" w:date="2023-04-13T03:45:00Z">
              <w:r w:rsidRPr="00EF5010">
                <w:rPr>
                  <w:b/>
                  <w:bCs/>
                </w:rPr>
                <w:t>Keyword</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56570" w14:textId="77777777" w:rsidR="008C573E" w:rsidRDefault="008C573E">
            <w:pPr>
              <w:pStyle w:val="TableBody"/>
              <w:rPr>
                <w:ins w:id="1159" w:author="Moses, Robinson" w:date="2023-04-13T03:45:00Z"/>
              </w:rPr>
            </w:pPr>
            <w:ins w:id="1160" w:author="Moses, Robinson" w:date="2023-04-13T03:45:00Z">
              <w:r>
                <w:t xml:space="preserve"> </w:t>
              </w:r>
              <w:r w:rsidRPr="00925D47">
                <w:t xml:space="preserve">Allows the user to search the </w:t>
              </w:r>
              <w:r w:rsidRPr="0060488A">
                <w:rPr>
                  <w:rFonts w:ascii="Open Sans" w:hAnsi="Open Sans" w:cs="Times New Roman"/>
                  <w:b/>
                  <w:bCs/>
                  <w:szCs w:val="20"/>
                </w:rPr>
                <w:t>Event Log</w:t>
              </w:r>
              <w:r w:rsidRPr="00925D47">
                <w:t xml:space="preserve"> and return only those results that contain the keyword. Useful for search</w:t>
              </w:r>
              <w:r>
                <w:t>ing</w:t>
              </w:r>
              <w:r w:rsidRPr="00925D47">
                <w:t xml:space="preserve"> events tied to a specific Order Reference number.</w:t>
              </w:r>
            </w:ins>
          </w:p>
        </w:tc>
      </w:tr>
      <w:tr w:rsidR="008C573E" w14:paraId="03BDA3DC" w14:textId="77777777">
        <w:trPr>
          <w:trHeight w:val="336"/>
          <w:ins w:id="1161"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04030" w14:textId="77777777" w:rsidR="008C573E" w:rsidRPr="00EF5010" w:rsidRDefault="008C573E">
            <w:pPr>
              <w:pStyle w:val="TableBody"/>
              <w:rPr>
                <w:ins w:id="1162" w:author="Moses, Robinson" w:date="2023-04-13T03:45:00Z"/>
                <w:b/>
                <w:bCs/>
              </w:rPr>
            </w:pPr>
            <w:ins w:id="1163" w:author="Moses, Robinson" w:date="2023-04-13T03:45:00Z">
              <w:r w:rsidRPr="00EF5010">
                <w:rPr>
                  <w:b/>
                  <w:bCs/>
                </w:rPr>
                <w:t>From and To Dates</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B425D" w14:textId="77777777" w:rsidR="008C573E" w:rsidRDefault="008C573E">
            <w:pPr>
              <w:pStyle w:val="TableBody"/>
              <w:rPr>
                <w:ins w:id="1164" w:author="Moses, Robinson" w:date="2023-04-13T03:45:00Z"/>
              </w:rPr>
            </w:pPr>
            <w:ins w:id="1165" w:author="Moses, Robinson" w:date="2023-04-13T03:45:00Z">
              <w:r>
                <w:t xml:space="preserve"> </w:t>
              </w:r>
              <w:r w:rsidRPr="00925D47">
                <w:t xml:space="preserve">Allows the user to search the </w:t>
              </w:r>
              <w:r w:rsidRPr="0060488A">
                <w:rPr>
                  <w:rFonts w:ascii="Open Sans" w:hAnsi="Open Sans" w:cs="Times New Roman"/>
                  <w:b/>
                  <w:bCs/>
                  <w:szCs w:val="20"/>
                </w:rPr>
                <w:t>Event Log</w:t>
              </w:r>
              <w:r w:rsidRPr="00925D47">
                <w:t xml:space="preserve"> entries by Date</w:t>
              </w:r>
              <w:r>
                <w:t>.</w:t>
              </w:r>
            </w:ins>
          </w:p>
        </w:tc>
      </w:tr>
      <w:tr w:rsidR="008C573E" w14:paraId="703237C0" w14:textId="77777777">
        <w:trPr>
          <w:trHeight w:val="336"/>
          <w:ins w:id="1166"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3D9A2" w14:textId="77777777" w:rsidR="008C573E" w:rsidRPr="00EF5010" w:rsidRDefault="008C573E">
            <w:pPr>
              <w:pStyle w:val="TableBody"/>
              <w:rPr>
                <w:ins w:id="1167" w:author="Moses, Robinson" w:date="2023-04-13T03:45:00Z"/>
                <w:b/>
                <w:bCs/>
              </w:rPr>
            </w:pPr>
            <w:ins w:id="1168" w:author="Moses, Robinson" w:date="2023-04-13T03:45:00Z">
              <w:r w:rsidRPr="00EF5010">
                <w:rPr>
                  <w:b/>
                  <w:bCs/>
                </w:rPr>
                <w:t>Purge System</w:t>
              </w:r>
              <w:r>
                <w:rPr>
                  <w:b/>
                  <w:bCs/>
                </w:rPr>
                <w:t xml:space="preserve"> </w:t>
              </w:r>
              <w:r w:rsidRPr="00EF5010">
                <w:rPr>
                  <w:b/>
                  <w:bCs/>
                </w:rPr>
                <w:t>Event History</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0E3DB" w14:textId="77777777" w:rsidR="008C573E" w:rsidRDefault="008C573E">
            <w:pPr>
              <w:pStyle w:val="TableBody"/>
              <w:rPr>
                <w:ins w:id="1169" w:author="Moses, Robinson" w:date="2023-04-13T03:45:00Z"/>
              </w:rPr>
            </w:pPr>
            <w:ins w:id="1170" w:author="Moses, Robinson" w:date="2023-04-13T03:45:00Z">
              <w:r>
                <w:t xml:space="preserve"> </w:t>
              </w:r>
              <w:r w:rsidRPr="00925D47">
                <w:t>Allows the user to purge the Logs in the specified Date range, or delete all Logs by leaving the fields blank.</w:t>
              </w:r>
            </w:ins>
          </w:p>
        </w:tc>
      </w:tr>
    </w:tbl>
    <w:p w14:paraId="44A497A3" w14:textId="1F7715B5" w:rsidR="008C573E" w:rsidRPr="003B065F" w:rsidRDefault="003E43FB">
      <w:pPr>
        <w:rPr>
          <w:ins w:id="1171" w:author="Moses, Robinson" w:date="2023-04-13T03:45:00Z"/>
          <w:rStyle w:val="Hyperlink"/>
          <w:i/>
          <w:iCs/>
          <w:color w:val="92D050"/>
          <w:sz w:val="18"/>
          <w:szCs w:val="18"/>
          <w:u w:val="none"/>
          <w:rPrChange w:id="1172" w:author="Moses, Robinson" w:date="2023-04-13T07:33:00Z">
            <w:rPr>
              <w:ins w:id="1173" w:author="Moses, Robinson" w:date="2023-04-13T03:45:00Z"/>
            </w:rPr>
          </w:rPrChange>
        </w:rPr>
        <w:pPrChange w:id="1174" w:author="Moses, Robinson" w:date="2023-04-13T07:33:00Z">
          <w:pPr>
            <w:pStyle w:val="BodyText"/>
          </w:pPr>
        </w:pPrChange>
      </w:pPr>
      <w:ins w:id="1175" w:author="Moses, Robinson" w:date="2023-04-13T07:20:00Z">
        <w:r w:rsidRPr="003B065F">
          <w:rPr>
            <w:rStyle w:val="Hyperlink"/>
            <w:i/>
            <w:iCs/>
            <w:color w:val="92D050"/>
            <w:sz w:val="18"/>
            <w:szCs w:val="18"/>
            <w:u w:val="none"/>
            <w:rPrChange w:id="1176" w:author="Moses, Robinson" w:date="2023-04-13T07:33:00Z">
              <w:rPr/>
            </w:rPrChange>
          </w:rPr>
          <w:t xml:space="preserve">Return To: </w:t>
        </w:r>
        <w:r w:rsidRPr="003B065F">
          <w:rPr>
            <w:rStyle w:val="Hyperlink"/>
            <w:i/>
            <w:iCs/>
            <w:color w:val="92D050"/>
            <w:sz w:val="18"/>
            <w:szCs w:val="18"/>
            <w:u w:val="none"/>
            <w:rPrChange w:id="1177" w:author="Moses, Robinson" w:date="2023-04-13T07:33:00Z">
              <w:rPr/>
            </w:rPrChange>
          </w:rPr>
          <w:fldChar w:fldCharType="begin"/>
        </w:r>
        <w:r w:rsidRPr="003B065F">
          <w:rPr>
            <w:rStyle w:val="Hyperlink"/>
            <w:i/>
            <w:iCs/>
            <w:color w:val="92D050"/>
            <w:sz w:val="18"/>
            <w:szCs w:val="18"/>
            <w:u w:val="none"/>
            <w:rPrChange w:id="1178" w:author="Moses, Robinson" w:date="2023-04-13T07:33:00Z">
              <w:rPr/>
            </w:rPrChange>
          </w:rPr>
          <w:instrText xml:space="preserve"> REF _Ref132262834 \h </w:instrText>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179" w:author="Moses, Robinson" w:date="2023-04-13T07:33:00Z">
            <w:rPr>
              <w:rStyle w:val="Hyperlink"/>
              <w:i/>
              <w:iCs/>
              <w:color w:val="92D050"/>
              <w:sz w:val="18"/>
              <w:szCs w:val="18"/>
              <w:u w:val="none"/>
            </w:rPr>
          </w:rPrChange>
        </w:rPr>
      </w:r>
      <w:r w:rsidRPr="003B065F">
        <w:rPr>
          <w:rStyle w:val="Hyperlink"/>
          <w:i/>
          <w:iCs/>
          <w:color w:val="92D050"/>
          <w:sz w:val="18"/>
          <w:szCs w:val="18"/>
          <w:u w:val="none"/>
          <w:rPrChange w:id="1180" w:author="Moses, Robinson" w:date="2023-04-13T07:33:00Z">
            <w:rPr/>
          </w:rPrChange>
        </w:rPr>
        <w:fldChar w:fldCharType="separate"/>
      </w:r>
      <w:ins w:id="1181" w:author="Moses, Robinson" w:date="2023-04-13T07:20:00Z">
        <w:r w:rsidRPr="003B065F">
          <w:rPr>
            <w:rStyle w:val="Hyperlink"/>
            <w:i/>
            <w:iCs/>
            <w:color w:val="92D050"/>
            <w:sz w:val="18"/>
            <w:szCs w:val="18"/>
            <w:u w:val="none"/>
            <w:rPrChange w:id="1182" w:author="Moses, Robinson" w:date="2023-04-13T07:33:00Z">
              <w:rPr/>
            </w:rPrChange>
          </w:rPr>
          <w:t>Logs</w:t>
        </w:r>
        <w:r w:rsidRPr="003B065F">
          <w:rPr>
            <w:rStyle w:val="Hyperlink"/>
            <w:i/>
            <w:iCs/>
            <w:color w:val="92D050"/>
            <w:sz w:val="18"/>
            <w:szCs w:val="18"/>
            <w:u w:val="none"/>
            <w:rPrChange w:id="1183" w:author="Moses, Robinson" w:date="2023-04-13T07:33:00Z">
              <w:rPr/>
            </w:rPrChange>
          </w:rPr>
          <w:fldChar w:fldCharType="end"/>
        </w:r>
      </w:ins>
    </w:p>
    <w:p w14:paraId="654BDEF6" w14:textId="15933435" w:rsidR="00490283" w:rsidDel="008C573E" w:rsidRDefault="00490283" w:rsidP="00490283">
      <w:pPr>
        <w:pStyle w:val="Heading1"/>
        <w:ind w:left="-5"/>
        <w:rPr>
          <w:del w:id="1184" w:author="Moses, Robinson" w:date="2023-04-13T03:44:00Z"/>
        </w:rPr>
      </w:pPr>
      <w:bookmarkStart w:id="1185" w:name="_Toc133372372"/>
      <w:bookmarkStart w:id="1186" w:name="_Toc133372435"/>
      <w:del w:id="1187" w:author="Moses, Robinson" w:date="2023-04-13T03:44:00Z">
        <w:r w:rsidDel="008C573E">
          <w:delText>COFFERS</w:delText>
        </w:r>
        <w:bookmarkEnd w:id="199"/>
        <w:r w:rsidR="00D27CDB" w:rsidDel="008C573E">
          <w:rPr>
            <w:rStyle w:val="CommentReference"/>
            <w:rFonts w:ascii="Calibri" w:eastAsia="Calibri" w:hAnsi="Calibri" w:cs="Calibri"/>
            <w:b w:val="0"/>
            <w:color w:val="000000"/>
            <w:lang w:val="en-US"/>
          </w:rPr>
          <w:commentReference w:id="1188"/>
        </w:r>
        <w:bookmarkEnd w:id="1185"/>
        <w:bookmarkEnd w:id="1186"/>
      </w:del>
    </w:p>
    <w:p w14:paraId="2AB56992" w14:textId="1811FDA3" w:rsidR="00490283" w:rsidDel="008C573E" w:rsidRDefault="00490283" w:rsidP="00E4174E">
      <w:pPr>
        <w:pStyle w:val="BodyText"/>
        <w:rPr>
          <w:del w:id="1189" w:author="Moses, Robinson" w:date="2023-04-13T03:44:00Z"/>
        </w:rPr>
      </w:pPr>
      <w:del w:id="1190" w:author="Moses, Robinson" w:date="2023-04-13T03:44:00Z">
        <w:r w:rsidDel="008C573E">
          <w:delText xml:space="preserve">Coffer functionality allows users to create groupings of cash based </w:delText>
        </w:r>
        <w:r w:rsidR="00870A0A" w:rsidDel="008C573E">
          <w:delText xml:space="preserve">on </w:delText>
        </w:r>
        <w:r w:rsidDel="008C573E">
          <w:delText xml:space="preserve">mapping of workflow and quality such as </w:delText>
        </w:r>
        <w:r w:rsidRPr="0060488A" w:rsidDel="008C573E">
          <w:rPr>
            <w:b/>
            <w:bCs/>
          </w:rPr>
          <w:delText>ATM Replace Cash/Fit</w:delText>
        </w:r>
        <w:r w:rsidDel="008C573E">
          <w:delText xml:space="preserve"> quality would be two-way mapping thus creating a coffer.  Coffers run parallel to the default Dashboard, but it reflects balances by the various coffers as opposed to the Funding Source breakdown reflected on the default Dashboard. </w:delText>
        </w:r>
      </w:del>
    </w:p>
    <w:p w14:paraId="0C9FD697" w14:textId="7D2779CE" w:rsidR="00490283" w:rsidDel="008C573E" w:rsidRDefault="00490283" w:rsidP="00E4174E">
      <w:pPr>
        <w:pStyle w:val="BodyText"/>
        <w:rPr>
          <w:del w:id="1191" w:author="Moses, Robinson" w:date="2023-04-13T03:44:00Z"/>
        </w:rPr>
      </w:pPr>
      <w:del w:id="1192" w:author="Moses, Robinson" w:date="2023-04-13T03:44:00Z">
        <w:r w:rsidDel="008C573E">
          <w:delTex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delText>
        </w:r>
      </w:del>
    </w:p>
    <w:p w14:paraId="496347B6" w14:textId="6E78DD67" w:rsidR="00E4174E" w:rsidDel="008C573E" w:rsidRDefault="00E4174E" w:rsidP="00490283">
      <w:pPr>
        <w:spacing w:after="0"/>
        <w:ind w:left="-5" w:hanging="10"/>
        <w:rPr>
          <w:del w:id="1193" w:author="Moses, Robinson" w:date="2023-04-13T03:44:00Z"/>
          <w:sz w:val="18"/>
          <w:szCs w:val="18"/>
        </w:rPr>
      </w:pPr>
      <w:bookmarkStart w:id="1194" w:name="_Toc63697472"/>
    </w:p>
    <w:p w14:paraId="1E7375CD" w14:textId="6781099C" w:rsidR="00490283" w:rsidDel="008C573E" w:rsidRDefault="00490283" w:rsidP="00E4174E">
      <w:pPr>
        <w:pStyle w:val="Caption"/>
        <w:rPr>
          <w:del w:id="1195" w:author="Moses, Robinson" w:date="2023-04-13T03:44:00Z"/>
        </w:rPr>
      </w:pPr>
      <w:del w:id="1196" w:author="Moses, Robinson" w:date="2023-04-13T03:44:00Z">
        <w:r w:rsidRPr="00194D00" w:rsidDel="008C573E">
          <w:delText xml:space="preserve">TABLE </w:delText>
        </w:r>
        <w:r w:rsidRPr="00194D00" w:rsidDel="008C573E">
          <w:rPr>
            <w:iCs w:val="0"/>
          </w:rPr>
          <w:fldChar w:fldCharType="begin"/>
        </w:r>
        <w:r w:rsidRPr="00194D00" w:rsidDel="008C573E">
          <w:rPr>
            <w:noProof/>
          </w:rPr>
          <w:delInstrText xml:space="preserve"> SEQ Table \* ARABIC </w:delInstrText>
        </w:r>
        <w:r w:rsidRPr="00194D00" w:rsidDel="008C573E">
          <w:rPr>
            <w:iCs w:val="0"/>
          </w:rPr>
          <w:fldChar w:fldCharType="separate"/>
        </w:r>
        <w:r w:rsidR="0061087E" w:rsidDel="008C573E">
          <w:rPr>
            <w:noProof/>
          </w:rPr>
          <w:delText>9</w:delText>
        </w:r>
        <w:r w:rsidRPr="00194D00" w:rsidDel="008C573E">
          <w:rPr>
            <w:iCs w:val="0"/>
          </w:rPr>
          <w:fldChar w:fldCharType="end"/>
        </w:r>
        <w:r w:rsidRPr="00194D00" w:rsidDel="008C573E">
          <w:delText>: COFFER</w:delText>
        </w:r>
        <w:r w:rsidDel="008C573E">
          <w:delText xml:space="preserve"> DASHBOARD FIELD DESCRIPTIONS</w:delText>
        </w:r>
        <w:bookmarkEnd w:id="1194"/>
        <w:r w:rsidDel="008C573E">
          <w:delText xml:space="preserve">  </w:delText>
        </w:r>
      </w:del>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490283" w:rsidDel="008C573E" w14:paraId="531C5CE7" w14:textId="0E7F791C" w:rsidTr="00E4174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7AF245" w14:textId="1CC5721C" w:rsidR="00490283" w:rsidDel="008C573E" w:rsidRDefault="00490283" w:rsidP="00E4174E">
            <w:pPr>
              <w:pStyle w:val="TableHeading"/>
              <w:rPr>
                <w:del w:id="1197" w:author="Moses, Robinson" w:date="2023-04-13T03:44:00Z"/>
              </w:rPr>
            </w:pPr>
            <w:del w:id="1198" w:author="Moses, Robinson" w:date="2023-04-13T03:44:00Z">
              <w:r w:rsidDel="008C573E">
                <w:delText xml:space="preserve">Field </w:delText>
              </w:r>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DAD0EC4" w14:textId="5EA22C04" w:rsidR="00490283" w:rsidDel="008C573E" w:rsidRDefault="00490283" w:rsidP="00E4174E">
            <w:pPr>
              <w:pStyle w:val="TableHeading"/>
              <w:rPr>
                <w:del w:id="1199" w:author="Moses, Robinson" w:date="2023-04-13T03:44:00Z"/>
              </w:rPr>
            </w:pPr>
            <w:del w:id="1200" w:author="Moses, Robinson" w:date="2023-04-13T03:44:00Z">
              <w:r w:rsidDel="008C573E">
                <w:delText xml:space="preserve">Description </w:delText>
              </w:r>
            </w:del>
          </w:p>
        </w:tc>
      </w:tr>
      <w:tr w:rsidR="00490283" w:rsidDel="008C573E" w14:paraId="1FB25455" w14:textId="1B5F4E2F">
        <w:trPr>
          <w:trHeight w:val="333"/>
        </w:trPr>
        <w:tc>
          <w:tcPr>
            <w:tcW w:w="1881" w:type="dxa"/>
            <w:tcBorders>
              <w:top w:val="single" w:sz="3" w:space="0" w:color="000000"/>
              <w:left w:val="single" w:sz="4" w:space="0" w:color="000000"/>
              <w:bottom w:val="single" w:sz="4" w:space="0" w:color="000000"/>
              <w:right w:val="single" w:sz="4" w:space="0" w:color="000000"/>
            </w:tcBorders>
          </w:tcPr>
          <w:p w14:paraId="0224F2BF" w14:textId="3B0A7D70" w:rsidR="00490283" w:rsidRPr="00E4174E" w:rsidDel="008C573E" w:rsidRDefault="00490283" w:rsidP="00E4174E">
            <w:pPr>
              <w:pStyle w:val="TableBody"/>
              <w:rPr>
                <w:del w:id="1201" w:author="Moses, Robinson" w:date="2023-04-13T03:44:00Z"/>
                <w:b/>
                <w:bCs/>
              </w:rPr>
            </w:pPr>
            <w:del w:id="1202" w:author="Moses, Robinson" w:date="2023-04-13T03:44:00Z">
              <w:r w:rsidRPr="00E4174E" w:rsidDel="008C573E">
                <w:rPr>
                  <w:b/>
                  <w:bCs/>
                </w:rPr>
                <w:delText xml:space="preserve">Date </w:delText>
              </w:r>
            </w:del>
          </w:p>
        </w:tc>
        <w:tc>
          <w:tcPr>
            <w:tcW w:w="6194" w:type="dxa"/>
            <w:tcBorders>
              <w:top w:val="single" w:sz="3" w:space="0" w:color="000000"/>
              <w:left w:val="single" w:sz="4" w:space="0" w:color="000000"/>
              <w:bottom w:val="single" w:sz="4" w:space="0" w:color="000000"/>
              <w:right w:val="single" w:sz="4" w:space="0" w:color="000000"/>
            </w:tcBorders>
          </w:tcPr>
          <w:p w14:paraId="5E814148" w14:textId="37538D44" w:rsidR="00490283" w:rsidRPr="00C144B4" w:rsidDel="008C573E" w:rsidRDefault="00490283" w:rsidP="00C144B4">
            <w:pPr>
              <w:pStyle w:val="TableBody"/>
              <w:rPr>
                <w:del w:id="1203" w:author="Moses, Robinson" w:date="2023-04-13T03:44:00Z"/>
              </w:rPr>
            </w:pPr>
            <w:del w:id="1204" w:author="Moses, Robinson" w:date="2023-04-13T03:44:00Z">
              <w:r w:rsidRPr="00C144B4" w:rsidDel="008C573E">
                <w:delText xml:space="preserve"> Reflects current Day, Month, Year, and Time for transaction status </w:delText>
              </w:r>
            </w:del>
          </w:p>
        </w:tc>
      </w:tr>
      <w:tr w:rsidR="00490283" w:rsidDel="008C573E" w14:paraId="4EF68954" w14:textId="06606D26">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759FDF3" w14:textId="6F41F07B" w:rsidR="00490283" w:rsidRPr="00E4174E" w:rsidDel="008C573E" w:rsidRDefault="00490283" w:rsidP="00E4174E">
            <w:pPr>
              <w:pStyle w:val="TableBody"/>
              <w:rPr>
                <w:del w:id="1205" w:author="Moses, Robinson" w:date="2023-04-13T03:44:00Z"/>
                <w:b/>
                <w:bCs/>
              </w:rPr>
            </w:pPr>
            <w:del w:id="1206" w:author="Moses, Robinson" w:date="2023-04-13T03:44:00Z">
              <w:r w:rsidRPr="00E4174E" w:rsidDel="008C573E">
                <w:rPr>
                  <w:b/>
                  <w:bCs/>
                </w:rPr>
                <w:delText xml:space="preserve">Currency Tabs </w:delText>
              </w:r>
            </w:del>
          </w:p>
        </w:tc>
        <w:tc>
          <w:tcPr>
            <w:tcW w:w="6194" w:type="dxa"/>
            <w:tcBorders>
              <w:top w:val="single" w:sz="4" w:space="0" w:color="000000"/>
              <w:left w:val="single" w:sz="4" w:space="0" w:color="000000"/>
              <w:bottom w:val="single" w:sz="4" w:space="0" w:color="000000"/>
              <w:right w:val="single" w:sz="4" w:space="0" w:color="000000"/>
            </w:tcBorders>
          </w:tcPr>
          <w:p w14:paraId="7270082D" w14:textId="395ED6BA" w:rsidR="00490283" w:rsidRPr="00C144B4" w:rsidDel="008C573E" w:rsidRDefault="00490283" w:rsidP="00C144B4">
            <w:pPr>
              <w:pStyle w:val="TableBody"/>
              <w:rPr>
                <w:del w:id="1207" w:author="Moses, Robinson" w:date="2023-04-13T03:44:00Z"/>
              </w:rPr>
            </w:pPr>
            <w:del w:id="1208" w:author="Moses, Robinson" w:date="2023-04-13T03:44:00Z">
              <w:r w:rsidRPr="00C144B4" w:rsidDel="008C573E">
                <w:delText xml:space="preserve"> An individual tab for each currency utilized in the different vaults will be displayed. Users can navigate by clicking on each tab. </w:delText>
              </w:r>
            </w:del>
          </w:p>
        </w:tc>
      </w:tr>
      <w:tr w:rsidR="00490283" w:rsidDel="008C573E" w14:paraId="5D57DF2A" w14:textId="43A8C144">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2FF3368" w14:textId="3063284C" w:rsidR="00490283" w:rsidRPr="00E4174E" w:rsidDel="008C573E" w:rsidRDefault="00490283" w:rsidP="00E4174E">
            <w:pPr>
              <w:pStyle w:val="TableBody"/>
              <w:rPr>
                <w:del w:id="1209" w:author="Moses, Robinson" w:date="2023-04-13T03:44:00Z"/>
                <w:b/>
                <w:bCs/>
              </w:rPr>
            </w:pPr>
            <w:del w:id="1210" w:author="Moses, Robinson" w:date="2023-04-13T03:44:00Z">
              <w:r w:rsidRPr="00E4174E" w:rsidDel="008C573E">
                <w:rPr>
                  <w:b/>
                  <w:bCs/>
                </w:rPr>
                <w:delText xml:space="preserve">Vault </w:delText>
              </w:r>
            </w:del>
          </w:p>
        </w:tc>
        <w:tc>
          <w:tcPr>
            <w:tcW w:w="6194" w:type="dxa"/>
            <w:tcBorders>
              <w:top w:val="single" w:sz="4" w:space="0" w:color="000000"/>
              <w:left w:val="single" w:sz="4" w:space="0" w:color="000000"/>
              <w:bottom w:val="single" w:sz="4" w:space="0" w:color="000000"/>
              <w:right w:val="single" w:sz="4" w:space="0" w:color="000000"/>
            </w:tcBorders>
          </w:tcPr>
          <w:p w14:paraId="7363F917" w14:textId="030DCE1C" w:rsidR="00490283" w:rsidRPr="00C144B4" w:rsidDel="008C573E" w:rsidRDefault="00490283" w:rsidP="00C144B4">
            <w:pPr>
              <w:pStyle w:val="TableBody"/>
              <w:rPr>
                <w:del w:id="1211" w:author="Moses, Robinson" w:date="2023-04-13T03:44:00Z"/>
              </w:rPr>
            </w:pPr>
            <w:del w:id="1212" w:author="Moses, Robinson" w:date="2023-04-13T03:44:00Z">
              <w:r w:rsidRPr="00C144B4" w:rsidDel="008C573E">
                <w:delText xml:space="preserve"> </w:delText>
              </w:r>
              <w:r w:rsidR="00C144B4" w:rsidRPr="00C144B4" w:rsidDel="008C573E">
                <w:delText xml:space="preserve">The hyperlinked </w:delText>
              </w:r>
              <w:r w:rsidRPr="00C144B4" w:rsidDel="008C573E">
                <w:delText xml:space="preserve">ID of all vaults </w:delText>
              </w:r>
              <w:r w:rsidR="004E06E1" w:rsidDel="008C573E">
                <w:delText xml:space="preserve">to which </w:delText>
              </w:r>
              <w:r w:rsidR="00C144B4" w:rsidRPr="00C144B4" w:rsidDel="008C573E">
                <w:delText xml:space="preserve">the </w:delText>
              </w:r>
              <w:r w:rsidRPr="00C144B4" w:rsidDel="008C573E">
                <w:delText xml:space="preserve">user has access. Hyperlink takes </w:delText>
              </w:r>
              <w:r w:rsidR="00C144B4" w:rsidRPr="00C144B4" w:rsidDel="008C573E">
                <w:delText xml:space="preserve">the </w:delText>
              </w:r>
              <w:r w:rsidRPr="00C144B4" w:rsidDel="008C573E">
                <w:delText xml:space="preserve">user to </w:delText>
              </w:r>
              <w:r w:rsidR="00C144B4" w:rsidRPr="00C144B4" w:rsidDel="008C573E">
                <w:delText xml:space="preserve">the </w:delText>
              </w:r>
              <w:r w:rsidR="00783BEC" w:rsidDel="008C573E">
                <w:fldChar w:fldCharType="begin"/>
              </w:r>
              <w:r w:rsidR="00783BEC" w:rsidDel="008C573E">
                <w:delInstrText xml:space="preserve"> HYPERLINK \l "_FIGURE_5:_VAULT" </w:delInstrText>
              </w:r>
              <w:r w:rsidR="00783BEC" w:rsidDel="008C573E">
                <w:fldChar w:fldCharType="separate"/>
              </w:r>
              <w:r w:rsidRPr="0060488A" w:rsidDel="008C573E">
                <w:rPr>
                  <w:rStyle w:val="Hyperlink"/>
                  <w:b/>
                  <w:bCs/>
                  <w:color w:val="auto"/>
                  <w:u w:val="none"/>
                </w:rPr>
                <w:delText>Vault Details</w:delText>
              </w:r>
              <w:r w:rsidR="00783BEC" w:rsidDel="008C573E">
                <w:rPr>
                  <w:rStyle w:val="Hyperlink"/>
                  <w:rFonts w:ascii="Open Sans" w:hAnsi="Open Sans" w:cs="Times New Roman"/>
                  <w:b/>
                  <w:bCs/>
                  <w:color w:val="auto"/>
                  <w:szCs w:val="20"/>
                  <w:u w:val="none"/>
                </w:rPr>
                <w:fldChar w:fldCharType="end"/>
              </w:r>
              <w:r w:rsidRPr="00C144B4" w:rsidDel="008C573E">
                <w:delText xml:space="preserve"> screen where </w:delText>
              </w:r>
              <w:r w:rsidR="00C144B4" w:rsidRPr="00C144B4" w:rsidDel="008C573E">
                <w:delText xml:space="preserve">the </w:delText>
              </w:r>
              <w:r w:rsidRPr="00C144B4" w:rsidDel="008C573E">
                <w:delText xml:space="preserve">user can view detailed balance and transaction amounts. </w:delText>
              </w:r>
            </w:del>
          </w:p>
        </w:tc>
      </w:tr>
      <w:tr w:rsidR="00490283" w:rsidDel="008C573E" w14:paraId="618CCC92" w14:textId="26F8CD53">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F19392F" w14:textId="15548D04" w:rsidR="00490283" w:rsidRPr="00E4174E" w:rsidDel="008C573E" w:rsidRDefault="00490283" w:rsidP="00E4174E">
            <w:pPr>
              <w:pStyle w:val="TableBody"/>
              <w:rPr>
                <w:del w:id="1213" w:author="Moses, Robinson" w:date="2023-04-13T03:44:00Z"/>
                <w:b/>
                <w:bCs/>
              </w:rPr>
            </w:pPr>
            <w:del w:id="1214" w:author="Moses, Robinson" w:date="2023-04-13T03:44:00Z">
              <w:r w:rsidRPr="00E4174E" w:rsidDel="008C573E">
                <w:rPr>
                  <w:b/>
                  <w:bCs/>
                </w:rPr>
                <w:delText xml:space="preserve">Total </w:delText>
              </w:r>
            </w:del>
          </w:p>
        </w:tc>
        <w:tc>
          <w:tcPr>
            <w:tcW w:w="6194" w:type="dxa"/>
            <w:tcBorders>
              <w:top w:val="single" w:sz="4" w:space="0" w:color="000000"/>
              <w:left w:val="single" w:sz="4" w:space="0" w:color="000000"/>
              <w:bottom w:val="single" w:sz="4" w:space="0" w:color="000000"/>
              <w:right w:val="single" w:sz="4" w:space="0" w:color="000000"/>
            </w:tcBorders>
          </w:tcPr>
          <w:p w14:paraId="55B37B44" w14:textId="45AD5DEB" w:rsidR="00490283" w:rsidRPr="00C144B4" w:rsidDel="008C573E" w:rsidRDefault="00490283" w:rsidP="00C144B4">
            <w:pPr>
              <w:pStyle w:val="TableBody"/>
              <w:rPr>
                <w:del w:id="1215" w:author="Moses, Robinson" w:date="2023-04-13T03:44:00Z"/>
              </w:rPr>
            </w:pPr>
            <w:del w:id="1216" w:author="Moses, Robinson" w:date="2023-04-13T03:44:00Z">
              <w:r w:rsidRPr="00C144B4" w:rsidDel="008C573E">
                <w:delText xml:space="preserve"> Vault total Opening Balance for the period. When a vault is closed, its verified closing balance becomes the opening balance of the next period. </w:delText>
              </w:r>
            </w:del>
          </w:p>
        </w:tc>
      </w:tr>
      <w:tr w:rsidR="00490283" w:rsidDel="008C573E" w14:paraId="662A06E4" w14:textId="746186E2">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7190FA51" w14:textId="6D4C9A13" w:rsidR="00490283" w:rsidRPr="00E4174E" w:rsidDel="008C573E" w:rsidRDefault="00490283" w:rsidP="00E4174E">
            <w:pPr>
              <w:pStyle w:val="TableBody"/>
              <w:rPr>
                <w:del w:id="1217" w:author="Moses, Robinson" w:date="2023-04-13T03:44:00Z"/>
                <w:b/>
                <w:bCs/>
              </w:rPr>
            </w:pPr>
            <w:del w:id="1218" w:author="Moses, Robinson" w:date="2023-04-13T03:44:00Z">
              <w:r w:rsidRPr="00E4174E" w:rsidDel="008C573E">
                <w:rPr>
                  <w:b/>
                  <w:bCs/>
                </w:rPr>
                <w:delText xml:space="preserve">Coffer Tabs </w:delText>
              </w:r>
            </w:del>
          </w:p>
        </w:tc>
        <w:tc>
          <w:tcPr>
            <w:tcW w:w="6194" w:type="dxa"/>
            <w:tcBorders>
              <w:top w:val="single" w:sz="4" w:space="0" w:color="000000"/>
              <w:left w:val="single" w:sz="4" w:space="0" w:color="000000"/>
              <w:bottom w:val="single" w:sz="4" w:space="0" w:color="000000"/>
              <w:right w:val="single" w:sz="4" w:space="0" w:color="000000"/>
            </w:tcBorders>
          </w:tcPr>
          <w:p w14:paraId="61DFEA3D" w14:textId="11CCAEFB" w:rsidR="00490283" w:rsidRPr="00C144B4" w:rsidDel="008C573E" w:rsidRDefault="00490283" w:rsidP="00C144B4">
            <w:pPr>
              <w:pStyle w:val="TableBody"/>
              <w:rPr>
                <w:del w:id="1219" w:author="Moses, Robinson" w:date="2023-04-13T03:44:00Z"/>
              </w:rPr>
            </w:pPr>
            <w:del w:id="1220" w:author="Moses, Robinson" w:date="2023-04-13T03:44:00Z">
              <w:r w:rsidRPr="00C144B4" w:rsidDel="008C573E">
                <w:delText xml:space="preserve"> Vault Balance comes with the “</w:delText>
              </w:r>
              <w:r w:rsidRPr="0060488A" w:rsidDel="008C573E">
                <w:rPr>
                  <w:b/>
                  <w:bCs/>
                </w:rPr>
                <w:delText>Default</w:delText>
              </w:r>
              <w:r w:rsidRPr="00C144B4" w:rsidDel="008C573E">
                <w:delText xml:space="preserve">” coffer </w:delText>
              </w:r>
              <w:r w:rsidR="00997161" w:rsidDel="008C573E">
                <w:delText xml:space="preserve">in </w:delText>
              </w:r>
              <w:r w:rsidRPr="00C144B4" w:rsidDel="008C573E">
                <w:delText>which all amounts will flow unless mapped to new coffers setup by users.  Displayed examples of other coffers are “</w:delText>
              </w:r>
              <w:r w:rsidRPr="0060488A" w:rsidDel="008C573E">
                <w:rPr>
                  <w:b/>
                  <w:bCs/>
                </w:rPr>
                <w:delText>ATM</w:delText>
              </w:r>
              <w:r w:rsidRPr="00C144B4" w:rsidDel="008C573E">
                <w:delText>”, “</w:delText>
              </w:r>
              <w:r w:rsidRPr="0060488A" w:rsidDel="008C573E">
                <w:rPr>
                  <w:b/>
                  <w:bCs/>
                </w:rPr>
                <w:delText>Commercial</w:delText>
              </w:r>
              <w:r w:rsidRPr="00C144B4" w:rsidDel="008C573E">
                <w:delText>”, and “</w:delText>
              </w:r>
              <w:r w:rsidRPr="0060488A" w:rsidDel="008C573E">
                <w:rPr>
                  <w:b/>
                  <w:bCs/>
                </w:rPr>
                <w:delText>Vault Return</w:delText>
              </w:r>
              <w:r w:rsidRPr="00C144B4" w:rsidDel="008C573E">
                <w:delText xml:space="preserve">” </w:delText>
              </w:r>
            </w:del>
          </w:p>
        </w:tc>
      </w:tr>
    </w:tbl>
    <w:p w14:paraId="301C9AD1" w14:textId="0D93A9F3" w:rsidR="00490283" w:rsidRPr="004921DF" w:rsidDel="008C573E" w:rsidRDefault="00783BEC" w:rsidP="00E4174E">
      <w:pPr>
        <w:pStyle w:val="Caption"/>
        <w:rPr>
          <w:del w:id="1221" w:author="Moses, Robinson" w:date="2023-04-13T03:44:00Z"/>
          <w:color w:val="92D050"/>
        </w:rPr>
      </w:pPr>
      <w:del w:id="1222" w:author="Moses, Robinson" w:date="2023-04-13T03:44:00Z">
        <w:r w:rsidDel="008C573E">
          <w:fldChar w:fldCharType="begin"/>
        </w:r>
        <w:r w:rsidDel="008C573E">
          <w:delInstrText xml:space="preserve"> HYPERLINK \l "_DASHBOARD_1" </w:delInstrText>
        </w:r>
        <w:r w:rsidDel="008C573E">
          <w:fldChar w:fldCharType="separate"/>
        </w:r>
        <w:r w:rsidR="00490283" w:rsidRPr="004921DF" w:rsidDel="008C573E">
          <w:rPr>
            <w:rStyle w:val="Hyperlink"/>
            <w:color w:val="92D050"/>
          </w:rPr>
          <w:delText>Return to: Dashboard</w:delText>
        </w:r>
        <w:r w:rsidDel="008C573E">
          <w:rPr>
            <w:rStyle w:val="Hyperlink"/>
            <w:iCs w:val="0"/>
            <w:color w:val="92D050"/>
          </w:rPr>
          <w:fldChar w:fldCharType="end"/>
        </w:r>
        <w:r w:rsidR="00490283" w:rsidRPr="004921DF" w:rsidDel="008C573E">
          <w:rPr>
            <w:color w:val="92D050"/>
          </w:rPr>
          <w:delText xml:space="preserve"> </w:delText>
        </w:r>
      </w:del>
    </w:p>
    <w:p w14:paraId="546C0E54" w14:textId="688B7BE9" w:rsidR="00490283" w:rsidDel="003E43FB" w:rsidRDefault="00490283" w:rsidP="00490283">
      <w:pPr>
        <w:spacing w:after="0"/>
        <w:rPr>
          <w:del w:id="1223" w:author="Moses, Robinson" w:date="2023-04-13T07:20:00Z"/>
        </w:rPr>
      </w:pPr>
      <w:del w:id="1224" w:author="Moses, Robinson" w:date="2023-04-13T07:20:00Z">
        <w:r w:rsidDel="003E43FB">
          <w:rPr>
            <w:color w:val="76923C"/>
          </w:rPr>
          <w:delText xml:space="preserve"> </w:delText>
        </w:r>
      </w:del>
    </w:p>
    <w:p w14:paraId="506E9484" w14:textId="41981EAA" w:rsidR="00490283" w:rsidRPr="008A784B" w:rsidDel="008C573E" w:rsidRDefault="00490283" w:rsidP="008A784B">
      <w:pPr>
        <w:pStyle w:val="Heading2"/>
        <w:rPr>
          <w:del w:id="1225" w:author="Moses, Robinson" w:date="2023-04-13T03:40:00Z"/>
        </w:rPr>
      </w:pPr>
      <w:bookmarkStart w:id="1226" w:name="_VAULT_DETAILS"/>
      <w:bookmarkStart w:id="1227" w:name="_Toc63697393"/>
      <w:bookmarkStart w:id="1228" w:name="_Toc133372373"/>
      <w:bookmarkStart w:id="1229" w:name="_Toc133372436"/>
      <w:bookmarkEnd w:id="1226"/>
      <w:del w:id="1230" w:author="Moses, Robinson" w:date="2023-04-13T03:40:00Z">
        <w:r w:rsidRPr="008A784B" w:rsidDel="008C573E">
          <w:delText>VAULT DETAILS</w:delText>
        </w:r>
        <w:bookmarkEnd w:id="1227"/>
        <w:bookmarkEnd w:id="1228"/>
        <w:bookmarkEnd w:id="1229"/>
        <w:r w:rsidRPr="008A784B" w:rsidDel="008C573E">
          <w:delText xml:space="preserve"> </w:delText>
        </w:r>
      </w:del>
    </w:p>
    <w:p w14:paraId="0948E4EB" w14:textId="3C994118" w:rsidR="008A784B" w:rsidDel="008C573E" w:rsidRDefault="00490283" w:rsidP="0060488A">
      <w:pPr>
        <w:pStyle w:val="BodyText"/>
        <w:rPr>
          <w:del w:id="1231" w:author="Moses, Robinson" w:date="2023-04-13T03:40:00Z"/>
          <w:i/>
          <w:iCs/>
          <w:color w:val="44546A" w:themeColor="text2"/>
          <w:sz w:val="18"/>
          <w:szCs w:val="18"/>
        </w:rPr>
      </w:pPr>
      <w:del w:id="1232" w:author="Moses, Robinson" w:date="2023-04-13T03:40:00Z">
        <w:r w:rsidDel="008C573E">
          <w:delText>Vault Details provides the same detail as the Dashboard screen in terms of cash movement and funding sources.  Vault Details also provides pertinent detail regarding cash movement and funding sources at the Denomination and Quality level.  For field</w:delText>
        </w:r>
        <w:r w:rsidR="004B4EF0" w:rsidDel="008C573E">
          <w:delText>,</w:delText>
        </w:r>
        <w:r w:rsidDel="008C573E">
          <w:delText xml:space="preserve"> descriptions See: </w:delText>
        </w:r>
        <w:r w:rsidDel="008C573E">
          <w:rPr>
            <w:color w:val="76923C"/>
          </w:rPr>
          <w:delText xml:space="preserve"> </w:delText>
        </w:r>
        <w:r w:rsidR="005E3E5E" w:rsidRPr="0060488A" w:rsidDel="008C573E">
          <w:rPr>
            <w:color w:val="4472C4" w:themeColor="accent1"/>
          </w:rPr>
          <w:fldChar w:fldCharType="begin"/>
        </w:r>
        <w:r w:rsidR="005E3E5E" w:rsidRPr="0060488A" w:rsidDel="008C573E">
          <w:rPr>
            <w:color w:val="4472C4" w:themeColor="accent1"/>
          </w:rPr>
          <w:delInstrText xml:space="preserve"> REF _Ref130878639 \h </w:delInstrText>
        </w:r>
        <w:r w:rsidR="005E3E5E" w:rsidRPr="0060488A" w:rsidDel="008C573E">
          <w:rPr>
            <w:color w:val="4472C4" w:themeColor="accent1"/>
          </w:rPr>
        </w:r>
        <w:r w:rsidR="005E3E5E" w:rsidRPr="0060488A" w:rsidDel="008C573E">
          <w:rPr>
            <w:color w:val="4472C4" w:themeColor="accent1"/>
          </w:rPr>
          <w:fldChar w:fldCharType="separate"/>
        </w:r>
        <w:r w:rsidR="0061087E" w:rsidDel="008C573E">
          <w:delText xml:space="preserve">TABLE </w:delText>
        </w:r>
        <w:r w:rsidR="0061087E" w:rsidDel="008C573E">
          <w:rPr>
            <w:noProof/>
          </w:rPr>
          <w:delText>6</w:delText>
        </w:r>
        <w:r w:rsidR="0061087E" w:rsidDel="008C573E">
          <w:delText>: DASHBOARD FIELD DESCRIPTIONS</w:delText>
        </w:r>
        <w:r w:rsidR="005E3E5E" w:rsidRPr="0060488A" w:rsidDel="008C573E">
          <w:rPr>
            <w:color w:val="4472C4" w:themeColor="accent1"/>
          </w:rPr>
          <w:fldChar w:fldCharType="end"/>
        </w:r>
        <w:bookmarkStart w:id="1233" w:name="_FIGURE_5:_VAULT"/>
        <w:bookmarkStart w:id="1234" w:name="_Toc63697429"/>
        <w:bookmarkEnd w:id="1233"/>
        <w:r w:rsidR="008A784B" w:rsidDel="008C573E">
          <w:br w:type="page"/>
        </w:r>
      </w:del>
    </w:p>
    <w:p w14:paraId="31A529B4" w14:textId="500BC081" w:rsidR="00490283" w:rsidDel="008C573E" w:rsidRDefault="00490283" w:rsidP="008A784B">
      <w:pPr>
        <w:pStyle w:val="Caption"/>
        <w:rPr>
          <w:del w:id="1235" w:author="Moses, Robinson" w:date="2023-04-13T03:40:00Z"/>
        </w:rPr>
      </w:pPr>
      <w:del w:id="1236" w:author="Moses, Robinson" w:date="2023-04-13T03:40:00Z">
        <w:r w:rsidDel="008C573E">
          <w:delText xml:space="preserve">FIGURE </w:delText>
        </w:r>
        <w:r w:rsidRPr="6356747E" w:rsidDel="008C573E">
          <w:rPr>
            <w:iCs w:val="0"/>
          </w:rPr>
          <w:fldChar w:fldCharType="begin"/>
        </w:r>
        <w:r w:rsidRPr="6356747E" w:rsidDel="008C573E">
          <w:rPr>
            <w:noProof/>
          </w:rPr>
          <w:delInstrText xml:space="preserve"> SEQ Figure \* ARABIC </w:delInstrText>
        </w:r>
        <w:r w:rsidRPr="6356747E" w:rsidDel="008C573E">
          <w:rPr>
            <w:iCs w:val="0"/>
          </w:rPr>
          <w:fldChar w:fldCharType="separate"/>
        </w:r>
        <w:r w:rsidR="0061087E" w:rsidDel="008C573E">
          <w:rPr>
            <w:noProof/>
          </w:rPr>
          <w:delText>6</w:delText>
        </w:r>
        <w:r w:rsidRPr="6356747E" w:rsidDel="008C573E">
          <w:rPr>
            <w:iCs w:val="0"/>
          </w:rPr>
          <w:fldChar w:fldCharType="end"/>
        </w:r>
        <w:r w:rsidDel="008C573E">
          <w:delText>: VAULT DETAILS SCREEN</w:delText>
        </w:r>
        <w:bookmarkEnd w:id="1234"/>
      </w:del>
    </w:p>
    <w:p w14:paraId="283D9CBC" w14:textId="211827FE" w:rsidR="00490283" w:rsidDel="008C573E" w:rsidRDefault="00490283" w:rsidP="008A784B">
      <w:pPr>
        <w:pStyle w:val="BodyText"/>
        <w:spacing w:before="0" w:after="0"/>
        <w:rPr>
          <w:del w:id="1237" w:author="Moses, Robinson" w:date="2023-04-13T03:40:00Z"/>
        </w:rPr>
      </w:pPr>
      <w:del w:id="1238" w:author="Moses, Robinson" w:date="2023-04-13T03:40:00Z">
        <w:r w:rsidDel="008C573E">
          <w:rPr>
            <w:noProof/>
          </w:rPr>
          <w:drawing>
            <wp:inline distT="0" distB="0" distL="0" distR="0" wp14:anchorId="290A12D0" wp14:editId="0C00C0A2">
              <wp:extent cx="5095874" cy="3095625"/>
              <wp:effectExtent l="76200" t="76200" r="124460" b="123825"/>
              <wp:docPr id="1233510124" name="Picture 12335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510124"/>
                      <pic:cNvPicPr/>
                    </pic:nvPicPr>
                    <pic:blipFill>
                      <a:blip r:embed="rId99">
                        <a:extLst>
                          <a:ext uri="{28A0092B-C50C-407E-A947-70E740481C1C}">
                            <a14:useLocalDpi xmlns:a14="http://schemas.microsoft.com/office/drawing/2010/main" val="0"/>
                          </a:ext>
                        </a:extLst>
                      </a:blip>
                      <a:stretch>
                        <a:fillRect/>
                      </a:stretch>
                    </pic:blipFill>
                    <pic:spPr>
                      <a:xfrm>
                        <a:off x="0" y="0"/>
                        <a:ext cx="5095874"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239" w:author="Pinnu, Sainath" w:date="2023-04-11T23:42:00Z">
        <w:del w:id="1240" w:author="Moses, Robinson" w:date="2023-04-13T03:40:00Z">
          <w:r w:rsidR="00837B06" w:rsidDel="008C573E">
            <w:rPr>
              <w:noProof/>
            </w:rPr>
            <w:drawing>
              <wp:inline distT="0" distB="0" distL="0" distR="0" wp14:anchorId="60FD98AB" wp14:editId="6E8280BB">
                <wp:extent cx="594360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00020"/>
                        </a:xfrm>
                        <a:prstGeom prst="rect">
                          <a:avLst/>
                        </a:prstGeom>
                      </pic:spPr>
                    </pic:pic>
                  </a:graphicData>
                </a:graphic>
              </wp:inline>
            </w:drawing>
          </w:r>
        </w:del>
      </w:ins>
    </w:p>
    <w:p w14:paraId="5EB29091" w14:textId="384E05AB" w:rsidR="00490283" w:rsidDel="008C573E" w:rsidRDefault="00783BEC" w:rsidP="008A784B">
      <w:pPr>
        <w:pStyle w:val="Caption"/>
        <w:spacing w:after="0"/>
        <w:rPr>
          <w:del w:id="1241" w:author="Moses, Robinson" w:date="2023-04-13T03:40:00Z"/>
        </w:rPr>
      </w:pPr>
      <w:del w:id="1242" w:author="Moses, Robinson" w:date="2023-04-13T03:40:00Z">
        <w:r w:rsidDel="008C573E">
          <w:fldChar w:fldCharType="begin"/>
        </w:r>
        <w:r w:rsidDel="008C573E">
          <w:delInstrText xml:space="preserve"> HYPERLINK \l "_DASHBOARD_1" </w:delInstrText>
        </w:r>
        <w:r w:rsidDel="008C573E">
          <w:fldChar w:fldCharType="separate"/>
        </w:r>
        <w:r w:rsidR="00490283" w:rsidRPr="004921DF" w:rsidDel="008C573E">
          <w:rPr>
            <w:rStyle w:val="Hyperlink"/>
            <w:color w:val="92D050"/>
          </w:rPr>
          <w:delText>Return to: Dashboard</w:delText>
        </w:r>
        <w:r w:rsidDel="008C573E">
          <w:rPr>
            <w:rStyle w:val="Hyperlink"/>
            <w:iCs w:val="0"/>
            <w:color w:val="92D050"/>
          </w:rPr>
          <w:fldChar w:fldCharType="end"/>
        </w:r>
        <w:r w:rsidR="00490283" w:rsidDel="008C573E">
          <w:rPr>
            <w:color w:val="76923C"/>
          </w:rPr>
          <w:delText xml:space="preserve"> </w:delText>
        </w:r>
      </w:del>
    </w:p>
    <w:p w14:paraId="0360F454" w14:textId="343A9D66" w:rsidR="00490283" w:rsidDel="008C573E" w:rsidRDefault="00490283" w:rsidP="00490283">
      <w:pPr>
        <w:spacing w:after="208"/>
        <w:rPr>
          <w:del w:id="1243" w:author="Moses, Robinson" w:date="2023-04-13T03:40:00Z"/>
        </w:rPr>
      </w:pPr>
      <w:del w:id="1244" w:author="Moses, Robinson" w:date="2023-04-13T03:40:00Z">
        <w:r w:rsidDel="008C573E">
          <w:rPr>
            <w:color w:val="76923C"/>
          </w:rPr>
          <w:delText xml:space="preserve"> </w:delText>
        </w:r>
      </w:del>
    </w:p>
    <w:p w14:paraId="3989F257" w14:textId="34E6477B" w:rsidR="00490283" w:rsidDel="008C573E" w:rsidRDefault="00490283" w:rsidP="00006AAD">
      <w:pPr>
        <w:pStyle w:val="Caption"/>
        <w:rPr>
          <w:del w:id="1245" w:author="Moses, Robinson" w:date="2023-04-13T03:40:00Z"/>
        </w:rPr>
      </w:pPr>
      <w:bookmarkStart w:id="1246" w:name="_Toc63697473"/>
      <w:del w:id="1247" w:author="Moses, Robinson" w:date="2023-04-13T03:40:00Z">
        <w:r w:rsidDel="008C573E">
          <w:delText xml:space="preserve">TABLE </w:delText>
        </w:r>
        <w:r w:rsidDel="008C573E">
          <w:rPr>
            <w:iCs w:val="0"/>
          </w:rPr>
          <w:fldChar w:fldCharType="begin"/>
        </w:r>
        <w:r w:rsidDel="008C573E">
          <w:rPr>
            <w:noProof/>
          </w:rPr>
          <w:delInstrText xml:space="preserve"> SEQ Table \* ARABIC </w:delInstrText>
        </w:r>
        <w:r w:rsidDel="008C573E">
          <w:rPr>
            <w:iCs w:val="0"/>
          </w:rPr>
          <w:fldChar w:fldCharType="separate"/>
        </w:r>
        <w:r w:rsidR="0061087E" w:rsidDel="008C573E">
          <w:rPr>
            <w:noProof/>
          </w:rPr>
          <w:delText>10</w:delText>
        </w:r>
        <w:r w:rsidDel="008C573E">
          <w:rPr>
            <w:iCs w:val="0"/>
          </w:rPr>
          <w:fldChar w:fldCharType="end"/>
        </w:r>
        <w:r w:rsidDel="008C573E">
          <w:delText>: VAULT DETAILS ICON MENU</w:delText>
        </w:r>
        <w:bookmarkEnd w:id="1246"/>
        <w:r w:rsidDel="008C573E">
          <w:delText xml:space="preserve"> </w:delText>
        </w:r>
        <w:r w:rsidDel="008C573E">
          <w:tab/>
          <w:delText xml:space="preserve"> </w:delText>
        </w:r>
      </w:del>
    </w:p>
    <w:tbl>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0310D8" w:rsidDel="008C573E" w14:paraId="27E47857" w14:textId="6A140BE5" w:rsidTr="000310D8">
        <w:trPr>
          <w:cantSplit/>
          <w:tblHeader/>
          <w:del w:id="1248" w:author="Moses, Robinson" w:date="2023-04-13T03:40:00Z"/>
        </w:trPr>
        <w:tc>
          <w:tcPr>
            <w:tcW w:w="594" w:type="pct"/>
            <w:shd w:val="clear" w:color="auto" w:fill="60C03A"/>
          </w:tcPr>
          <w:p w14:paraId="7C22B371" w14:textId="1B982DAF" w:rsidR="00490283" w:rsidRPr="0060488A" w:rsidDel="008C573E" w:rsidRDefault="00490283" w:rsidP="0060488A">
            <w:pPr>
              <w:pStyle w:val="Header"/>
              <w:jc w:val="center"/>
              <w:rPr>
                <w:del w:id="1249" w:author="Moses, Robinson" w:date="2023-04-13T03:40:00Z"/>
                <w:b/>
                <w:bCs/>
                <w:color w:val="FFFFFF" w:themeColor="background1"/>
              </w:rPr>
            </w:pPr>
            <w:del w:id="1250" w:author="Moses, Robinson" w:date="2023-04-13T03:40:00Z">
              <w:r w:rsidRPr="0060488A" w:rsidDel="008C573E">
                <w:rPr>
                  <w:b/>
                  <w:bCs/>
                  <w:color w:val="FFFFFF" w:themeColor="background1"/>
                </w:rPr>
                <w:delText>Icon</w:delText>
              </w:r>
            </w:del>
          </w:p>
        </w:tc>
        <w:tc>
          <w:tcPr>
            <w:tcW w:w="1105" w:type="pct"/>
            <w:shd w:val="clear" w:color="auto" w:fill="60C03A"/>
          </w:tcPr>
          <w:p w14:paraId="5A4AECF6" w14:textId="5AEF0607" w:rsidR="00490283" w:rsidRPr="0060488A" w:rsidDel="008C573E" w:rsidRDefault="00490283" w:rsidP="0060488A">
            <w:pPr>
              <w:pStyle w:val="Header"/>
              <w:jc w:val="center"/>
              <w:rPr>
                <w:del w:id="1251" w:author="Moses, Robinson" w:date="2023-04-13T03:40:00Z"/>
                <w:b/>
                <w:bCs/>
                <w:color w:val="FFFFFF" w:themeColor="background1"/>
              </w:rPr>
            </w:pPr>
            <w:del w:id="1252" w:author="Moses, Robinson" w:date="2023-04-13T03:40:00Z">
              <w:r w:rsidRPr="0060488A" w:rsidDel="008C573E">
                <w:rPr>
                  <w:b/>
                  <w:bCs/>
                  <w:color w:val="FFFFFF" w:themeColor="background1"/>
                </w:rPr>
                <w:delText>Name</w:delText>
              </w:r>
            </w:del>
          </w:p>
        </w:tc>
        <w:tc>
          <w:tcPr>
            <w:tcW w:w="3302" w:type="pct"/>
            <w:shd w:val="clear" w:color="auto" w:fill="60C03A"/>
          </w:tcPr>
          <w:p w14:paraId="07717D66" w14:textId="562F27BB" w:rsidR="00490283" w:rsidRPr="0060488A" w:rsidDel="008C573E" w:rsidRDefault="00490283" w:rsidP="0060488A">
            <w:pPr>
              <w:pStyle w:val="Header"/>
              <w:jc w:val="center"/>
              <w:rPr>
                <w:del w:id="1253" w:author="Moses, Robinson" w:date="2023-04-13T03:40:00Z"/>
                <w:b/>
                <w:bCs/>
                <w:color w:val="FFFFFF" w:themeColor="background1"/>
              </w:rPr>
            </w:pPr>
            <w:del w:id="1254" w:author="Moses, Robinson" w:date="2023-04-13T03:40:00Z">
              <w:r w:rsidRPr="0060488A" w:rsidDel="008C573E">
                <w:rPr>
                  <w:b/>
                  <w:bCs/>
                  <w:color w:val="FFFFFF" w:themeColor="background1"/>
                </w:rPr>
                <w:delText>Description</w:delText>
              </w:r>
            </w:del>
          </w:p>
        </w:tc>
      </w:tr>
      <w:tr w:rsidR="00490283" w:rsidDel="008C573E" w14:paraId="4B582B59" w14:textId="4D5E965E" w:rsidTr="0060488A">
        <w:trPr>
          <w:cantSplit/>
          <w:del w:id="1255" w:author="Moses, Robinson" w:date="2023-04-13T03:40:00Z"/>
        </w:trPr>
        <w:tc>
          <w:tcPr>
            <w:tcW w:w="594" w:type="pct"/>
            <w:vAlign w:val="center"/>
          </w:tcPr>
          <w:p w14:paraId="02E9639F" w14:textId="28E31C37" w:rsidR="00490283" w:rsidDel="008C573E" w:rsidRDefault="00490283">
            <w:pPr>
              <w:pStyle w:val="TableCellText"/>
              <w:snapToGrid w:val="0"/>
              <w:jc w:val="center"/>
              <w:rPr>
                <w:del w:id="1256" w:author="Moses, Robinson" w:date="2023-04-13T03:40:00Z"/>
                <w:b/>
                <w:bCs/>
              </w:rPr>
            </w:pPr>
            <w:del w:id="1257" w:author="Moses, Robinson" w:date="2023-04-13T03:40:00Z">
              <w:r w:rsidDel="008C573E">
                <w:object w:dxaOrig="615" w:dyaOrig="555" w14:anchorId="4D2A5151">
                  <v:shape id="_x0000_i1048" type="#_x0000_t75" style="width:22.05pt;height:22.05pt" o:ole="">
                    <v:imagedata r:id="rId36" o:title=""/>
                  </v:shape>
                  <o:OLEObject Type="Embed" ProgID="PBrush" ShapeID="_x0000_i1048" DrawAspect="Content" ObjectID="_1744591894" r:id="rId100"/>
                </w:object>
              </w:r>
            </w:del>
          </w:p>
        </w:tc>
        <w:tc>
          <w:tcPr>
            <w:tcW w:w="1105" w:type="pct"/>
          </w:tcPr>
          <w:p w14:paraId="4E9F7F36" w14:textId="38153C53" w:rsidR="00490283" w:rsidRPr="008A784B" w:rsidDel="008C573E" w:rsidRDefault="00490283" w:rsidP="008A784B">
            <w:pPr>
              <w:pStyle w:val="TableBody"/>
              <w:rPr>
                <w:del w:id="1258" w:author="Moses, Robinson" w:date="2023-04-13T03:40:00Z"/>
                <w:b/>
                <w:bCs/>
              </w:rPr>
            </w:pPr>
            <w:del w:id="1259" w:author="Moses, Robinson" w:date="2023-04-13T03:40:00Z">
              <w:r w:rsidRPr="008A784B" w:rsidDel="008C573E">
                <w:rPr>
                  <w:b/>
                  <w:bCs/>
                </w:rPr>
                <w:delText>RETURN TO DASHBOARD</w:delText>
              </w:r>
            </w:del>
          </w:p>
        </w:tc>
        <w:tc>
          <w:tcPr>
            <w:tcW w:w="3302" w:type="pct"/>
          </w:tcPr>
          <w:p w14:paraId="57E01A27" w14:textId="1D5E7FEE" w:rsidR="00490283" w:rsidRPr="008A784B" w:rsidDel="008C573E" w:rsidRDefault="00490283" w:rsidP="008A784B">
            <w:pPr>
              <w:pStyle w:val="TableBody"/>
              <w:rPr>
                <w:del w:id="1260" w:author="Moses, Robinson" w:date="2023-04-13T03:40:00Z"/>
              </w:rPr>
            </w:pPr>
            <w:del w:id="1261" w:author="Moses, Robinson" w:date="2023-04-13T03:40:00Z">
              <w:r w:rsidRPr="008A784B" w:rsidDel="008C573E">
                <w:delText xml:space="preserve">Links </w:delText>
              </w:r>
              <w:r w:rsidR="00A45F57" w:rsidDel="008C573E">
                <w:delText>u</w:delText>
              </w:r>
              <w:r w:rsidRPr="008A784B" w:rsidDel="008C573E">
                <w:delText xml:space="preserve">ser back to main </w:delText>
              </w:r>
              <w:r w:rsidRPr="0060488A" w:rsidDel="008C573E">
                <w:rPr>
                  <w:b/>
                  <w:bCs/>
                </w:rPr>
                <w:delText>Dashboard</w:delText>
              </w:r>
              <w:r w:rsidRPr="008A784B" w:rsidDel="008C573E">
                <w:delText xml:space="preserve"> screen</w:delText>
              </w:r>
            </w:del>
          </w:p>
        </w:tc>
      </w:tr>
      <w:tr w:rsidR="00490283" w:rsidDel="008C573E" w14:paraId="0AE85FB1" w14:textId="569E78E2" w:rsidTr="0060488A">
        <w:trPr>
          <w:cantSplit/>
          <w:del w:id="1262" w:author="Moses, Robinson" w:date="2023-04-13T03:40:00Z"/>
        </w:trPr>
        <w:tc>
          <w:tcPr>
            <w:tcW w:w="594" w:type="pct"/>
            <w:vAlign w:val="center"/>
          </w:tcPr>
          <w:p w14:paraId="1083E5BA" w14:textId="7BBEC447" w:rsidR="00490283" w:rsidDel="008C573E" w:rsidRDefault="00490283">
            <w:pPr>
              <w:pStyle w:val="TableCellText"/>
              <w:snapToGrid w:val="0"/>
              <w:jc w:val="center"/>
              <w:rPr>
                <w:del w:id="1263" w:author="Moses, Robinson" w:date="2023-04-13T03:40:00Z"/>
                <w:b/>
                <w:bCs/>
              </w:rPr>
            </w:pPr>
            <w:del w:id="1264" w:author="Moses, Robinson" w:date="2023-04-13T03:40:00Z">
              <w:r w:rsidDel="008C573E">
                <w:object w:dxaOrig="405" w:dyaOrig="330" w14:anchorId="6B7E811E">
                  <v:shape id="_x0000_i1049" type="#_x0000_t75" style="width:20.75pt;height:16.2pt" o:ole="">
                    <v:imagedata r:id="rId62" o:title=""/>
                  </v:shape>
                  <o:OLEObject Type="Embed" ProgID="PBrush" ShapeID="_x0000_i1049" DrawAspect="Content" ObjectID="_1744591895" r:id="rId101"/>
                </w:object>
              </w:r>
            </w:del>
          </w:p>
        </w:tc>
        <w:tc>
          <w:tcPr>
            <w:tcW w:w="1105" w:type="pct"/>
          </w:tcPr>
          <w:p w14:paraId="2F10D5BB" w14:textId="2CD0ED7E" w:rsidR="00490283" w:rsidRPr="008A784B" w:rsidDel="008C573E" w:rsidRDefault="00490283" w:rsidP="008A784B">
            <w:pPr>
              <w:pStyle w:val="TableBody"/>
              <w:rPr>
                <w:del w:id="1265" w:author="Moses, Robinson" w:date="2023-04-13T03:40:00Z"/>
                <w:b/>
                <w:bCs/>
              </w:rPr>
            </w:pPr>
            <w:del w:id="1266" w:author="Moses, Robinson" w:date="2023-04-13T03:40:00Z">
              <w:r w:rsidRPr="008A784B" w:rsidDel="008C573E">
                <w:rPr>
                  <w:b/>
                  <w:bCs/>
                </w:rPr>
                <w:delText>VAULT SETTINGS</w:delText>
              </w:r>
            </w:del>
          </w:p>
        </w:tc>
        <w:tc>
          <w:tcPr>
            <w:tcW w:w="3302" w:type="pct"/>
          </w:tcPr>
          <w:p w14:paraId="33E43383" w14:textId="3241297F" w:rsidR="00490283" w:rsidRPr="008A784B" w:rsidDel="008C573E" w:rsidRDefault="00490283" w:rsidP="008A784B">
            <w:pPr>
              <w:pStyle w:val="TableBody"/>
              <w:rPr>
                <w:del w:id="1267" w:author="Moses, Robinson" w:date="2023-04-13T03:40:00Z"/>
              </w:rPr>
            </w:pPr>
            <w:del w:id="1268" w:author="Moses, Robinson" w:date="2023-04-13T03:40:00Z">
              <w:r w:rsidRPr="008A784B" w:rsidDel="008C573E">
                <w:delText xml:space="preserve">Links user to </w:delText>
              </w:r>
              <w:r w:rsidRPr="0060488A" w:rsidDel="008C573E">
                <w:rPr>
                  <w:b/>
                  <w:bCs/>
                </w:rPr>
                <w:delText>Vault Settings</w:delText>
              </w:r>
              <w:r w:rsidRPr="008A784B" w:rsidDel="008C573E">
                <w:delText xml:space="preserve"> </w:delText>
              </w:r>
              <w:r w:rsidR="003127A7" w:rsidDel="008C573E">
                <w:delText>s</w:delText>
              </w:r>
              <w:r w:rsidRPr="008A784B" w:rsidDel="008C573E">
                <w:delText xml:space="preserve">creen. </w:delText>
              </w:r>
              <w:r w:rsidR="00A45F57" w:rsidDel="008C573E">
                <w:delText>S</w:delText>
              </w:r>
              <w:r w:rsidRPr="008A784B" w:rsidDel="008C573E">
                <w:delText xml:space="preserve">ee:  </w:delText>
              </w:r>
              <w:r w:rsidR="00783BEC" w:rsidDel="008C573E">
                <w:fldChar w:fldCharType="begin"/>
              </w:r>
              <w:r w:rsidR="00783BEC" w:rsidDel="008C573E">
                <w:delInstrText xml:space="preserve"> HYPERLINK \l "_Vault_Settings" </w:delInstrText>
              </w:r>
              <w:r w:rsidR="00783BEC" w:rsidDel="008C573E">
                <w:fldChar w:fldCharType="separate"/>
              </w:r>
              <w:r w:rsidRPr="008A784B" w:rsidDel="008C573E">
                <w:rPr>
                  <w:rStyle w:val="Hyperlink"/>
                  <w:color w:val="4472C4" w:themeColor="accent1"/>
                  <w:u w:val="none"/>
                </w:rPr>
                <w:delText>Vault Settings</w:delText>
              </w:r>
              <w:r w:rsidR="00783BEC" w:rsidDel="008C573E">
                <w:rPr>
                  <w:rStyle w:val="Hyperlink"/>
                  <w:color w:val="4472C4" w:themeColor="accent1"/>
                  <w:u w:val="none"/>
                </w:rPr>
                <w:fldChar w:fldCharType="end"/>
              </w:r>
            </w:del>
          </w:p>
          <w:p w14:paraId="5498F47E" w14:textId="08E1B9B8" w:rsidR="00490283" w:rsidRPr="008A784B" w:rsidDel="008C573E" w:rsidRDefault="00490283" w:rsidP="008A784B">
            <w:pPr>
              <w:pStyle w:val="TableBody"/>
              <w:rPr>
                <w:del w:id="1269" w:author="Moses, Robinson" w:date="2023-04-13T03:40:00Z"/>
              </w:rPr>
            </w:pPr>
          </w:p>
        </w:tc>
      </w:tr>
      <w:tr w:rsidR="00490283" w:rsidDel="008C573E" w14:paraId="0743603F" w14:textId="260A3949" w:rsidTr="0060488A">
        <w:trPr>
          <w:cantSplit/>
          <w:del w:id="1270" w:author="Moses, Robinson" w:date="2023-04-13T03:40:00Z"/>
        </w:trPr>
        <w:tc>
          <w:tcPr>
            <w:tcW w:w="594" w:type="pct"/>
            <w:vAlign w:val="center"/>
          </w:tcPr>
          <w:p w14:paraId="0FABBB95" w14:textId="1E90CDDC" w:rsidR="00490283" w:rsidDel="008C573E" w:rsidRDefault="00490283">
            <w:pPr>
              <w:pStyle w:val="TableCellText"/>
              <w:snapToGrid w:val="0"/>
              <w:jc w:val="center"/>
              <w:rPr>
                <w:del w:id="1271" w:author="Moses, Robinson" w:date="2023-04-13T03:40:00Z"/>
                <w:b/>
                <w:bCs/>
              </w:rPr>
            </w:pPr>
            <w:del w:id="1272" w:author="Moses, Robinson" w:date="2023-04-13T03:40:00Z">
              <w:r w:rsidDel="008C573E">
                <w:object w:dxaOrig="390" w:dyaOrig="390" w14:anchorId="6F2C3CEE">
                  <v:shape id="_x0000_i1050" type="#_x0000_t75" style="width:18.15pt;height:18.15pt" o:ole="">
                    <v:imagedata r:id="rId64" o:title=""/>
                  </v:shape>
                  <o:OLEObject Type="Embed" ProgID="PBrush" ShapeID="_x0000_i1050" DrawAspect="Content" ObjectID="_1744591896" r:id="rId102"/>
                </w:object>
              </w:r>
            </w:del>
          </w:p>
        </w:tc>
        <w:tc>
          <w:tcPr>
            <w:tcW w:w="1105" w:type="pct"/>
          </w:tcPr>
          <w:p w14:paraId="4A47F209" w14:textId="39D97014" w:rsidR="00490283" w:rsidRPr="008A784B" w:rsidDel="008C573E" w:rsidRDefault="00490283" w:rsidP="008A784B">
            <w:pPr>
              <w:pStyle w:val="TableBody"/>
              <w:rPr>
                <w:del w:id="1273" w:author="Moses, Robinson" w:date="2023-04-13T03:40:00Z"/>
                <w:b/>
                <w:bCs/>
              </w:rPr>
            </w:pPr>
            <w:del w:id="1274" w:author="Moses, Robinson" w:date="2023-04-13T03:40:00Z">
              <w:r w:rsidRPr="008A784B" w:rsidDel="008C573E">
                <w:rPr>
                  <w:b/>
                  <w:bCs/>
                </w:rPr>
                <w:delText>ALERT HISTORY</w:delText>
              </w:r>
            </w:del>
          </w:p>
        </w:tc>
        <w:tc>
          <w:tcPr>
            <w:tcW w:w="3302" w:type="pct"/>
          </w:tcPr>
          <w:p w14:paraId="451D11DF" w14:textId="21932BF6" w:rsidR="00490283" w:rsidRPr="008A784B" w:rsidDel="008C573E" w:rsidRDefault="00490283" w:rsidP="008A784B">
            <w:pPr>
              <w:pStyle w:val="TableBody"/>
              <w:rPr>
                <w:del w:id="1275" w:author="Moses, Robinson" w:date="2023-04-13T03:40:00Z"/>
              </w:rPr>
            </w:pPr>
            <w:del w:id="1276" w:author="Moses, Robinson" w:date="2023-04-13T03:40:00Z">
              <w:r w:rsidRPr="008A784B" w:rsidDel="008C573E">
                <w:delText xml:space="preserve">Links to </w:delText>
              </w:r>
              <w:r w:rsidRPr="0060488A" w:rsidDel="008C573E">
                <w:rPr>
                  <w:b/>
                  <w:bCs/>
                </w:rPr>
                <w:delText>Alert History</w:delText>
              </w:r>
              <w:r w:rsidRPr="008A784B" w:rsidDel="008C573E">
                <w:delText xml:space="preserve"> screen. Alerts are filtered by the appropriate Vault ID. </w:delText>
              </w:r>
              <w:r w:rsidR="003127A7" w:rsidDel="008C573E">
                <w:delText>S</w:delText>
              </w:r>
              <w:r w:rsidRPr="008A784B" w:rsidDel="008C573E">
                <w:delText>ee Alert History.</w:delText>
              </w:r>
            </w:del>
          </w:p>
        </w:tc>
      </w:tr>
      <w:tr w:rsidR="00490283" w:rsidDel="008C573E" w14:paraId="33CD43F6" w14:textId="5DDD6B83" w:rsidTr="0060488A">
        <w:trPr>
          <w:cantSplit/>
          <w:del w:id="1277" w:author="Moses, Robinson" w:date="2023-04-13T03:40:00Z"/>
        </w:trPr>
        <w:tc>
          <w:tcPr>
            <w:tcW w:w="594" w:type="pct"/>
            <w:vAlign w:val="center"/>
          </w:tcPr>
          <w:p w14:paraId="3ED00842" w14:textId="030878B4" w:rsidR="00490283" w:rsidDel="008C573E" w:rsidRDefault="00490283">
            <w:pPr>
              <w:pStyle w:val="TableCellText"/>
              <w:snapToGrid w:val="0"/>
              <w:jc w:val="center"/>
              <w:rPr>
                <w:del w:id="1278" w:author="Moses, Robinson" w:date="2023-04-13T03:40:00Z"/>
                <w:b/>
                <w:bCs/>
              </w:rPr>
            </w:pPr>
            <w:del w:id="1279" w:author="Moses, Robinson" w:date="2023-04-13T03:40:00Z">
              <w:r w:rsidDel="008C573E">
                <w:object w:dxaOrig="390" w:dyaOrig="405" w14:anchorId="0F2A58FF">
                  <v:shape id="_x0000_i1051" type="#_x0000_t75" style="width:18.15pt;height:20.75pt" o:ole="">
                    <v:imagedata r:id="rId66" o:title=""/>
                  </v:shape>
                  <o:OLEObject Type="Embed" ProgID="PBrush" ShapeID="_x0000_i1051" DrawAspect="Content" ObjectID="_1744591897" r:id="rId103"/>
                </w:object>
              </w:r>
            </w:del>
          </w:p>
        </w:tc>
        <w:tc>
          <w:tcPr>
            <w:tcW w:w="1105" w:type="pct"/>
          </w:tcPr>
          <w:p w14:paraId="4DD9AEBB" w14:textId="08D06E22" w:rsidR="00490283" w:rsidRPr="008A784B" w:rsidDel="008C573E" w:rsidRDefault="00490283" w:rsidP="008A784B">
            <w:pPr>
              <w:pStyle w:val="TableBody"/>
              <w:rPr>
                <w:del w:id="1280" w:author="Moses, Robinson" w:date="2023-04-13T03:40:00Z"/>
                <w:b/>
                <w:bCs/>
              </w:rPr>
            </w:pPr>
            <w:del w:id="1281" w:author="Moses, Robinson" w:date="2023-04-13T03:40:00Z">
              <w:r w:rsidRPr="008A784B" w:rsidDel="008C573E">
                <w:rPr>
                  <w:b/>
                  <w:bCs/>
                </w:rPr>
                <w:delText>BALANCE HISTORY</w:delText>
              </w:r>
            </w:del>
          </w:p>
        </w:tc>
        <w:tc>
          <w:tcPr>
            <w:tcW w:w="3302" w:type="pct"/>
          </w:tcPr>
          <w:p w14:paraId="33112535" w14:textId="3E9B10B9" w:rsidR="00490283" w:rsidRPr="008A784B" w:rsidDel="008C573E" w:rsidRDefault="00490283" w:rsidP="008A784B">
            <w:pPr>
              <w:pStyle w:val="TableBody"/>
              <w:rPr>
                <w:del w:id="1282" w:author="Moses, Robinson" w:date="2023-04-13T03:40:00Z"/>
              </w:rPr>
            </w:pPr>
            <w:del w:id="1283" w:author="Moses, Robinson" w:date="2023-04-13T03:40:00Z">
              <w:r w:rsidRPr="008A784B" w:rsidDel="008C573E">
                <w:delText xml:space="preserve">Links to </w:delText>
              </w:r>
              <w:r w:rsidR="00C144B4" w:rsidDel="008C573E">
                <w:delText xml:space="preserve">the </w:delText>
              </w:r>
              <w:r w:rsidRPr="008A784B" w:rsidDel="008C573E">
                <w:delText xml:space="preserve">filtered listing of </w:delText>
              </w:r>
              <w:r w:rsidRPr="0060488A" w:rsidDel="008C573E">
                <w:rPr>
                  <w:b/>
                  <w:bCs/>
                </w:rPr>
                <w:delText>Closing Balances</w:delText>
              </w:r>
              <w:r w:rsidRPr="008A784B" w:rsidDel="008C573E">
                <w:delText xml:space="preserve"> sorted by date.  </w:delText>
              </w:r>
              <w:r w:rsidR="00165D1C" w:rsidDel="008C573E">
                <w:delText>S</w:delText>
              </w:r>
              <w:r w:rsidRPr="008A784B" w:rsidDel="008C573E">
                <w:delText xml:space="preserve">ee </w:delText>
              </w:r>
              <w:r w:rsidR="00783BEC" w:rsidDel="008C573E">
                <w:fldChar w:fldCharType="begin"/>
              </w:r>
              <w:r w:rsidR="00783BEC" w:rsidDel="008C573E">
                <w:delInstrText xml:space="preserve"> HYPERLINK \l "_Balance_History" </w:delInstrText>
              </w:r>
              <w:r w:rsidR="00783BEC" w:rsidDel="008C573E">
                <w:fldChar w:fldCharType="separate"/>
              </w:r>
              <w:r w:rsidR="007F2423" w:rsidDel="008C573E">
                <w:rPr>
                  <w:rStyle w:val="Hyperlink"/>
                  <w:color w:val="4472C4" w:themeColor="accent1"/>
                  <w:u w:val="none"/>
                </w:rPr>
                <w:delText>The Balance History</w:delText>
              </w:r>
              <w:r w:rsidR="00783BEC" w:rsidDel="008C573E">
                <w:rPr>
                  <w:rStyle w:val="Hyperlink"/>
                  <w:color w:val="4472C4" w:themeColor="accent1"/>
                  <w:u w:val="none"/>
                </w:rPr>
                <w:fldChar w:fldCharType="end"/>
              </w:r>
              <w:r w:rsidRPr="008A784B" w:rsidDel="008C573E">
                <w:delText xml:space="preserve"> section.</w:delText>
              </w:r>
            </w:del>
          </w:p>
        </w:tc>
      </w:tr>
      <w:tr w:rsidR="00490283" w:rsidDel="008C573E" w14:paraId="05085C0A" w14:textId="39B04E6C" w:rsidTr="0060488A">
        <w:trPr>
          <w:cantSplit/>
          <w:del w:id="1284" w:author="Moses, Robinson" w:date="2023-04-13T03:40:00Z"/>
        </w:trPr>
        <w:tc>
          <w:tcPr>
            <w:tcW w:w="594" w:type="pct"/>
            <w:vAlign w:val="center"/>
          </w:tcPr>
          <w:p w14:paraId="64B508CF" w14:textId="66059E20" w:rsidR="00490283" w:rsidDel="008C573E" w:rsidRDefault="00490283">
            <w:pPr>
              <w:pStyle w:val="TableCellText"/>
              <w:snapToGrid w:val="0"/>
              <w:jc w:val="center"/>
              <w:rPr>
                <w:del w:id="1285" w:author="Moses, Robinson" w:date="2023-04-13T03:40:00Z"/>
                <w:b/>
                <w:bCs/>
              </w:rPr>
            </w:pPr>
            <w:del w:id="1286" w:author="Moses, Robinson" w:date="2023-04-13T03:40:00Z">
              <w:r w:rsidDel="008C573E">
                <w:object w:dxaOrig="450" w:dyaOrig="390" w14:anchorId="66A4DCB7">
                  <v:shape id="_x0000_i1052" type="#_x0000_t75" style="width:22.05pt;height:18.15pt" o:ole="">
                    <v:imagedata r:id="rId68" o:title=""/>
                  </v:shape>
                  <o:OLEObject Type="Embed" ProgID="PBrush" ShapeID="_x0000_i1052" DrawAspect="Content" ObjectID="_1744591898" r:id="rId104"/>
                </w:object>
              </w:r>
            </w:del>
          </w:p>
        </w:tc>
        <w:tc>
          <w:tcPr>
            <w:tcW w:w="1105" w:type="pct"/>
          </w:tcPr>
          <w:p w14:paraId="101FE23E" w14:textId="323F9874" w:rsidR="00490283" w:rsidRPr="008A784B" w:rsidDel="008C573E" w:rsidRDefault="00490283" w:rsidP="008A784B">
            <w:pPr>
              <w:pStyle w:val="TableBody"/>
              <w:rPr>
                <w:del w:id="1287" w:author="Moses, Robinson" w:date="2023-04-13T03:40:00Z"/>
                <w:b/>
                <w:bCs/>
              </w:rPr>
            </w:pPr>
            <w:del w:id="1288" w:author="Moses, Robinson" w:date="2023-04-13T03:40:00Z">
              <w:r w:rsidRPr="008A784B" w:rsidDel="008C573E">
                <w:rPr>
                  <w:b/>
                  <w:bCs/>
                </w:rPr>
                <w:delText>PROCESS CASH</w:delText>
              </w:r>
            </w:del>
          </w:p>
        </w:tc>
        <w:tc>
          <w:tcPr>
            <w:tcW w:w="3302" w:type="pct"/>
          </w:tcPr>
          <w:p w14:paraId="32370D5C" w14:textId="2E562403" w:rsidR="00490283" w:rsidRPr="008A784B" w:rsidDel="008C573E" w:rsidRDefault="00490283" w:rsidP="008A784B">
            <w:pPr>
              <w:pStyle w:val="TableBody"/>
              <w:rPr>
                <w:del w:id="1289" w:author="Moses, Robinson" w:date="2023-04-13T03:40:00Z"/>
              </w:rPr>
            </w:pPr>
            <w:del w:id="1290" w:author="Moses, Robinson" w:date="2023-04-13T03:40:00Z">
              <w:r w:rsidRPr="008A784B" w:rsidDel="008C573E">
                <w:delText xml:space="preserve">Links to </w:delText>
              </w:r>
              <w:r w:rsidRPr="0060488A" w:rsidDel="008C573E">
                <w:rPr>
                  <w:b/>
                  <w:bCs/>
                </w:rPr>
                <w:delText>Process Cash</w:delText>
              </w:r>
              <w:r w:rsidRPr="008A784B" w:rsidDel="008C573E">
                <w:delText xml:space="preserve"> screen. </w:delText>
              </w:r>
              <w:r w:rsidR="005A082A" w:rsidDel="008C573E">
                <w:delText>S</w:delText>
              </w:r>
              <w:r w:rsidRPr="008A784B" w:rsidDel="008C573E">
                <w:delText xml:space="preserve">ee: </w:delText>
              </w:r>
              <w:r w:rsidR="00783BEC" w:rsidDel="008C573E">
                <w:fldChar w:fldCharType="begin"/>
              </w:r>
              <w:r w:rsidR="00783BEC" w:rsidDel="008C573E">
                <w:delInstrText xml:space="preserve"> HYPERLINK \l "_Process_Cash" </w:delInstrText>
              </w:r>
              <w:r w:rsidR="00783BEC" w:rsidDel="008C573E">
                <w:fldChar w:fldCharType="separate"/>
              </w:r>
              <w:r w:rsidR="007F2423" w:rsidDel="008C573E">
                <w:rPr>
                  <w:rStyle w:val="Hyperlink"/>
                  <w:color w:val="4472C4" w:themeColor="accent1"/>
                  <w:u w:val="none"/>
                </w:rPr>
                <w:delText>The Process Cash</w:delText>
              </w:r>
              <w:r w:rsidR="00783BEC" w:rsidDel="008C573E">
                <w:rPr>
                  <w:rStyle w:val="Hyperlink"/>
                  <w:color w:val="4472C4" w:themeColor="accent1"/>
                  <w:u w:val="none"/>
                </w:rPr>
                <w:fldChar w:fldCharType="end"/>
              </w:r>
              <w:r w:rsidRPr="008A784B" w:rsidDel="008C573E">
                <w:delText xml:space="preserve"> screen</w:delText>
              </w:r>
            </w:del>
          </w:p>
        </w:tc>
      </w:tr>
      <w:tr w:rsidR="00490283" w:rsidDel="008C573E" w14:paraId="77441049" w14:textId="74668772" w:rsidTr="0060488A">
        <w:trPr>
          <w:cantSplit/>
          <w:del w:id="1291" w:author="Moses, Robinson" w:date="2023-04-13T03:40:00Z"/>
        </w:trPr>
        <w:tc>
          <w:tcPr>
            <w:tcW w:w="594" w:type="pct"/>
            <w:vAlign w:val="center"/>
          </w:tcPr>
          <w:p w14:paraId="2CBFA867" w14:textId="0ADCD20B" w:rsidR="00490283" w:rsidDel="008C573E" w:rsidRDefault="00490283">
            <w:pPr>
              <w:pStyle w:val="TableCellText"/>
              <w:snapToGrid w:val="0"/>
              <w:jc w:val="center"/>
              <w:rPr>
                <w:del w:id="1292" w:author="Moses, Robinson" w:date="2023-04-13T03:40:00Z"/>
                <w:b/>
                <w:bCs/>
              </w:rPr>
            </w:pPr>
            <w:del w:id="1293" w:author="Moses, Robinson" w:date="2023-04-13T03:40:00Z">
              <w:r w:rsidDel="008C573E">
                <w:object w:dxaOrig="405" w:dyaOrig="330" w14:anchorId="5DB44D84">
                  <v:shape id="_x0000_i1053" type="#_x0000_t75" style="width:20.75pt;height:16.2pt" o:ole="">
                    <v:imagedata r:id="rId70" o:title=""/>
                  </v:shape>
                  <o:OLEObject Type="Embed" ProgID="PBrush" ShapeID="_x0000_i1053" DrawAspect="Content" ObjectID="_1744591899" r:id="rId105"/>
                </w:object>
              </w:r>
            </w:del>
          </w:p>
        </w:tc>
        <w:tc>
          <w:tcPr>
            <w:tcW w:w="1105" w:type="pct"/>
          </w:tcPr>
          <w:p w14:paraId="4FAC36CF" w14:textId="4EC215F0" w:rsidR="00490283" w:rsidRPr="008A784B" w:rsidDel="008C573E" w:rsidRDefault="00490283" w:rsidP="008A784B">
            <w:pPr>
              <w:pStyle w:val="TableBody"/>
              <w:rPr>
                <w:del w:id="1294" w:author="Moses, Robinson" w:date="2023-04-13T03:40:00Z"/>
                <w:b/>
                <w:bCs/>
              </w:rPr>
            </w:pPr>
            <w:del w:id="1295" w:author="Moses, Robinson" w:date="2023-04-13T03:40:00Z">
              <w:r w:rsidRPr="008A784B" w:rsidDel="008C573E">
                <w:rPr>
                  <w:b/>
                  <w:bCs/>
                </w:rPr>
                <w:delText>FORCE-CLOSE</w:delText>
              </w:r>
            </w:del>
          </w:p>
        </w:tc>
        <w:tc>
          <w:tcPr>
            <w:tcW w:w="3302" w:type="pct"/>
          </w:tcPr>
          <w:p w14:paraId="1CBF704E" w14:textId="77A0F1BB" w:rsidR="00490283" w:rsidRPr="008A784B" w:rsidDel="008C573E" w:rsidRDefault="00490283" w:rsidP="008A784B">
            <w:pPr>
              <w:pStyle w:val="TableBody"/>
              <w:rPr>
                <w:del w:id="1296" w:author="Moses, Robinson" w:date="2023-04-13T03:40:00Z"/>
              </w:rPr>
            </w:pPr>
            <w:del w:id="1297" w:author="Moses, Robinson" w:date="2023-04-13T03:40:00Z">
              <w:r w:rsidRPr="008A784B" w:rsidDel="008C573E">
                <w:delText xml:space="preserve">Links to screen for </w:delText>
              </w:r>
              <w:r w:rsidR="007F2423" w:rsidDel="008C573E">
                <w:delText xml:space="preserve">the </w:delText>
              </w:r>
              <w:r w:rsidRPr="008A784B" w:rsidDel="008C573E">
                <w:delText xml:space="preserve">user to enter </w:delText>
              </w:r>
              <w:r w:rsidRPr="0060488A" w:rsidDel="008C573E">
                <w:rPr>
                  <w:b/>
                  <w:bCs/>
                </w:rPr>
                <w:delText>Closing Balances</w:delText>
              </w:r>
              <w:r w:rsidRPr="008A784B" w:rsidDel="008C573E">
                <w:delText xml:space="preserve"> by denomination and close the vault manually.  </w:delText>
              </w:r>
              <w:r w:rsidR="005A082A" w:rsidDel="008C573E">
                <w:delText>S</w:delText>
              </w:r>
              <w:r w:rsidRPr="008A784B" w:rsidDel="008C573E">
                <w:delText xml:space="preserve">ee </w:delText>
              </w:r>
              <w:r w:rsidR="007F2423" w:rsidDel="008C573E">
                <w:delText xml:space="preserve">the </w:delText>
              </w:r>
              <w:r w:rsidRPr="008A784B" w:rsidDel="008C573E">
                <w:rPr>
                  <w:color w:val="4472C4" w:themeColor="accent1"/>
                </w:rPr>
                <w:delText>Force-Close</w:delText>
              </w:r>
              <w:r w:rsidRPr="008A784B" w:rsidDel="008C573E">
                <w:delText xml:space="preserve"> screen</w:delText>
              </w:r>
            </w:del>
          </w:p>
        </w:tc>
      </w:tr>
      <w:tr w:rsidR="00490283" w:rsidDel="008C573E" w14:paraId="7BA00B0E" w14:textId="0459D4BD" w:rsidTr="0060488A">
        <w:trPr>
          <w:cantSplit/>
          <w:del w:id="1298" w:author="Moses, Robinson" w:date="2023-04-13T03:40:00Z"/>
        </w:trPr>
        <w:tc>
          <w:tcPr>
            <w:tcW w:w="594" w:type="pct"/>
            <w:vAlign w:val="center"/>
          </w:tcPr>
          <w:p w14:paraId="0931CA51" w14:textId="00663A0E" w:rsidR="00490283" w:rsidDel="008C573E" w:rsidRDefault="00490283">
            <w:pPr>
              <w:pStyle w:val="TableCellText"/>
              <w:snapToGrid w:val="0"/>
              <w:jc w:val="center"/>
              <w:rPr>
                <w:del w:id="1299" w:author="Moses, Robinson" w:date="2023-04-13T03:40:00Z"/>
              </w:rPr>
            </w:pPr>
            <w:del w:id="1300" w:author="Moses, Robinson" w:date="2023-04-13T03:40:00Z">
              <w:r w:rsidDel="008C573E">
                <w:object w:dxaOrig="480" w:dyaOrig="510" w14:anchorId="690EB683">
                  <v:shape id="_x0000_i1054" type="#_x0000_t75" style="width:24.65pt;height:25.95pt" o:ole="">
                    <v:imagedata r:id="rId72" o:title=""/>
                  </v:shape>
                  <o:OLEObject Type="Embed" ProgID="PBrush" ShapeID="_x0000_i1054" DrawAspect="Content" ObjectID="_1744591900" r:id="rId106"/>
                </w:object>
              </w:r>
            </w:del>
          </w:p>
        </w:tc>
        <w:tc>
          <w:tcPr>
            <w:tcW w:w="1105" w:type="pct"/>
          </w:tcPr>
          <w:p w14:paraId="562B3A66" w14:textId="33165282" w:rsidR="00490283" w:rsidRPr="008A784B" w:rsidDel="008C573E" w:rsidRDefault="00490283" w:rsidP="008A784B">
            <w:pPr>
              <w:pStyle w:val="TableBody"/>
              <w:rPr>
                <w:del w:id="1301" w:author="Moses, Robinson" w:date="2023-04-13T03:40:00Z"/>
                <w:b/>
                <w:bCs/>
              </w:rPr>
            </w:pPr>
            <w:del w:id="1302" w:author="Moses, Robinson" w:date="2023-04-13T03:40:00Z">
              <w:r w:rsidRPr="008A784B" w:rsidDel="008C573E">
                <w:rPr>
                  <w:b/>
                  <w:bCs/>
                </w:rPr>
                <w:delText>EXPORT TO PDF</w:delText>
              </w:r>
            </w:del>
          </w:p>
        </w:tc>
        <w:tc>
          <w:tcPr>
            <w:tcW w:w="3302" w:type="pct"/>
          </w:tcPr>
          <w:p w14:paraId="536C4501" w14:textId="508473C3" w:rsidR="00490283" w:rsidRPr="008A784B" w:rsidDel="008C573E" w:rsidRDefault="00490283" w:rsidP="008A784B">
            <w:pPr>
              <w:pStyle w:val="TableBody"/>
              <w:rPr>
                <w:del w:id="1303" w:author="Moses, Robinson" w:date="2023-04-13T03:40:00Z"/>
              </w:rPr>
            </w:pPr>
            <w:del w:id="1304" w:author="Moses, Robinson" w:date="2023-04-13T03:40:00Z">
              <w:r w:rsidRPr="008A784B" w:rsidDel="008C573E">
                <w:delText xml:space="preserve"> This generates the contents of the </w:delText>
              </w:r>
              <w:r w:rsidRPr="0060488A" w:rsidDel="008C573E">
                <w:rPr>
                  <w:b/>
                  <w:bCs/>
                </w:rPr>
                <w:delText>Vault Details</w:delText>
              </w:r>
              <w:r w:rsidRPr="008A784B" w:rsidDel="008C573E">
                <w:delText xml:space="preserve"> to generate the Vault Balance report in PDF format</w:delText>
              </w:r>
            </w:del>
          </w:p>
        </w:tc>
      </w:tr>
      <w:tr w:rsidR="00490283" w:rsidDel="008C573E" w14:paraId="75E949E4" w14:textId="56F5C8F4" w:rsidTr="0060488A">
        <w:trPr>
          <w:cantSplit/>
          <w:del w:id="1305" w:author="Moses, Robinson" w:date="2023-04-13T03:40:00Z"/>
        </w:trPr>
        <w:tc>
          <w:tcPr>
            <w:tcW w:w="594" w:type="pct"/>
            <w:vAlign w:val="center"/>
          </w:tcPr>
          <w:p w14:paraId="45D5142B" w14:textId="5B90BEDD" w:rsidR="00490283" w:rsidDel="008C573E" w:rsidRDefault="00490283">
            <w:pPr>
              <w:pStyle w:val="TableCellText"/>
              <w:snapToGrid w:val="0"/>
              <w:jc w:val="center"/>
              <w:rPr>
                <w:del w:id="1306" w:author="Moses, Robinson" w:date="2023-04-13T03:40:00Z"/>
              </w:rPr>
            </w:pPr>
            <w:del w:id="1307" w:author="Moses, Robinson" w:date="2023-04-13T03:40:00Z">
              <w:r w:rsidDel="008C573E">
                <w:object w:dxaOrig="480" w:dyaOrig="480" w14:anchorId="747CBF91">
                  <v:shape id="_x0000_i1055" type="#_x0000_t75" style="width:24.65pt;height:24.65pt" o:ole="">
                    <v:imagedata r:id="rId74" o:title=""/>
                  </v:shape>
                  <o:OLEObject Type="Embed" ProgID="PBrush" ShapeID="_x0000_i1055" DrawAspect="Content" ObjectID="_1744591901" r:id="rId107"/>
                </w:object>
              </w:r>
            </w:del>
          </w:p>
        </w:tc>
        <w:tc>
          <w:tcPr>
            <w:tcW w:w="1105" w:type="pct"/>
          </w:tcPr>
          <w:p w14:paraId="1A7387AC" w14:textId="5528CDA0" w:rsidR="00490283" w:rsidRPr="008A784B" w:rsidDel="008C573E" w:rsidRDefault="00490283" w:rsidP="008A784B">
            <w:pPr>
              <w:pStyle w:val="TableBody"/>
              <w:rPr>
                <w:del w:id="1308" w:author="Moses, Robinson" w:date="2023-04-13T03:40:00Z"/>
                <w:b/>
                <w:bCs/>
              </w:rPr>
            </w:pPr>
            <w:del w:id="1309" w:author="Moses, Robinson" w:date="2023-04-13T03:40:00Z">
              <w:r w:rsidRPr="008A784B" w:rsidDel="008C573E">
                <w:rPr>
                  <w:b/>
                  <w:bCs/>
                </w:rPr>
                <w:delText>COFFER BALANCE</w:delText>
              </w:r>
            </w:del>
          </w:p>
        </w:tc>
        <w:tc>
          <w:tcPr>
            <w:tcW w:w="3302" w:type="pct"/>
          </w:tcPr>
          <w:p w14:paraId="5D2880FD" w14:textId="609F365F" w:rsidR="00490283" w:rsidRPr="00A01CF9" w:rsidDel="008C573E" w:rsidRDefault="00490283" w:rsidP="008A784B">
            <w:pPr>
              <w:pStyle w:val="TableBody"/>
              <w:rPr>
                <w:del w:id="1310" w:author="Moses, Robinson" w:date="2023-04-13T03:40:00Z"/>
              </w:rPr>
            </w:pPr>
            <w:del w:id="1311" w:author="Moses, Robinson" w:date="2023-04-13T03:40:00Z">
              <w:r w:rsidRPr="00A01CF9" w:rsidDel="008C573E">
                <w:delText xml:space="preserve"> Links to the Coffer Balance page for the Vault.</w:delText>
              </w:r>
            </w:del>
          </w:p>
        </w:tc>
      </w:tr>
      <w:tr w:rsidR="00490283" w:rsidDel="008C573E" w14:paraId="358BDAB5" w14:textId="48B6139E" w:rsidTr="0060488A">
        <w:trPr>
          <w:cantSplit/>
          <w:del w:id="1312" w:author="Moses, Robinson" w:date="2023-04-13T03:40:00Z"/>
        </w:trPr>
        <w:tc>
          <w:tcPr>
            <w:tcW w:w="594" w:type="pct"/>
            <w:vAlign w:val="center"/>
          </w:tcPr>
          <w:p w14:paraId="11C4A3D2" w14:textId="33D1FB81" w:rsidR="00490283" w:rsidDel="008C573E" w:rsidRDefault="00490283">
            <w:pPr>
              <w:pStyle w:val="TableCellText"/>
              <w:snapToGrid w:val="0"/>
              <w:jc w:val="center"/>
              <w:rPr>
                <w:del w:id="1313" w:author="Moses, Robinson" w:date="2023-04-13T03:40:00Z"/>
              </w:rPr>
            </w:pPr>
            <w:del w:id="1314" w:author="Moses, Robinson" w:date="2023-04-13T03:40:00Z">
              <w:r w:rsidDel="008C573E">
                <w:object w:dxaOrig="480" w:dyaOrig="480" w14:anchorId="70CE00CE">
                  <v:shape id="_x0000_i1056" type="#_x0000_t75" style="width:24.65pt;height:24.65pt" o:ole="">
                    <v:imagedata r:id="rId74" o:title=""/>
                  </v:shape>
                  <o:OLEObject Type="Embed" ProgID="PBrush" ShapeID="_x0000_i1056" DrawAspect="Content" ObjectID="_1744591902" r:id="rId108"/>
                </w:object>
              </w:r>
            </w:del>
          </w:p>
        </w:tc>
        <w:tc>
          <w:tcPr>
            <w:tcW w:w="1105" w:type="pct"/>
          </w:tcPr>
          <w:p w14:paraId="3FCD69A9" w14:textId="377AB855" w:rsidR="00490283" w:rsidRPr="008A784B" w:rsidDel="008C573E" w:rsidRDefault="00490283" w:rsidP="008A784B">
            <w:pPr>
              <w:pStyle w:val="TableBody"/>
              <w:rPr>
                <w:del w:id="1315" w:author="Moses, Robinson" w:date="2023-04-13T03:40:00Z"/>
                <w:b/>
                <w:bCs/>
              </w:rPr>
            </w:pPr>
            <w:del w:id="1316" w:author="Moses, Robinson" w:date="2023-04-13T03:40:00Z">
              <w:r w:rsidRPr="008A784B" w:rsidDel="008C573E">
                <w:rPr>
                  <w:b/>
                  <w:bCs/>
                </w:rPr>
                <w:delText>MASTER COFFER BALANCE</w:delText>
              </w:r>
            </w:del>
          </w:p>
        </w:tc>
        <w:tc>
          <w:tcPr>
            <w:tcW w:w="3302" w:type="pct"/>
          </w:tcPr>
          <w:p w14:paraId="465B3EFA" w14:textId="4C11249A" w:rsidR="00490283" w:rsidDel="008C573E" w:rsidRDefault="00490283" w:rsidP="008A784B">
            <w:pPr>
              <w:pStyle w:val="TableBody"/>
              <w:rPr>
                <w:del w:id="1317" w:author="Moses, Robinson" w:date="2023-04-13T03:40:00Z"/>
              </w:rPr>
            </w:pPr>
            <w:del w:id="1318" w:author="Moses, Robinson" w:date="2023-04-13T03:40:00Z">
              <w:r w:rsidDel="008C573E">
                <w:delText xml:space="preserve">  Opens the </w:delText>
              </w:r>
              <w:r w:rsidRPr="0060488A" w:rsidDel="008C573E">
                <w:rPr>
                  <w:b/>
                  <w:bCs/>
                </w:rPr>
                <w:delText>Master Coffer Balance</w:delText>
              </w:r>
              <w:r w:rsidDel="008C573E">
                <w:delText xml:space="preserve"> report of the vault by Master Coffer and Currency/Denomination</w:delText>
              </w:r>
            </w:del>
          </w:p>
        </w:tc>
      </w:tr>
      <w:tr w:rsidR="00490283" w:rsidDel="008C573E" w14:paraId="0269FB9A" w14:textId="4F10BE65" w:rsidTr="0060488A">
        <w:trPr>
          <w:cantSplit/>
          <w:del w:id="1319" w:author="Moses, Robinson" w:date="2023-04-13T03:40:00Z"/>
        </w:trPr>
        <w:tc>
          <w:tcPr>
            <w:tcW w:w="594" w:type="pct"/>
            <w:vAlign w:val="center"/>
          </w:tcPr>
          <w:p w14:paraId="51521C15" w14:textId="56421FB7" w:rsidR="00490283" w:rsidDel="008C573E" w:rsidRDefault="00490283">
            <w:pPr>
              <w:pStyle w:val="TableCellText"/>
              <w:snapToGrid w:val="0"/>
              <w:jc w:val="center"/>
              <w:rPr>
                <w:del w:id="1320" w:author="Moses, Robinson" w:date="2023-04-13T03:40:00Z"/>
              </w:rPr>
            </w:pPr>
            <w:del w:id="1321" w:author="Moses, Robinson" w:date="2023-04-13T03:40:00Z">
              <w:r w:rsidDel="008C573E">
                <w:object w:dxaOrig="480" w:dyaOrig="480" w14:anchorId="2A01C4AA">
                  <v:shape id="_x0000_i1057" type="#_x0000_t75" style="width:24.65pt;height:24.65pt" o:ole="">
                    <v:imagedata r:id="rId77" o:title=""/>
                  </v:shape>
                  <o:OLEObject Type="Embed" ProgID="PBrush" ShapeID="_x0000_i1057" DrawAspect="Content" ObjectID="_1744591903" r:id="rId109"/>
                </w:object>
              </w:r>
            </w:del>
          </w:p>
        </w:tc>
        <w:tc>
          <w:tcPr>
            <w:tcW w:w="1105" w:type="pct"/>
          </w:tcPr>
          <w:p w14:paraId="560C32A9" w14:textId="231090BE" w:rsidR="00490283" w:rsidRPr="008A784B" w:rsidDel="008C573E" w:rsidRDefault="00490283" w:rsidP="008A784B">
            <w:pPr>
              <w:pStyle w:val="TableBody"/>
              <w:rPr>
                <w:del w:id="1322" w:author="Moses, Robinson" w:date="2023-04-13T03:40:00Z"/>
                <w:b/>
                <w:bCs/>
              </w:rPr>
            </w:pPr>
            <w:del w:id="1323" w:author="Moses, Robinson" w:date="2023-04-13T03:40:00Z">
              <w:r w:rsidRPr="008A784B" w:rsidDel="008C573E">
                <w:rPr>
                  <w:b/>
                  <w:bCs/>
                </w:rPr>
                <w:delText>VAULT LOG</w:delText>
              </w:r>
            </w:del>
          </w:p>
        </w:tc>
        <w:tc>
          <w:tcPr>
            <w:tcW w:w="3302" w:type="pct"/>
          </w:tcPr>
          <w:p w14:paraId="2D005FDA" w14:textId="2D91D7CE" w:rsidR="00490283" w:rsidDel="008C573E" w:rsidRDefault="00490283" w:rsidP="008A784B">
            <w:pPr>
              <w:pStyle w:val="TableBody"/>
              <w:rPr>
                <w:del w:id="1324" w:author="Moses, Robinson" w:date="2023-04-13T03:40:00Z"/>
              </w:rPr>
            </w:pPr>
            <w:del w:id="1325" w:author="Moses, Robinson" w:date="2023-04-13T03:40:00Z">
              <w:r w:rsidRPr="00A01CF9" w:rsidDel="008C573E">
                <w:delText>Links to a page that displays the history of actions taken on the Vault. (i.e. Force closes, balance adjustments, etc.)</w:delText>
              </w:r>
            </w:del>
          </w:p>
        </w:tc>
      </w:tr>
    </w:tbl>
    <w:p w14:paraId="2D11D718" w14:textId="3C068154" w:rsidR="00490283" w:rsidRPr="004921DF" w:rsidDel="008C573E" w:rsidRDefault="00783BEC" w:rsidP="008A784B">
      <w:pPr>
        <w:pStyle w:val="Caption"/>
        <w:rPr>
          <w:del w:id="1326" w:author="Moses, Robinson" w:date="2023-04-13T03:40:00Z"/>
          <w:color w:val="92D050"/>
        </w:rPr>
      </w:pPr>
      <w:del w:id="1327" w:author="Moses, Robinson" w:date="2023-04-13T03:40:00Z">
        <w:r w:rsidDel="008C573E">
          <w:fldChar w:fldCharType="begin"/>
        </w:r>
        <w:r w:rsidDel="008C573E">
          <w:delInstrText xml:space="preserve"> HYPERLINK \l "_DASHBOARD_1" </w:delInstrText>
        </w:r>
        <w:r w:rsidDel="008C573E">
          <w:fldChar w:fldCharType="separate"/>
        </w:r>
        <w:r w:rsidR="00490283" w:rsidRPr="004921DF" w:rsidDel="008C573E">
          <w:rPr>
            <w:rStyle w:val="Hyperlink"/>
            <w:color w:val="92D050"/>
          </w:rPr>
          <w:delText>Return to: Dashboard</w:delText>
        </w:r>
        <w:r w:rsidDel="008C573E">
          <w:rPr>
            <w:rStyle w:val="Hyperlink"/>
            <w:iCs w:val="0"/>
            <w:color w:val="92D050"/>
          </w:rPr>
          <w:fldChar w:fldCharType="end"/>
        </w:r>
        <w:r w:rsidR="00490283" w:rsidRPr="004921DF" w:rsidDel="008C573E">
          <w:rPr>
            <w:color w:val="92D050"/>
          </w:rPr>
          <w:delText xml:space="preserve"> </w:delText>
        </w:r>
        <w:commentRangeStart w:id="1188"/>
        <w:commentRangeEnd w:id="1188"/>
      </w:del>
    </w:p>
    <w:p w14:paraId="0884BA54" w14:textId="77777777" w:rsidR="00EE5653" w:rsidRDefault="00EE5653" w:rsidP="00EE5653">
      <w:pPr>
        <w:pStyle w:val="BodyText"/>
      </w:pPr>
      <w:bookmarkStart w:id="1328" w:name="_Toc63697394"/>
    </w:p>
    <w:p w14:paraId="56E74E17" w14:textId="732895F7" w:rsidR="00490283" w:rsidRDefault="00490283" w:rsidP="00DC509B">
      <w:pPr>
        <w:pStyle w:val="Heading3"/>
      </w:pPr>
      <w:bookmarkStart w:id="1329" w:name="_Toc133372437"/>
      <w:r>
        <w:t>TRANSACTIONS LIST</w:t>
      </w:r>
      <w:bookmarkEnd w:id="1328"/>
      <w:bookmarkEnd w:id="1329"/>
      <w:r>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3D0D8048" w:rsidR="00490283" w:rsidRDefault="00490283" w:rsidP="00EE5653">
      <w:pPr>
        <w:pStyle w:val="Caption"/>
      </w:pPr>
      <w:bookmarkStart w:id="1330"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7</w:t>
      </w:r>
      <w:r w:rsidRPr="6356747E">
        <w:rPr>
          <w:noProof/>
        </w:rPr>
        <w:fldChar w:fldCharType="end"/>
      </w:r>
      <w:r>
        <w:t>: VAULT DETAILS TRANSACTION LIST</w:t>
      </w:r>
      <w:bookmarkEnd w:id="1330"/>
      <w:r>
        <w:t xml:space="preserve"> </w:t>
      </w:r>
    </w:p>
    <w:p w14:paraId="0155C232" w14:textId="2C9C794A" w:rsidR="00490283" w:rsidRDefault="00490283" w:rsidP="00EE5653">
      <w:pPr>
        <w:pStyle w:val="BodyText"/>
      </w:pPr>
      <w:commentRangeStart w:id="1331"/>
      <w:r>
        <w:rPr>
          <w:noProof/>
        </w:rPr>
        <w:drawing>
          <wp:inline distT="0" distB="0" distL="0" distR="0" wp14:anchorId="16FF0BA1" wp14:editId="7531F3F2">
            <wp:extent cx="4933952" cy="3073440"/>
            <wp:effectExtent l="76200" t="76200" r="133350" b="127000"/>
            <wp:docPr id="2087978224" name="Picture 208797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978224"/>
                    <pic:cNvPicPr/>
                  </pic:nvPicPr>
                  <pic:blipFill>
                    <a:blip r:embed="rId110">
                      <a:extLst>
                        <a:ext uri="{28A0092B-C50C-407E-A947-70E740481C1C}">
                          <a14:useLocalDpi xmlns:a14="http://schemas.microsoft.com/office/drawing/2010/main" val="0"/>
                        </a:ext>
                      </a:extLst>
                    </a:blip>
                    <a:stretch>
                      <a:fillRect/>
                    </a:stretch>
                  </pic:blipFill>
                  <pic:spPr>
                    <a:xfrm>
                      <a:off x="0" y="0"/>
                      <a:ext cx="4933952" cy="307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331"/>
      <w:r w:rsidR="008B0FD4">
        <w:rPr>
          <w:rStyle w:val="CommentReference"/>
          <w:rFonts w:ascii="Calibri" w:eastAsia="Calibri" w:hAnsi="Calibri" w:cs="Calibri"/>
          <w:color w:val="000000"/>
          <w:lang w:val="en-US"/>
        </w:rPr>
        <w:commentReference w:id="1331"/>
      </w:r>
    </w:p>
    <w:p w14:paraId="5207BAEA" w14:textId="614FA0C6" w:rsidR="00490283" w:rsidRPr="003B065F" w:rsidDel="003E43FB" w:rsidRDefault="003E43FB" w:rsidP="00EE5653">
      <w:pPr>
        <w:pStyle w:val="Caption"/>
        <w:rPr>
          <w:del w:id="1332" w:author="Moses, Robinson" w:date="2023-04-13T07:20:00Z"/>
          <w:rStyle w:val="Hyperlink"/>
          <w:i w:val="0"/>
          <w:iCs w:val="0"/>
          <w:color w:val="92D050"/>
          <w:u w:val="none"/>
          <w:rPrChange w:id="1333" w:author="Moses, Robinson" w:date="2023-04-13T07:33:00Z">
            <w:rPr>
              <w:del w:id="1334" w:author="Moses, Robinson" w:date="2023-04-13T07:20:00Z"/>
              <w:color w:val="92D050"/>
            </w:rPr>
          </w:rPrChange>
        </w:rPr>
      </w:pPr>
      <w:ins w:id="1335" w:author="Moses, Robinson" w:date="2023-04-13T07:20:00Z">
        <w:r w:rsidRPr="003B065F">
          <w:rPr>
            <w:rStyle w:val="Hyperlink"/>
            <w:color w:val="92D050"/>
            <w:u w:val="none"/>
            <w:rPrChange w:id="1336" w:author="Moses, Robinson" w:date="2023-04-13T07:33:00Z">
              <w:rPr/>
            </w:rPrChange>
          </w:rPr>
          <w:t>Return To:</w:t>
        </w:r>
      </w:ins>
      <w:ins w:id="1337" w:author="Moses, Robinson" w:date="2023-04-13T07:33:00Z">
        <w:r w:rsidR="003B065F">
          <w:rPr>
            <w:rStyle w:val="Hyperlink"/>
            <w:i w:val="0"/>
            <w:iCs w:val="0"/>
            <w:color w:val="92D050"/>
            <w:u w:val="none"/>
          </w:rPr>
          <w:t xml:space="preserve"> </w:t>
        </w:r>
      </w:ins>
      <w:ins w:id="1338" w:author="Moses, Robinson" w:date="2023-04-13T07:20:00Z">
        <w:r w:rsidRPr="003B065F">
          <w:rPr>
            <w:rStyle w:val="Hyperlink"/>
            <w:color w:val="92D050"/>
            <w:u w:val="none"/>
            <w:rPrChange w:id="1339" w:author="Moses, Robinson" w:date="2023-04-13T07:33:00Z">
              <w:rPr/>
            </w:rPrChange>
          </w:rPr>
          <w:fldChar w:fldCharType="begin"/>
        </w:r>
        <w:r w:rsidRPr="003B065F">
          <w:rPr>
            <w:rStyle w:val="Hyperlink"/>
            <w:color w:val="92D050"/>
            <w:u w:val="none"/>
            <w:rPrChange w:id="1340" w:author="Moses, Robinson" w:date="2023-04-13T07:33:00Z">
              <w:rPr/>
            </w:rPrChange>
          </w:rPr>
          <w:instrText xml:space="preserve"> REF _Ref132262846 \h </w:instrText>
        </w:r>
      </w:ins>
      <w:r w:rsidR="003B065F">
        <w:rPr>
          <w:rStyle w:val="Hyperlink"/>
          <w:i w:val="0"/>
          <w:iCs w:val="0"/>
          <w:color w:val="92D050"/>
          <w:u w:val="none"/>
        </w:rPr>
        <w:instrText xml:space="preserve"> \* MERGEFORMAT </w:instrText>
      </w:r>
      <w:r w:rsidRPr="003B065F">
        <w:rPr>
          <w:rStyle w:val="Hyperlink"/>
          <w:i w:val="0"/>
          <w:iCs w:val="0"/>
          <w:color w:val="92D050"/>
          <w:u w:val="none"/>
          <w:rPrChange w:id="1341" w:author="Moses, Robinson" w:date="2023-04-13T07:33:00Z">
            <w:rPr>
              <w:rStyle w:val="Hyperlink"/>
              <w:i w:val="0"/>
              <w:iCs w:val="0"/>
              <w:color w:val="92D050"/>
              <w:u w:val="none"/>
            </w:rPr>
          </w:rPrChange>
        </w:rPr>
      </w:r>
      <w:r w:rsidRPr="003B065F">
        <w:rPr>
          <w:rStyle w:val="Hyperlink"/>
          <w:color w:val="92D050"/>
          <w:u w:val="none"/>
          <w:rPrChange w:id="1342" w:author="Moses, Robinson" w:date="2023-04-13T07:33:00Z">
            <w:rPr/>
          </w:rPrChange>
        </w:rPr>
        <w:fldChar w:fldCharType="separate"/>
      </w:r>
      <w:ins w:id="1343" w:author="Moses, Robinson" w:date="2023-04-13T07:20:00Z">
        <w:r w:rsidRPr="003B065F">
          <w:rPr>
            <w:rStyle w:val="Hyperlink"/>
            <w:color w:val="92D050"/>
            <w:u w:val="none"/>
            <w:rPrChange w:id="1344" w:author="Moses, Robinson" w:date="2023-04-13T07:33:00Z">
              <w:rPr/>
            </w:rPrChange>
          </w:rPr>
          <w:t>Logs</w:t>
        </w:r>
        <w:r w:rsidRPr="003B065F">
          <w:rPr>
            <w:rStyle w:val="Hyperlink"/>
            <w:color w:val="92D050"/>
            <w:u w:val="none"/>
            <w:rPrChange w:id="1345" w:author="Moses, Robinson" w:date="2023-04-13T07:33:00Z">
              <w:rPr/>
            </w:rPrChange>
          </w:rPr>
          <w:fldChar w:fldCharType="end"/>
        </w:r>
      </w:ins>
      <w:del w:id="1346" w:author="Moses, Robinson" w:date="2023-04-13T07:20:00Z">
        <w:r w:rsidR="00783BEC" w:rsidRPr="003B065F" w:rsidDel="003E43FB">
          <w:rPr>
            <w:rStyle w:val="Hyperlink"/>
            <w:color w:val="92D050"/>
            <w:u w:val="none"/>
            <w:rPrChange w:id="1347" w:author="Moses, Robinson" w:date="2023-04-13T07:33:00Z">
              <w:rPr/>
            </w:rPrChange>
          </w:rPr>
          <w:fldChar w:fldCharType="begin"/>
        </w:r>
        <w:r w:rsidR="00783BEC" w:rsidRPr="003B065F" w:rsidDel="003E43FB">
          <w:rPr>
            <w:rStyle w:val="Hyperlink"/>
            <w:color w:val="92D050"/>
            <w:u w:val="none"/>
            <w:rPrChange w:id="1348" w:author="Moses, Robinson" w:date="2023-04-13T07:33:00Z">
              <w:rPr/>
            </w:rPrChange>
          </w:rPr>
          <w:delInstrText xml:space="preserve"> HYPERLINK \l "_DASHBOARD_1" </w:delInstrText>
        </w:r>
        <w:r w:rsidR="00783BEC" w:rsidRPr="003B065F" w:rsidDel="003E43FB">
          <w:rPr>
            <w:rStyle w:val="Hyperlink"/>
            <w:color w:val="92D050"/>
            <w:u w:val="none"/>
            <w:rPrChange w:id="1349" w:author="Moses, Robinson" w:date="2023-04-13T07:33:00Z">
              <w:rPr>
                <w:rStyle w:val="Hyperlink"/>
                <w:color w:val="92D050"/>
              </w:rPr>
            </w:rPrChange>
          </w:rPr>
          <w:fldChar w:fldCharType="separate"/>
        </w:r>
        <w:r w:rsidR="00490283" w:rsidRPr="003B065F" w:rsidDel="003E43FB">
          <w:rPr>
            <w:rStyle w:val="Hyperlink"/>
            <w:color w:val="92D050"/>
            <w:u w:val="none"/>
            <w:rPrChange w:id="1350" w:author="Moses, Robinson" w:date="2023-04-13T07:33:00Z">
              <w:rPr>
                <w:rStyle w:val="Hyperlink"/>
                <w:color w:val="92D050"/>
              </w:rPr>
            </w:rPrChange>
          </w:rPr>
          <w:delText>Return to: Dashboard</w:delText>
        </w:r>
        <w:r w:rsidR="00783BEC" w:rsidRPr="003B065F" w:rsidDel="003E43FB">
          <w:rPr>
            <w:rStyle w:val="Hyperlink"/>
            <w:color w:val="92D050"/>
            <w:u w:val="none"/>
            <w:rPrChange w:id="1351" w:author="Moses, Robinson" w:date="2023-04-13T07:33:00Z">
              <w:rPr>
                <w:rStyle w:val="Hyperlink"/>
                <w:color w:val="92D050"/>
              </w:rPr>
            </w:rPrChange>
          </w:rPr>
          <w:fldChar w:fldCharType="end"/>
        </w:r>
        <w:r w:rsidR="00490283" w:rsidRPr="003B065F" w:rsidDel="003E43FB">
          <w:rPr>
            <w:rStyle w:val="Hyperlink"/>
            <w:color w:val="92D050"/>
            <w:u w:val="none"/>
            <w:rPrChange w:id="1352" w:author="Moses, Robinson" w:date="2023-04-13T07:33:00Z">
              <w:rPr>
                <w:color w:val="92D050"/>
              </w:rPr>
            </w:rPrChange>
          </w:rPr>
          <w:delText xml:space="preserve"> </w:delText>
        </w:r>
      </w:del>
    </w:p>
    <w:p w14:paraId="3F79355E" w14:textId="77777777" w:rsidR="00EE5653" w:rsidRDefault="00EE5653">
      <w:pPr>
        <w:rPr>
          <w:rFonts w:asciiTheme="majorHAnsi" w:eastAsiaTheme="majorEastAsia" w:hAnsiTheme="majorHAnsi" w:cstheme="majorBidi"/>
          <w:i/>
          <w:iCs/>
          <w:color w:val="1F3763" w:themeColor="accent1" w:themeShade="7F"/>
        </w:rPr>
      </w:pPr>
      <w:bookmarkStart w:id="1353" w:name="_Toc63697474"/>
      <w:r>
        <w:br w:type="page"/>
      </w:r>
    </w:p>
    <w:p w14:paraId="7D420492" w14:textId="60CD331B"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11</w:t>
      </w:r>
      <w:r>
        <w:rPr>
          <w:noProof/>
        </w:rPr>
        <w:fldChar w:fldCharType="end"/>
      </w:r>
      <w:r>
        <w:t>: VAULT TRANSACTION LIST FIELD DEFINITIONS</w:t>
      </w:r>
      <w:bookmarkEnd w:id="1353"/>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111"/>
                                <a:stretch>
                                  <a:fillRect/>
                                </a:stretch>
                              </pic:blipFill>
                              <pic:spPr>
                                <a:xfrm>
                                  <a:off x="0" y="0"/>
                                  <a:ext cx="204470" cy="23876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7CA59C7">
                    <v:group id="Group 49804" style="width:16.1pt;height:18.95pt;mso-position-horizontal-relative:char;mso-position-vertical-relative:line" coordsize="204724,240792" o:spid="_x0000_s1026" w14:anchorId="60500DB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style="position:absolute;left:508;top:1523;width:204216;height:239268;visibility:visible;mso-wrap-style:square;v-text-anchor:top" coordsize="204216,239268" o:spid="_x0000_s1027" fillcolor="yellow" stroked="f" strokeweight="0" path="m,l204216,r,239268l,2392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v:stroke miterlimit="83231f" joinstyle="miter"/>
                        <v:path textboxrect="0,0,204216,239268" arrowok="t"/>
                      </v:shape>
                      <v:shape id="Picture 2693" style="position:absolute;width:204470;height:23876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o:title="" r:id="rId112"/>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5BEB668D" w:rsidR="00490283" w:rsidRPr="00D940BB" w:rsidRDefault="00490283" w:rsidP="00EE5653">
            <w:pPr>
              <w:pStyle w:val="TableBody"/>
            </w:pPr>
            <w:r>
              <w:t xml:space="preserve"> Navigates to the Show Transaction field which lists unique details for the transaction (See</w:t>
            </w:r>
            <w:r w:rsidR="003D7B63">
              <w:t xml:space="preserve"> </w:t>
            </w:r>
            <w:r w:rsidR="003D7B63" w:rsidRPr="0060488A">
              <w:rPr>
                <w:color w:val="4472C4" w:themeColor="accent1"/>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color w:val="4472C4" w:themeColor="accent1"/>
              </w:rPr>
              <w:fldChar w:fldCharType="separate"/>
            </w:r>
            <w:r w:rsidR="0061087E">
              <w:t xml:space="preserve">FIGURE </w:t>
            </w:r>
            <w:r w:rsidR="0061087E">
              <w:rPr>
                <w:noProof/>
              </w:rPr>
              <w:t>8</w:t>
            </w:r>
            <w:r w:rsidR="0061087E">
              <w:t>: SHOW TRANSACTION SCREEN</w:t>
            </w:r>
            <w:r w:rsidR="003D7B63" w:rsidRPr="0060488A">
              <w:rPr>
                <w:color w:val="4472C4" w:themeColor="accent1"/>
              </w:rPr>
              <w:fldChar w:fldCharType="end"/>
            </w:r>
            <w:r>
              <w:t xml:space="preserve">) </w:t>
            </w:r>
          </w:p>
        </w:tc>
      </w:tr>
      <w:tr w:rsidR="00490283" w14:paraId="2DFC85D4" w14:textId="77777777">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CB9569E" w14:textId="34EBAEED" w:rsidR="00490283" w:rsidRPr="003B065F" w:rsidDel="003E43FB" w:rsidRDefault="003E43FB" w:rsidP="00EE5653">
      <w:pPr>
        <w:pStyle w:val="Caption"/>
        <w:rPr>
          <w:del w:id="1354" w:author="Moses, Robinson" w:date="2023-04-13T07:20:00Z"/>
          <w:rStyle w:val="Hyperlink"/>
          <w:i w:val="0"/>
          <w:iCs w:val="0"/>
          <w:color w:val="92D050"/>
          <w:u w:val="none"/>
          <w:rPrChange w:id="1355" w:author="Moses, Robinson" w:date="2023-04-13T07:34:00Z">
            <w:rPr>
              <w:del w:id="1356" w:author="Moses, Robinson" w:date="2023-04-13T07:20:00Z"/>
              <w:color w:val="92D050"/>
            </w:rPr>
          </w:rPrChange>
        </w:rPr>
      </w:pPr>
      <w:ins w:id="1357" w:author="Moses, Robinson" w:date="2023-04-13T07:20:00Z">
        <w:r w:rsidRPr="003B065F">
          <w:rPr>
            <w:rStyle w:val="Hyperlink"/>
            <w:color w:val="92D050"/>
            <w:u w:val="none"/>
            <w:rPrChange w:id="1358" w:author="Moses, Robinson" w:date="2023-04-13T07:34:00Z">
              <w:rPr/>
            </w:rPrChange>
          </w:rPr>
          <w:t xml:space="preserve">Return To: </w:t>
        </w:r>
        <w:r w:rsidRPr="003B065F">
          <w:rPr>
            <w:rStyle w:val="Hyperlink"/>
            <w:color w:val="92D050"/>
            <w:u w:val="none"/>
            <w:rPrChange w:id="1359" w:author="Moses, Robinson" w:date="2023-04-13T07:34:00Z">
              <w:rPr/>
            </w:rPrChange>
          </w:rPr>
          <w:fldChar w:fldCharType="begin"/>
        </w:r>
        <w:r w:rsidRPr="003B065F">
          <w:rPr>
            <w:rStyle w:val="Hyperlink"/>
            <w:color w:val="92D050"/>
            <w:u w:val="none"/>
            <w:rPrChange w:id="1360" w:author="Moses, Robinson" w:date="2023-04-13T07:34:00Z">
              <w:rPr/>
            </w:rPrChange>
          </w:rPr>
          <w:instrText xml:space="preserve"> REF _Ref132262858 \h </w:instrText>
        </w:r>
      </w:ins>
      <w:r w:rsidR="003B065F">
        <w:rPr>
          <w:rStyle w:val="Hyperlink"/>
          <w:i w:val="0"/>
          <w:iCs w:val="0"/>
          <w:color w:val="92D050"/>
          <w:u w:val="none"/>
        </w:rPr>
        <w:instrText xml:space="preserve"> \* MERGEFORMAT </w:instrText>
      </w:r>
      <w:r w:rsidRPr="003B065F">
        <w:rPr>
          <w:rStyle w:val="Hyperlink"/>
          <w:i w:val="0"/>
          <w:iCs w:val="0"/>
          <w:color w:val="92D050"/>
          <w:u w:val="none"/>
          <w:rPrChange w:id="1361" w:author="Moses, Robinson" w:date="2023-04-13T07:34:00Z">
            <w:rPr>
              <w:rStyle w:val="Hyperlink"/>
              <w:i w:val="0"/>
              <w:iCs w:val="0"/>
              <w:color w:val="92D050"/>
              <w:u w:val="none"/>
            </w:rPr>
          </w:rPrChange>
        </w:rPr>
      </w:r>
      <w:r w:rsidRPr="003B065F">
        <w:rPr>
          <w:rStyle w:val="Hyperlink"/>
          <w:color w:val="92D050"/>
          <w:u w:val="none"/>
          <w:rPrChange w:id="1362" w:author="Moses, Robinson" w:date="2023-04-13T07:34:00Z">
            <w:rPr/>
          </w:rPrChange>
        </w:rPr>
        <w:fldChar w:fldCharType="separate"/>
      </w:r>
      <w:ins w:id="1363" w:author="Moses, Robinson" w:date="2023-04-13T07:20:00Z">
        <w:r w:rsidRPr="003B065F">
          <w:rPr>
            <w:rStyle w:val="Hyperlink"/>
            <w:color w:val="92D050"/>
            <w:u w:val="none"/>
            <w:rPrChange w:id="1364" w:author="Moses, Robinson" w:date="2023-04-13T07:34:00Z">
              <w:rPr/>
            </w:rPrChange>
          </w:rPr>
          <w:t>Logs</w:t>
        </w:r>
        <w:r w:rsidRPr="003B065F">
          <w:rPr>
            <w:rStyle w:val="Hyperlink"/>
            <w:color w:val="92D050"/>
            <w:u w:val="none"/>
            <w:rPrChange w:id="1365" w:author="Moses, Robinson" w:date="2023-04-13T07:34:00Z">
              <w:rPr/>
            </w:rPrChange>
          </w:rPr>
          <w:fldChar w:fldCharType="end"/>
        </w:r>
      </w:ins>
      <w:del w:id="1366" w:author="Moses, Robinson" w:date="2023-04-13T07:20:00Z">
        <w:r w:rsidR="00783BEC" w:rsidRPr="003B065F" w:rsidDel="003E43FB">
          <w:rPr>
            <w:rStyle w:val="Hyperlink"/>
            <w:color w:val="92D050"/>
            <w:u w:val="none"/>
            <w:rPrChange w:id="1367" w:author="Moses, Robinson" w:date="2023-04-13T07:34:00Z">
              <w:rPr/>
            </w:rPrChange>
          </w:rPr>
          <w:fldChar w:fldCharType="begin"/>
        </w:r>
        <w:r w:rsidR="00783BEC" w:rsidRPr="003B065F" w:rsidDel="003E43FB">
          <w:rPr>
            <w:rStyle w:val="Hyperlink"/>
            <w:color w:val="92D050"/>
            <w:u w:val="none"/>
            <w:rPrChange w:id="1368" w:author="Moses, Robinson" w:date="2023-04-13T07:34:00Z">
              <w:rPr/>
            </w:rPrChange>
          </w:rPr>
          <w:delInstrText xml:space="preserve"> HYPERLINK \l "_DASHBOARD_1" </w:delInstrText>
        </w:r>
        <w:r w:rsidR="00783BEC" w:rsidRPr="003B065F" w:rsidDel="003E43FB">
          <w:rPr>
            <w:rStyle w:val="Hyperlink"/>
            <w:color w:val="92D050"/>
            <w:u w:val="none"/>
            <w:rPrChange w:id="1369" w:author="Moses, Robinson" w:date="2023-04-13T07:34:00Z">
              <w:rPr>
                <w:rStyle w:val="Hyperlink"/>
                <w:color w:val="92D050"/>
              </w:rPr>
            </w:rPrChange>
          </w:rPr>
          <w:fldChar w:fldCharType="separate"/>
        </w:r>
        <w:r w:rsidR="00490283" w:rsidRPr="003B065F" w:rsidDel="003E43FB">
          <w:rPr>
            <w:rStyle w:val="Hyperlink"/>
            <w:color w:val="92D050"/>
            <w:u w:val="none"/>
            <w:rPrChange w:id="1370" w:author="Moses, Robinson" w:date="2023-04-13T07:34:00Z">
              <w:rPr>
                <w:rStyle w:val="Hyperlink"/>
                <w:color w:val="92D050"/>
              </w:rPr>
            </w:rPrChange>
          </w:rPr>
          <w:delText>Return to: Dashboard</w:delText>
        </w:r>
        <w:r w:rsidR="00783BEC" w:rsidRPr="003B065F" w:rsidDel="003E43FB">
          <w:rPr>
            <w:rStyle w:val="Hyperlink"/>
            <w:color w:val="92D050"/>
            <w:u w:val="none"/>
            <w:rPrChange w:id="1371" w:author="Moses, Robinson" w:date="2023-04-13T07:34:00Z">
              <w:rPr>
                <w:rStyle w:val="Hyperlink"/>
                <w:color w:val="92D050"/>
              </w:rPr>
            </w:rPrChange>
          </w:rPr>
          <w:fldChar w:fldCharType="end"/>
        </w:r>
        <w:r w:rsidR="00490283" w:rsidRPr="003B065F" w:rsidDel="003E43FB">
          <w:rPr>
            <w:rStyle w:val="Hyperlink"/>
            <w:color w:val="92D050"/>
            <w:u w:val="none"/>
            <w:rPrChange w:id="1372" w:author="Moses, Robinson" w:date="2023-04-13T07:34:00Z">
              <w:rPr>
                <w:color w:val="92D050"/>
              </w:rPr>
            </w:rPrChange>
          </w:rPr>
          <w:delText xml:space="preserve"> </w:delText>
        </w:r>
      </w:del>
    </w:p>
    <w:p w14:paraId="7BDF77DB" w14:textId="77777777" w:rsidR="00EE5653" w:rsidRDefault="00EE5653">
      <w:pPr>
        <w:rPr>
          <w:i/>
          <w:iCs/>
          <w:color w:val="44546A" w:themeColor="text2"/>
          <w:sz w:val="18"/>
          <w:szCs w:val="18"/>
        </w:rPr>
      </w:pPr>
      <w:bookmarkStart w:id="1373" w:name="_Toc63697431"/>
      <w:r>
        <w:br w:type="page"/>
      </w:r>
    </w:p>
    <w:p w14:paraId="532A7BA8" w14:textId="44D6FF1C" w:rsidR="00490283" w:rsidRDefault="00490283" w:rsidP="00EE5653">
      <w:pPr>
        <w:pStyle w:val="Caption"/>
      </w:pPr>
      <w:bookmarkStart w:id="1374" w:name="_Ref130879371"/>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8</w:t>
      </w:r>
      <w:r w:rsidRPr="6356747E">
        <w:rPr>
          <w:noProof/>
        </w:rPr>
        <w:fldChar w:fldCharType="end"/>
      </w:r>
      <w:r>
        <w:t>: SHOW TRANSACTION SCREEN</w:t>
      </w:r>
      <w:bookmarkEnd w:id="1373"/>
      <w:bookmarkEnd w:id="1374"/>
      <w:r>
        <w:t xml:space="preserve"> </w:t>
      </w:r>
    </w:p>
    <w:p w14:paraId="1FD6C3F6" w14:textId="6476346D" w:rsidR="00490283" w:rsidRDefault="00490283" w:rsidP="00EE5653">
      <w:pPr>
        <w:pStyle w:val="BodyText"/>
      </w:pPr>
      <w:commentRangeStart w:id="1375"/>
      <w:r>
        <w:rPr>
          <w:noProof/>
        </w:rPr>
        <w:drawing>
          <wp:inline distT="0" distB="0" distL="0" distR="0" wp14:anchorId="7C6FC6D2" wp14:editId="2A8D1EEF">
            <wp:extent cx="4572000" cy="2867025"/>
            <wp:effectExtent l="76200" t="76200" r="133350" b="142875"/>
            <wp:docPr id="1453887130" name="Picture 145388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87130"/>
                    <pic:cNvPicPr/>
                  </pic:nvPicPr>
                  <pic:blipFill>
                    <a:blip r:embed="rId113">
                      <a:extLst>
                        <a:ext uri="{28A0092B-C50C-407E-A947-70E740481C1C}">
                          <a14:useLocalDpi xmlns:a14="http://schemas.microsoft.com/office/drawing/2010/main" val="0"/>
                        </a:ext>
                      </a:extLst>
                    </a:blip>
                    <a:stretch>
                      <a:fillRect/>
                    </a:stretch>
                  </pic:blipFill>
                  <pic:spPr>
                    <a:xfrm>
                      <a:off x="0" y="0"/>
                      <a:ext cx="457200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375"/>
      <w:r w:rsidR="008B0FD4">
        <w:rPr>
          <w:rStyle w:val="CommentReference"/>
          <w:rFonts w:ascii="Calibri" w:eastAsia="Calibri" w:hAnsi="Calibri" w:cs="Calibri"/>
          <w:color w:val="000000"/>
          <w:lang w:val="en-US"/>
        </w:rPr>
        <w:commentReference w:id="1375"/>
      </w:r>
    </w:p>
    <w:p w14:paraId="0D286560" w14:textId="6E22FC7C" w:rsidR="00490283" w:rsidRPr="003B065F" w:rsidDel="003E43FB" w:rsidRDefault="003E43FB" w:rsidP="00EE5653">
      <w:pPr>
        <w:pStyle w:val="Caption"/>
        <w:rPr>
          <w:del w:id="1376" w:author="Moses, Robinson" w:date="2023-04-13T07:20:00Z"/>
          <w:rStyle w:val="Hyperlink"/>
          <w:i w:val="0"/>
          <w:iCs w:val="0"/>
          <w:color w:val="92D050"/>
          <w:u w:val="none"/>
          <w:rPrChange w:id="1377" w:author="Moses, Robinson" w:date="2023-04-13T07:34:00Z">
            <w:rPr>
              <w:del w:id="1378" w:author="Moses, Robinson" w:date="2023-04-13T07:20:00Z"/>
              <w:color w:val="92D050"/>
            </w:rPr>
          </w:rPrChange>
        </w:rPr>
      </w:pPr>
      <w:ins w:id="1379" w:author="Moses, Robinson" w:date="2023-04-13T07:20:00Z">
        <w:r w:rsidRPr="003B065F">
          <w:rPr>
            <w:rStyle w:val="Hyperlink"/>
            <w:color w:val="92D050"/>
            <w:u w:val="none"/>
            <w:rPrChange w:id="1380" w:author="Moses, Robinson" w:date="2023-04-13T07:34:00Z">
              <w:rPr/>
            </w:rPrChange>
          </w:rPr>
          <w:t xml:space="preserve">Return To: </w:t>
        </w:r>
        <w:r w:rsidRPr="003B065F">
          <w:rPr>
            <w:rStyle w:val="Hyperlink"/>
            <w:color w:val="92D050"/>
            <w:u w:val="none"/>
            <w:rPrChange w:id="1381" w:author="Moses, Robinson" w:date="2023-04-13T07:34:00Z">
              <w:rPr/>
            </w:rPrChange>
          </w:rPr>
          <w:fldChar w:fldCharType="begin"/>
        </w:r>
        <w:r w:rsidRPr="003B065F">
          <w:rPr>
            <w:rStyle w:val="Hyperlink"/>
            <w:color w:val="92D050"/>
            <w:u w:val="none"/>
            <w:rPrChange w:id="1382" w:author="Moses, Robinson" w:date="2023-04-13T07:34:00Z">
              <w:rPr/>
            </w:rPrChange>
          </w:rPr>
          <w:instrText xml:space="preserve"> REF _Ref132262867 \h </w:instrText>
        </w:r>
      </w:ins>
      <w:r w:rsidR="003B065F">
        <w:rPr>
          <w:rStyle w:val="Hyperlink"/>
          <w:i w:val="0"/>
          <w:iCs w:val="0"/>
          <w:color w:val="92D050"/>
          <w:u w:val="none"/>
        </w:rPr>
        <w:instrText xml:space="preserve"> \* MERGEFORMAT </w:instrText>
      </w:r>
      <w:r w:rsidRPr="003B065F">
        <w:rPr>
          <w:rStyle w:val="Hyperlink"/>
          <w:i w:val="0"/>
          <w:iCs w:val="0"/>
          <w:color w:val="92D050"/>
          <w:u w:val="none"/>
          <w:rPrChange w:id="1383" w:author="Moses, Robinson" w:date="2023-04-13T07:34:00Z">
            <w:rPr>
              <w:rStyle w:val="Hyperlink"/>
              <w:i w:val="0"/>
              <w:iCs w:val="0"/>
              <w:color w:val="92D050"/>
              <w:u w:val="none"/>
            </w:rPr>
          </w:rPrChange>
        </w:rPr>
      </w:r>
      <w:r w:rsidRPr="003B065F">
        <w:rPr>
          <w:rStyle w:val="Hyperlink"/>
          <w:color w:val="92D050"/>
          <w:u w:val="none"/>
          <w:rPrChange w:id="1384" w:author="Moses, Robinson" w:date="2023-04-13T07:34:00Z">
            <w:rPr/>
          </w:rPrChange>
        </w:rPr>
        <w:fldChar w:fldCharType="separate"/>
      </w:r>
      <w:ins w:id="1385" w:author="Moses, Robinson" w:date="2023-04-13T07:20:00Z">
        <w:r w:rsidRPr="003B065F">
          <w:rPr>
            <w:rStyle w:val="Hyperlink"/>
            <w:color w:val="92D050"/>
            <w:u w:val="none"/>
            <w:rPrChange w:id="1386" w:author="Moses, Robinson" w:date="2023-04-13T07:34:00Z">
              <w:rPr/>
            </w:rPrChange>
          </w:rPr>
          <w:t>Logs</w:t>
        </w:r>
        <w:r w:rsidRPr="003B065F">
          <w:rPr>
            <w:rStyle w:val="Hyperlink"/>
            <w:color w:val="92D050"/>
            <w:u w:val="none"/>
            <w:rPrChange w:id="1387" w:author="Moses, Robinson" w:date="2023-04-13T07:34:00Z">
              <w:rPr/>
            </w:rPrChange>
          </w:rPr>
          <w:fldChar w:fldCharType="end"/>
        </w:r>
      </w:ins>
      <w:del w:id="1388" w:author="Moses, Robinson" w:date="2023-04-13T07:20:00Z">
        <w:r w:rsidR="00783BEC" w:rsidRPr="003B065F" w:rsidDel="003E43FB">
          <w:rPr>
            <w:rStyle w:val="Hyperlink"/>
            <w:color w:val="92D050"/>
            <w:u w:val="none"/>
            <w:rPrChange w:id="1389" w:author="Moses, Robinson" w:date="2023-04-13T07:34:00Z">
              <w:rPr/>
            </w:rPrChange>
          </w:rPr>
          <w:fldChar w:fldCharType="begin"/>
        </w:r>
        <w:r w:rsidR="00783BEC" w:rsidRPr="003B065F" w:rsidDel="003E43FB">
          <w:rPr>
            <w:rStyle w:val="Hyperlink"/>
            <w:color w:val="92D050"/>
            <w:u w:val="none"/>
            <w:rPrChange w:id="1390" w:author="Moses, Robinson" w:date="2023-04-13T07:34:00Z">
              <w:rPr/>
            </w:rPrChange>
          </w:rPr>
          <w:delInstrText xml:space="preserve"> HYPERLINK \l "_DASHBOARD_1" </w:delInstrText>
        </w:r>
        <w:r w:rsidR="00783BEC" w:rsidRPr="003B065F" w:rsidDel="003E43FB">
          <w:rPr>
            <w:rStyle w:val="Hyperlink"/>
            <w:color w:val="92D050"/>
            <w:u w:val="none"/>
            <w:rPrChange w:id="1391" w:author="Moses, Robinson" w:date="2023-04-13T07:34:00Z">
              <w:rPr>
                <w:rStyle w:val="Hyperlink"/>
                <w:color w:val="92D050"/>
              </w:rPr>
            </w:rPrChange>
          </w:rPr>
          <w:fldChar w:fldCharType="separate"/>
        </w:r>
        <w:r w:rsidR="00490283" w:rsidRPr="003B065F" w:rsidDel="003E43FB">
          <w:rPr>
            <w:rStyle w:val="Hyperlink"/>
            <w:color w:val="92D050"/>
            <w:u w:val="none"/>
            <w:rPrChange w:id="1392" w:author="Moses, Robinson" w:date="2023-04-13T07:34:00Z">
              <w:rPr>
                <w:rStyle w:val="Hyperlink"/>
                <w:color w:val="92D050"/>
              </w:rPr>
            </w:rPrChange>
          </w:rPr>
          <w:delText>Return to: Dashboard</w:delText>
        </w:r>
        <w:r w:rsidR="00783BEC" w:rsidRPr="003B065F" w:rsidDel="003E43FB">
          <w:rPr>
            <w:rStyle w:val="Hyperlink"/>
            <w:color w:val="92D050"/>
            <w:u w:val="none"/>
            <w:rPrChange w:id="1393" w:author="Moses, Robinson" w:date="2023-04-13T07:34:00Z">
              <w:rPr>
                <w:rStyle w:val="Hyperlink"/>
                <w:color w:val="92D050"/>
              </w:rPr>
            </w:rPrChange>
          </w:rPr>
          <w:fldChar w:fldCharType="end"/>
        </w:r>
        <w:r w:rsidR="00490283" w:rsidRPr="003B065F" w:rsidDel="003E43FB">
          <w:rPr>
            <w:rStyle w:val="Hyperlink"/>
            <w:color w:val="92D050"/>
            <w:u w:val="none"/>
            <w:rPrChange w:id="1394" w:author="Moses, Robinson" w:date="2023-04-13T07:34:00Z">
              <w:rPr>
                <w:color w:val="92D050"/>
              </w:rPr>
            </w:rPrChange>
          </w:rPr>
          <w:delText xml:space="preserve"> </w:delText>
        </w:r>
      </w:del>
    </w:p>
    <w:p w14:paraId="16C219ED" w14:textId="77777777" w:rsidR="00EE5653" w:rsidRDefault="00EE5653" w:rsidP="00EE5653">
      <w:pPr>
        <w:pStyle w:val="BodyText"/>
      </w:pPr>
      <w:bookmarkStart w:id="1395" w:name="_Toc63697395"/>
    </w:p>
    <w:p w14:paraId="61C5BF68" w14:textId="4BAB1490" w:rsidR="00490283" w:rsidRDefault="00490283" w:rsidP="00DC509B">
      <w:pPr>
        <w:pStyle w:val="Heading3"/>
      </w:pPr>
      <w:bookmarkStart w:id="1396" w:name="_Toc133372438"/>
      <w:r>
        <w:t>SHOW OPTI ORDER SCREEN</w:t>
      </w:r>
      <w:bookmarkEnd w:id="1395"/>
      <w:bookmarkEnd w:id="1396"/>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7349AC20" w14:textId="273C5D99" w:rsidR="00490283" w:rsidRDefault="00490283" w:rsidP="00EE5653">
      <w:pPr>
        <w:pStyle w:val="Caption"/>
      </w:pPr>
      <w:bookmarkStart w:id="1397"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9</w:t>
      </w:r>
      <w:r w:rsidRPr="6356747E">
        <w:rPr>
          <w:noProof/>
        </w:rPr>
        <w:fldChar w:fldCharType="end"/>
      </w:r>
      <w:r>
        <w:t>: SHOW OPTI ORDER SCREEN</w:t>
      </w:r>
      <w:bookmarkEnd w:id="1397"/>
      <w:r>
        <w:t xml:space="preserve"> </w:t>
      </w:r>
    </w:p>
    <w:p w14:paraId="6C5D3AF0" w14:textId="77777777" w:rsidR="00490283" w:rsidRDefault="00490283" w:rsidP="00490283">
      <w:pPr>
        <w:spacing w:after="131"/>
        <w:ind w:right="1933"/>
        <w:jc w:val="right"/>
      </w:pPr>
      <w:commentRangeStart w:id="1398"/>
      <w:r>
        <w:rPr>
          <w:noProof/>
        </w:rPr>
        <w:drawing>
          <wp:inline distT="0" distB="0" distL="0" distR="0" wp14:anchorId="0524D740" wp14:editId="45182EB3">
            <wp:extent cx="3574869" cy="3507840"/>
            <wp:effectExtent l="76200" t="76200" r="140335" b="130810"/>
            <wp:docPr id="334181369" name="Picture 3341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81369"/>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79982" cy="351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398"/>
      <w:r w:rsidR="008B0FD4">
        <w:rPr>
          <w:rStyle w:val="CommentReference"/>
        </w:rPr>
        <w:commentReference w:id="1398"/>
      </w:r>
    </w:p>
    <w:p w14:paraId="4FAAF801" w14:textId="1435EB3D" w:rsidR="00490283" w:rsidRPr="003B065F" w:rsidDel="003E43FB" w:rsidRDefault="003E43FB">
      <w:pPr>
        <w:pStyle w:val="BodyText"/>
        <w:rPr>
          <w:del w:id="1399" w:author="Moses, Robinson" w:date="2023-04-13T07:20:00Z"/>
          <w:rStyle w:val="Hyperlink"/>
          <w:color w:val="92D050"/>
          <w:u w:val="none"/>
          <w:rPrChange w:id="1400" w:author="Moses, Robinson" w:date="2023-04-13T07:34:00Z">
            <w:rPr>
              <w:del w:id="1401" w:author="Moses, Robinson" w:date="2023-04-13T07:20:00Z"/>
              <w:color w:val="92D050"/>
            </w:rPr>
          </w:rPrChange>
        </w:rPr>
        <w:pPrChange w:id="1402" w:author="Moses, Robinson" w:date="2023-04-13T07:34:00Z">
          <w:pPr>
            <w:pStyle w:val="Caption"/>
          </w:pPr>
        </w:pPrChange>
      </w:pPr>
      <w:ins w:id="1403" w:author="Moses, Robinson" w:date="2023-04-13T07:20:00Z">
        <w:r w:rsidRPr="003B065F">
          <w:rPr>
            <w:rStyle w:val="Hyperlink"/>
            <w:color w:val="92D050"/>
            <w:u w:val="none"/>
            <w:rPrChange w:id="1404" w:author="Moses, Robinson" w:date="2023-04-13T07:34:00Z">
              <w:rPr/>
            </w:rPrChange>
          </w:rPr>
          <w:t>Return To:</w:t>
        </w:r>
      </w:ins>
      <w:ins w:id="1405" w:author="Moses, Robinson" w:date="2023-04-13T07:21:00Z">
        <w:r w:rsidRPr="003B065F">
          <w:rPr>
            <w:rStyle w:val="Hyperlink"/>
            <w:color w:val="92D050"/>
            <w:u w:val="none"/>
            <w:rPrChange w:id="1406" w:author="Moses, Robinson" w:date="2023-04-13T07:34:00Z">
              <w:rPr/>
            </w:rPrChange>
          </w:rPr>
          <w:t xml:space="preserve"> </w:t>
        </w:r>
        <w:r w:rsidRPr="003B065F">
          <w:rPr>
            <w:rStyle w:val="Hyperlink"/>
            <w:color w:val="92D050"/>
            <w:u w:val="none"/>
            <w:rPrChange w:id="1407" w:author="Moses, Robinson" w:date="2023-04-13T07:34:00Z">
              <w:rPr/>
            </w:rPrChange>
          </w:rPr>
          <w:fldChar w:fldCharType="begin"/>
        </w:r>
        <w:r w:rsidRPr="003B065F">
          <w:rPr>
            <w:rStyle w:val="Hyperlink"/>
            <w:color w:val="92D050"/>
            <w:u w:val="none"/>
            <w:rPrChange w:id="1408" w:author="Moses, Robinson" w:date="2023-04-13T07:34:00Z">
              <w:rPr/>
            </w:rPrChange>
          </w:rPr>
          <w:instrText xml:space="preserve"> REF _Ref132262881 \h </w:instrText>
        </w:r>
      </w:ins>
      <w:r w:rsidR="003B065F">
        <w:rPr>
          <w:rStyle w:val="Hyperlink"/>
          <w:color w:val="92D050"/>
          <w:u w:val="none"/>
        </w:rPr>
        <w:instrText xml:space="preserve"> \* MERGEFORMAT </w:instrText>
      </w:r>
      <w:r w:rsidRPr="003B065F">
        <w:rPr>
          <w:rStyle w:val="Hyperlink"/>
          <w:color w:val="92D050"/>
          <w:u w:val="none"/>
          <w:rPrChange w:id="1409" w:author="Moses, Robinson" w:date="2023-04-13T07:34:00Z">
            <w:rPr>
              <w:rStyle w:val="Hyperlink"/>
              <w:rFonts w:ascii="Open Sans" w:eastAsia="Times New Roman" w:hAnsi="Open Sans" w:cs="Times New Roman"/>
              <w:color w:val="92D050"/>
              <w:szCs w:val="20"/>
              <w:u w:val="none"/>
              <w:lang w:val="en-GB"/>
            </w:rPr>
          </w:rPrChange>
        </w:rPr>
      </w:r>
      <w:r w:rsidRPr="003B065F">
        <w:rPr>
          <w:rStyle w:val="Hyperlink"/>
          <w:color w:val="92D050"/>
          <w:u w:val="none"/>
          <w:rPrChange w:id="1410" w:author="Moses, Robinson" w:date="2023-04-13T07:34:00Z">
            <w:rPr/>
          </w:rPrChange>
        </w:rPr>
        <w:fldChar w:fldCharType="separate"/>
      </w:r>
      <w:ins w:id="1411" w:author="Moses, Robinson" w:date="2023-04-13T07:21:00Z">
        <w:r w:rsidRPr="003B065F">
          <w:rPr>
            <w:rStyle w:val="Hyperlink"/>
            <w:color w:val="92D050"/>
            <w:u w:val="none"/>
            <w:rPrChange w:id="1412" w:author="Moses, Robinson" w:date="2023-04-13T07:34:00Z">
              <w:rPr/>
            </w:rPrChange>
          </w:rPr>
          <w:t>Logs</w:t>
        </w:r>
        <w:r w:rsidRPr="003B065F">
          <w:rPr>
            <w:rStyle w:val="Hyperlink"/>
            <w:color w:val="92D050"/>
            <w:u w:val="none"/>
            <w:rPrChange w:id="1413" w:author="Moses, Robinson" w:date="2023-04-13T07:34:00Z">
              <w:rPr/>
            </w:rPrChange>
          </w:rPr>
          <w:fldChar w:fldCharType="end"/>
        </w:r>
      </w:ins>
      <w:del w:id="1414" w:author="Moses, Robinson" w:date="2023-04-13T07:20:00Z">
        <w:r w:rsidR="00783BEC" w:rsidRPr="006F4FA0" w:rsidDel="003E43FB">
          <w:rPr>
            <w:rStyle w:val="Hyperlink"/>
            <w:color w:val="92D050"/>
            <w:u w:val="none"/>
            <w:rPrChange w:id="1415" w:author="Moses, Robinson" w:date="2023-04-13T07:34:00Z">
              <w:rPr/>
            </w:rPrChange>
          </w:rPr>
          <w:fldChar w:fldCharType="begin"/>
        </w:r>
        <w:r w:rsidR="00783BEC" w:rsidRPr="003B065F" w:rsidDel="003E43FB">
          <w:rPr>
            <w:rStyle w:val="Hyperlink"/>
            <w:color w:val="92D050"/>
            <w:u w:val="none"/>
            <w:rPrChange w:id="1416" w:author="Moses, Robinson" w:date="2023-04-13T07:34:00Z">
              <w:rPr/>
            </w:rPrChange>
          </w:rPr>
          <w:delInstrText xml:space="preserve"> HYPERLINK \l "_DASHBOARD_1" </w:delInstrText>
        </w:r>
        <w:r w:rsidR="00783BEC" w:rsidRPr="006F4FA0" w:rsidDel="003E43FB">
          <w:rPr>
            <w:rStyle w:val="Hyperlink"/>
            <w:color w:val="92D050"/>
            <w:u w:val="none"/>
          </w:rPr>
          <w:fldChar w:fldCharType="separate"/>
        </w:r>
        <w:r w:rsidR="00490283" w:rsidRPr="006F4FA0" w:rsidDel="003E43FB">
          <w:rPr>
            <w:rStyle w:val="Hyperlink"/>
            <w:color w:val="92D050"/>
            <w:u w:val="none"/>
          </w:rPr>
          <w:delText>Return to: Dashboard</w:delText>
        </w:r>
        <w:r w:rsidR="00783BEC" w:rsidRPr="006F4FA0" w:rsidDel="003E43FB">
          <w:rPr>
            <w:rStyle w:val="Hyperlink"/>
            <w:color w:val="92D050"/>
            <w:u w:val="none"/>
          </w:rPr>
          <w:fldChar w:fldCharType="end"/>
        </w:r>
        <w:r w:rsidR="00490283" w:rsidRPr="003B065F" w:rsidDel="003E43FB">
          <w:rPr>
            <w:rStyle w:val="Hyperlink"/>
            <w:color w:val="92D050"/>
            <w:u w:val="none"/>
            <w:rPrChange w:id="1417" w:author="Moses, Robinson" w:date="2023-04-13T07:34:00Z">
              <w:rPr>
                <w:color w:val="92D050"/>
              </w:rPr>
            </w:rPrChange>
          </w:rPr>
          <w:delText xml:space="preserve"> </w:delText>
        </w:r>
      </w:del>
    </w:p>
    <w:p w14:paraId="1CA57708" w14:textId="77777777" w:rsidR="00EE5653" w:rsidRDefault="00EE5653" w:rsidP="00EE5653">
      <w:pPr>
        <w:pStyle w:val="Caption"/>
      </w:pPr>
      <w:bookmarkStart w:id="1418" w:name="_Toc63697475"/>
    </w:p>
    <w:p w14:paraId="2EDCA9A1" w14:textId="09678EFC"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12</w:t>
      </w:r>
      <w:r>
        <w:rPr>
          <w:noProof/>
        </w:rPr>
        <w:fldChar w:fldCharType="end"/>
      </w:r>
      <w:r>
        <w:t>: VAULT TRANSACTION LIST FIELD DEFINITIONS</w:t>
      </w:r>
      <w:bookmarkEnd w:id="141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60065CF2" w14:textId="47AA4C62" w:rsidR="00490283" w:rsidRPr="003B065F" w:rsidDel="003E43FB" w:rsidRDefault="003E43FB" w:rsidP="00DC2712">
      <w:pPr>
        <w:pStyle w:val="Caption"/>
        <w:rPr>
          <w:del w:id="1419" w:author="Moses, Robinson" w:date="2023-04-13T07:21:00Z"/>
          <w:rStyle w:val="Hyperlink"/>
          <w:color w:val="92D050"/>
          <w:u w:val="none"/>
          <w:rPrChange w:id="1420" w:author="Moses, Robinson" w:date="2023-04-13T07:34:00Z">
            <w:rPr>
              <w:del w:id="1421" w:author="Moses, Robinson" w:date="2023-04-13T07:21:00Z"/>
              <w:color w:val="92D050"/>
            </w:rPr>
          </w:rPrChange>
        </w:rPr>
      </w:pPr>
      <w:ins w:id="1422" w:author="Moses, Robinson" w:date="2023-04-13T07:21:00Z">
        <w:r w:rsidRPr="003B065F">
          <w:rPr>
            <w:rStyle w:val="Hyperlink"/>
            <w:color w:val="92D050"/>
            <w:u w:val="none"/>
            <w:rPrChange w:id="1423" w:author="Moses, Robinson" w:date="2023-04-13T07:34:00Z">
              <w:rPr/>
            </w:rPrChange>
          </w:rPr>
          <w:t xml:space="preserve">Return To: </w:t>
        </w:r>
        <w:r w:rsidRPr="003B065F">
          <w:rPr>
            <w:rStyle w:val="Hyperlink"/>
            <w:color w:val="92D050"/>
            <w:u w:val="none"/>
            <w:rPrChange w:id="1424" w:author="Moses, Robinson" w:date="2023-04-13T07:34:00Z">
              <w:rPr/>
            </w:rPrChange>
          </w:rPr>
          <w:fldChar w:fldCharType="begin"/>
        </w:r>
        <w:r w:rsidRPr="003B065F">
          <w:rPr>
            <w:rStyle w:val="Hyperlink"/>
            <w:color w:val="92D050"/>
            <w:u w:val="none"/>
            <w:rPrChange w:id="1425" w:author="Moses, Robinson" w:date="2023-04-13T07:34:00Z">
              <w:rPr/>
            </w:rPrChange>
          </w:rPr>
          <w:instrText xml:space="preserve"> REF _Ref132262893 \h </w:instrText>
        </w:r>
      </w:ins>
      <w:r w:rsidR="003B065F">
        <w:rPr>
          <w:rStyle w:val="Hyperlink"/>
          <w:color w:val="92D050"/>
          <w:u w:val="none"/>
        </w:rPr>
        <w:instrText xml:space="preserve"> \* MERGEFORMAT </w:instrText>
      </w:r>
      <w:r w:rsidRPr="003B065F">
        <w:rPr>
          <w:rStyle w:val="Hyperlink"/>
          <w:i w:val="0"/>
          <w:iCs w:val="0"/>
          <w:color w:val="92D050"/>
          <w:u w:val="none"/>
          <w:rPrChange w:id="1426" w:author="Moses, Robinson" w:date="2023-04-13T07:34:00Z">
            <w:rPr>
              <w:rStyle w:val="Hyperlink"/>
              <w:i w:val="0"/>
              <w:iCs w:val="0"/>
              <w:color w:val="92D050"/>
              <w:u w:val="none"/>
            </w:rPr>
          </w:rPrChange>
        </w:rPr>
      </w:r>
      <w:r w:rsidRPr="003B065F">
        <w:rPr>
          <w:rStyle w:val="Hyperlink"/>
          <w:color w:val="92D050"/>
          <w:u w:val="none"/>
          <w:rPrChange w:id="1427" w:author="Moses, Robinson" w:date="2023-04-13T07:34:00Z">
            <w:rPr/>
          </w:rPrChange>
        </w:rPr>
        <w:fldChar w:fldCharType="separate"/>
      </w:r>
      <w:ins w:id="1428" w:author="Moses, Robinson" w:date="2023-04-13T07:21:00Z">
        <w:r w:rsidRPr="003B065F">
          <w:rPr>
            <w:rStyle w:val="Hyperlink"/>
            <w:color w:val="92D050"/>
            <w:u w:val="none"/>
            <w:rPrChange w:id="1429" w:author="Moses, Robinson" w:date="2023-04-13T07:34:00Z">
              <w:rPr/>
            </w:rPrChange>
          </w:rPr>
          <w:t>Logs</w:t>
        </w:r>
        <w:r w:rsidRPr="003B065F">
          <w:rPr>
            <w:rStyle w:val="Hyperlink"/>
            <w:color w:val="92D050"/>
            <w:u w:val="none"/>
            <w:rPrChange w:id="1430" w:author="Moses, Robinson" w:date="2023-04-13T07:34:00Z">
              <w:rPr/>
            </w:rPrChange>
          </w:rPr>
          <w:fldChar w:fldCharType="end"/>
        </w:r>
      </w:ins>
      <w:del w:id="1431" w:author="Moses, Robinson" w:date="2023-04-13T07:21:00Z">
        <w:r w:rsidR="00783BEC" w:rsidRPr="00426C01" w:rsidDel="003E43FB">
          <w:rPr>
            <w:rStyle w:val="Hyperlink"/>
            <w:color w:val="92D050"/>
            <w:u w:val="none"/>
            <w:rPrChange w:id="1432" w:author="Moses, Robinson" w:date="2023-04-13T07:34:00Z">
              <w:rPr/>
            </w:rPrChange>
          </w:rPr>
          <w:fldChar w:fldCharType="begin"/>
        </w:r>
        <w:r w:rsidR="00783BEC" w:rsidRPr="003B065F" w:rsidDel="003E43FB">
          <w:rPr>
            <w:rStyle w:val="Hyperlink"/>
            <w:color w:val="92D050"/>
            <w:u w:val="none"/>
            <w:rPrChange w:id="1433" w:author="Moses, Robinson" w:date="2023-04-13T07:34:00Z">
              <w:rPr/>
            </w:rPrChange>
          </w:rPr>
          <w:delInstrText xml:space="preserve"> HYPERLINK \l "_DASHBOARD_1" </w:delInstrText>
        </w:r>
        <w:r w:rsidR="00783BEC" w:rsidRPr="00426C01" w:rsidDel="003E43FB">
          <w:rPr>
            <w:rStyle w:val="Hyperlink"/>
            <w:iCs w:val="0"/>
            <w:color w:val="92D050"/>
            <w:u w:val="none"/>
          </w:rPr>
          <w:fldChar w:fldCharType="separate"/>
        </w:r>
        <w:r w:rsidR="00490283" w:rsidRPr="00426C01" w:rsidDel="003E43FB">
          <w:rPr>
            <w:rStyle w:val="Hyperlink"/>
            <w:color w:val="92D050"/>
            <w:u w:val="none"/>
          </w:rPr>
          <w:delText>Return to: Dashboard</w:delText>
        </w:r>
        <w:r w:rsidR="00783BEC" w:rsidRPr="00426C01" w:rsidDel="003E43FB">
          <w:rPr>
            <w:rStyle w:val="Hyperlink"/>
            <w:iCs w:val="0"/>
            <w:color w:val="92D050"/>
            <w:u w:val="none"/>
          </w:rPr>
          <w:fldChar w:fldCharType="end"/>
        </w:r>
        <w:r w:rsidR="00490283" w:rsidRPr="003B065F" w:rsidDel="003E43FB">
          <w:rPr>
            <w:rStyle w:val="Hyperlink"/>
            <w:color w:val="92D050"/>
            <w:u w:val="none"/>
            <w:rPrChange w:id="1434" w:author="Moses, Robinson" w:date="2023-04-13T07:34:00Z">
              <w:rPr>
                <w:color w:val="92D050"/>
              </w:rPr>
            </w:rPrChange>
          </w:rPr>
          <w:delText xml:space="preserve"> </w:delText>
        </w:r>
      </w:del>
    </w:p>
    <w:p w14:paraId="44AE6872" w14:textId="77777777" w:rsidR="00EE5653" w:rsidRPr="003B065F" w:rsidRDefault="00EE5653">
      <w:pPr>
        <w:pStyle w:val="Caption"/>
        <w:rPr>
          <w:rStyle w:val="Hyperlink"/>
          <w:color w:val="92D050"/>
          <w:u w:val="none"/>
          <w:rPrChange w:id="1435" w:author="Moses, Robinson" w:date="2023-04-13T07:34:00Z">
            <w:rPr>
              <w:color w:val="76923C"/>
            </w:rPr>
          </w:rPrChange>
        </w:rPr>
        <w:pPrChange w:id="1436" w:author="Moses, Robinson" w:date="2023-04-13T07:34:00Z">
          <w:pPr>
            <w:spacing w:after="0"/>
            <w:jc w:val="both"/>
          </w:pPr>
        </w:pPrChange>
      </w:pPr>
      <w:bookmarkStart w:id="1437" w:name="_Toc63697396"/>
    </w:p>
    <w:p w14:paraId="01B51D3A" w14:textId="20696576" w:rsidR="00490283" w:rsidRPr="003B065F" w:rsidDel="008C573E" w:rsidRDefault="00490283" w:rsidP="00113ACD">
      <w:pPr>
        <w:pStyle w:val="Heading2"/>
        <w:rPr>
          <w:del w:id="1438" w:author="Moses, Robinson" w:date="2023-04-13T03:39:00Z"/>
          <w:rStyle w:val="Hyperlink"/>
          <w:color w:val="92D050"/>
          <w:u w:val="none"/>
          <w:rPrChange w:id="1439" w:author="Moses, Robinson" w:date="2023-04-13T07:34:00Z">
            <w:rPr>
              <w:del w:id="1440" w:author="Moses, Robinson" w:date="2023-04-13T03:39:00Z"/>
            </w:rPr>
          </w:rPrChange>
        </w:rPr>
      </w:pPr>
      <w:bookmarkStart w:id="1441" w:name="_Toc133372376"/>
      <w:bookmarkStart w:id="1442" w:name="_Toc133372439"/>
      <w:del w:id="1443" w:author="Moses, Robinson" w:date="2023-04-13T03:39:00Z">
        <w:r w:rsidRPr="003B065F" w:rsidDel="008C573E">
          <w:rPr>
            <w:rStyle w:val="Hyperlink"/>
            <w:color w:val="92D050"/>
            <w:u w:val="none"/>
            <w:rPrChange w:id="1444" w:author="Moses, Robinson" w:date="2023-04-13T07:34:00Z">
              <w:rPr/>
            </w:rPrChange>
          </w:rPr>
          <w:delText>VAULT SETTINGS</w:delText>
        </w:r>
        <w:bookmarkEnd w:id="1437"/>
        <w:bookmarkEnd w:id="1441"/>
        <w:bookmarkEnd w:id="1442"/>
        <w:r w:rsidRPr="003B065F" w:rsidDel="008C573E">
          <w:rPr>
            <w:rStyle w:val="Hyperlink"/>
            <w:color w:val="92D050"/>
            <w:u w:val="none"/>
            <w:rPrChange w:id="1445" w:author="Moses, Robinson" w:date="2023-04-13T07:34:00Z">
              <w:rPr/>
            </w:rPrChange>
          </w:rPr>
          <w:delText xml:space="preserve"> </w:delText>
        </w:r>
      </w:del>
    </w:p>
    <w:p w14:paraId="1C2EFBC9" w14:textId="42A09754" w:rsidR="00490283" w:rsidRPr="003B065F" w:rsidDel="008C573E" w:rsidRDefault="00490283" w:rsidP="0003445A">
      <w:pPr>
        <w:pStyle w:val="BodyText"/>
        <w:rPr>
          <w:del w:id="1446" w:author="Moses, Robinson" w:date="2023-04-13T03:39:00Z"/>
          <w:rStyle w:val="Hyperlink"/>
          <w:color w:val="92D050"/>
          <w:u w:val="none"/>
          <w:rPrChange w:id="1447" w:author="Moses, Robinson" w:date="2023-04-13T07:34:00Z">
            <w:rPr>
              <w:del w:id="1448" w:author="Moses, Robinson" w:date="2023-04-13T03:39:00Z"/>
            </w:rPr>
          </w:rPrChange>
        </w:rPr>
      </w:pPr>
      <w:del w:id="1449" w:author="Moses, Robinson" w:date="2023-04-13T03:39:00Z">
        <w:r w:rsidRPr="003B065F" w:rsidDel="008C573E">
          <w:rPr>
            <w:rStyle w:val="Hyperlink"/>
            <w:color w:val="92D050"/>
            <w:u w:val="none"/>
            <w:rPrChange w:id="1450" w:author="Moses, Robinson" w:date="2023-04-13T07:34:00Z">
              <w:rPr/>
            </w:rPrChange>
          </w:rPr>
          <w:delText xml:space="preserve">Vault Settings allows Users to schedule automated </w:delText>
        </w:r>
        <w:r w:rsidRPr="003B065F" w:rsidDel="008C573E">
          <w:rPr>
            <w:rStyle w:val="Hyperlink"/>
            <w:color w:val="92D050"/>
            <w:u w:val="none"/>
            <w:rPrChange w:id="1451" w:author="Moses, Robinson" w:date="2023-04-13T07:34:00Z">
              <w:rPr>
                <w:b/>
                <w:bCs/>
              </w:rPr>
            </w:rPrChange>
          </w:rPr>
          <w:delText>Closing Times</w:delText>
        </w:r>
        <w:r w:rsidRPr="003B065F" w:rsidDel="008C573E">
          <w:rPr>
            <w:rStyle w:val="Hyperlink"/>
            <w:color w:val="92D050"/>
            <w:u w:val="none"/>
            <w:rPrChange w:id="1452" w:author="Moses, Robinson" w:date="2023-04-13T07:34:00Z">
              <w:rPr/>
            </w:rPrChange>
          </w:rPr>
          <w:delTex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delText>
        </w:r>
        <w:r w:rsidRPr="003B065F" w:rsidDel="008C573E">
          <w:rPr>
            <w:rStyle w:val="Hyperlink"/>
            <w:color w:val="92D050"/>
            <w:u w:val="none"/>
            <w:rPrChange w:id="1453" w:author="Moses, Robinson" w:date="2023-04-13T07:34:00Z">
              <w:rPr>
                <w:color w:val="76923C"/>
              </w:rPr>
            </w:rPrChange>
          </w:rPr>
          <w:delText xml:space="preserve"> </w:delText>
        </w:r>
      </w:del>
    </w:p>
    <w:p w14:paraId="6CC125B6" w14:textId="40FFE573" w:rsidR="0009659B" w:rsidRPr="003B065F" w:rsidDel="008C573E" w:rsidRDefault="0009659B">
      <w:pPr>
        <w:rPr>
          <w:del w:id="1454" w:author="Moses, Robinson" w:date="2023-04-13T03:39:00Z"/>
          <w:rStyle w:val="Hyperlink"/>
          <w:color w:val="92D050"/>
          <w:u w:val="none"/>
          <w:rPrChange w:id="1455" w:author="Moses, Robinson" w:date="2023-04-13T07:34:00Z">
            <w:rPr>
              <w:del w:id="1456" w:author="Moses, Robinson" w:date="2023-04-13T03:39:00Z"/>
              <w:i/>
              <w:iCs/>
              <w:color w:val="44546A" w:themeColor="text2"/>
              <w:sz w:val="18"/>
              <w:szCs w:val="18"/>
            </w:rPr>
          </w:rPrChange>
        </w:rPr>
      </w:pPr>
      <w:bookmarkStart w:id="1457" w:name="_Toc63697433"/>
      <w:del w:id="1458" w:author="Moses, Robinson" w:date="2023-04-13T03:39:00Z">
        <w:r w:rsidRPr="003B065F" w:rsidDel="008C573E">
          <w:rPr>
            <w:rStyle w:val="Hyperlink"/>
            <w:color w:val="92D050"/>
            <w:u w:val="none"/>
            <w:rPrChange w:id="1459" w:author="Moses, Robinson" w:date="2023-04-13T07:34:00Z">
              <w:rPr/>
            </w:rPrChange>
          </w:rPr>
          <w:br w:type="page"/>
        </w:r>
      </w:del>
    </w:p>
    <w:p w14:paraId="517E0CF6" w14:textId="5C3731F2" w:rsidR="00490283" w:rsidRPr="003B065F" w:rsidDel="008C573E" w:rsidRDefault="00490283" w:rsidP="0003445A">
      <w:pPr>
        <w:pStyle w:val="Caption"/>
        <w:rPr>
          <w:del w:id="1460" w:author="Moses, Robinson" w:date="2023-04-13T03:39:00Z"/>
          <w:rStyle w:val="Hyperlink"/>
          <w:color w:val="92D050"/>
          <w:u w:val="none"/>
          <w:rPrChange w:id="1461" w:author="Moses, Robinson" w:date="2023-04-13T07:34:00Z">
            <w:rPr>
              <w:del w:id="1462" w:author="Moses, Robinson" w:date="2023-04-13T03:39:00Z"/>
            </w:rPr>
          </w:rPrChange>
        </w:rPr>
      </w:pPr>
      <w:del w:id="1463" w:author="Moses, Robinson" w:date="2023-04-13T03:39:00Z">
        <w:r w:rsidRPr="003B065F" w:rsidDel="008C573E">
          <w:rPr>
            <w:rStyle w:val="Hyperlink"/>
            <w:color w:val="92D050"/>
            <w:u w:val="none"/>
            <w:rPrChange w:id="1464" w:author="Moses, Robinson" w:date="2023-04-13T07:34:00Z">
              <w:rPr/>
            </w:rPrChange>
          </w:rPr>
          <w:delText xml:space="preserve">FIGURE </w:delText>
        </w:r>
        <w:r w:rsidRPr="003B065F" w:rsidDel="008C573E">
          <w:rPr>
            <w:rStyle w:val="Hyperlink"/>
            <w:color w:val="92D050"/>
            <w:u w:val="none"/>
            <w:rPrChange w:id="1465" w:author="Moses, Robinson" w:date="2023-04-13T07:34:00Z">
              <w:rPr>
                <w:noProof/>
              </w:rPr>
            </w:rPrChange>
          </w:rPr>
          <w:fldChar w:fldCharType="begin"/>
        </w:r>
        <w:r w:rsidRPr="003B065F" w:rsidDel="008C573E">
          <w:rPr>
            <w:rStyle w:val="Hyperlink"/>
            <w:color w:val="92D050"/>
            <w:u w:val="none"/>
            <w:rPrChange w:id="1466" w:author="Moses, Robinson" w:date="2023-04-13T07:34:00Z">
              <w:rPr>
                <w:noProof/>
              </w:rPr>
            </w:rPrChange>
          </w:rPr>
          <w:delInstrText xml:space="preserve"> SEQ Figure \* ARABIC </w:delInstrText>
        </w:r>
        <w:r w:rsidRPr="003B065F" w:rsidDel="008C573E">
          <w:rPr>
            <w:rStyle w:val="Hyperlink"/>
            <w:color w:val="92D050"/>
            <w:u w:val="none"/>
            <w:rPrChange w:id="1467" w:author="Moses, Robinson" w:date="2023-04-13T07:34:00Z">
              <w:rPr>
                <w:noProof/>
              </w:rPr>
            </w:rPrChange>
          </w:rPr>
          <w:fldChar w:fldCharType="separate"/>
        </w:r>
        <w:r w:rsidR="0061087E" w:rsidRPr="003B065F" w:rsidDel="008C573E">
          <w:rPr>
            <w:rStyle w:val="Hyperlink"/>
            <w:color w:val="92D050"/>
            <w:u w:val="none"/>
            <w:rPrChange w:id="1468" w:author="Moses, Robinson" w:date="2023-04-13T07:34:00Z">
              <w:rPr>
                <w:noProof/>
              </w:rPr>
            </w:rPrChange>
          </w:rPr>
          <w:delText>10</w:delText>
        </w:r>
        <w:r w:rsidRPr="003B065F" w:rsidDel="008C573E">
          <w:rPr>
            <w:rStyle w:val="Hyperlink"/>
            <w:color w:val="92D050"/>
            <w:u w:val="none"/>
            <w:rPrChange w:id="1469" w:author="Moses, Robinson" w:date="2023-04-13T07:34:00Z">
              <w:rPr>
                <w:noProof/>
              </w:rPr>
            </w:rPrChange>
          </w:rPr>
          <w:fldChar w:fldCharType="end"/>
        </w:r>
        <w:r w:rsidRPr="003B065F" w:rsidDel="008C573E">
          <w:rPr>
            <w:rStyle w:val="Hyperlink"/>
            <w:color w:val="92D050"/>
            <w:u w:val="none"/>
            <w:rPrChange w:id="1470" w:author="Moses, Robinson" w:date="2023-04-13T07:34:00Z">
              <w:rPr/>
            </w:rPrChange>
          </w:rPr>
          <w:delText>: VAULT SETTINGS SCREEN</w:delText>
        </w:r>
        <w:bookmarkEnd w:id="1457"/>
      </w:del>
    </w:p>
    <w:p w14:paraId="6BC41A06" w14:textId="0E93D521" w:rsidR="00490283" w:rsidRPr="003B065F" w:rsidDel="008C573E" w:rsidRDefault="00490283" w:rsidP="0003445A">
      <w:pPr>
        <w:pStyle w:val="BodyText"/>
        <w:rPr>
          <w:del w:id="1471" w:author="Moses, Robinson" w:date="2023-04-13T03:39:00Z"/>
          <w:rStyle w:val="Hyperlink"/>
          <w:color w:val="92D050"/>
          <w:u w:val="none"/>
          <w:rPrChange w:id="1472" w:author="Moses, Robinson" w:date="2023-04-13T07:34:00Z">
            <w:rPr>
              <w:del w:id="1473" w:author="Moses, Robinson" w:date="2023-04-13T03:39:00Z"/>
            </w:rPr>
          </w:rPrChange>
        </w:rPr>
      </w:pPr>
      <w:del w:id="1474" w:author="Moses, Robinson" w:date="2023-04-13T03:39:00Z">
        <w:r w:rsidRPr="003B065F" w:rsidDel="008C573E">
          <w:rPr>
            <w:rStyle w:val="Hyperlink"/>
            <w:color w:val="92D050"/>
            <w:u w:val="none"/>
            <w:rPrChange w:id="1475" w:author="Moses, Robinson" w:date="2023-04-13T07:34:00Z">
              <w:rPr>
                <w:noProof/>
              </w:rPr>
            </w:rPrChange>
          </w:rPr>
          <w:drawing>
            <wp:inline distT="0" distB="0" distL="0" distR="0" wp14:anchorId="682473E3" wp14:editId="016C3554">
              <wp:extent cx="4572000" cy="2009775"/>
              <wp:effectExtent l="76200" t="76200" r="133350" b="142875"/>
              <wp:docPr id="39396806" name="Picture 3939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6806"/>
                      <pic:cNvPicPr/>
                    </pic:nvPicPr>
                    <pic:blipFill>
                      <a:blip r:embed="rId115">
                        <a:extLst>
                          <a:ext uri="{28A0092B-C50C-407E-A947-70E740481C1C}">
                            <a14:useLocalDpi xmlns:a14="http://schemas.microsoft.com/office/drawing/2010/main" val="0"/>
                          </a:ext>
                        </a:extLst>
                      </a:blip>
                      <a:stretch>
                        <a:fillRect/>
                      </a:stretch>
                    </pic:blipFill>
                    <pic:spPr>
                      <a:xfrm>
                        <a:off x="0" y="0"/>
                        <a:ext cx="4572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B065F" w:rsidDel="008C573E">
          <w:rPr>
            <w:rStyle w:val="Hyperlink"/>
            <w:color w:val="92D050"/>
            <w:u w:val="none"/>
            <w:rPrChange w:id="1476" w:author="Moses, Robinson" w:date="2023-04-13T07:34:00Z">
              <w:rPr>
                <w:sz w:val="18"/>
                <w:szCs w:val="18"/>
              </w:rPr>
            </w:rPrChange>
          </w:rPr>
          <w:delText xml:space="preserve"> </w:delText>
        </w:r>
      </w:del>
    </w:p>
    <w:p w14:paraId="5D273E28" w14:textId="128E0393" w:rsidR="00490283" w:rsidRPr="003B065F" w:rsidDel="008C573E" w:rsidRDefault="00783BEC" w:rsidP="0003445A">
      <w:pPr>
        <w:pStyle w:val="Caption"/>
        <w:rPr>
          <w:del w:id="1477" w:author="Moses, Robinson" w:date="2023-04-13T03:39:00Z"/>
          <w:rStyle w:val="Hyperlink"/>
          <w:color w:val="92D050"/>
          <w:u w:val="none"/>
          <w:rPrChange w:id="1478" w:author="Moses, Robinson" w:date="2023-04-13T07:34:00Z">
            <w:rPr>
              <w:del w:id="1479" w:author="Moses, Robinson" w:date="2023-04-13T03:39:00Z"/>
              <w:color w:val="92D050"/>
            </w:rPr>
          </w:rPrChange>
        </w:rPr>
      </w:pPr>
      <w:del w:id="1480" w:author="Moses, Robinson" w:date="2023-04-13T03:39:00Z">
        <w:r w:rsidRPr="00426C01" w:rsidDel="008C573E">
          <w:rPr>
            <w:rStyle w:val="Hyperlink"/>
            <w:color w:val="92D050"/>
            <w:u w:val="none"/>
            <w:rPrChange w:id="1481" w:author="Moses, Robinson" w:date="2023-04-13T07:34:00Z">
              <w:rPr/>
            </w:rPrChange>
          </w:rPr>
          <w:fldChar w:fldCharType="begin"/>
        </w:r>
        <w:r w:rsidRPr="003B065F" w:rsidDel="008C573E">
          <w:rPr>
            <w:rStyle w:val="Hyperlink"/>
            <w:color w:val="92D050"/>
            <w:u w:val="none"/>
            <w:rPrChange w:id="1482" w:author="Moses, Robinson" w:date="2023-04-13T07:34:00Z">
              <w:rPr/>
            </w:rPrChange>
          </w:rPr>
          <w:delInstrText xml:space="preserve"> HYPERLINK \l "_DASHBOARD_1" </w:delInstrText>
        </w:r>
        <w:r w:rsidRPr="00426C01" w:rsidDel="008C573E">
          <w:rPr>
            <w:rStyle w:val="Hyperlink"/>
            <w:iCs w:val="0"/>
            <w:color w:val="92D050"/>
            <w:u w:val="none"/>
          </w:rPr>
          <w:fldChar w:fldCharType="separate"/>
        </w:r>
        <w:r w:rsidR="00490283" w:rsidRPr="00426C01" w:rsidDel="008C573E">
          <w:rPr>
            <w:rStyle w:val="Hyperlink"/>
            <w:color w:val="92D050"/>
            <w:u w:val="none"/>
          </w:rPr>
          <w:delText>Return to: Dashboard</w:delText>
        </w:r>
        <w:r w:rsidRPr="00426C01" w:rsidDel="008C573E">
          <w:rPr>
            <w:rStyle w:val="Hyperlink"/>
            <w:iCs w:val="0"/>
            <w:color w:val="92D050"/>
            <w:u w:val="none"/>
          </w:rPr>
          <w:fldChar w:fldCharType="end"/>
        </w:r>
        <w:r w:rsidR="00490283" w:rsidRPr="003B065F" w:rsidDel="008C573E">
          <w:rPr>
            <w:rStyle w:val="Hyperlink"/>
            <w:color w:val="92D050"/>
            <w:u w:val="none"/>
            <w:rPrChange w:id="1483" w:author="Moses, Robinson" w:date="2023-04-13T07:34:00Z">
              <w:rPr>
                <w:color w:val="92D050"/>
              </w:rPr>
            </w:rPrChange>
          </w:rPr>
          <w:delText xml:space="preserve"> </w:delText>
        </w:r>
      </w:del>
    </w:p>
    <w:p w14:paraId="3B704502" w14:textId="6D2BCF67" w:rsidR="0003445A" w:rsidRPr="003B065F" w:rsidDel="008C573E" w:rsidRDefault="0003445A" w:rsidP="0003445A">
      <w:pPr>
        <w:pStyle w:val="Caption"/>
        <w:rPr>
          <w:del w:id="1484" w:author="Moses, Robinson" w:date="2023-04-13T03:39:00Z"/>
          <w:rStyle w:val="Hyperlink"/>
          <w:color w:val="92D050"/>
          <w:u w:val="none"/>
          <w:rPrChange w:id="1485" w:author="Moses, Robinson" w:date="2023-04-13T07:34:00Z">
            <w:rPr>
              <w:del w:id="1486" w:author="Moses, Robinson" w:date="2023-04-13T03:39:00Z"/>
            </w:rPr>
          </w:rPrChange>
        </w:rPr>
      </w:pPr>
      <w:bookmarkStart w:id="1487" w:name="_Toc63697476"/>
    </w:p>
    <w:p w14:paraId="1CD565F6" w14:textId="20EBFF20" w:rsidR="00490283" w:rsidRPr="003B065F" w:rsidDel="008C573E" w:rsidRDefault="00490283" w:rsidP="0003445A">
      <w:pPr>
        <w:pStyle w:val="Caption"/>
        <w:rPr>
          <w:del w:id="1488" w:author="Moses, Robinson" w:date="2023-04-13T03:39:00Z"/>
          <w:rStyle w:val="Hyperlink"/>
          <w:color w:val="92D050"/>
          <w:u w:val="none"/>
          <w:rPrChange w:id="1489" w:author="Moses, Robinson" w:date="2023-04-13T07:34:00Z">
            <w:rPr>
              <w:del w:id="1490" w:author="Moses, Robinson" w:date="2023-04-13T03:39:00Z"/>
            </w:rPr>
          </w:rPrChange>
        </w:rPr>
      </w:pPr>
      <w:del w:id="1491" w:author="Moses, Robinson" w:date="2023-04-13T03:39:00Z">
        <w:r w:rsidRPr="003B065F" w:rsidDel="008C573E">
          <w:rPr>
            <w:rStyle w:val="Hyperlink"/>
            <w:color w:val="92D050"/>
            <w:u w:val="none"/>
            <w:rPrChange w:id="1492" w:author="Moses, Robinson" w:date="2023-04-13T07:34:00Z">
              <w:rPr/>
            </w:rPrChange>
          </w:rPr>
          <w:delText xml:space="preserve">TABLE </w:delText>
        </w:r>
        <w:r w:rsidRPr="003B065F" w:rsidDel="008C573E">
          <w:rPr>
            <w:rStyle w:val="Hyperlink"/>
            <w:color w:val="92D050"/>
            <w:u w:val="none"/>
            <w:rPrChange w:id="1493" w:author="Moses, Robinson" w:date="2023-04-13T07:34:00Z">
              <w:rPr>
                <w:noProof/>
              </w:rPr>
            </w:rPrChange>
          </w:rPr>
          <w:fldChar w:fldCharType="begin"/>
        </w:r>
        <w:r w:rsidRPr="003B065F" w:rsidDel="008C573E">
          <w:rPr>
            <w:rStyle w:val="Hyperlink"/>
            <w:color w:val="92D050"/>
            <w:u w:val="none"/>
            <w:rPrChange w:id="1494" w:author="Moses, Robinson" w:date="2023-04-13T07:34:00Z">
              <w:rPr>
                <w:noProof/>
              </w:rPr>
            </w:rPrChange>
          </w:rPr>
          <w:delInstrText xml:space="preserve"> SEQ Table \* ARABIC </w:delInstrText>
        </w:r>
        <w:r w:rsidRPr="003B065F" w:rsidDel="008C573E">
          <w:rPr>
            <w:rStyle w:val="Hyperlink"/>
            <w:color w:val="92D050"/>
            <w:u w:val="none"/>
            <w:rPrChange w:id="1495" w:author="Moses, Robinson" w:date="2023-04-13T07:34:00Z">
              <w:rPr>
                <w:noProof/>
              </w:rPr>
            </w:rPrChange>
          </w:rPr>
          <w:fldChar w:fldCharType="separate"/>
        </w:r>
        <w:r w:rsidR="0061087E" w:rsidRPr="003B065F" w:rsidDel="008C573E">
          <w:rPr>
            <w:rStyle w:val="Hyperlink"/>
            <w:color w:val="92D050"/>
            <w:u w:val="none"/>
            <w:rPrChange w:id="1496" w:author="Moses, Robinson" w:date="2023-04-13T07:34:00Z">
              <w:rPr>
                <w:noProof/>
              </w:rPr>
            </w:rPrChange>
          </w:rPr>
          <w:delText>13</w:delText>
        </w:r>
        <w:r w:rsidRPr="003B065F" w:rsidDel="008C573E">
          <w:rPr>
            <w:rStyle w:val="Hyperlink"/>
            <w:color w:val="92D050"/>
            <w:u w:val="none"/>
            <w:rPrChange w:id="1497" w:author="Moses, Robinson" w:date="2023-04-13T07:34:00Z">
              <w:rPr>
                <w:noProof/>
              </w:rPr>
            </w:rPrChange>
          </w:rPr>
          <w:fldChar w:fldCharType="end"/>
        </w:r>
        <w:r w:rsidRPr="003B065F" w:rsidDel="008C573E">
          <w:rPr>
            <w:rStyle w:val="Hyperlink"/>
            <w:color w:val="92D050"/>
            <w:u w:val="none"/>
            <w:rPrChange w:id="1498" w:author="Moses, Robinson" w:date="2023-04-13T07:34:00Z">
              <w:rPr/>
            </w:rPrChange>
          </w:rPr>
          <w:delText>: VAULT SETTINGS FIELD DESCRIPTIONS</w:delText>
        </w:r>
        <w:bookmarkEnd w:id="1487"/>
        <w:r w:rsidRPr="003B065F" w:rsidDel="008C573E">
          <w:rPr>
            <w:rStyle w:val="Hyperlink"/>
            <w:color w:val="92D050"/>
            <w:u w:val="none"/>
            <w:rPrChange w:id="1499" w:author="Moses, Robinson" w:date="2023-04-13T07:34:00Z">
              <w:rPr/>
            </w:rPrChange>
          </w:rPr>
          <w:delText xml:space="preserve"> </w:delText>
        </w:r>
        <w:r w:rsidRPr="003B065F" w:rsidDel="008C573E">
          <w:rPr>
            <w:rStyle w:val="Hyperlink"/>
            <w:color w:val="92D050"/>
            <w:u w:val="none"/>
            <w:rPrChange w:id="1500" w:author="Moses, Robinson" w:date="2023-04-13T07:34:00Z">
              <w:rPr/>
            </w:rPrChange>
          </w:rPr>
          <w:tab/>
          <w:delText xml:space="preserve"> </w:delText>
        </w:r>
        <w:r w:rsidRPr="003B065F" w:rsidDel="008C573E">
          <w:rPr>
            <w:rStyle w:val="Hyperlink"/>
            <w:color w:val="92D050"/>
            <w:u w:val="none"/>
            <w:rPrChange w:id="1501" w:author="Moses, Robinson" w:date="2023-04-13T07:34:00Z">
              <w:rPr/>
            </w:rPrChange>
          </w:rPr>
          <w:tab/>
          <w:delText xml:space="preserve"> </w:delText>
        </w:r>
        <w:r w:rsidRPr="003B065F" w:rsidDel="008C573E">
          <w:rPr>
            <w:rStyle w:val="Hyperlink"/>
            <w:color w:val="92D050"/>
            <w:u w:val="none"/>
            <w:rPrChange w:id="1502" w:author="Moses, Robinson" w:date="2023-04-13T07:34:00Z">
              <w:rPr/>
            </w:rPrChange>
          </w:rPr>
          <w:tab/>
          <w:delText xml:space="preserve"> </w:delText>
        </w:r>
      </w:del>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490283" w:rsidRPr="003B065F" w:rsidDel="008C573E" w14:paraId="7F1E1DD8" w14:textId="2E81DA3B" w:rsidTr="0003445A">
        <w:trPr>
          <w:trHeight w:val="369"/>
          <w:del w:id="1503" w:author="Moses, Robinson" w:date="2023-04-13T03:39: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1B54870" w14:textId="62B3C47F" w:rsidR="00490283" w:rsidRPr="003B065F" w:rsidDel="008C573E" w:rsidRDefault="00490283" w:rsidP="0003445A">
            <w:pPr>
              <w:pStyle w:val="TableHeading"/>
              <w:rPr>
                <w:del w:id="1504" w:author="Moses, Robinson" w:date="2023-04-13T03:39:00Z"/>
                <w:rStyle w:val="Hyperlink"/>
                <w:color w:val="92D050"/>
                <w:u w:val="none"/>
                <w:rPrChange w:id="1505" w:author="Moses, Robinson" w:date="2023-04-13T07:34:00Z">
                  <w:rPr>
                    <w:del w:id="1506" w:author="Moses, Robinson" w:date="2023-04-13T03:39:00Z"/>
                  </w:rPr>
                </w:rPrChange>
              </w:rPr>
            </w:pPr>
            <w:del w:id="1507" w:author="Moses, Robinson" w:date="2023-04-13T03:39:00Z">
              <w:r w:rsidRPr="003B065F" w:rsidDel="008C573E">
                <w:rPr>
                  <w:rStyle w:val="Hyperlink"/>
                  <w:color w:val="92D050"/>
                  <w:u w:val="none"/>
                  <w:rPrChange w:id="1508" w:author="Moses, Robinson" w:date="2023-04-13T07:34:00Z">
                    <w:rPr>
                      <w:rFonts w:ascii="Open Sans" w:hAnsi="Open Sans" w:cs="Times New Roman"/>
                    </w:rPr>
                  </w:rPrChange>
                </w:rPr>
                <w:delText xml:space="preserve">Field </w:delText>
              </w:r>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A8C1C2" w14:textId="295B4C10" w:rsidR="00490283" w:rsidRPr="003B065F" w:rsidDel="008C573E" w:rsidRDefault="00490283" w:rsidP="0003445A">
            <w:pPr>
              <w:pStyle w:val="TableHeading"/>
              <w:rPr>
                <w:del w:id="1509" w:author="Moses, Robinson" w:date="2023-04-13T03:39:00Z"/>
                <w:rStyle w:val="Hyperlink"/>
                <w:color w:val="92D050"/>
                <w:u w:val="none"/>
                <w:rPrChange w:id="1510" w:author="Moses, Robinson" w:date="2023-04-13T07:34:00Z">
                  <w:rPr>
                    <w:del w:id="1511" w:author="Moses, Robinson" w:date="2023-04-13T03:39:00Z"/>
                  </w:rPr>
                </w:rPrChange>
              </w:rPr>
            </w:pPr>
            <w:del w:id="1512" w:author="Moses, Robinson" w:date="2023-04-13T03:39:00Z">
              <w:r w:rsidRPr="003B065F" w:rsidDel="008C573E">
                <w:rPr>
                  <w:rStyle w:val="Hyperlink"/>
                  <w:color w:val="92D050"/>
                  <w:u w:val="none"/>
                  <w:rPrChange w:id="1513" w:author="Moses, Robinson" w:date="2023-04-13T07:34:00Z">
                    <w:rPr>
                      <w:rFonts w:ascii="Open Sans" w:hAnsi="Open Sans" w:cs="Times New Roman"/>
                    </w:rPr>
                  </w:rPrChange>
                </w:rPr>
                <w:delText xml:space="preserve">Description </w:delText>
              </w:r>
            </w:del>
          </w:p>
        </w:tc>
      </w:tr>
      <w:tr w:rsidR="00490283" w:rsidRPr="003B065F" w:rsidDel="008C573E" w14:paraId="4A7B89BD" w14:textId="1BCDFB64">
        <w:trPr>
          <w:trHeight w:val="333"/>
          <w:del w:id="1514" w:author="Moses, Robinson" w:date="2023-04-13T03:39:00Z"/>
        </w:trPr>
        <w:tc>
          <w:tcPr>
            <w:tcW w:w="1881" w:type="dxa"/>
            <w:tcBorders>
              <w:top w:val="single" w:sz="3" w:space="0" w:color="000000"/>
              <w:left w:val="single" w:sz="4" w:space="0" w:color="000000"/>
              <w:bottom w:val="single" w:sz="4" w:space="0" w:color="000000"/>
              <w:right w:val="single" w:sz="4" w:space="0" w:color="000000"/>
            </w:tcBorders>
          </w:tcPr>
          <w:p w14:paraId="416BD6AA" w14:textId="2E537213" w:rsidR="00490283" w:rsidRPr="003B065F" w:rsidDel="008C573E" w:rsidRDefault="00490283" w:rsidP="0003445A">
            <w:pPr>
              <w:pStyle w:val="TableBody"/>
              <w:rPr>
                <w:del w:id="1515" w:author="Moses, Robinson" w:date="2023-04-13T03:39:00Z"/>
                <w:rStyle w:val="Hyperlink"/>
                <w:color w:val="92D050"/>
                <w:u w:val="none"/>
                <w:rPrChange w:id="1516" w:author="Moses, Robinson" w:date="2023-04-13T07:34:00Z">
                  <w:rPr>
                    <w:del w:id="1517" w:author="Moses, Robinson" w:date="2023-04-13T03:39:00Z"/>
                    <w:b/>
                    <w:bCs/>
                  </w:rPr>
                </w:rPrChange>
              </w:rPr>
            </w:pPr>
            <w:del w:id="1518" w:author="Moses, Robinson" w:date="2023-04-13T03:39:00Z">
              <w:r w:rsidRPr="003B065F" w:rsidDel="008C573E">
                <w:rPr>
                  <w:rStyle w:val="Hyperlink"/>
                  <w:color w:val="92D050"/>
                  <w:u w:val="none"/>
                  <w:rPrChange w:id="1519" w:author="Moses, Robinson" w:date="2023-04-13T07:34:00Z">
                    <w:rPr>
                      <w:rFonts w:ascii="Open Sans" w:hAnsi="Open Sans" w:cs="Times New Roman"/>
                      <w:b/>
                      <w:bCs/>
                      <w:szCs w:val="20"/>
                    </w:rPr>
                  </w:rPrChange>
                </w:rPr>
                <w:delText xml:space="preserve">Day of Week </w:delText>
              </w:r>
            </w:del>
          </w:p>
        </w:tc>
        <w:tc>
          <w:tcPr>
            <w:tcW w:w="6194" w:type="dxa"/>
            <w:tcBorders>
              <w:top w:val="single" w:sz="3" w:space="0" w:color="000000"/>
              <w:left w:val="single" w:sz="4" w:space="0" w:color="000000"/>
              <w:bottom w:val="single" w:sz="4" w:space="0" w:color="000000"/>
              <w:right w:val="single" w:sz="4" w:space="0" w:color="000000"/>
            </w:tcBorders>
          </w:tcPr>
          <w:p w14:paraId="61170083" w14:textId="4A28D707" w:rsidR="00490283" w:rsidRPr="003B065F" w:rsidDel="008C573E" w:rsidRDefault="00490283" w:rsidP="0003445A">
            <w:pPr>
              <w:pStyle w:val="TableBody"/>
              <w:rPr>
                <w:del w:id="1520" w:author="Moses, Robinson" w:date="2023-04-13T03:39:00Z"/>
                <w:rStyle w:val="Hyperlink"/>
                <w:color w:val="92D050"/>
                <w:u w:val="none"/>
                <w:rPrChange w:id="1521" w:author="Moses, Robinson" w:date="2023-04-13T07:34:00Z">
                  <w:rPr>
                    <w:del w:id="1522" w:author="Moses, Robinson" w:date="2023-04-13T03:39:00Z"/>
                  </w:rPr>
                </w:rPrChange>
              </w:rPr>
            </w:pPr>
            <w:del w:id="1523" w:author="Moses, Robinson" w:date="2023-04-13T03:39:00Z">
              <w:r w:rsidRPr="003B065F" w:rsidDel="008C573E">
                <w:rPr>
                  <w:rStyle w:val="Hyperlink"/>
                  <w:color w:val="92D050"/>
                  <w:u w:val="none"/>
                  <w:rPrChange w:id="1524" w:author="Moses, Robinson" w:date="2023-04-13T07:34:00Z">
                    <w:rPr>
                      <w:rFonts w:ascii="Open Sans" w:hAnsi="Open Sans" w:cs="Times New Roman"/>
                      <w:szCs w:val="20"/>
                    </w:rPr>
                  </w:rPrChange>
                </w:rPr>
                <w:delText xml:space="preserve"> Preformatted dropdown where User can select Monday - Sunday </w:delText>
              </w:r>
            </w:del>
          </w:p>
        </w:tc>
      </w:tr>
      <w:tr w:rsidR="00490283" w:rsidRPr="003B065F" w:rsidDel="008C573E" w14:paraId="1C9E6B7B" w14:textId="41CDE52D">
        <w:trPr>
          <w:trHeight w:val="542"/>
          <w:del w:id="1525" w:author="Moses, Robinson" w:date="2023-04-13T03:39:00Z"/>
        </w:trPr>
        <w:tc>
          <w:tcPr>
            <w:tcW w:w="1881" w:type="dxa"/>
            <w:tcBorders>
              <w:top w:val="single" w:sz="4" w:space="0" w:color="000000"/>
              <w:left w:val="single" w:sz="4" w:space="0" w:color="000000"/>
              <w:bottom w:val="single" w:sz="4" w:space="0" w:color="000000"/>
              <w:right w:val="single" w:sz="4" w:space="0" w:color="000000"/>
            </w:tcBorders>
            <w:vAlign w:val="center"/>
          </w:tcPr>
          <w:p w14:paraId="006003F0" w14:textId="3DB5E591" w:rsidR="00490283" w:rsidRPr="003B065F" w:rsidDel="008C573E" w:rsidRDefault="00490283" w:rsidP="0003445A">
            <w:pPr>
              <w:pStyle w:val="TableBody"/>
              <w:rPr>
                <w:del w:id="1526" w:author="Moses, Robinson" w:date="2023-04-13T03:39:00Z"/>
                <w:rStyle w:val="Hyperlink"/>
                <w:color w:val="92D050"/>
                <w:u w:val="none"/>
                <w:rPrChange w:id="1527" w:author="Moses, Robinson" w:date="2023-04-13T07:34:00Z">
                  <w:rPr>
                    <w:del w:id="1528" w:author="Moses, Robinson" w:date="2023-04-13T03:39:00Z"/>
                    <w:b/>
                    <w:bCs/>
                  </w:rPr>
                </w:rPrChange>
              </w:rPr>
            </w:pPr>
            <w:del w:id="1529" w:author="Moses, Robinson" w:date="2023-04-13T03:39:00Z">
              <w:r w:rsidRPr="003B065F" w:rsidDel="008C573E">
                <w:rPr>
                  <w:rStyle w:val="Hyperlink"/>
                  <w:color w:val="92D050"/>
                  <w:u w:val="none"/>
                  <w:rPrChange w:id="1530" w:author="Moses, Robinson" w:date="2023-04-13T07:34:00Z">
                    <w:rPr>
                      <w:rFonts w:ascii="Open Sans" w:hAnsi="Open Sans" w:cs="Times New Roman"/>
                      <w:b/>
                      <w:bCs/>
                      <w:szCs w:val="20"/>
                    </w:rPr>
                  </w:rPrChange>
                </w:rPr>
                <w:delText xml:space="preserve">Time of Day (HH:MM:SS) </w:delText>
              </w:r>
            </w:del>
          </w:p>
        </w:tc>
        <w:tc>
          <w:tcPr>
            <w:tcW w:w="6194" w:type="dxa"/>
            <w:tcBorders>
              <w:top w:val="single" w:sz="4" w:space="0" w:color="000000"/>
              <w:left w:val="single" w:sz="4" w:space="0" w:color="000000"/>
              <w:bottom w:val="single" w:sz="4" w:space="0" w:color="000000"/>
              <w:right w:val="single" w:sz="4" w:space="0" w:color="000000"/>
            </w:tcBorders>
          </w:tcPr>
          <w:p w14:paraId="7E83AD5B" w14:textId="132306F0" w:rsidR="00490283" w:rsidRPr="003B065F" w:rsidDel="008C573E" w:rsidRDefault="00490283" w:rsidP="0003445A">
            <w:pPr>
              <w:pStyle w:val="TableBody"/>
              <w:rPr>
                <w:del w:id="1531" w:author="Moses, Robinson" w:date="2023-04-13T03:39:00Z"/>
                <w:rStyle w:val="Hyperlink"/>
                <w:color w:val="92D050"/>
                <w:u w:val="none"/>
                <w:rPrChange w:id="1532" w:author="Moses, Robinson" w:date="2023-04-13T07:34:00Z">
                  <w:rPr>
                    <w:del w:id="1533" w:author="Moses, Robinson" w:date="2023-04-13T03:39:00Z"/>
                  </w:rPr>
                </w:rPrChange>
              </w:rPr>
            </w:pPr>
            <w:del w:id="1534" w:author="Moses, Robinson" w:date="2023-04-13T03:39:00Z">
              <w:r w:rsidRPr="003B065F" w:rsidDel="008C573E">
                <w:rPr>
                  <w:rStyle w:val="Hyperlink"/>
                  <w:color w:val="92D050"/>
                  <w:u w:val="none"/>
                  <w:rPrChange w:id="1535" w:author="Moses, Robinson" w:date="2023-04-13T07:34:00Z">
                    <w:rPr>
                      <w:rFonts w:ascii="Open Sans" w:hAnsi="Open Sans" w:cs="Times New Roman"/>
                      <w:szCs w:val="20"/>
                    </w:rPr>
                  </w:rPrChange>
                </w:rPr>
                <w:delText xml:space="preserve"> Input field for </w:delText>
              </w:r>
              <w:r w:rsidR="00C34549" w:rsidRPr="003B065F" w:rsidDel="008C573E">
                <w:rPr>
                  <w:rStyle w:val="Hyperlink"/>
                  <w:color w:val="92D050"/>
                  <w:u w:val="none"/>
                  <w:rPrChange w:id="1536" w:author="Moses, Robinson" w:date="2023-04-13T07:34:00Z">
                    <w:rPr>
                      <w:rFonts w:ascii="Open Sans" w:hAnsi="Open Sans" w:cs="Times New Roman"/>
                      <w:szCs w:val="20"/>
                    </w:rPr>
                  </w:rPrChange>
                </w:rPr>
                <w:delText xml:space="preserve">the </w:delText>
              </w:r>
              <w:r w:rsidRPr="003B065F" w:rsidDel="008C573E">
                <w:rPr>
                  <w:rStyle w:val="Hyperlink"/>
                  <w:color w:val="92D050"/>
                  <w:u w:val="none"/>
                  <w:rPrChange w:id="1537" w:author="Moses, Robinson" w:date="2023-04-13T07:34:00Z">
                    <w:rPr>
                      <w:rFonts w:ascii="Open Sans" w:hAnsi="Open Sans" w:cs="Times New Roman"/>
                      <w:szCs w:val="20"/>
                    </w:rPr>
                  </w:rPrChange>
                </w:rPr>
                <w:delText xml:space="preserve">user to </w:delText>
              </w:r>
              <w:r w:rsidR="00B166E2" w:rsidRPr="003B065F" w:rsidDel="008C573E">
                <w:rPr>
                  <w:rStyle w:val="Hyperlink"/>
                  <w:color w:val="92D050"/>
                  <w:u w:val="none"/>
                  <w:rPrChange w:id="1538" w:author="Moses, Robinson" w:date="2023-04-13T07:34:00Z">
                    <w:rPr>
                      <w:rFonts w:ascii="Open Sans" w:hAnsi="Open Sans" w:cs="Times New Roman"/>
                      <w:szCs w:val="20"/>
                    </w:rPr>
                  </w:rPrChange>
                </w:rPr>
                <w:delText xml:space="preserve">enter </w:delText>
              </w:r>
              <w:r w:rsidRPr="003B065F" w:rsidDel="008C573E">
                <w:rPr>
                  <w:rStyle w:val="Hyperlink"/>
                  <w:color w:val="92D050"/>
                  <w:u w:val="none"/>
                  <w:rPrChange w:id="1539" w:author="Moses, Robinson" w:date="2023-04-13T07:34:00Z">
                    <w:rPr>
                      <w:rFonts w:ascii="Open Sans" w:hAnsi="Open Sans" w:cs="Times New Roman"/>
                      <w:b/>
                      <w:bCs/>
                      <w:szCs w:val="20"/>
                    </w:rPr>
                  </w:rPrChange>
                </w:rPr>
                <w:delText>Closing time</w:delText>
              </w:r>
              <w:r w:rsidRPr="003B065F" w:rsidDel="008C573E">
                <w:rPr>
                  <w:rStyle w:val="Hyperlink"/>
                  <w:color w:val="92D050"/>
                  <w:u w:val="none"/>
                  <w:rPrChange w:id="1540" w:author="Moses, Robinson" w:date="2023-04-13T07:34:00Z">
                    <w:rPr>
                      <w:rFonts w:ascii="Open Sans" w:hAnsi="Open Sans" w:cs="Times New Roman"/>
                      <w:szCs w:val="20"/>
                    </w:rPr>
                  </w:rPrChange>
                </w:rPr>
                <w:delText xml:space="preserve"> for the selected </w:delText>
              </w:r>
              <w:r w:rsidRPr="003B065F" w:rsidDel="008C573E">
                <w:rPr>
                  <w:rStyle w:val="Hyperlink"/>
                  <w:color w:val="92D050"/>
                  <w:u w:val="none"/>
                  <w:rPrChange w:id="1541" w:author="Moses, Robinson" w:date="2023-04-13T07:34:00Z">
                    <w:rPr>
                      <w:rFonts w:ascii="Open Sans" w:hAnsi="Open Sans" w:cs="Times New Roman"/>
                      <w:iCs/>
                      <w:szCs w:val="20"/>
                    </w:rPr>
                  </w:rPrChange>
                </w:rPr>
                <w:delText xml:space="preserve">Day of </w:delText>
              </w:r>
              <w:r w:rsidR="00C34549" w:rsidRPr="003B065F" w:rsidDel="008C573E">
                <w:rPr>
                  <w:rStyle w:val="Hyperlink"/>
                  <w:color w:val="92D050"/>
                  <w:u w:val="none"/>
                  <w:rPrChange w:id="1542" w:author="Moses, Robinson" w:date="2023-04-13T07:34:00Z">
                    <w:rPr>
                      <w:rFonts w:ascii="Open Sans" w:hAnsi="Open Sans" w:cs="Times New Roman"/>
                      <w:iCs/>
                      <w:szCs w:val="20"/>
                    </w:rPr>
                  </w:rPrChange>
                </w:rPr>
                <w:delText xml:space="preserve">the </w:delText>
              </w:r>
              <w:r w:rsidRPr="003B065F" w:rsidDel="008C573E">
                <w:rPr>
                  <w:rStyle w:val="Hyperlink"/>
                  <w:color w:val="92D050"/>
                  <w:u w:val="none"/>
                  <w:rPrChange w:id="1543" w:author="Moses, Robinson" w:date="2023-04-13T07:34:00Z">
                    <w:rPr>
                      <w:rFonts w:ascii="Open Sans" w:hAnsi="Open Sans" w:cs="Times New Roman"/>
                      <w:iCs/>
                      <w:szCs w:val="20"/>
                    </w:rPr>
                  </w:rPrChange>
                </w:rPr>
                <w:delText>Week</w:delText>
              </w:r>
              <w:r w:rsidRPr="003B065F" w:rsidDel="008C573E">
                <w:rPr>
                  <w:rStyle w:val="Hyperlink"/>
                  <w:color w:val="92D050"/>
                  <w:u w:val="none"/>
                  <w:rPrChange w:id="1544" w:author="Moses, Robinson" w:date="2023-04-13T07:34:00Z">
                    <w:rPr>
                      <w:rFonts w:ascii="Open Sans" w:hAnsi="Open Sans" w:cs="Times New Roman"/>
                      <w:szCs w:val="20"/>
                    </w:rPr>
                  </w:rPrChange>
                </w:rPr>
                <w:delText xml:space="preserve">. Format of time must be HH:MM:SS </w:delText>
              </w:r>
            </w:del>
          </w:p>
        </w:tc>
      </w:tr>
    </w:tbl>
    <w:p w14:paraId="598CB402" w14:textId="2B4476A8" w:rsidR="00490283" w:rsidRPr="00F465FC" w:rsidDel="003E43FB" w:rsidRDefault="00490283" w:rsidP="00B67C87">
      <w:pPr>
        <w:pStyle w:val="Caption"/>
        <w:rPr>
          <w:del w:id="1545" w:author="Moses, Robinson" w:date="2023-04-13T07:21:00Z"/>
        </w:rPr>
      </w:pPr>
      <w:del w:id="1546" w:author="Moses, Robinson" w:date="2023-04-13T03:39:00Z">
        <w:r w:rsidRPr="00F465FC" w:rsidDel="008C573E">
          <w:delText>Return to: Dashboard</w:delText>
        </w:r>
      </w:del>
      <w:del w:id="1547" w:author="Moses, Robinson" w:date="2023-04-13T07:21:00Z">
        <w:r w:rsidRPr="00F465FC" w:rsidDel="003E43FB">
          <w:delText xml:space="preserve"> </w:delText>
        </w:r>
      </w:del>
    </w:p>
    <w:p w14:paraId="05E2A864" w14:textId="1AC290CE" w:rsidR="00490283" w:rsidRDefault="00490283">
      <w:pPr>
        <w:pStyle w:val="Caption"/>
        <w:pPrChange w:id="1548" w:author="Moses, Robinson" w:date="2023-04-13T07:21:00Z">
          <w:pPr>
            <w:spacing w:after="0"/>
          </w:pPr>
        </w:pPrChange>
      </w:pPr>
    </w:p>
    <w:p w14:paraId="6362BAE0" w14:textId="2A3C176D" w:rsidR="00490283" w:rsidRDefault="00490283" w:rsidP="007C1774">
      <w:pPr>
        <w:pStyle w:val="Heading3"/>
      </w:pPr>
      <w:bookmarkStart w:id="1549" w:name="_Toc133372440"/>
      <w:r>
        <w:t>BALANCE HISTORY</w:t>
      </w:r>
      <w:bookmarkEnd w:id="1549"/>
    </w:p>
    <w:p w14:paraId="5DA80634" w14:textId="264B4873" w:rsidR="00490283" w:rsidRDefault="00C34549" w:rsidP="00791C5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p>
    <w:p w14:paraId="3F2F281F" w14:textId="77777777" w:rsidR="0009659B" w:rsidRDefault="0009659B">
      <w:pPr>
        <w:rPr>
          <w:i/>
          <w:iCs/>
          <w:color w:val="44546A" w:themeColor="text2"/>
          <w:sz w:val="18"/>
          <w:szCs w:val="18"/>
        </w:rPr>
      </w:pPr>
      <w:bookmarkStart w:id="1550" w:name="_Toc63697434"/>
      <w:r>
        <w:br w:type="page"/>
      </w:r>
    </w:p>
    <w:p w14:paraId="1202E923" w14:textId="391BFFAE" w:rsidR="00490283" w:rsidRDefault="00490283" w:rsidP="00791C5D">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11</w:t>
      </w:r>
      <w:r w:rsidRPr="6356747E">
        <w:rPr>
          <w:noProof/>
        </w:rPr>
        <w:fldChar w:fldCharType="end"/>
      </w:r>
      <w:r>
        <w:t>: BALANCE HISTORY SCREEN</w:t>
      </w:r>
      <w:bookmarkEnd w:id="1550"/>
    </w:p>
    <w:p w14:paraId="14B69AF1" w14:textId="4E3E527B" w:rsidR="00490283" w:rsidRDefault="008B0FD4" w:rsidP="00102E8B">
      <w:pPr>
        <w:pStyle w:val="BodyText"/>
      </w:pPr>
      <w:commentRangeStart w:id="1551"/>
      <w:commentRangeStart w:id="1552"/>
      <w:commentRangeEnd w:id="1551"/>
      <w:r>
        <w:rPr>
          <w:rStyle w:val="CommentReference"/>
        </w:rPr>
        <w:commentReference w:id="1551"/>
      </w:r>
      <w:commentRangeEnd w:id="1552"/>
      <w:r w:rsidR="00102E8B">
        <w:rPr>
          <w:rStyle w:val="CommentReference"/>
          <w:rFonts w:ascii="Calibri" w:eastAsia="Calibri" w:hAnsi="Calibri" w:cs="Calibri"/>
          <w:color w:val="000000"/>
          <w:lang w:val="en-US"/>
        </w:rPr>
        <w:commentReference w:id="1552"/>
      </w:r>
      <w:r w:rsidR="00102E8B">
        <w:rPr>
          <w:noProof/>
        </w:rPr>
        <w:drawing>
          <wp:inline distT="0" distB="0" distL="0" distR="0" wp14:anchorId="2EC49FB8" wp14:editId="537824F9">
            <wp:extent cx="5943600" cy="1844675"/>
            <wp:effectExtent l="76200" t="76200" r="133350" b="136525"/>
            <wp:docPr id="2028672068" name="Picture 202867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184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t xml:space="preserve"> </w:t>
      </w:r>
    </w:p>
    <w:p w14:paraId="3C62BE02" w14:textId="67F4FA55" w:rsidR="00490283" w:rsidRPr="003B065F" w:rsidDel="003E43FB" w:rsidRDefault="003E43FB">
      <w:pPr>
        <w:pStyle w:val="Caption"/>
        <w:rPr>
          <w:del w:id="1553" w:author="Moses, Robinson" w:date="2023-04-13T07:21:00Z"/>
          <w:rStyle w:val="Hyperlink"/>
          <w:color w:val="92D050"/>
          <w:u w:val="none"/>
          <w:rPrChange w:id="1554" w:author="Moses, Robinson" w:date="2023-04-13T07:34:00Z">
            <w:rPr>
              <w:del w:id="1555" w:author="Moses, Robinson" w:date="2023-04-13T07:21:00Z"/>
              <w:color w:val="92D050"/>
            </w:rPr>
          </w:rPrChange>
        </w:rPr>
        <w:pPrChange w:id="1556" w:author="Moses, Robinson" w:date="2023-04-13T07:34:00Z">
          <w:pPr>
            <w:pStyle w:val="Caption"/>
            <w:spacing w:after="0"/>
          </w:pPr>
        </w:pPrChange>
      </w:pPr>
      <w:ins w:id="1557" w:author="Moses, Robinson" w:date="2023-04-13T07:21:00Z">
        <w:r w:rsidRPr="003B065F">
          <w:rPr>
            <w:rStyle w:val="Hyperlink"/>
            <w:color w:val="92D050"/>
            <w:u w:val="none"/>
            <w:rPrChange w:id="1558" w:author="Moses, Robinson" w:date="2023-04-13T07:34:00Z">
              <w:rPr/>
            </w:rPrChange>
          </w:rPr>
          <w:t xml:space="preserve">Return To: </w:t>
        </w:r>
        <w:r w:rsidRPr="003B065F">
          <w:rPr>
            <w:rStyle w:val="Hyperlink"/>
            <w:color w:val="92D050"/>
            <w:u w:val="none"/>
            <w:rPrChange w:id="1559" w:author="Moses, Robinson" w:date="2023-04-13T07:34:00Z">
              <w:rPr/>
            </w:rPrChange>
          </w:rPr>
          <w:fldChar w:fldCharType="begin"/>
        </w:r>
        <w:r w:rsidRPr="003B065F">
          <w:rPr>
            <w:rStyle w:val="Hyperlink"/>
            <w:color w:val="92D050"/>
            <w:u w:val="none"/>
            <w:rPrChange w:id="1560" w:author="Moses, Robinson" w:date="2023-04-13T07:34:00Z">
              <w:rPr/>
            </w:rPrChange>
          </w:rPr>
          <w:instrText xml:space="preserve"> REF _Ref132262906 \h </w:instrText>
        </w:r>
      </w:ins>
      <w:r w:rsidR="003B065F">
        <w:rPr>
          <w:rStyle w:val="Hyperlink"/>
          <w:color w:val="92D050"/>
          <w:u w:val="none"/>
        </w:rPr>
        <w:instrText xml:space="preserve"> \* MERGEFORMAT </w:instrText>
      </w:r>
      <w:r w:rsidRPr="003B065F">
        <w:rPr>
          <w:rStyle w:val="Hyperlink"/>
          <w:i w:val="0"/>
          <w:iCs w:val="0"/>
          <w:color w:val="92D050"/>
          <w:u w:val="none"/>
          <w:rPrChange w:id="1561" w:author="Moses, Robinson" w:date="2023-04-13T07:34:00Z">
            <w:rPr>
              <w:rStyle w:val="Hyperlink"/>
              <w:i w:val="0"/>
              <w:iCs w:val="0"/>
              <w:color w:val="92D050"/>
              <w:u w:val="none"/>
            </w:rPr>
          </w:rPrChange>
        </w:rPr>
      </w:r>
      <w:r w:rsidRPr="003B065F">
        <w:rPr>
          <w:rStyle w:val="Hyperlink"/>
          <w:color w:val="92D050"/>
          <w:u w:val="none"/>
          <w:rPrChange w:id="1562" w:author="Moses, Robinson" w:date="2023-04-13T07:34:00Z">
            <w:rPr/>
          </w:rPrChange>
        </w:rPr>
        <w:fldChar w:fldCharType="separate"/>
      </w:r>
      <w:ins w:id="1563" w:author="Moses, Robinson" w:date="2023-04-13T07:21:00Z">
        <w:r w:rsidRPr="003B065F">
          <w:rPr>
            <w:rStyle w:val="Hyperlink"/>
            <w:color w:val="92D050"/>
            <w:u w:val="none"/>
            <w:rPrChange w:id="1564" w:author="Moses, Robinson" w:date="2023-04-13T07:34:00Z">
              <w:rPr/>
            </w:rPrChange>
          </w:rPr>
          <w:t>Logs</w:t>
        </w:r>
        <w:r w:rsidRPr="003B065F">
          <w:rPr>
            <w:rStyle w:val="Hyperlink"/>
            <w:color w:val="92D050"/>
            <w:u w:val="none"/>
            <w:rPrChange w:id="1565" w:author="Moses, Robinson" w:date="2023-04-13T07:34:00Z">
              <w:rPr/>
            </w:rPrChange>
          </w:rPr>
          <w:fldChar w:fldCharType="end"/>
        </w:r>
      </w:ins>
      <w:del w:id="1566" w:author="Moses, Robinson" w:date="2023-04-13T07:21:00Z">
        <w:r w:rsidR="00783BEC" w:rsidRPr="00426C01" w:rsidDel="003E43FB">
          <w:rPr>
            <w:rStyle w:val="Hyperlink"/>
            <w:color w:val="92D050"/>
            <w:u w:val="none"/>
            <w:rPrChange w:id="1567" w:author="Moses, Robinson" w:date="2023-04-13T07:34:00Z">
              <w:rPr/>
            </w:rPrChange>
          </w:rPr>
          <w:fldChar w:fldCharType="begin"/>
        </w:r>
        <w:r w:rsidR="00783BEC" w:rsidRPr="003B065F" w:rsidDel="003E43FB">
          <w:rPr>
            <w:rStyle w:val="Hyperlink"/>
            <w:color w:val="92D050"/>
            <w:u w:val="none"/>
            <w:rPrChange w:id="1568" w:author="Moses, Robinson" w:date="2023-04-13T07:34:00Z">
              <w:rPr/>
            </w:rPrChange>
          </w:rPr>
          <w:delInstrText xml:space="preserve"> HYPERLINK \l "_DASHBOARD_1" </w:delInstrText>
        </w:r>
        <w:r w:rsidR="00783BEC" w:rsidRPr="00426C01" w:rsidDel="003E43FB">
          <w:rPr>
            <w:rStyle w:val="Hyperlink"/>
            <w:iCs w:val="0"/>
            <w:color w:val="92D050"/>
            <w:u w:val="none"/>
          </w:rPr>
          <w:fldChar w:fldCharType="separate"/>
        </w:r>
        <w:r w:rsidR="00490283" w:rsidRPr="00426C01" w:rsidDel="003E43FB">
          <w:rPr>
            <w:rStyle w:val="Hyperlink"/>
            <w:color w:val="92D050"/>
            <w:u w:val="none"/>
          </w:rPr>
          <w:delText>Return to: Dashboard</w:delText>
        </w:r>
        <w:r w:rsidR="00783BEC" w:rsidRPr="00426C01" w:rsidDel="003E43FB">
          <w:rPr>
            <w:rStyle w:val="Hyperlink"/>
            <w:iCs w:val="0"/>
            <w:color w:val="92D050"/>
            <w:u w:val="none"/>
          </w:rPr>
          <w:fldChar w:fldCharType="end"/>
        </w:r>
        <w:r w:rsidR="00490283" w:rsidRPr="003B065F" w:rsidDel="003E43FB">
          <w:rPr>
            <w:rStyle w:val="Hyperlink"/>
            <w:color w:val="92D050"/>
            <w:u w:val="none"/>
            <w:rPrChange w:id="1569" w:author="Moses, Robinson" w:date="2023-04-13T07:34:00Z">
              <w:rPr>
                <w:color w:val="92D050"/>
              </w:rPr>
            </w:rPrChange>
          </w:rPr>
          <w:delText xml:space="preserve"> </w:delText>
        </w:r>
      </w:del>
    </w:p>
    <w:p w14:paraId="33201DE1" w14:textId="77777777" w:rsidR="00490283" w:rsidRPr="003B065F" w:rsidRDefault="00490283">
      <w:pPr>
        <w:pStyle w:val="Caption"/>
        <w:rPr>
          <w:rStyle w:val="Hyperlink"/>
          <w:color w:val="92D050"/>
          <w:u w:val="none"/>
          <w:rPrChange w:id="1570" w:author="Moses, Robinson" w:date="2023-04-13T07:34:00Z">
            <w:rPr/>
          </w:rPrChange>
        </w:rPr>
        <w:pPrChange w:id="1571" w:author="Moses, Robinson" w:date="2023-04-13T07:34:00Z">
          <w:pPr>
            <w:pStyle w:val="BodyText"/>
          </w:pPr>
        </w:pPrChange>
      </w:pPr>
      <w:r w:rsidRPr="003B065F">
        <w:rPr>
          <w:rStyle w:val="Hyperlink"/>
          <w:color w:val="92D050"/>
          <w:u w:val="none"/>
          <w:rPrChange w:id="1572" w:author="Moses, Robinson" w:date="2023-04-13T07:34:00Z">
            <w:rPr>
              <w:color w:val="622423"/>
              <w:sz w:val="24"/>
            </w:rPr>
          </w:rPrChange>
        </w:rPr>
        <w:t xml:space="preserve"> </w:t>
      </w:r>
    </w:p>
    <w:p w14:paraId="722721B1" w14:textId="06713356" w:rsidR="00490283" w:rsidRPr="00526BFB" w:rsidDel="008C573E" w:rsidRDefault="00490283" w:rsidP="0060488A">
      <w:pPr>
        <w:pStyle w:val="Heading2"/>
        <w:spacing w:before="0" w:after="0"/>
        <w:rPr>
          <w:del w:id="1573" w:author="Moses, Robinson" w:date="2023-04-13T03:40:00Z"/>
        </w:rPr>
      </w:pPr>
      <w:bookmarkStart w:id="1574" w:name="_Toc63697397"/>
      <w:bookmarkStart w:id="1575" w:name="_Toc133372378"/>
      <w:bookmarkStart w:id="1576" w:name="_Toc133372441"/>
      <w:del w:id="1577" w:author="Moses, Robinson" w:date="2023-04-13T03:40:00Z">
        <w:r w:rsidRPr="00526BFB" w:rsidDel="008C573E">
          <w:delText>PROCESS CASH BY QUALITY OR COFFER</w:delText>
        </w:r>
        <w:bookmarkEnd w:id="1574"/>
        <w:bookmarkEnd w:id="1575"/>
        <w:bookmarkEnd w:id="1576"/>
        <w:r w:rsidRPr="00526BFB" w:rsidDel="008C573E">
          <w:delText xml:space="preserve"> </w:delText>
        </w:r>
      </w:del>
    </w:p>
    <w:p w14:paraId="0DE87E38" w14:textId="3EA18A44" w:rsidR="0000311C" w:rsidDel="008C573E" w:rsidRDefault="00490283" w:rsidP="00526BFB">
      <w:pPr>
        <w:pStyle w:val="BodyText"/>
        <w:rPr>
          <w:del w:id="1578" w:author="Moses, Robinson" w:date="2023-04-13T03:40:00Z"/>
        </w:rPr>
      </w:pPr>
      <w:del w:id="1579" w:author="Moses, Robinson" w:date="2023-04-13T03:40:00Z">
        <w:r w:rsidDel="008C573E">
          <w:delText>Process Cash function allows users to manually change amounts from one denomination and quality to a different denomination and quality. Usually</w:delText>
        </w:r>
        <w:r w:rsidR="000A4E58" w:rsidDel="008C573E">
          <w:delText>,</w:delText>
        </w:r>
        <w:r w:rsidDel="008C573E">
          <w:delText xml:space="preserve"> this is due to internal vault actions which would not be reflected in the Order record. </w:delText>
        </w:r>
      </w:del>
    </w:p>
    <w:p w14:paraId="62448526" w14:textId="173F1133" w:rsidR="00490283" w:rsidDel="008C573E" w:rsidRDefault="00490283" w:rsidP="00526BFB">
      <w:pPr>
        <w:pStyle w:val="BodyText"/>
        <w:rPr>
          <w:del w:id="1580" w:author="Moses, Robinson" w:date="2023-04-13T03:40:00Z"/>
        </w:rPr>
      </w:pPr>
      <w:del w:id="1581" w:author="Moses, Robinson" w:date="2023-04-13T03:40:00Z">
        <w:r w:rsidRPr="0060488A" w:rsidDel="008C573E">
          <w:rPr>
            <w:b/>
            <w:bCs/>
            <w:u w:val="single"/>
          </w:rPr>
          <w:delText>For example,</w:delText>
        </w:r>
        <w:r w:rsidDel="008C573E">
          <w:delText xml:space="preserve"> if a container comes into the vault with mixed denominations or varying qualities, </w:delText>
        </w:r>
        <w:r w:rsidR="007F7ABF" w:rsidDel="008C573E">
          <w:delText>subseq</w:delText>
        </w:r>
        <w:r w:rsidR="00F83D12" w:rsidDel="008C573E">
          <w:delText>uently, once the cash has been</w:delText>
        </w:r>
        <w:r w:rsidDel="008C573E">
          <w:delText xml:space="preserve"> sorted</w:delText>
        </w:r>
        <w:r w:rsidR="00F83D12" w:rsidDel="008C573E">
          <w:delText>,</w:delText>
        </w:r>
        <w:r w:rsidDel="008C573E">
          <w:delText xml:space="preserve"> it can be entered here as the resulting amounts per quality and denomination. Cash can be processed from denomination/coffer combinations to others. </w:delText>
        </w:r>
      </w:del>
    </w:p>
    <w:p w14:paraId="1AEA582E" w14:textId="793B5EDF" w:rsidR="0009659B" w:rsidDel="008C573E" w:rsidRDefault="0009659B">
      <w:pPr>
        <w:rPr>
          <w:del w:id="1582" w:author="Moses, Robinson" w:date="2023-04-13T03:40:00Z"/>
          <w:i/>
          <w:iCs/>
          <w:color w:val="44546A" w:themeColor="text2"/>
          <w:sz w:val="18"/>
          <w:szCs w:val="18"/>
        </w:rPr>
      </w:pPr>
      <w:bookmarkStart w:id="1583" w:name="_Toc63697435"/>
      <w:del w:id="1584" w:author="Moses, Robinson" w:date="2023-04-13T03:40:00Z">
        <w:r w:rsidDel="008C573E">
          <w:br w:type="page"/>
        </w:r>
      </w:del>
    </w:p>
    <w:p w14:paraId="79B4FAC3" w14:textId="092792BF" w:rsidR="00490283" w:rsidDel="008C573E" w:rsidRDefault="00490283" w:rsidP="00526BFB">
      <w:pPr>
        <w:pStyle w:val="Caption"/>
        <w:rPr>
          <w:del w:id="1585" w:author="Moses, Robinson" w:date="2023-04-13T03:40:00Z"/>
        </w:rPr>
      </w:pPr>
      <w:del w:id="1586" w:author="Moses, Robinson" w:date="2023-04-13T03:40:00Z">
        <w:r w:rsidDel="008C573E">
          <w:delText xml:space="preserve">FIGURE </w:delText>
        </w:r>
        <w:r w:rsidRPr="6356747E" w:rsidDel="008C573E">
          <w:rPr>
            <w:iCs w:val="0"/>
          </w:rPr>
          <w:fldChar w:fldCharType="begin"/>
        </w:r>
        <w:r w:rsidRPr="6356747E" w:rsidDel="008C573E">
          <w:rPr>
            <w:noProof/>
          </w:rPr>
          <w:delInstrText xml:space="preserve"> SEQ Figure \* ARABIC </w:delInstrText>
        </w:r>
        <w:r w:rsidRPr="6356747E" w:rsidDel="008C573E">
          <w:rPr>
            <w:iCs w:val="0"/>
          </w:rPr>
          <w:fldChar w:fldCharType="separate"/>
        </w:r>
        <w:r w:rsidR="0061087E" w:rsidDel="008C573E">
          <w:rPr>
            <w:noProof/>
          </w:rPr>
          <w:delText>12</w:delText>
        </w:r>
        <w:r w:rsidRPr="6356747E" w:rsidDel="008C573E">
          <w:rPr>
            <w:iCs w:val="0"/>
          </w:rPr>
          <w:fldChar w:fldCharType="end"/>
        </w:r>
        <w:r w:rsidDel="008C573E">
          <w:delText>: PROCESS CASH</w:delText>
        </w:r>
        <w:bookmarkEnd w:id="1583"/>
      </w:del>
    </w:p>
    <w:p w14:paraId="2F0503A0" w14:textId="08F245D3" w:rsidR="00490283" w:rsidDel="008C573E" w:rsidRDefault="00490283" w:rsidP="00526BFB">
      <w:pPr>
        <w:pStyle w:val="BodyText"/>
        <w:spacing w:before="0" w:after="0"/>
        <w:rPr>
          <w:del w:id="1587" w:author="Moses, Robinson" w:date="2023-04-13T03:40:00Z"/>
        </w:rPr>
      </w:pPr>
      <w:del w:id="1588" w:author="Moses, Robinson" w:date="2023-04-13T03:40:00Z">
        <w:r w:rsidDel="008C573E">
          <w:rPr>
            <w:noProof/>
          </w:rPr>
          <w:drawing>
            <wp:inline distT="0" distB="0" distL="0" distR="0" wp14:anchorId="5E380D17" wp14:editId="701BC18C">
              <wp:extent cx="4097383" cy="2731589"/>
              <wp:effectExtent l="76200" t="76200" r="132080" b="126365"/>
              <wp:docPr id="1838780261" name="Picture 18387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80">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p>
    <w:p w14:paraId="6E68E378" w14:textId="6E55CDC6" w:rsidR="00490283" w:rsidDel="008C573E" w:rsidRDefault="00490283" w:rsidP="00526BFB">
      <w:pPr>
        <w:spacing w:after="0"/>
        <w:ind w:right="1109"/>
        <w:jc w:val="right"/>
        <w:rPr>
          <w:del w:id="1589" w:author="Moses, Robinson" w:date="2023-04-13T03:40:00Z"/>
        </w:rPr>
      </w:pPr>
      <w:del w:id="1590" w:author="Moses, Robinson" w:date="2023-04-13T03:40:00Z">
        <w:r w:rsidDel="008C573E">
          <w:rPr>
            <w:sz w:val="18"/>
          </w:rPr>
          <w:delText xml:space="preserve"> </w:delText>
        </w:r>
      </w:del>
    </w:p>
    <w:p w14:paraId="48EB6456" w14:textId="2C46C02C" w:rsidR="00490283" w:rsidRPr="00F465FC" w:rsidDel="008C573E" w:rsidRDefault="00783BEC" w:rsidP="00526BFB">
      <w:pPr>
        <w:pStyle w:val="Caption"/>
        <w:spacing w:after="0"/>
        <w:rPr>
          <w:del w:id="1591" w:author="Moses, Robinson" w:date="2023-04-13T03:40:00Z"/>
          <w:color w:val="92D050"/>
        </w:rPr>
      </w:pPr>
      <w:del w:id="1592" w:author="Moses, Robinson" w:date="2023-04-13T03:40:00Z">
        <w:r w:rsidDel="008C573E">
          <w:fldChar w:fldCharType="begin"/>
        </w:r>
        <w:r w:rsidDel="008C573E">
          <w:delInstrText xml:space="preserve"> HYPERLINK \l "_DASHBOARD_1" </w:delInstrText>
        </w:r>
        <w:r w:rsidDel="008C573E">
          <w:fldChar w:fldCharType="separate"/>
        </w:r>
        <w:r w:rsidR="00490283" w:rsidRPr="00F465FC" w:rsidDel="008C573E">
          <w:rPr>
            <w:rStyle w:val="Hyperlink"/>
            <w:color w:val="92D050"/>
          </w:rPr>
          <w:delText>Return to: Dashboard</w:delText>
        </w:r>
        <w:r w:rsidDel="008C573E">
          <w:rPr>
            <w:rStyle w:val="Hyperlink"/>
            <w:iCs w:val="0"/>
            <w:color w:val="92D050"/>
          </w:rPr>
          <w:fldChar w:fldCharType="end"/>
        </w:r>
        <w:r w:rsidR="00490283" w:rsidRPr="00F465FC" w:rsidDel="008C573E">
          <w:rPr>
            <w:color w:val="92D050"/>
          </w:rPr>
          <w:delText xml:space="preserve"> </w:delText>
        </w:r>
      </w:del>
    </w:p>
    <w:p w14:paraId="097506E5" w14:textId="31472683" w:rsidR="00490283" w:rsidDel="008C573E" w:rsidRDefault="00490283" w:rsidP="006C049F">
      <w:pPr>
        <w:pStyle w:val="BodyText"/>
        <w:rPr>
          <w:del w:id="1593" w:author="Moses, Robinson" w:date="2023-04-13T03:40:00Z"/>
        </w:rPr>
      </w:pPr>
    </w:p>
    <w:p w14:paraId="699635E3" w14:textId="3FCD41A4" w:rsidR="00490283" w:rsidDel="008C573E" w:rsidRDefault="00490283" w:rsidP="00526BFB">
      <w:pPr>
        <w:pStyle w:val="Caption"/>
        <w:rPr>
          <w:del w:id="1594" w:author="Moses, Robinson" w:date="2023-04-13T03:40:00Z"/>
        </w:rPr>
      </w:pPr>
      <w:bookmarkStart w:id="1595" w:name="_Toc63697477"/>
      <w:del w:id="1596" w:author="Moses, Robinson" w:date="2023-04-13T03:40:00Z">
        <w:r w:rsidDel="008C573E">
          <w:delText xml:space="preserve">TABLE </w:delText>
        </w:r>
        <w:r w:rsidDel="008C573E">
          <w:rPr>
            <w:iCs w:val="0"/>
          </w:rPr>
          <w:fldChar w:fldCharType="begin"/>
        </w:r>
        <w:r w:rsidDel="008C573E">
          <w:rPr>
            <w:noProof/>
          </w:rPr>
          <w:delInstrText xml:space="preserve"> SEQ Table \* ARABIC </w:delInstrText>
        </w:r>
        <w:r w:rsidDel="008C573E">
          <w:rPr>
            <w:iCs w:val="0"/>
          </w:rPr>
          <w:fldChar w:fldCharType="separate"/>
        </w:r>
        <w:r w:rsidR="0061087E" w:rsidDel="008C573E">
          <w:rPr>
            <w:noProof/>
          </w:rPr>
          <w:delText>14</w:delText>
        </w:r>
        <w:r w:rsidDel="008C573E">
          <w:rPr>
            <w:iCs w:val="0"/>
          </w:rPr>
          <w:fldChar w:fldCharType="end"/>
        </w:r>
        <w:r w:rsidDel="008C573E">
          <w:delText>: PROCESS CASH FIELD DESCRIPTIONS</w:delText>
        </w:r>
        <w:bookmarkEnd w:id="1595"/>
        <w:r w:rsidDel="008C573E">
          <w:delText xml:space="preserve"> </w:delText>
        </w:r>
        <w:r w:rsidDel="008C573E">
          <w:tab/>
          <w:delText xml:space="preserve"> </w:delText>
        </w:r>
      </w:del>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490283" w:rsidDel="008C573E" w14:paraId="127449A9" w14:textId="768232CB" w:rsidTr="00526BFB">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29E363B" w14:textId="27364EF7" w:rsidR="00490283" w:rsidDel="008C573E" w:rsidRDefault="00490283" w:rsidP="00526BFB">
            <w:pPr>
              <w:pStyle w:val="TableHeading"/>
              <w:rPr>
                <w:del w:id="1597" w:author="Moses, Robinson" w:date="2023-04-13T03:40:00Z"/>
              </w:rPr>
            </w:pPr>
            <w:del w:id="1598" w:author="Moses, Robinson" w:date="2023-04-13T03:40:00Z">
              <w:r w:rsidDel="008C573E">
                <w:delText xml:space="preserve">Field </w:delText>
              </w:r>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A935D6F" w14:textId="749AECFA" w:rsidR="00490283" w:rsidDel="008C573E" w:rsidRDefault="00490283" w:rsidP="00526BFB">
            <w:pPr>
              <w:pStyle w:val="TableHeading"/>
              <w:rPr>
                <w:del w:id="1599" w:author="Moses, Robinson" w:date="2023-04-13T03:40:00Z"/>
              </w:rPr>
            </w:pPr>
            <w:del w:id="1600" w:author="Moses, Robinson" w:date="2023-04-13T03:40:00Z">
              <w:r w:rsidDel="008C573E">
                <w:delText xml:space="preserve">Description </w:delText>
              </w:r>
            </w:del>
          </w:p>
        </w:tc>
      </w:tr>
      <w:tr w:rsidR="00490283" w:rsidDel="008C573E" w14:paraId="31072621" w14:textId="0052B622">
        <w:trPr>
          <w:trHeight w:val="599"/>
        </w:trPr>
        <w:tc>
          <w:tcPr>
            <w:tcW w:w="1881" w:type="dxa"/>
            <w:tcBorders>
              <w:top w:val="single" w:sz="3" w:space="0" w:color="000000"/>
              <w:left w:val="single" w:sz="4" w:space="0" w:color="000000"/>
              <w:bottom w:val="single" w:sz="4" w:space="0" w:color="000000"/>
              <w:right w:val="single" w:sz="4" w:space="0" w:color="000000"/>
            </w:tcBorders>
          </w:tcPr>
          <w:p w14:paraId="123AA62C" w14:textId="6660CCFC" w:rsidR="00490283" w:rsidRPr="0060488A" w:rsidDel="008C573E" w:rsidRDefault="00490283" w:rsidP="00526BFB">
            <w:pPr>
              <w:pStyle w:val="TableBody"/>
              <w:rPr>
                <w:del w:id="1601" w:author="Moses, Robinson" w:date="2023-04-13T03:40:00Z"/>
                <w:b/>
                <w:bCs/>
              </w:rPr>
            </w:pPr>
            <w:del w:id="1602" w:author="Moses, Robinson" w:date="2023-04-13T03:40:00Z">
              <w:r w:rsidRPr="0060488A" w:rsidDel="008C573E">
                <w:rPr>
                  <w:b/>
                  <w:bCs/>
                </w:rPr>
                <w:delText xml:space="preserve">Denomination </w:delText>
              </w:r>
            </w:del>
          </w:p>
          <w:p w14:paraId="6F05AE4A" w14:textId="114E2441" w:rsidR="00490283" w:rsidRPr="0060488A" w:rsidDel="008C573E" w:rsidRDefault="00490283" w:rsidP="00526BFB">
            <w:pPr>
              <w:pStyle w:val="TableBody"/>
              <w:rPr>
                <w:del w:id="1603" w:author="Moses, Robinson" w:date="2023-04-13T03:40:00Z"/>
                <w:b/>
                <w:bCs/>
              </w:rPr>
            </w:pPr>
            <w:del w:id="1604" w:author="Moses, Robinson" w:date="2023-04-13T03:40:00Z">
              <w:r w:rsidRPr="0060488A" w:rsidDel="008C573E">
                <w:rPr>
                  <w:b/>
                  <w:bCs/>
                </w:rPr>
                <w:delText xml:space="preserve">(From and To) </w:delText>
              </w:r>
            </w:del>
          </w:p>
        </w:tc>
        <w:tc>
          <w:tcPr>
            <w:tcW w:w="6194" w:type="dxa"/>
            <w:tcBorders>
              <w:top w:val="single" w:sz="3" w:space="0" w:color="000000"/>
              <w:left w:val="single" w:sz="4" w:space="0" w:color="000000"/>
              <w:bottom w:val="single" w:sz="4" w:space="0" w:color="000000"/>
              <w:right w:val="single" w:sz="4" w:space="0" w:color="000000"/>
            </w:tcBorders>
          </w:tcPr>
          <w:p w14:paraId="47FC3196" w14:textId="42743CF1" w:rsidR="00490283" w:rsidDel="008C573E" w:rsidRDefault="00490283" w:rsidP="00526BFB">
            <w:pPr>
              <w:pStyle w:val="TableBody"/>
              <w:rPr>
                <w:del w:id="1605" w:author="Moses, Robinson" w:date="2023-04-13T03:40:00Z"/>
              </w:rPr>
            </w:pPr>
            <w:del w:id="1606" w:author="Moses, Robinson" w:date="2023-04-13T03:40:00Z">
              <w:r w:rsidDel="008C573E">
                <w:delText xml:space="preserve"> Users select from </w:delText>
              </w:r>
              <w:r w:rsidR="000A4E58" w:rsidDel="008C573E">
                <w:delText xml:space="preserve">the </w:delText>
              </w:r>
              <w:r w:rsidDel="008C573E">
                <w:delText xml:space="preserve">pre-populated dropdown of all available denominations </w:delText>
              </w:r>
            </w:del>
          </w:p>
        </w:tc>
      </w:tr>
      <w:tr w:rsidR="00490283" w:rsidDel="008C573E" w14:paraId="257E5750" w14:textId="3F303F05">
        <w:trPr>
          <w:trHeight w:val="600"/>
        </w:trPr>
        <w:tc>
          <w:tcPr>
            <w:tcW w:w="1881" w:type="dxa"/>
            <w:tcBorders>
              <w:top w:val="single" w:sz="4" w:space="0" w:color="000000"/>
              <w:left w:val="single" w:sz="4" w:space="0" w:color="000000"/>
              <w:bottom w:val="single" w:sz="4" w:space="0" w:color="000000"/>
              <w:right w:val="single" w:sz="4" w:space="0" w:color="000000"/>
            </w:tcBorders>
          </w:tcPr>
          <w:p w14:paraId="7A4E8345" w14:textId="2DFD93BF" w:rsidR="00490283" w:rsidRPr="0060488A" w:rsidDel="008C573E" w:rsidRDefault="00490283" w:rsidP="00526BFB">
            <w:pPr>
              <w:pStyle w:val="TableBody"/>
              <w:rPr>
                <w:del w:id="1607" w:author="Moses, Robinson" w:date="2023-04-13T03:40:00Z"/>
                <w:b/>
                <w:bCs/>
              </w:rPr>
            </w:pPr>
            <w:del w:id="1608" w:author="Moses, Robinson" w:date="2023-04-13T03:40:00Z">
              <w:r w:rsidRPr="0060488A" w:rsidDel="008C573E">
                <w:rPr>
                  <w:b/>
                  <w:bCs/>
                </w:rPr>
                <w:delText xml:space="preserve">Coffer (From and To) </w:delText>
              </w:r>
            </w:del>
          </w:p>
        </w:tc>
        <w:tc>
          <w:tcPr>
            <w:tcW w:w="6194" w:type="dxa"/>
            <w:tcBorders>
              <w:top w:val="single" w:sz="4" w:space="0" w:color="000000"/>
              <w:left w:val="single" w:sz="4" w:space="0" w:color="000000"/>
              <w:bottom w:val="single" w:sz="4" w:space="0" w:color="000000"/>
              <w:right w:val="single" w:sz="4" w:space="0" w:color="000000"/>
            </w:tcBorders>
          </w:tcPr>
          <w:p w14:paraId="310EF29E" w14:textId="62284D74" w:rsidR="00490283" w:rsidDel="008C573E" w:rsidRDefault="00490283" w:rsidP="00526BFB">
            <w:pPr>
              <w:pStyle w:val="TableBody"/>
              <w:rPr>
                <w:del w:id="1609" w:author="Moses, Robinson" w:date="2023-04-13T03:40:00Z"/>
              </w:rPr>
            </w:pPr>
            <w:del w:id="1610" w:author="Moses, Robinson" w:date="2023-04-13T03:40:00Z">
              <w:r w:rsidDel="008C573E">
                <w:delText xml:space="preserve"> Users select from </w:delText>
              </w:r>
              <w:r w:rsidR="000A4E58" w:rsidDel="008C573E">
                <w:delText xml:space="preserve">the </w:delText>
              </w:r>
              <w:r w:rsidDel="008C573E">
                <w:delText xml:space="preserve">dropdown to designate both the </w:delText>
              </w:r>
              <w:r w:rsidRPr="0060488A" w:rsidDel="008C573E">
                <w:rPr>
                  <w:b/>
                  <w:bCs/>
                </w:rPr>
                <w:delText>TO</w:delText>
              </w:r>
              <w:r w:rsidDel="008C573E">
                <w:delText xml:space="preserve"> and the </w:delText>
              </w:r>
              <w:r w:rsidRPr="0060488A" w:rsidDel="008C573E">
                <w:rPr>
                  <w:b/>
                  <w:bCs/>
                </w:rPr>
                <w:delText>FROM</w:delText>
              </w:r>
              <w:r w:rsidDel="008C573E">
                <w:delText xml:space="preserve"> coffers utilized in the processing of cash. </w:delText>
              </w:r>
            </w:del>
          </w:p>
        </w:tc>
      </w:tr>
      <w:tr w:rsidR="00490283" w:rsidDel="008C573E" w14:paraId="24DE16B3" w14:textId="63F27EB1">
        <w:trPr>
          <w:trHeight w:val="600"/>
        </w:trPr>
        <w:tc>
          <w:tcPr>
            <w:tcW w:w="1881" w:type="dxa"/>
            <w:tcBorders>
              <w:top w:val="single" w:sz="4" w:space="0" w:color="000000"/>
              <w:left w:val="single" w:sz="4" w:space="0" w:color="000000"/>
              <w:bottom w:val="single" w:sz="4" w:space="0" w:color="000000"/>
              <w:right w:val="single" w:sz="4" w:space="0" w:color="000000"/>
            </w:tcBorders>
          </w:tcPr>
          <w:p w14:paraId="7AE86F93" w14:textId="30EBE24C" w:rsidR="00490283" w:rsidRPr="0060488A" w:rsidDel="008C573E" w:rsidRDefault="00490283" w:rsidP="00526BFB">
            <w:pPr>
              <w:pStyle w:val="TableBody"/>
              <w:rPr>
                <w:del w:id="1611" w:author="Moses, Robinson" w:date="2023-04-13T03:40:00Z"/>
                <w:b/>
                <w:bCs/>
              </w:rPr>
            </w:pPr>
            <w:del w:id="1612" w:author="Moses, Robinson" w:date="2023-04-13T03:40:00Z">
              <w:r w:rsidRPr="0060488A" w:rsidDel="008C573E">
                <w:rPr>
                  <w:b/>
                  <w:bCs/>
                </w:rPr>
                <w:delText xml:space="preserve">Amount </w:delText>
              </w:r>
            </w:del>
          </w:p>
          <w:p w14:paraId="420D6099" w14:textId="39114810" w:rsidR="00490283" w:rsidRPr="0060488A" w:rsidDel="008C573E" w:rsidRDefault="00490283" w:rsidP="00526BFB">
            <w:pPr>
              <w:pStyle w:val="TableBody"/>
              <w:rPr>
                <w:del w:id="1613" w:author="Moses, Robinson" w:date="2023-04-13T03:40:00Z"/>
                <w:b/>
                <w:bCs/>
              </w:rPr>
            </w:pPr>
            <w:del w:id="1614" w:author="Moses, Robinson" w:date="2023-04-13T03:40:00Z">
              <w:r w:rsidRPr="0060488A" w:rsidDel="008C573E">
                <w:rPr>
                  <w:b/>
                  <w:bCs/>
                </w:rPr>
                <w:delText xml:space="preserve">(From and To) </w:delText>
              </w:r>
            </w:del>
          </w:p>
        </w:tc>
        <w:tc>
          <w:tcPr>
            <w:tcW w:w="6194" w:type="dxa"/>
            <w:tcBorders>
              <w:top w:val="single" w:sz="4" w:space="0" w:color="000000"/>
              <w:left w:val="single" w:sz="4" w:space="0" w:color="000000"/>
              <w:bottom w:val="single" w:sz="4" w:space="0" w:color="000000"/>
              <w:right w:val="single" w:sz="4" w:space="0" w:color="000000"/>
            </w:tcBorders>
          </w:tcPr>
          <w:p w14:paraId="163FB3B6" w14:textId="79D7B974" w:rsidR="00490283" w:rsidDel="008C573E" w:rsidRDefault="00490283" w:rsidP="00526BFB">
            <w:pPr>
              <w:pStyle w:val="TableBody"/>
              <w:rPr>
                <w:del w:id="1615" w:author="Moses, Robinson" w:date="2023-04-13T03:40:00Z"/>
              </w:rPr>
            </w:pPr>
            <w:del w:id="1616" w:author="Moses, Robinson" w:date="2023-04-13T03:40:00Z">
              <w:r w:rsidDel="008C573E">
                <w:delText xml:space="preserve"> User inputs desired amount </w:delText>
              </w:r>
            </w:del>
          </w:p>
        </w:tc>
      </w:tr>
      <w:tr w:rsidR="00490283" w:rsidDel="008C573E" w14:paraId="69326A62" w14:textId="2D54E2D6">
        <w:trPr>
          <w:trHeight w:val="600"/>
        </w:trPr>
        <w:tc>
          <w:tcPr>
            <w:tcW w:w="1881" w:type="dxa"/>
            <w:tcBorders>
              <w:top w:val="single" w:sz="4" w:space="0" w:color="000000"/>
              <w:left w:val="single" w:sz="4" w:space="0" w:color="000000"/>
              <w:bottom w:val="single" w:sz="4" w:space="0" w:color="000000"/>
              <w:right w:val="single" w:sz="4" w:space="0" w:color="000000"/>
            </w:tcBorders>
          </w:tcPr>
          <w:p w14:paraId="771992BD" w14:textId="4D28B164" w:rsidR="00490283" w:rsidRPr="0060488A" w:rsidDel="008C573E" w:rsidRDefault="00490283" w:rsidP="00526BFB">
            <w:pPr>
              <w:pStyle w:val="TableBody"/>
              <w:rPr>
                <w:del w:id="1617" w:author="Moses, Robinson" w:date="2023-04-13T03:40:00Z"/>
                <w:b/>
                <w:bCs/>
              </w:rPr>
            </w:pPr>
            <w:del w:id="1618" w:author="Moses, Robinson" w:date="2023-04-13T03:40:00Z">
              <w:r w:rsidRPr="0060488A" w:rsidDel="008C573E">
                <w:rPr>
                  <w:b/>
                  <w:bCs/>
                </w:rPr>
                <w:delText xml:space="preserve">Reset Values (From and To) </w:delText>
              </w:r>
            </w:del>
          </w:p>
        </w:tc>
        <w:tc>
          <w:tcPr>
            <w:tcW w:w="6194" w:type="dxa"/>
            <w:tcBorders>
              <w:top w:val="single" w:sz="4" w:space="0" w:color="000000"/>
              <w:left w:val="single" w:sz="4" w:space="0" w:color="000000"/>
              <w:bottom w:val="single" w:sz="4" w:space="0" w:color="000000"/>
              <w:right w:val="single" w:sz="4" w:space="0" w:color="000000"/>
            </w:tcBorders>
          </w:tcPr>
          <w:p w14:paraId="2B1F41F7" w14:textId="43BC63FE" w:rsidR="00490283" w:rsidDel="008C573E" w:rsidRDefault="00490283" w:rsidP="00526BFB">
            <w:pPr>
              <w:pStyle w:val="TableBody"/>
              <w:rPr>
                <w:del w:id="1619" w:author="Moses, Robinson" w:date="2023-04-13T03:40:00Z"/>
              </w:rPr>
            </w:pPr>
            <w:del w:id="1620" w:author="Moses, Robinson" w:date="2023-04-13T03:40:00Z">
              <w:r w:rsidDel="008C573E">
                <w:delText xml:space="preserve"> Removes all input values and selections and allows the user to begin again. </w:delText>
              </w:r>
            </w:del>
          </w:p>
        </w:tc>
      </w:tr>
      <w:tr w:rsidR="00490283" w:rsidDel="008C573E" w14:paraId="69DE04A7" w14:textId="2664557E">
        <w:trPr>
          <w:trHeight w:val="600"/>
        </w:trPr>
        <w:tc>
          <w:tcPr>
            <w:tcW w:w="1881" w:type="dxa"/>
            <w:tcBorders>
              <w:top w:val="single" w:sz="4" w:space="0" w:color="000000"/>
              <w:left w:val="single" w:sz="4" w:space="0" w:color="000000"/>
              <w:bottom w:val="single" w:sz="4" w:space="0" w:color="000000"/>
              <w:right w:val="single" w:sz="4" w:space="0" w:color="000000"/>
            </w:tcBorders>
          </w:tcPr>
          <w:p w14:paraId="4E2820A5" w14:textId="05A23922" w:rsidR="00490283" w:rsidRPr="0060488A" w:rsidDel="008C573E" w:rsidRDefault="00490283" w:rsidP="00526BFB">
            <w:pPr>
              <w:pStyle w:val="TableBody"/>
              <w:rPr>
                <w:del w:id="1621" w:author="Moses, Robinson" w:date="2023-04-13T03:40:00Z"/>
                <w:b/>
                <w:bCs/>
              </w:rPr>
            </w:pPr>
            <w:del w:id="1622" w:author="Moses, Robinson" w:date="2023-04-13T03:40:00Z">
              <w:r w:rsidRPr="0060488A" w:rsidDel="008C573E">
                <w:rPr>
                  <w:b/>
                  <w:bCs/>
                </w:rPr>
                <w:delText>Reason</w:delText>
              </w:r>
            </w:del>
          </w:p>
        </w:tc>
        <w:tc>
          <w:tcPr>
            <w:tcW w:w="6194" w:type="dxa"/>
            <w:tcBorders>
              <w:top w:val="single" w:sz="4" w:space="0" w:color="000000"/>
              <w:left w:val="single" w:sz="4" w:space="0" w:color="000000"/>
              <w:bottom w:val="single" w:sz="4" w:space="0" w:color="000000"/>
              <w:right w:val="single" w:sz="4" w:space="0" w:color="000000"/>
            </w:tcBorders>
          </w:tcPr>
          <w:p w14:paraId="74793B1F" w14:textId="553D2940" w:rsidR="00490283" w:rsidDel="008C573E" w:rsidRDefault="00490283" w:rsidP="00526BFB">
            <w:pPr>
              <w:pStyle w:val="TableBody"/>
              <w:rPr>
                <w:del w:id="1623" w:author="Moses, Robinson" w:date="2023-04-13T03:40:00Z"/>
              </w:rPr>
            </w:pPr>
            <w:del w:id="1624" w:author="Moses, Robinson" w:date="2023-04-13T03:40:00Z">
              <w:r w:rsidDel="008C573E">
                <w:delText xml:space="preserve"> A</w:delText>
              </w:r>
              <w:r w:rsidRPr="00E726DB" w:rsidDel="008C573E">
                <w:delText xml:space="preserve"> text box </w:delText>
              </w:r>
              <w:r w:rsidR="002635AF" w:rsidDel="008C573E">
                <w:delText>where</w:delText>
              </w:r>
              <w:r w:rsidRPr="00E726DB" w:rsidDel="008C573E">
                <w:delText xml:space="preserve"> the user can enter the reason for processing </w:delText>
              </w:r>
              <w:r w:rsidR="002A166F" w:rsidDel="008C573E">
                <w:delText>the</w:delText>
              </w:r>
              <w:r w:rsidR="002A166F" w:rsidRPr="00E726DB" w:rsidDel="008C573E">
                <w:delText xml:space="preserve"> </w:delText>
              </w:r>
              <w:r w:rsidRPr="00E726DB" w:rsidDel="008C573E">
                <w:delText>Cas</w:delText>
              </w:r>
              <w:r w:rsidR="0099023B" w:rsidDel="008C573E">
                <w:delText>h. It</w:delText>
              </w:r>
              <w:r w:rsidRPr="00E726DB" w:rsidDel="008C573E">
                <w:delText xml:space="preserve"> is then stored in the Vault Log.</w:delText>
              </w:r>
            </w:del>
          </w:p>
        </w:tc>
      </w:tr>
    </w:tbl>
    <w:p w14:paraId="1E0E3261" w14:textId="5F5FC646" w:rsidR="00490283" w:rsidDel="008C573E" w:rsidRDefault="00783BEC" w:rsidP="00526BFB">
      <w:pPr>
        <w:pStyle w:val="Caption"/>
        <w:rPr>
          <w:del w:id="1625" w:author="Moses, Robinson" w:date="2023-04-13T03:40:00Z"/>
          <w:color w:val="92D050"/>
        </w:rPr>
      </w:pPr>
      <w:del w:id="1626" w:author="Moses, Robinson" w:date="2023-04-13T03:40:00Z">
        <w:r w:rsidDel="008C573E">
          <w:fldChar w:fldCharType="begin"/>
        </w:r>
        <w:r w:rsidDel="008C573E">
          <w:delInstrText xml:space="preserve"> HYPERLINK \l "_DASHBOARD_1" </w:delInstrText>
        </w:r>
        <w:r w:rsidDel="008C573E">
          <w:fldChar w:fldCharType="separate"/>
        </w:r>
        <w:r w:rsidR="00490283" w:rsidRPr="00F465FC" w:rsidDel="008C573E">
          <w:rPr>
            <w:rStyle w:val="Hyperlink"/>
            <w:color w:val="92D050"/>
          </w:rPr>
          <w:delText>Return to: Dashboard</w:delText>
        </w:r>
        <w:r w:rsidDel="008C573E">
          <w:rPr>
            <w:rStyle w:val="Hyperlink"/>
            <w:iCs w:val="0"/>
            <w:color w:val="92D050"/>
          </w:rPr>
          <w:fldChar w:fldCharType="end"/>
        </w:r>
        <w:r w:rsidR="00490283" w:rsidRPr="00F465FC" w:rsidDel="008C573E">
          <w:rPr>
            <w:color w:val="92D050"/>
          </w:rPr>
          <w:delText xml:space="preserve"> </w:delText>
        </w:r>
      </w:del>
    </w:p>
    <w:p w14:paraId="76D482C4" w14:textId="77777777" w:rsidR="000A4E58" w:rsidRPr="0060488A" w:rsidRDefault="000A4E58" w:rsidP="0060488A"/>
    <w:p w14:paraId="21AF7F25" w14:textId="0336B201" w:rsidR="00490283" w:rsidDel="008C573E" w:rsidRDefault="00490283" w:rsidP="003A28E4">
      <w:pPr>
        <w:pStyle w:val="Heading2"/>
        <w:rPr>
          <w:del w:id="1627" w:author="Moses, Robinson" w:date="2023-04-13T03:41:00Z"/>
        </w:rPr>
      </w:pPr>
      <w:bookmarkStart w:id="1628" w:name="_Toc63697398"/>
      <w:bookmarkStart w:id="1629" w:name="_Toc133372379"/>
      <w:bookmarkStart w:id="1630" w:name="_Toc133372442"/>
      <w:del w:id="1631" w:author="Moses, Robinson" w:date="2023-04-13T03:41:00Z">
        <w:r w:rsidDel="008C573E">
          <w:delText>FORCE-CLOSE</w:delText>
        </w:r>
        <w:bookmarkEnd w:id="1628"/>
        <w:bookmarkEnd w:id="1629"/>
        <w:bookmarkEnd w:id="1630"/>
        <w:r w:rsidDel="008C573E">
          <w:delText xml:space="preserve"> </w:delText>
        </w:r>
        <w:bookmarkStart w:id="1632" w:name="_Toc132250399"/>
        <w:bookmarkStart w:id="1633" w:name="_Toc132250471"/>
        <w:bookmarkStart w:id="1634" w:name="_Toc132264569"/>
        <w:bookmarkEnd w:id="1632"/>
        <w:bookmarkEnd w:id="1633"/>
        <w:bookmarkEnd w:id="1634"/>
      </w:del>
    </w:p>
    <w:p w14:paraId="64AD61FD" w14:textId="545EA6DC" w:rsidR="00490283" w:rsidDel="008C573E" w:rsidRDefault="00490283" w:rsidP="00526BFB">
      <w:pPr>
        <w:pStyle w:val="BodyText"/>
        <w:rPr>
          <w:del w:id="1635" w:author="Moses, Robinson" w:date="2023-04-13T03:41:00Z"/>
        </w:rPr>
      </w:pPr>
      <w:del w:id="1636" w:author="Moses, Robinson" w:date="2023-04-13T03:41:00Z">
        <w:r w:rsidDel="008C573E">
          <w:delText xml:space="preserve">Force-Close allows users to enter detailed balances for the vault to be closed. These balances will override the current balances. Balances and activity will be archived and a new period </w:delText>
        </w:r>
        <w:r w:rsidR="006464F8" w:rsidDel="008C573E">
          <w:delText xml:space="preserve">is </w:delText>
        </w:r>
        <w:r w:rsidDel="008C573E">
          <w:delText xml:space="preserve">opened with these as the new Opening Balance. Balances entered here are assumed to be fully verified and are not intended to be modified later in any way (instead adjustments would be made to </w:delText>
        </w:r>
        <w:r w:rsidR="000A4E58" w:rsidDel="008C573E">
          <w:delText xml:space="preserve">the </w:delText>
        </w:r>
        <w:r w:rsidDel="008C573E">
          <w:delText>current balance if necessary).  Force Close allows users to close the vault even when there are active Alerts.</w:delText>
        </w:r>
        <w:bookmarkStart w:id="1637" w:name="_Toc132250400"/>
        <w:bookmarkStart w:id="1638" w:name="_Toc132250472"/>
        <w:bookmarkStart w:id="1639" w:name="_Toc132264570"/>
        <w:bookmarkEnd w:id="1637"/>
        <w:bookmarkEnd w:id="1638"/>
        <w:bookmarkEnd w:id="1639"/>
      </w:del>
    </w:p>
    <w:p w14:paraId="76DC5746" w14:textId="2286A55D" w:rsidR="00490283" w:rsidRPr="00C07B38" w:rsidDel="008C573E" w:rsidRDefault="00490283" w:rsidP="00914480">
      <w:pPr>
        <w:pStyle w:val="Caption"/>
        <w:rPr>
          <w:del w:id="1640" w:author="Moses, Robinson" w:date="2023-04-13T03:41:00Z"/>
        </w:rPr>
      </w:pPr>
      <w:bookmarkStart w:id="1641" w:name="_Toc63697436"/>
      <w:del w:id="1642" w:author="Moses, Robinson" w:date="2023-04-13T03:41:00Z">
        <w:r w:rsidDel="008C573E">
          <w:delText xml:space="preserve">FIGURE </w:delText>
        </w:r>
        <w:r w:rsidRPr="6356747E" w:rsidDel="008C573E">
          <w:rPr>
            <w:iCs w:val="0"/>
          </w:rPr>
          <w:fldChar w:fldCharType="begin"/>
        </w:r>
        <w:r w:rsidRPr="6356747E" w:rsidDel="008C573E">
          <w:rPr>
            <w:noProof/>
          </w:rPr>
          <w:delInstrText xml:space="preserve"> SEQ Figure \* ARABIC </w:delInstrText>
        </w:r>
        <w:r w:rsidRPr="6356747E" w:rsidDel="008C573E">
          <w:rPr>
            <w:iCs w:val="0"/>
          </w:rPr>
          <w:fldChar w:fldCharType="separate"/>
        </w:r>
        <w:r w:rsidR="0061087E" w:rsidDel="008C573E">
          <w:rPr>
            <w:noProof/>
          </w:rPr>
          <w:delText>13</w:delText>
        </w:r>
        <w:r w:rsidRPr="6356747E" w:rsidDel="008C573E">
          <w:rPr>
            <w:iCs w:val="0"/>
          </w:rPr>
          <w:fldChar w:fldCharType="end"/>
        </w:r>
        <w:r w:rsidDel="008C573E">
          <w:delText>: FORCE CLOSE</w:delText>
        </w:r>
        <w:bookmarkStart w:id="1643" w:name="_Toc132250401"/>
        <w:bookmarkStart w:id="1644" w:name="_Toc132250473"/>
        <w:bookmarkStart w:id="1645" w:name="_Toc132264571"/>
        <w:bookmarkEnd w:id="1641"/>
        <w:bookmarkEnd w:id="1643"/>
        <w:bookmarkEnd w:id="1644"/>
        <w:bookmarkEnd w:id="1645"/>
      </w:del>
    </w:p>
    <w:p w14:paraId="7E0D0D64" w14:textId="4E1DBCE7" w:rsidR="00490283" w:rsidDel="008C573E" w:rsidRDefault="00490283" w:rsidP="00914480">
      <w:pPr>
        <w:pStyle w:val="BodyText"/>
        <w:rPr>
          <w:del w:id="1646" w:author="Moses, Robinson" w:date="2023-04-13T03:41:00Z"/>
        </w:rPr>
      </w:pPr>
      <w:del w:id="1647" w:author="Moses, Robinson" w:date="2023-04-13T03:41:00Z">
        <w:r w:rsidDel="008C573E">
          <w:rPr>
            <w:noProof/>
          </w:rPr>
          <w:drawing>
            <wp:inline distT="0" distB="0" distL="0" distR="0" wp14:anchorId="6DDF92EC" wp14:editId="0462B532">
              <wp:extent cx="3958046" cy="3257141"/>
              <wp:effectExtent l="76200" t="76200" r="137795" b="133985"/>
              <wp:docPr id="1287071167" name="Picture 12870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71167"/>
                      <pic:cNvPicPr/>
                    </pic:nvPicPr>
                    <pic:blipFill>
                      <a:blip r:embed="rId117">
                        <a:extLst>
                          <a:ext uri="{28A0092B-C50C-407E-A947-70E740481C1C}">
                            <a14:useLocalDpi xmlns:a14="http://schemas.microsoft.com/office/drawing/2010/main" val="0"/>
                          </a:ext>
                        </a:extLst>
                      </a:blip>
                      <a:stretch>
                        <a:fillRect/>
                      </a:stretch>
                    </pic:blipFill>
                    <pic:spPr>
                      <a:xfrm>
                        <a:off x="0" y="0"/>
                        <a:ext cx="3965683" cy="326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648" w:name="_Toc132250402"/>
        <w:bookmarkStart w:id="1649" w:name="_Toc132250474"/>
        <w:bookmarkStart w:id="1650" w:name="_Toc132264572"/>
        <w:bookmarkEnd w:id="1648"/>
        <w:bookmarkEnd w:id="1649"/>
        <w:bookmarkEnd w:id="1650"/>
      </w:del>
    </w:p>
    <w:p w14:paraId="55C7A3FF" w14:textId="665258C2" w:rsidR="00490283" w:rsidRPr="00F465FC" w:rsidDel="008C573E" w:rsidRDefault="00783BEC" w:rsidP="00914480">
      <w:pPr>
        <w:pStyle w:val="Caption"/>
        <w:rPr>
          <w:del w:id="1651" w:author="Moses, Robinson" w:date="2023-04-13T03:41:00Z"/>
          <w:color w:val="92D050"/>
        </w:rPr>
      </w:pPr>
      <w:del w:id="1652" w:author="Moses, Robinson" w:date="2023-04-13T03:41:00Z">
        <w:r w:rsidDel="008C573E">
          <w:fldChar w:fldCharType="begin"/>
        </w:r>
        <w:r w:rsidDel="008C573E">
          <w:delInstrText xml:space="preserve"> HYPERLINK \l "_DASHBOARD_1" </w:delInstrText>
        </w:r>
        <w:r w:rsidDel="008C573E">
          <w:fldChar w:fldCharType="separate"/>
        </w:r>
        <w:r w:rsidR="00490283" w:rsidRPr="00F465FC" w:rsidDel="008C573E">
          <w:rPr>
            <w:rStyle w:val="Hyperlink"/>
            <w:color w:val="92D050"/>
          </w:rPr>
          <w:delText>Return to: Dashboard</w:delText>
        </w:r>
        <w:r w:rsidDel="008C573E">
          <w:rPr>
            <w:rStyle w:val="Hyperlink"/>
            <w:iCs w:val="0"/>
            <w:color w:val="92D050"/>
          </w:rPr>
          <w:fldChar w:fldCharType="end"/>
        </w:r>
        <w:r w:rsidR="00490283" w:rsidRPr="00F465FC" w:rsidDel="008C573E">
          <w:rPr>
            <w:color w:val="92D050"/>
          </w:rPr>
          <w:delText xml:space="preserve"> </w:delText>
        </w:r>
        <w:bookmarkStart w:id="1653" w:name="_Toc132250403"/>
        <w:bookmarkStart w:id="1654" w:name="_Toc132250475"/>
        <w:bookmarkStart w:id="1655" w:name="_Toc132264573"/>
        <w:bookmarkEnd w:id="1653"/>
        <w:bookmarkEnd w:id="1654"/>
        <w:bookmarkEnd w:id="1655"/>
      </w:del>
    </w:p>
    <w:p w14:paraId="66EB526A" w14:textId="0190E032" w:rsidR="00490283" w:rsidDel="008C573E" w:rsidRDefault="00490283" w:rsidP="00914480">
      <w:pPr>
        <w:pStyle w:val="Caption"/>
        <w:rPr>
          <w:del w:id="1656" w:author="Moses, Robinson" w:date="2023-04-13T03:41:00Z"/>
        </w:rPr>
      </w:pPr>
      <w:bookmarkStart w:id="1657" w:name="_Toc63697478"/>
      <w:del w:id="1658" w:author="Moses, Robinson" w:date="2023-04-13T03:41:00Z">
        <w:r w:rsidDel="008C573E">
          <w:delText xml:space="preserve">TABLE </w:delText>
        </w:r>
        <w:r w:rsidDel="008C573E">
          <w:rPr>
            <w:iCs w:val="0"/>
          </w:rPr>
          <w:fldChar w:fldCharType="begin"/>
        </w:r>
        <w:r w:rsidDel="008C573E">
          <w:rPr>
            <w:noProof/>
          </w:rPr>
          <w:delInstrText xml:space="preserve"> SEQ Table \* ARABIC </w:delInstrText>
        </w:r>
        <w:r w:rsidDel="008C573E">
          <w:rPr>
            <w:iCs w:val="0"/>
          </w:rPr>
          <w:fldChar w:fldCharType="separate"/>
        </w:r>
        <w:r w:rsidR="0061087E" w:rsidDel="008C573E">
          <w:rPr>
            <w:noProof/>
          </w:rPr>
          <w:delText>15</w:delText>
        </w:r>
        <w:r w:rsidDel="008C573E">
          <w:rPr>
            <w:iCs w:val="0"/>
          </w:rPr>
          <w:fldChar w:fldCharType="end"/>
        </w:r>
        <w:r w:rsidDel="008C573E">
          <w:delText>: FORCE-CLOSE FIELD DESCRIPTIONS</w:delText>
        </w:r>
        <w:bookmarkEnd w:id="1657"/>
        <w:r w:rsidDel="008C573E">
          <w:delText xml:space="preserve"> </w:delText>
        </w:r>
        <w:r w:rsidDel="008C573E">
          <w:tab/>
          <w:delText xml:space="preserve"> </w:delText>
        </w:r>
        <w:bookmarkStart w:id="1659" w:name="_Toc132250404"/>
        <w:bookmarkStart w:id="1660" w:name="_Toc132250476"/>
        <w:bookmarkStart w:id="1661" w:name="_Toc132264574"/>
        <w:bookmarkEnd w:id="1659"/>
        <w:bookmarkEnd w:id="1660"/>
        <w:bookmarkEnd w:id="1661"/>
      </w:del>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rsidDel="008C573E" w14:paraId="2BB0AEAA" w14:textId="50ED4820" w:rsidTr="00914480">
        <w:trPr>
          <w:trHeight w:val="372"/>
          <w:del w:id="1662" w:author="Moses, Robinson" w:date="2023-04-13T03:41: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CC5921C" w14:textId="40291A87" w:rsidR="00490283" w:rsidDel="008C573E" w:rsidRDefault="00490283" w:rsidP="00914480">
            <w:pPr>
              <w:pStyle w:val="TableHeading"/>
              <w:rPr>
                <w:del w:id="1663" w:author="Moses, Robinson" w:date="2023-04-13T03:41:00Z"/>
              </w:rPr>
            </w:pPr>
            <w:del w:id="1664" w:author="Moses, Robinson" w:date="2023-04-13T03:41:00Z">
              <w:r w:rsidDel="008C573E">
                <w:delText xml:space="preserve">Field </w:delText>
              </w:r>
              <w:bookmarkStart w:id="1665" w:name="_Toc132250405"/>
              <w:bookmarkStart w:id="1666" w:name="_Toc132250477"/>
              <w:bookmarkStart w:id="1667" w:name="_Toc132264575"/>
              <w:bookmarkEnd w:id="1665"/>
              <w:bookmarkEnd w:id="1666"/>
              <w:bookmarkEnd w:id="1667"/>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28321B2" w14:textId="7E926302" w:rsidR="00490283" w:rsidDel="008C573E" w:rsidRDefault="00490283" w:rsidP="00914480">
            <w:pPr>
              <w:pStyle w:val="TableHeading"/>
              <w:rPr>
                <w:del w:id="1668" w:author="Moses, Robinson" w:date="2023-04-13T03:41:00Z"/>
              </w:rPr>
            </w:pPr>
            <w:del w:id="1669" w:author="Moses, Robinson" w:date="2023-04-13T03:41:00Z">
              <w:r w:rsidDel="008C573E">
                <w:delText xml:space="preserve">Description </w:delText>
              </w:r>
              <w:bookmarkStart w:id="1670" w:name="_Toc132250406"/>
              <w:bookmarkStart w:id="1671" w:name="_Toc132250478"/>
              <w:bookmarkStart w:id="1672" w:name="_Toc132264576"/>
              <w:bookmarkEnd w:id="1670"/>
              <w:bookmarkEnd w:id="1671"/>
              <w:bookmarkEnd w:id="1672"/>
            </w:del>
          </w:p>
        </w:tc>
        <w:bookmarkStart w:id="1673" w:name="_Toc132250407"/>
        <w:bookmarkStart w:id="1674" w:name="_Toc132250479"/>
        <w:bookmarkStart w:id="1675" w:name="_Toc132264577"/>
        <w:bookmarkEnd w:id="1673"/>
        <w:bookmarkEnd w:id="1674"/>
        <w:bookmarkEnd w:id="1675"/>
      </w:tr>
      <w:tr w:rsidR="00490283" w:rsidDel="008C573E" w14:paraId="60AA73CD" w14:textId="700CBFEF">
        <w:trPr>
          <w:trHeight w:val="333"/>
          <w:del w:id="1676" w:author="Moses, Robinson" w:date="2023-04-13T03:41:00Z"/>
        </w:trPr>
        <w:tc>
          <w:tcPr>
            <w:tcW w:w="1881" w:type="dxa"/>
            <w:tcBorders>
              <w:top w:val="single" w:sz="3" w:space="0" w:color="000000"/>
              <w:left w:val="single" w:sz="4" w:space="0" w:color="000000"/>
              <w:bottom w:val="single" w:sz="4" w:space="0" w:color="000000"/>
              <w:right w:val="single" w:sz="4" w:space="0" w:color="000000"/>
            </w:tcBorders>
          </w:tcPr>
          <w:p w14:paraId="3429731F" w14:textId="7F41A27C" w:rsidR="00490283" w:rsidRPr="00914480" w:rsidDel="008C573E" w:rsidRDefault="00490283" w:rsidP="00914480">
            <w:pPr>
              <w:pStyle w:val="TableBody"/>
              <w:rPr>
                <w:del w:id="1677" w:author="Moses, Robinson" w:date="2023-04-13T03:41:00Z"/>
                <w:b/>
                <w:bCs/>
              </w:rPr>
            </w:pPr>
            <w:del w:id="1678" w:author="Moses, Robinson" w:date="2023-04-13T03:41:00Z">
              <w:r w:rsidRPr="00914480" w:rsidDel="008C573E">
                <w:rPr>
                  <w:b/>
                  <w:bCs/>
                </w:rPr>
                <w:delText xml:space="preserve">Closing Balance </w:delText>
              </w:r>
              <w:bookmarkStart w:id="1679" w:name="_Toc132250408"/>
              <w:bookmarkStart w:id="1680" w:name="_Toc132250480"/>
              <w:bookmarkStart w:id="1681" w:name="_Toc132264578"/>
              <w:bookmarkEnd w:id="1679"/>
              <w:bookmarkEnd w:id="1680"/>
              <w:bookmarkEnd w:id="1681"/>
            </w:del>
          </w:p>
        </w:tc>
        <w:tc>
          <w:tcPr>
            <w:tcW w:w="6194" w:type="dxa"/>
            <w:tcBorders>
              <w:top w:val="single" w:sz="3" w:space="0" w:color="000000"/>
              <w:left w:val="single" w:sz="4" w:space="0" w:color="000000"/>
              <w:bottom w:val="single" w:sz="4" w:space="0" w:color="000000"/>
              <w:right w:val="single" w:sz="4" w:space="0" w:color="000000"/>
            </w:tcBorders>
          </w:tcPr>
          <w:p w14:paraId="35322B0D" w14:textId="7DACFA56" w:rsidR="00490283" w:rsidDel="008C573E" w:rsidRDefault="00490283" w:rsidP="00914480">
            <w:pPr>
              <w:pStyle w:val="TableBody"/>
              <w:rPr>
                <w:del w:id="1682" w:author="Moses, Robinson" w:date="2023-04-13T03:41:00Z"/>
              </w:rPr>
            </w:pPr>
            <w:del w:id="1683" w:author="Moses, Robinson" w:date="2023-04-13T03:41:00Z">
              <w:r w:rsidDel="008C573E">
                <w:delText xml:space="preserve"> </w:delText>
              </w:r>
              <w:r w:rsidRPr="00C07B38" w:rsidDel="008C573E">
                <w:delText>Total Closing Balance by Denomination and Coffer</w:delText>
              </w:r>
              <w:bookmarkStart w:id="1684" w:name="_Toc132250409"/>
              <w:bookmarkStart w:id="1685" w:name="_Toc132250481"/>
              <w:bookmarkStart w:id="1686" w:name="_Toc132264579"/>
              <w:bookmarkEnd w:id="1684"/>
              <w:bookmarkEnd w:id="1685"/>
              <w:bookmarkEnd w:id="1686"/>
            </w:del>
          </w:p>
        </w:tc>
        <w:bookmarkStart w:id="1687" w:name="_Toc132250410"/>
        <w:bookmarkStart w:id="1688" w:name="_Toc132250482"/>
        <w:bookmarkStart w:id="1689" w:name="_Toc132264580"/>
        <w:bookmarkEnd w:id="1687"/>
        <w:bookmarkEnd w:id="1688"/>
        <w:bookmarkEnd w:id="1689"/>
      </w:tr>
      <w:tr w:rsidR="00490283" w:rsidDel="008C573E" w14:paraId="30044BB8" w14:textId="55B56604">
        <w:trPr>
          <w:trHeight w:val="351"/>
          <w:del w:id="1690"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062976C3" w14:textId="1A56F606" w:rsidR="00490283" w:rsidRPr="00914480" w:rsidDel="008C573E" w:rsidRDefault="00490283" w:rsidP="00914480">
            <w:pPr>
              <w:pStyle w:val="TableBody"/>
              <w:rPr>
                <w:del w:id="1691" w:author="Moses, Robinson" w:date="2023-04-13T03:41:00Z"/>
                <w:b/>
                <w:bCs/>
              </w:rPr>
            </w:pPr>
            <w:del w:id="1692" w:author="Moses, Robinson" w:date="2023-04-13T03:41:00Z">
              <w:r w:rsidRPr="00914480" w:rsidDel="008C573E">
                <w:rPr>
                  <w:b/>
                  <w:bCs/>
                </w:rPr>
                <w:delText xml:space="preserve">Closing N/A Balance </w:delText>
              </w:r>
              <w:bookmarkStart w:id="1693" w:name="_Toc132250411"/>
              <w:bookmarkStart w:id="1694" w:name="_Toc132250483"/>
              <w:bookmarkStart w:id="1695" w:name="_Toc132264581"/>
              <w:bookmarkEnd w:id="1693"/>
              <w:bookmarkEnd w:id="1694"/>
              <w:bookmarkEnd w:id="1695"/>
            </w:del>
          </w:p>
        </w:tc>
        <w:tc>
          <w:tcPr>
            <w:tcW w:w="6194" w:type="dxa"/>
            <w:tcBorders>
              <w:top w:val="single" w:sz="4" w:space="0" w:color="000000"/>
              <w:left w:val="single" w:sz="4" w:space="0" w:color="000000"/>
              <w:bottom w:val="single" w:sz="4" w:space="0" w:color="000000"/>
              <w:right w:val="single" w:sz="4" w:space="0" w:color="000000"/>
            </w:tcBorders>
          </w:tcPr>
          <w:p w14:paraId="7FBDD0E8" w14:textId="607DD085" w:rsidR="00490283" w:rsidRPr="00C07B38" w:rsidDel="008C573E" w:rsidRDefault="00490283" w:rsidP="00914480">
            <w:pPr>
              <w:pStyle w:val="TableBody"/>
              <w:rPr>
                <w:del w:id="1696" w:author="Moses, Robinson" w:date="2023-04-13T03:41:00Z"/>
              </w:rPr>
            </w:pPr>
            <w:del w:id="1697" w:author="Moses, Robinson" w:date="2023-04-13T03:41:00Z">
              <w:r w:rsidRPr="00C07B38" w:rsidDel="008C573E">
                <w:delText>Not Available Balance by Denomination and Coffer</w:delText>
              </w:r>
              <w:bookmarkStart w:id="1698" w:name="_Toc132250412"/>
              <w:bookmarkStart w:id="1699" w:name="_Toc132250484"/>
              <w:bookmarkStart w:id="1700" w:name="_Toc132264582"/>
              <w:bookmarkEnd w:id="1698"/>
              <w:bookmarkEnd w:id="1699"/>
              <w:bookmarkEnd w:id="1700"/>
            </w:del>
          </w:p>
        </w:tc>
        <w:bookmarkStart w:id="1701" w:name="_Toc132250413"/>
        <w:bookmarkStart w:id="1702" w:name="_Toc132250485"/>
        <w:bookmarkStart w:id="1703" w:name="_Toc132264583"/>
        <w:bookmarkEnd w:id="1701"/>
        <w:bookmarkEnd w:id="1702"/>
        <w:bookmarkEnd w:id="1703"/>
      </w:tr>
      <w:tr w:rsidR="00490283" w:rsidDel="008C573E" w14:paraId="7523EE14" w14:textId="79E3DAEC">
        <w:trPr>
          <w:trHeight w:val="540"/>
          <w:del w:id="1704"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2FD99A00" w14:textId="4206D20E" w:rsidR="00490283" w:rsidRPr="00914480" w:rsidDel="008C573E" w:rsidRDefault="00490283" w:rsidP="00914480">
            <w:pPr>
              <w:pStyle w:val="TableBody"/>
              <w:rPr>
                <w:del w:id="1705" w:author="Moses, Robinson" w:date="2023-04-13T03:41:00Z"/>
                <w:b/>
                <w:bCs/>
              </w:rPr>
            </w:pPr>
            <w:del w:id="1706" w:author="Moses, Robinson" w:date="2023-04-13T03:41:00Z">
              <w:r w:rsidRPr="00914480" w:rsidDel="008C573E">
                <w:rPr>
                  <w:b/>
                  <w:bCs/>
                </w:rPr>
                <w:delText xml:space="preserve">Force-close Reason </w:delText>
              </w:r>
              <w:bookmarkStart w:id="1707" w:name="_Toc132250414"/>
              <w:bookmarkStart w:id="1708" w:name="_Toc132250486"/>
              <w:bookmarkStart w:id="1709" w:name="_Toc132264584"/>
              <w:bookmarkEnd w:id="1707"/>
              <w:bookmarkEnd w:id="1708"/>
              <w:bookmarkEnd w:id="1709"/>
            </w:del>
          </w:p>
        </w:tc>
        <w:tc>
          <w:tcPr>
            <w:tcW w:w="6194" w:type="dxa"/>
            <w:tcBorders>
              <w:top w:val="single" w:sz="4" w:space="0" w:color="000000"/>
              <w:left w:val="single" w:sz="4" w:space="0" w:color="000000"/>
              <w:bottom w:val="single" w:sz="4" w:space="0" w:color="000000"/>
              <w:right w:val="single" w:sz="4" w:space="0" w:color="000000"/>
            </w:tcBorders>
          </w:tcPr>
          <w:p w14:paraId="49F5C8C4" w14:textId="6C46F9A3" w:rsidR="00490283" w:rsidDel="008C573E" w:rsidRDefault="00490283" w:rsidP="00914480">
            <w:pPr>
              <w:pStyle w:val="TableBody"/>
              <w:rPr>
                <w:del w:id="1710" w:author="Moses, Robinson" w:date="2023-04-13T03:41:00Z"/>
              </w:rPr>
            </w:pPr>
            <w:del w:id="1711" w:author="Moses, Robinson" w:date="2023-04-13T03:41:00Z">
              <w:r w:rsidDel="008C573E">
                <w:delText xml:space="preserve"> Open text field for the VB user to enter </w:delText>
              </w:r>
              <w:r w:rsidR="00FA495E" w:rsidDel="008C573E">
                <w:delText>the reason (</w:delText>
              </w:r>
              <w:r w:rsidDel="008C573E">
                <w:delText xml:space="preserve">why the balances were manually </w:delText>
              </w:r>
              <w:r w:rsidR="007E32CA" w:rsidDel="008C573E">
                <w:delText xml:space="preserve">entered </w:delText>
              </w:r>
              <w:r w:rsidDel="008C573E">
                <w:delText>thus forcing a closing on the vault</w:delText>
              </w:r>
              <w:r w:rsidR="00FA495E" w:rsidDel="008C573E">
                <w:delText>)</w:delText>
              </w:r>
              <w:r w:rsidDel="008C573E">
                <w:delText xml:space="preserve">. </w:delText>
              </w:r>
              <w:bookmarkStart w:id="1712" w:name="_Toc132250415"/>
              <w:bookmarkStart w:id="1713" w:name="_Toc132250487"/>
              <w:bookmarkStart w:id="1714" w:name="_Toc132264585"/>
              <w:bookmarkEnd w:id="1712"/>
              <w:bookmarkEnd w:id="1713"/>
              <w:bookmarkEnd w:id="1714"/>
            </w:del>
          </w:p>
        </w:tc>
        <w:bookmarkStart w:id="1715" w:name="_Toc132250416"/>
        <w:bookmarkStart w:id="1716" w:name="_Toc132250488"/>
        <w:bookmarkStart w:id="1717" w:name="_Toc132264586"/>
        <w:bookmarkEnd w:id="1715"/>
        <w:bookmarkEnd w:id="1716"/>
        <w:bookmarkEnd w:id="1717"/>
      </w:tr>
    </w:tbl>
    <w:p w14:paraId="5E36567C" w14:textId="765C3BEE" w:rsidR="00490283" w:rsidRPr="00F465FC" w:rsidDel="008C573E" w:rsidRDefault="00783BEC" w:rsidP="00914480">
      <w:pPr>
        <w:pStyle w:val="Caption"/>
        <w:rPr>
          <w:del w:id="1718" w:author="Moses, Robinson" w:date="2023-04-13T03:41:00Z"/>
          <w:color w:val="92D050"/>
        </w:rPr>
      </w:pPr>
      <w:del w:id="1719" w:author="Moses, Robinson" w:date="2023-04-13T03:41:00Z">
        <w:r w:rsidDel="008C573E">
          <w:fldChar w:fldCharType="begin"/>
        </w:r>
        <w:r w:rsidDel="008C573E">
          <w:delInstrText xml:space="preserve"> HYPERLINK \l "_DASHBOARD_1" </w:delInstrText>
        </w:r>
        <w:r w:rsidDel="008C573E">
          <w:fldChar w:fldCharType="separate"/>
        </w:r>
        <w:r w:rsidR="00490283" w:rsidRPr="00F465FC" w:rsidDel="008C573E">
          <w:rPr>
            <w:rStyle w:val="Hyperlink"/>
            <w:color w:val="92D050"/>
          </w:rPr>
          <w:delText>Return to: Dashboard</w:delText>
        </w:r>
        <w:r w:rsidDel="008C573E">
          <w:rPr>
            <w:rStyle w:val="Hyperlink"/>
            <w:iCs w:val="0"/>
            <w:color w:val="92D050"/>
          </w:rPr>
          <w:fldChar w:fldCharType="end"/>
        </w:r>
        <w:r w:rsidR="00490283" w:rsidRPr="00F465FC" w:rsidDel="008C573E">
          <w:rPr>
            <w:color w:val="92D050"/>
          </w:rPr>
          <w:delText xml:space="preserve"> </w:delText>
        </w:r>
        <w:bookmarkStart w:id="1720" w:name="_Toc132250417"/>
        <w:bookmarkStart w:id="1721" w:name="_Toc132250489"/>
        <w:bookmarkStart w:id="1722" w:name="_Toc132264587"/>
        <w:bookmarkEnd w:id="1720"/>
        <w:bookmarkEnd w:id="1721"/>
        <w:bookmarkEnd w:id="1722"/>
      </w:del>
    </w:p>
    <w:p w14:paraId="65A0BC2B" w14:textId="403D1E2D" w:rsidR="00490283" w:rsidDel="008C573E" w:rsidRDefault="00490283" w:rsidP="00490283">
      <w:pPr>
        <w:spacing w:after="0"/>
        <w:rPr>
          <w:del w:id="1723" w:author="Moses, Robinson" w:date="2023-04-13T03:41:00Z"/>
        </w:rPr>
      </w:pPr>
      <w:del w:id="1724" w:author="Moses, Robinson" w:date="2023-04-13T03:41:00Z">
        <w:r w:rsidDel="008C573E">
          <w:rPr>
            <w:color w:val="76923C"/>
          </w:rPr>
          <w:delText xml:space="preserve"> </w:delText>
        </w:r>
        <w:r w:rsidDel="008C573E">
          <w:rPr>
            <w:color w:val="76923C"/>
          </w:rPr>
          <w:tab/>
          <w:delText xml:space="preserve"> </w:delText>
        </w:r>
        <w:bookmarkStart w:id="1725" w:name="_Toc132250418"/>
        <w:bookmarkStart w:id="1726" w:name="_Toc132250490"/>
        <w:bookmarkStart w:id="1727" w:name="_Toc132264588"/>
        <w:bookmarkEnd w:id="1725"/>
        <w:bookmarkEnd w:id="1726"/>
        <w:bookmarkEnd w:id="1727"/>
      </w:del>
    </w:p>
    <w:p w14:paraId="625FB7C1" w14:textId="541D2D84" w:rsidR="00490283" w:rsidRDefault="00490283" w:rsidP="00490283">
      <w:pPr>
        <w:pStyle w:val="Heading1"/>
        <w:ind w:left="-5"/>
      </w:pPr>
      <w:bookmarkStart w:id="1728" w:name="_SETTINGS"/>
      <w:bookmarkStart w:id="1729" w:name="_Toc63697399"/>
      <w:bookmarkStart w:id="1730" w:name="_Ref132262941"/>
      <w:bookmarkStart w:id="1731" w:name="_Ref132262951"/>
      <w:bookmarkStart w:id="1732" w:name="_Ref132262957"/>
      <w:bookmarkStart w:id="1733" w:name="_Ref132262966"/>
      <w:bookmarkStart w:id="1734" w:name="_Ref132262974"/>
      <w:bookmarkStart w:id="1735" w:name="_Ref132262983"/>
      <w:bookmarkStart w:id="1736" w:name="_Ref132263031"/>
      <w:bookmarkStart w:id="1737" w:name="_Ref132263057"/>
      <w:bookmarkStart w:id="1738" w:name="_Ref132263095"/>
      <w:bookmarkStart w:id="1739" w:name="_Ref132263101"/>
      <w:bookmarkStart w:id="1740" w:name="_Ref132263110"/>
      <w:bookmarkStart w:id="1741" w:name="_Ref132263118"/>
      <w:bookmarkStart w:id="1742" w:name="_Ref132263127"/>
      <w:bookmarkStart w:id="1743" w:name="_Ref132263135"/>
      <w:bookmarkStart w:id="1744" w:name="_Ref132263177"/>
      <w:bookmarkStart w:id="1745" w:name="_Ref132263182"/>
      <w:bookmarkStart w:id="1746" w:name="_Ref132263183"/>
      <w:bookmarkStart w:id="1747" w:name="_Ref132263184"/>
      <w:bookmarkStart w:id="1748" w:name="_Ref132263191"/>
      <w:bookmarkStart w:id="1749" w:name="_Ref132263192"/>
      <w:bookmarkStart w:id="1750" w:name="_Ref132263193"/>
      <w:bookmarkStart w:id="1751" w:name="_Ref132263198"/>
      <w:bookmarkStart w:id="1752" w:name="_Ref132263249"/>
      <w:bookmarkStart w:id="1753" w:name="_Ref132263284"/>
      <w:bookmarkStart w:id="1754" w:name="_Toc133372443"/>
      <w:bookmarkEnd w:id="1728"/>
      <w:r>
        <w:t>SETTINGS</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BE925F1" w14:textId="58A979E8" w:rsidR="00490283" w:rsidRDefault="00490283" w:rsidP="00490283">
      <w:pPr>
        <w:spacing w:after="0"/>
        <w:ind w:left="-5" w:hanging="10"/>
      </w:pPr>
      <w:bookmarkStart w:id="1755" w:name="_Toc52173269"/>
      <w:bookmarkStart w:id="1756"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sidR="0061087E">
        <w:rPr>
          <w:noProof/>
        </w:rPr>
        <w:t>14</w:t>
      </w:r>
      <w:r w:rsidRPr="5AF81787">
        <w:rPr>
          <w:noProof/>
        </w:rPr>
        <w:fldChar w:fldCharType="end"/>
      </w:r>
      <w:r w:rsidRPr="5AF81787">
        <w:rPr>
          <w:sz w:val="18"/>
          <w:szCs w:val="18"/>
        </w:rPr>
        <w:t>: SETTINGS MENU</w:t>
      </w:r>
      <w:bookmarkEnd w:id="1755"/>
      <w:bookmarkEnd w:id="1756"/>
    </w:p>
    <w:p w14:paraId="6A61787F" w14:textId="0F8188C1" w:rsidR="00490283" w:rsidRDefault="00490283" w:rsidP="00FE6D5E">
      <w:pPr>
        <w:pStyle w:val="BodyText"/>
      </w:pPr>
      <w:del w:id="1757" w:author="Pinnu, Sainath" w:date="2023-04-12T11:09:00Z">
        <w:r w:rsidDel="00096CCE">
          <w:rPr>
            <w:noProof/>
          </w:rPr>
          <w:drawing>
            <wp:inline distT="0" distB="0" distL="0" distR="0" wp14:anchorId="6A0C9D8E" wp14:editId="6C11CFD3">
              <wp:extent cx="4572000" cy="2295525"/>
              <wp:effectExtent l="76200" t="76200" r="133350" b="142875"/>
              <wp:docPr id="760213526" name="Picture 76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907442"/>
                      <pic:cNvPicPr/>
                    </pic:nvPicPr>
                    <pic:blipFill>
                      <a:blip r:embed="rId118">
                        <a:extLst>
                          <a:ext uri="{28A0092B-C50C-407E-A947-70E740481C1C}">
                            <a14:useLocalDpi xmlns:a14="http://schemas.microsoft.com/office/drawing/2010/main" val="0"/>
                          </a:ext>
                        </a:extLst>
                      </a:blip>
                      <a:stretch>
                        <a:fillRect/>
                      </a:stretch>
                    </pic:blipFill>
                    <pic:spPr>
                      <a:xfrm>
                        <a:off x="0" y="0"/>
                        <a:ext cx="45720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758" w:author="Pinnu, Sainath" w:date="2023-04-12T11:09:00Z">
        <w:r w:rsidR="00096CCE">
          <w:rPr>
            <w:noProof/>
          </w:rPr>
          <w:drawing>
            <wp:inline distT="0" distB="0" distL="0" distR="0" wp14:anchorId="3F30065B" wp14:editId="6E8F24CF">
              <wp:extent cx="5943600" cy="2914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914015"/>
                      </a:xfrm>
                      <a:prstGeom prst="rect">
                        <a:avLst/>
                      </a:prstGeom>
                    </pic:spPr>
                  </pic:pic>
                </a:graphicData>
              </a:graphic>
            </wp:inline>
          </w:drawing>
        </w:r>
      </w:ins>
      <w:commentRangeStart w:id="1759"/>
      <w:ins w:id="1760" w:author="Pinnu, Sainath" w:date="2023-04-12T11:12:00Z">
        <w:r w:rsidR="00AE233B">
          <w:rPr>
            <w:noProof/>
          </w:rPr>
          <w:drawing>
            <wp:inline distT="0" distB="0" distL="0" distR="0" wp14:anchorId="270F29C6" wp14:editId="1BCEDAE0">
              <wp:extent cx="5943600" cy="324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244850"/>
                      </a:xfrm>
                      <a:prstGeom prst="rect">
                        <a:avLst/>
                      </a:prstGeom>
                    </pic:spPr>
                  </pic:pic>
                </a:graphicData>
              </a:graphic>
            </wp:inline>
          </w:drawing>
        </w:r>
      </w:ins>
      <w:commentRangeEnd w:id="1759"/>
      <w:r w:rsidR="00F739D8">
        <w:rPr>
          <w:rStyle w:val="CommentReference"/>
          <w:rFonts w:ascii="Calibri" w:eastAsia="Calibri" w:hAnsi="Calibri" w:cs="Calibri"/>
          <w:color w:val="000000"/>
          <w:lang w:val="en-US"/>
        </w:rPr>
        <w:commentReference w:id="1759"/>
      </w:r>
      <w:ins w:id="1761" w:author="Pinnu, Sainath" w:date="2023-04-12T11:12:00Z">
        <w:r w:rsidR="0060000E">
          <w:rPr>
            <w:noProof/>
          </w:rPr>
          <w:drawing>
            <wp:inline distT="0" distB="0" distL="0" distR="0" wp14:anchorId="7F17A0FD" wp14:editId="72BA5615">
              <wp:extent cx="5943600" cy="350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507740"/>
                      </a:xfrm>
                      <a:prstGeom prst="rect">
                        <a:avLst/>
                      </a:prstGeom>
                    </pic:spPr>
                  </pic:pic>
                </a:graphicData>
              </a:graphic>
            </wp:inline>
          </w:drawing>
        </w:r>
      </w:ins>
    </w:p>
    <w:p w14:paraId="154EE935" w14:textId="32C48A2A" w:rsidR="00490283" w:rsidRPr="003B065F" w:rsidDel="003E43FB" w:rsidRDefault="003E43FB" w:rsidP="00DC2712">
      <w:pPr>
        <w:pStyle w:val="Caption"/>
        <w:rPr>
          <w:del w:id="1762" w:author="Moses, Robinson" w:date="2023-04-13T07:21:00Z"/>
          <w:rStyle w:val="Hyperlink"/>
          <w:color w:val="92D050"/>
          <w:u w:val="none"/>
          <w:rPrChange w:id="1763" w:author="Moses, Robinson" w:date="2023-04-13T07:34:00Z">
            <w:rPr>
              <w:del w:id="1764" w:author="Moses, Robinson" w:date="2023-04-13T07:21:00Z"/>
              <w:color w:val="92D050"/>
            </w:rPr>
          </w:rPrChange>
        </w:rPr>
      </w:pPr>
      <w:ins w:id="1765" w:author="Moses, Robinson" w:date="2023-04-13T07:21:00Z">
        <w:r w:rsidRPr="003B065F">
          <w:rPr>
            <w:rStyle w:val="Hyperlink"/>
            <w:color w:val="92D050"/>
            <w:u w:val="none"/>
            <w:rPrChange w:id="1766" w:author="Moses, Robinson" w:date="2023-04-13T07:34:00Z">
              <w:rPr/>
            </w:rPrChange>
          </w:rPr>
          <w:t>Return To:</w:t>
        </w:r>
      </w:ins>
      <w:del w:id="1767" w:author="Moses, Robinson" w:date="2023-04-13T07:21:00Z">
        <w:r w:rsidR="00783BEC" w:rsidRPr="00426C01" w:rsidDel="003E43FB">
          <w:rPr>
            <w:rStyle w:val="Hyperlink"/>
            <w:color w:val="92D050"/>
            <w:u w:val="none"/>
            <w:rPrChange w:id="1768" w:author="Moses, Robinson" w:date="2023-04-13T07:34:00Z">
              <w:rPr/>
            </w:rPrChange>
          </w:rPr>
          <w:fldChar w:fldCharType="begin"/>
        </w:r>
        <w:r w:rsidR="00783BEC" w:rsidRPr="003B065F" w:rsidDel="003E43FB">
          <w:rPr>
            <w:rStyle w:val="Hyperlink"/>
            <w:color w:val="92D050"/>
            <w:u w:val="none"/>
            <w:rPrChange w:id="1769" w:author="Moses, Robinson" w:date="2023-04-13T07:34:00Z">
              <w:rPr/>
            </w:rPrChange>
          </w:rPr>
          <w:delInstrText xml:space="preserve"> HYPERLINK \l "_SETTINGS" </w:delInstrText>
        </w:r>
        <w:r w:rsidR="00783BEC" w:rsidRPr="00426C01" w:rsidDel="003E43FB">
          <w:rPr>
            <w:rStyle w:val="Hyperlink"/>
            <w:iCs w:val="0"/>
            <w:color w:val="92D050"/>
            <w:u w:val="none"/>
          </w:rPr>
          <w:fldChar w:fldCharType="separate"/>
        </w:r>
        <w:r w:rsidR="00490283" w:rsidRPr="00426C01" w:rsidDel="003E43FB">
          <w:rPr>
            <w:rStyle w:val="Hyperlink"/>
            <w:color w:val="92D050"/>
            <w:u w:val="none"/>
          </w:rPr>
          <w:delText>Return to: Settings</w:delText>
        </w:r>
        <w:r w:rsidR="00783BEC" w:rsidRPr="00426C01" w:rsidDel="003E43FB">
          <w:rPr>
            <w:rStyle w:val="Hyperlink"/>
            <w:iCs w:val="0"/>
            <w:color w:val="92D050"/>
            <w:u w:val="none"/>
          </w:rPr>
          <w:fldChar w:fldCharType="end"/>
        </w:r>
        <w:r w:rsidR="00490283" w:rsidRPr="003B065F" w:rsidDel="003E43FB">
          <w:rPr>
            <w:rStyle w:val="Hyperlink"/>
            <w:color w:val="92D050"/>
            <w:u w:val="none"/>
            <w:rPrChange w:id="1770" w:author="Moses, Robinson" w:date="2023-04-13T07:34:00Z">
              <w:rPr>
                <w:color w:val="92D050"/>
              </w:rPr>
            </w:rPrChange>
          </w:rPr>
          <w:delText xml:space="preserve"> </w:delText>
        </w:r>
      </w:del>
    </w:p>
    <w:p w14:paraId="0F556109" w14:textId="45495159" w:rsidR="00490283" w:rsidRPr="003B065F" w:rsidRDefault="00490283">
      <w:pPr>
        <w:pStyle w:val="Caption"/>
        <w:rPr>
          <w:rStyle w:val="Hyperlink"/>
          <w:color w:val="92D050"/>
          <w:u w:val="none"/>
          <w:rPrChange w:id="1771" w:author="Moses, Robinson" w:date="2023-04-13T07:34:00Z">
            <w:rPr/>
          </w:rPrChange>
        </w:rPr>
        <w:pPrChange w:id="1772" w:author="Moses, Robinson" w:date="2023-04-13T07:34:00Z">
          <w:pPr>
            <w:pStyle w:val="BodyText"/>
          </w:pPr>
        </w:pPrChange>
      </w:pPr>
      <w:r w:rsidRPr="003B065F">
        <w:rPr>
          <w:rStyle w:val="Hyperlink"/>
          <w:color w:val="92D050"/>
          <w:u w:val="none"/>
          <w:rPrChange w:id="1773" w:author="Moses, Robinson" w:date="2023-04-13T07:34:00Z">
            <w:rPr>
              <w:b/>
              <w:color w:val="76923C"/>
            </w:rPr>
          </w:rPrChange>
        </w:rPr>
        <w:t xml:space="preserve"> </w:t>
      </w:r>
      <w:ins w:id="1774" w:author="Moses, Robinson" w:date="2023-04-13T07:22:00Z">
        <w:r w:rsidR="003E43FB" w:rsidRPr="003B065F">
          <w:rPr>
            <w:rStyle w:val="Hyperlink"/>
            <w:color w:val="92D050"/>
            <w:u w:val="none"/>
            <w:rPrChange w:id="1775" w:author="Moses, Robinson" w:date="2023-04-13T07:34:00Z">
              <w:rPr>
                <w:b/>
                <w:color w:val="76923C"/>
              </w:rPr>
            </w:rPrChange>
          </w:rPr>
          <w:fldChar w:fldCharType="begin"/>
        </w:r>
        <w:r w:rsidR="003E43FB" w:rsidRPr="003B065F">
          <w:rPr>
            <w:rStyle w:val="Hyperlink"/>
            <w:color w:val="92D050"/>
            <w:u w:val="none"/>
            <w:rPrChange w:id="1776" w:author="Moses, Robinson" w:date="2023-04-13T07:34:00Z">
              <w:rPr>
                <w:b/>
                <w:color w:val="76923C"/>
              </w:rPr>
            </w:rPrChange>
          </w:rPr>
          <w:instrText xml:space="preserve"> REF _Ref132262941 \h </w:instrText>
        </w:r>
      </w:ins>
      <w:r w:rsidR="003B065F">
        <w:rPr>
          <w:rStyle w:val="Hyperlink"/>
          <w:color w:val="92D050"/>
          <w:u w:val="none"/>
        </w:rPr>
        <w:instrText xml:space="preserve"> \* MERGEFORMAT </w:instrText>
      </w:r>
      <w:r w:rsidR="003E43FB" w:rsidRPr="003B065F">
        <w:rPr>
          <w:rStyle w:val="Hyperlink"/>
          <w:color w:val="92D050"/>
          <w:u w:val="none"/>
          <w:rPrChange w:id="1777" w:author="Moses, Robinson" w:date="2023-04-13T07:34:00Z">
            <w:rPr>
              <w:rStyle w:val="Hyperlink"/>
              <w:color w:val="92D050"/>
              <w:u w:val="none"/>
            </w:rPr>
          </w:rPrChange>
        </w:rPr>
      </w:r>
      <w:r w:rsidR="003E43FB" w:rsidRPr="003B065F">
        <w:rPr>
          <w:rStyle w:val="Hyperlink"/>
          <w:color w:val="92D050"/>
          <w:u w:val="none"/>
          <w:rPrChange w:id="1778" w:author="Moses, Robinson" w:date="2023-04-13T07:34:00Z">
            <w:rPr>
              <w:b/>
              <w:color w:val="76923C"/>
            </w:rPr>
          </w:rPrChange>
        </w:rPr>
        <w:fldChar w:fldCharType="separate"/>
      </w:r>
      <w:ins w:id="1779" w:author="Moses, Robinson" w:date="2023-04-13T07:22:00Z">
        <w:r w:rsidR="003E43FB" w:rsidRPr="003B065F">
          <w:rPr>
            <w:rStyle w:val="Hyperlink"/>
            <w:color w:val="92D050"/>
            <w:u w:val="none"/>
            <w:rPrChange w:id="1780" w:author="Moses, Robinson" w:date="2023-04-13T07:34:00Z">
              <w:rPr/>
            </w:rPrChange>
          </w:rPr>
          <w:t>SETTINGS</w:t>
        </w:r>
        <w:r w:rsidR="003E43FB" w:rsidRPr="003B065F">
          <w:rPr>
            <w:rStyle w:val="Hyperlink"/>
            <w:color w:val="92D050"/>
            <w:u w:val="none"/>
            <w:rPrChange w:id="1781" w:author="Moses, Robinson" w:date="2023-04-13T07:34:00Z">
              <w:rPr>
                <w:b/>
                <w:color w:val="76923C"/>
              </w:rPr>
            </w:rPrChange>
          </w:rPr>
          <w:fldChar w:fldCharType="end"/>
        </w:r>
      </w:ins>
    </w:p>
    <w:p w14:paraId="59785462" w14:textId="5129451C" w:rsidR="00490283" w:rsidRDefault="00490283" w:rsidP="0060488A">
      <w:pPr>
        <w:pStyle w:val="Heading2"/>
      </w:pPr>
      <w:bookmarkStart w:id="1782" w:name="_Toc63697400"/>
      <w:bookmarkStart w:id="1783" w:name="_Toc133372444"/>
      <w:r>
        <w:t>VAULTS</w:t>
      </w:r>
      <w:bookmarkEnd w:id="1782"/>
      <w:bookmarkEnd w:id="1783"/>
      <w:r>
        <w:t xml:space="preserve"> </w:t>
      </w:r>
    </w:p>
    <w:p w14:paraId="784A23B1" w14:textId="77777777" w:rsidR="00490283" w:rsidRDefault="00490283" w:rsidP="00B316D0">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1FE56133" w14:textId="40C85AF1" w:rsidR="00490283" w:rsidRDefault="00490283" w:rsidP="00B316D0">
      <w:pPr>
        <w:pStyle w:val="Caption"/>
      </w:pPr>
      <w:bookmarkStart w:id="1784"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15</w:t>
      </w:r>
      <w:r w:rsidRPr="6356747E">
        <w:rPr>
          <w:noProof/>
        </w:rPr>
        <w:fldChar w:fldCharType="end"/>
      </w:r>
      <w:r>
        <w:t>: VAULTS SCREEN</w:t>
      </w:r>
      <w:bookmarkEnd w:id="1784"/>
    </w:p>
    <w:p w14:paraId="3DCEB2E6" w14:textId="39E4C56E" w:rsidR="00490283" w:rsidRDefault="00490283" w:rsidP="00B316D0">
      <w:pPr>
        <w:pStyle w:val="BodyText"/>
      </w:pPr>
      <w:del w:id="1785" w:author="Pinnu, Sainath" w:date="2023-04-12T11:15:00Z">
        <w:r w:rsidDel="00D315AF">
          <w:rPr>
            <w:noProof/>
          </w:rPr>
          <w:drawing>
            <wp:inline distT="0" distB="0" distL="0" distR="0" wp14:anchorId="443B4415" wp14:editId="6FA496A7">
              <wp:extent cx="4306389" cy="2332627"/>
              <wp:effectExtent l="76200" t="76200" r="132715" b="125095"/>
              <wp:docPr id="879042232" name="Picture 8790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042232"/>
                      <pic:cNvPicPr/>
                    </pic:nvPicPr>
                    <pic:blipFill>
                      <a:blip r:embed="rId122">
                        <a:extLst>
                          <a:ext uri="{28A0092B-C50C-407E-A947-70E740481C1C}">
                            <a14:useLocalDpi xmlns:a14="http://schemas.microsoft.com/office/drawing/2010/main" val="0"/>
                          </a:ext>
                        </a:extLst>
                      </a:blip>
                      <a:stretch>
                        <a:fillRect/>
                      </a:stretch>
                    </pic:blipFill>
                    <pic:spPr>
                      <a:xfrm>
                        <a:off x="0" y="0"/>
                        <a:ext cx="4307382" cy="23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786" w:author="Pinnu, Sainath" w:date="2023-04-12T11:15:00Z">
        <w:r w:rsidR="00D315AF">
          <w:rPr>
            <w:noProof/>
          </w:rPr>
          <w:drawing>
            <wp:inline distT="0" distB="0" distL="0" distR="0" wp14:anchorId="5D2362E3" wp14:editId="61C3952E">
              <wp:extent cx="5943600" cy="2919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919730"/>
                      </a:xfrm>
                      <a:prstGeom prst="rect">
                        <a:avLst/>
                      </a:prstGeom>
                    </pic:spPr>
                  </pic:pic>
                </a:graphicData>
              </a:graphic>
            </wp:inline>
          </w:drawing>
        </w:r>
      </w:ins>
      <w:r w:rsidRPr="6F20D2D3">
        <w:rPr>
          <w:sz w:val="18"/>
          <w:szCs w:val="18"/>
        </w:rPr>
        <w:t xml:space="preserve"> </w:t>
      </w:r>
    </w:p>
    <w:p w14:paraId="3DB2056F" w14:textId="7369B4E2" w:rsidR="00490283" w:rsidRPr="003B065F" w:rsidDel="003E43FB" w:rsidRDefault="003E43FB" w:rsidP="00DC2712">
      <w:pPr>
        <w:pStyle w:val="Caption"/>
        <w:rPr>
          <w:del w:id="1787" w:author="Moses, Robinson" w:date="2023-04-13T07:22:00Z"/>
          <w:rStyle w:val="Hyperlink"/>
          <w:color w:val="92D050"/>
          <w:u w:val="none"/>
          <w:rPrChange w:id="1788" w:author="Moses, Robinson" w:date="2023-04-13T07:34:00Z">
            <w:rPr>
              <w:del w:id="1789" w:author="Moses, Robinson" w:date="2023-04-13T07:22:00Z"/>
            </w:rPr>
          </w:rPrChange>
        </w:rPr>
      </w:pPr>
      <w:ins w:id="1790" w:author="Moses, Robinson" w:date="2023-04-13T07:22:00Z">
        <w:r w:rsidRPr="003B065F">
          <w:rPr>
            <w:rStyle w:val="Hyperlink"/>
            <w:color w:val="92D050"/>
            <w:u w:val="none"/>
            <w:rPrChange w:id="1791" w:author="Moses, Robinson" w:date="2023-04-13T07:34:00Z">
              <w:rPr/>
            </w:rPrChange>
          </w:rPr>
          <w:t>Return To:</w:t>
        </w:r>
      </w:ins>
      <w:del w:id="1792" w:author="Moses, Robinson" w:date="2023-04-13T07:22:00Z">
        <w:r w:rsidR="00783BEC" w:rsidRPr="003B065F" w:rsidDel="003E43FB">
          <w:rPr>
            <w:rStyle w:val="Hyperlink"/>
            <w:color w:val="92D050"/>
            <w:u w:val="none"/>
            <w:rPrChange w:id="1793" w:author="Moses, Robinson" w:date="2023-04-13T07:34:00Z">
              <w:rPr/>
            </w:rPrChange>
          </w:rPr>
          <w:fldChar w:fldCharType="begin"/>
        </w:r>
        <w:r w:rsidR="00783BEC" w:rsidRPr="003B065F" w:rsidDel="003E43FB">
          <w:rPr>
            <w:rStyle w:val="Hyperlink"/>
            <w:color w:val="92D050"/>
            <w:u w:val="none"/>
            <w:rPrChange w:id="1794" w:author="Moses, Robinson" w:date="2023-04-13T07:34:00Z">
              <w:rPr/>
            </w:rPrChange>
          </w:rPr>
          <w:delInstrText xml:space="preserve"> HYPERLINK \l "_SETTINGS" </w:delInstrText>
        </w:r>
        <w:r w:rsidR="00783BEC" w:rsidRPr="003B065F" w:rsidDel="003E43FB">
          <w:rPr>
            <w:rStyle w:val="Hyperlink"/>
            <w:color w:val="92D050"/>
            <w:u w:val="none"/>
            <w:rPrChange w:id="1795" w:author="Moses, Robinson" w:date="2023-04-13T07:34:00Z">
              <w:rPr>
                <w:rStyle w:val="Hyperlink"/>
                <w:color w:val="92D050"/>
              </w:rPr>
            </w:rPrChange>
          </w:rPr>
          <w:fldChar w:fldCharType="separate"/>
        </w:r>
        <w:r w:rsidR="00490283" w:rsidRPr="003B065F" w:rsidDel="003E43FB">
          <w:rPr>
            <w:rStyle w:val="Hyperlink"/>
            <w:color w:val="92D050"/>
            <w:u w:val="none"/>
            <w:rPrChange w:id="1796" w:author="Moses, Robinson" w:date="2023-04-13T07:34:00Z">
              <w:rPr>
                <w:rStyle w:val="Hyperlink"/>
                <w:color w:val="92D050"/>
              </w:rPr>
            </w:rPrChange>
          </w:rPr>
          <w:delText>Return to: Settings</w:delText>
        </w:r>
        <w:r w:rsidR="00783BEC" w:rsidRPr="003B065F" w:rsidDel="003E43FB">
          <w:rPr>
            <w:rStyle w:val="Hyperlink"/>
            <w:color w:val="92D050"/>
            <w:u w:val="none"/>
            <w:rPrChange w:id="1797" w:author="Moses, Robinson" w:date="2023-04-13T07:34:00Z">
              <w:rPr>
                <w:rStyle w:val="Hyperlink"/>
                <w:color w:val="92D050"/>
              </w:rPr>
            </w:rPrChange>
          </w:rPr>
          <w:fldChar w:fldCharType="end"/>
        </w:r>
        <w:r w:rsidR="00490283" w:rsidRPr="003B065F" w:rsidDel="003E43FB">
          <w:rPr>
            <w:rStyle w:val="Hyperlink"/>
            <w:color w:val="92D050"/>
            <w:u w:val="none"/>
            <w:rPrChange w:id="1798" w:author="Moses, Robinson" w:date="2023-04-13T07:34:00Z">
              <w:rPr>
                <w:color w:val="92D050"/>
              </w:rPr>
            </w:rPrChange>
          </w:rPr>
          <w:delText xml:space="preserve"> </w:delText>
        </w:r>
      </w:del>
    </w:p>
    <w:p w14:paraId="53E146DC" w14:textId="208277E0" w:rsidR="003E43FB" w:rsidRPr="003B065F" w:rsidRDefault="003E43FB" w:rsidP="00426C01">
      <w:pPr>
        <w:pStyle w:val="Caption"/>
        <w:rPr>
          <w:ins w:id="1799" w:author="Moses, Robinson" w:date="2023-04-13T07:22:00Z"/>
          <w:rStyle w:val="Hyperlink"/>
          <w:color w:val="92D050"/>
          <w:u w:val="none"/>
          <w:rPrChange w:id="1800" w:author="Moses, Robinson" w:date="2023-04-13T07:34:00Z">
            <w:rPr>
              <w:ins w:id="1801" w:author="Moses, Robinson" w:date="2023-04-13T07:22:00Z"/>
              <w:color w:val="92D050"/>
            </w:rPr>
          </w:rPrChange>
        </w:rPr>
      </w:pPr>
      <w:ins w:id="1802" w:author="Moses, Robinson" w:date="2023-04-13T07:22:00Z">
        <w:r w:rsidRPr="003B065F">
          <w:rPr>
            <w:rStyle w:val="Hyperlink"/>
            <w:color w:val="92D050"/>
            <w:u w:val="none"/>
            <w:rPrChange w:id="1803" w:author="Moses, Robinson" w:date="2023-04-13T07:34:00Z">
              <w:rPr/>
            </w:rPrChange>
          </w:rPr>
          <w:t xml:space="preserve"> </w:t>
        </w:r>
        <w:r w:rsidRPr="003B065F">
          <w:rPr>
            <w:rStyle w:val="Hyperlink"/>
            <w:color w:val="92D050"/>
            <w:u w:val="none"/>
            <w:rPrChange w:id="1804" w:author="Moses, Robinson" w:date="2023-04-13T07:34:00Z">
              <w:rPr/>
            </w:rPrChange>
          </w:rPr>
          <w:fldChar w:fldCharType="begin"/>
        </w:r>
        <w:r w:rsidRPr="003B065F">
          <w:rPr>
            <w:rStyle w:val="Hyperlink"/>
            <w:color w:val="92D050"/>
            <w:u w:val="none"/>
            <w:rPrChange w:id="1805" w:author="Moses, Robinson" w:date="2023-04-13T07:34:00Z">
              <w:rPr/>
            </w:rPrChange>
          </w:rPr>
          <w:instrText xml:space="preserve"> REF _Ref132262951 \h </w:instrText>
        </w:r>
      </w:ins>
      <w:r w:rsidR="003B065F">
        <w:rPr>
          <w:rStyle w:val="Hyperlink"/>
          <w:color w:val="92D050"/>
          <w:u w:val="none"/>
        </w:rPr>
        <w:instrText xml:space="preserve"> \* MERGEFORMAT </w:instrText>
      </w:r>
      <w:r w:rsidRPr="003B065F">
        <w:rPr>
          <w:rStyle w:val="Hyperlink"/>
          <w:color w:val="92D050"/>
          <w:u w:val="none"/>
          <w:rPrChange w:id="1806" w:author="Moses, Robinson" w:date="2023-04-13T07:34:00Z">
            <w:rPr>
              <w:rStyle w:val="Hyperlink"/>
              <w:color w:val="92D050"/>
              <w:u w:val="none"/>
            </w:rPr>
          </w:rPrChange>
        </w:rPr>
      </w:r>
      <w:r w:rsidRPr="003B065F">
        <w:rPr>
          <w:rStyle w:val="Hyperlink"/>
          <w:color w:val="92D050"/>
          <w:u w:val="none"/>
          <w:rPrChange w:id="1807" w:author="Moses, Robinson" w:date="2023-04-13T07:34:00Z">
            <w:rPr/>
          </w:rPrChange>
        </w:rPr>
        <w:fldChar w:fldCharType="separate"/>
      </w:r>
      <w:ins w:id="1808" w:author="Moses, Robinson" w:date="2023-04-13T07:22:00Z">
        <w:r w:rsidRPr="003B065F">
          <w:rPr>
            <w:rStyle w:val="Hyperlink"/>
            <w:color w:val="92D050"/>
            <w:u w:val="none"/>
            <w:rPrChange w:id="1809" w:author="Moses, Robinson" w:date="2023-04-13T07:34:00Z">
              <w:rPr/>
            </w:rPrChange>
          </w:rPr>
          <w:t>SETTINGS</w:t>
        </w:r>
        <w:r w:rsidRPr="003B065F">
          <w:rPr>
            <w:rStyle w:val="Hyperlink"/>
            <w:color w:val="92D050"/>
            <w:u w:val="none"/>
            <w:rPrChange w:id="1810" w:author="Moses, Robinson" w:date="2023-04-13T07:34:00Z">
              <w:rPr/>
            </w:rPrChange>
          </w:rPr>
          <w:fldChar w:fldCharType="end"/>
        </w:r>
      </w:ins>
    </w:p>
    <w:p w14:paraId="71875208" w14:textId="0BF98D9D" w:rsidR="00490283" w:rsidRPr="00B316D0" w:rsidRDefault="00490283" w:rsidP="00B316D0">
      <w:pPr>
        <w:pStyle w:val="Caption"/>
      </w:pPr>
      <w:bookmarkStart w:id="1811" w:name="_Toc63697479"/>
      <w:r w:rsidRPr="00B316D0">
        <w:t xml:space="preserve">TABLE </w:t>
      </w:r>
      <w:fldSimple w:instr=" SEQ Table \* ARABIC ">
        <w:r w:rsidR="0061087E">
          <w:rPr>
            <w:noProof/>
          </w:rPr>
          <w:t>16</w:t>
        </w:r>
      </w:fldSimple>
      <w:r w:rsidRPr="00B316D0">
        <w:t>: VAULT SCREEN</w:t>
      </w:r>
      <w:bookmarkEnd w:id="1811"/>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0A1D0FCF" w14:textId="7207E863" w:rsidR="00490283" w:rsidRPr="003B065F" w:rsidDel="003E43FB" w:rsidRDefault="003E43FB" w:rsidP="00DC2712">
      <w:pPr>
        <w:pStyle w:val="Caption"/>
        <w:rPr>
          <w:del w:id="1812" w:author="Moses, Robinson" w:date="2023-04-13T07:22:00Z"/>
          <w:rStyle w:val="Hyperlink"/>
          <w:i w:val="0"/>
          <w:iCs w:val="0"/>
          <w:color w:val="92D050"/>
          <w:u w:val="none"/>
          <w:rPrChange w:id="1813" w:author="Moses, Robinson" w:date="2023-04-13T07:34:00Z">
            <w:rPr>
              <w:del w:id="1814" w:author="Moses, Robinson" w:date="2023-04-13T07:22:00Z"/>
              <w:color w:val="92D050"/>
            </w:rPr>
          </w:rPrChange>
        </w:rPr>
      </w:pPr>
      <w:ins w:id="1815" w:author="Moses, Robinson" w:date="2023-04-13T07:22:00Z">
        <w:r w:rsidRPr="003B065F">
          <w:rPr>
            <w:rStyle w:val="Hyperlink"/>
            <w:color w:val="92D050"/>
            <w:u w:val="none"/>
            <w:rPrChange w:id="1816" w:author="Moses, Robinson" w:date="2023-04-13T07:34:00Z">
              <w:rPr/>
            </w:rPrChange>
          </w:rPr>
          <w:t xml:space="preserve">Return To: </w:t>
        </w:r>
        <w:r w:rsidRPr="003B065F">
          <w:rPr>
            <w:rStyle w:val="Hyperlink"/>
            <w:color w:val="92D050"/>
            <w:u w:val="none"/>
            <w:rPrChange w:id="1817" w:author="Moses, Robinson" w:date="2023-04-13T07:34:00Z">
              <w:rPr/>
            </w:rPrChange>
          </w:rPr>
          <w:fldChar w:fldCharType="begin"/>
        </w:r>
        <w:r w:rsidRPr="003B065F">
          <w:rPr>
            <w:rStyle w:val="Hyperlink"/>
            <w:color w:val="92D050"/>
            <w:u w:val="none"/>
            <w:rPrChange w:id="1818" w:author="Moses, Robinson" w:date="2023-04-13T07:34:00Z">
              <w:rPr/>
            </w:rPrChange>
          </w:rPr>
          <w:instrText xml:space="preserve"> REF _Ref132262957 \h </w:instrText>
        </w:r>
      </w:ins>
      <w:r w:rsidR="003B065F">
        <w:rPr>
          <w:rStyle w:val="Hyperlink"/>
          <w:i w:val="0"/>
          <w:iCs w:val="0"/>
          <w:color w:val="92D050"/>
          <w:u w:val="none"/>
        </w:rPr>
        <w:instrText xml:space="preserve"> \* MERGEFORMAT </w:instrText>
      </w:r>
      <w:r w:rsidRPr="003B065F">
        <w:rPr>
          <w:rStyle w:val="Hyperlink"/>
          <w:i w:val="0"/>
          <w:iCs w:val="0"/>
          <w:color w:val="92D050"/>
          <w:u w:val="none"/>
          <w:rPrChange w:id="1819" w:author="Moses, Robinson" w:date="2023-04-13T07:34:00Z">
            <w:rPr>
              <w:rStyle w:val="Hyperlink"/>
              <w:i w:val="0"/>
              <w:iCs w:val="0"/>
              <w:color w:val="92D050"/>
              <w:u w:val="none"/>
            </w:rPr>
          </w:rPrChange>
        </w:rPr>
      </w:r>
      <w:r w:rsidRPr="003B065F">
        <w:rPr>
          <w:rStyle w:val="Hyperlink"/>
          <w:color w:val="92D050"/>
          <w:u w:val="none"/>
          <w:rPrChange w:id="1820" w:author="Moses, Robinson" w:date="2023-04-13T07:34:00Z">
            <w:rPr/>
          </w:rPrChange>
        </w:rPr>
        <w:fldChar w:fldCharType="separate"/>
      </w:r>
      <w:ins w:id="1821" w:author="Moses, Robinson" w:date="2023-04-13T07:22:00Z">
        <w:r w:rsidRPr="003B065F">
          <w:rPr>
            <w:rStyle w:val="Hyperlink"/>
            <w:color w:val="92D050"/>
            <w:u w:val="none"/>
            <w:rPrChange w:id="1822" w:author="Moses, Robinson" w:date="2023-04-13T07:34:00Z">
              <w:rPr/>
            </w:rPrChange>
          </w:rPr>
          <w:t>SETTINGS</w:t>
        </w:r>
        <w:r w:rsidRPr="003B065F">
          <w:rPr>
            <w:rStyle w:val="Hyperlink"/>
            <w:color w:val="92D050"/>
            <w:u w:val="none"/>
            <w:rPrChange w:id="1823" w:author="Moses, Robinson" w:date="2023-04-13T07:34:00Z">
              <w:rPr/>
            </w:rPrChange>
          </w:rPr>
          <w:fldChar w:fldCharType="end"/>
        </w:r>
      </w:ins>
      <w:del w:id="1824" w:author="Moses, Robinson" w:date="2023-04-13T07:22:00Z">
        <w:r w:rsidR="00783BEC" w:rsidRPr="003B065F" w:rsidDel="003E43FB">
          <w:rPr>
            <w:rStyle w:val="Hyperlink"/>
            <w:color w:val="92D050"/>
            <w:u w:val="none"/>
            <w:rPrChange w:id="1825" w:author="Moses, Robinson" w:date="2023-04-13T07:34:00Z">
              <w:rPr/>
            </w:rPrChange>
          </w:rPr>
          <w:fldChar w:fldCharType="begin"/>
        </w:r>
        <w:r w:rsidR="00783BEC" w:rsidRPr="003B065F" w:rsidDel="003E43FB">
          <w:rPr>
            <w:rStyle w:val="Hyperlink"/>
            <w:color w:val="92D050"/>
            <w:u w:val="none"/>
            <w:rPrChange w:id="1826" w:author="Moses, Robinson" w:date="2023-04-13T07:34:00Z">
              <w:rPr/>
            </w:rPrChange>
          </w:rPr>
          <w:delInstrText xml:space="preserve"> HYPERLINK \l "_SETTINGS" </w:delInstrText>
        </w:r>
        <w:r w:rsidR="00783BEC" w:rsidRPr="003B065F" w:rsidDel="003E43FB">
          <w:rPr>
            <w:rStyle w:val="Hyperlink"/>
            <w:color w:val="92D050"/>
            <w:u w:val="none"/>
            <w:rPrChange w:id="1827" w:author="Moses, Robinson" w:date="2023-04-13T07:34:00Z">
              <w:rPr>
                <w:rStyle w:val="Hyperlink"/>
                <w:color w:val="92D050"/>
              </w:rPr>
            </w:rPrChange>
          </w:rPr>
          <w:fldChar w:fldCharType="separate"/>
        </w:r>
        <w:r w:rsidR="00490283" w:rsidRPr="003B065F" w:rsidDel="003E43FB">
          <w:rPr>
            <w:rStyle w:val="Hyperlink"/>
            <w:color w:val="92D050"/>
            <w:u w:val="none"/>
            <w:rPrChange w:id="1828" w:author="Moses, Robinson" w:date="2023-04-13T07:34:00Z">
              <w:rPr>
                <w:rStyle w:val="Hyperlink"/>
                <w:color w:val="92D050"/>
              </w:rPr>
            </w:rPrChange>
          </w:rPr>
          <w:delText>Return to: Settings</w:delText>
        </w:r>
        <w:r w:rsidR="00783BEC" w:rsidRPr="003B065F" w:rsidDel="003E43FB">
          <w:rPr>
            <w:rStyle w:val="Hyperlink"/>
            <w:color w:val="92D050"/>
            <w:u w:val="none"/>
            <w:rPrChange w:id="1829" w:author="Moses, Robinson" w:date="2023-04-13T07:34:00Z">
              <w:rPr>
                <w:rStyle w:val="Hyperlink"/>
                <w:color w:val="92D050"/>
              </w:rPr>
            </w:rPrChange>
          </w:rPr>
          <w:fldChar w:fldCharType="end"/>
        </w:r>
        <w:r w:rsidR="00490283" w:rsidRPr="003B065F" w:rsidDel="003E43FB">
          <w:rPr>
            <w:rStyle w:val="Hyperlink"/>
            <w:color w:val="92D050"/>
            <w:u w:val="none"/>
            <w:rPrChange w:id="1830" w:author="Moses, Robinson" w:date="2023-04-13T07:34:00Z">
              <w:rPr>
                <w:color w:val="92D050"/>
              </w:rPr>
            </w:rPrChange>
          </w:rPr>
          <w:delText xml:space="preserve"> </w:delText>
        </w:r>
      </w:del>
    </w:p>
    <w:p w14:paraId="58E4D7DB" w14:textId="77777777" w:rsidR="00602E63" w:rsidRPr="00602E63" w:rsidRDefault="00602E63" w:rsidP="00602E63"/>
    <w:p w14:paraId="17F428D5" w14:textId="77777777" w:rsidR="00490283" w:rsidRPr="00602E63" w:rsidRDefault="00490283" w:rsidP="0060488A">
      <w:pPr>
        <w:pStyle w:val="Heading3"/>
      </w:pPr>
      <w:bookmarkStart w:id="1831" w:name="_Toc63697401"/>
      <w:bookmarkStart w:id="1832" w:name="_Toc133372445"/>
      <w:r w:rsidRPr="00602E63">
        <w:t>CREATE NEW VAULTS</w:t>
      </w:r>
      <w:bookmarkEnd w:id="1831"/>
      <w:bookmarkEnd w:id="1832"/>
      <w:r w:rsidRPr="00602E63">
        <w:t xml:space="preserve"> </w:t>
      </w:r>
    </w:p>
    <w:p w14:paraId="0CCF2270" w14:textId="0F470F4A" w:rsidR="00490283" w:rsidRDefault="00490283" w:rsidP="00602E63">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EA9F85C">
              <v:group id="Group 45410" style="width:15.05pt;height:18.65pt;mso-position-horizontal-relative:char;mso-position-vertical-relative:line" coordsize="190881,237109" o:spid="_x0000_s1026" w14:anchorId="340F58D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style="position:absolute;left:381;top:2413;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v:stroke miterlimit="83231f" joinstyle="miter"/>
                  <v:path textboxrect="0,0,190500,234696" arrowok="t"/>
                </v:shape>
                <v:shape id="Picture 3782"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o:title="" r:id="rId124"/>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0168D8DD" w14:textId="0049139C" w:rsidR="00490283" w:rsidRDefault="00490283" w:rsidP="00602E63">
      <w:pPr>
        <w:pStyle w:val="Caption"/>
      </w:pPr>
      <w:bookmarkStart w:id="1833"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16</w:t>
      </w:r>
      <w:r w:rsidRPr="6356747E">
        <w:rPr>
          <w:noProof/>
        </w:rPr>
        <w:fldChar w:fldCharType="end"/>
      </w:r>
      <w:r>
        <w:t>: CREATE NEW VAULT SCREEN</w:t>
      </w:r>
      <w:bookmarkEnd w:id="1833"/>
      <w:r w:rsidRPr="6356747E">
        <w:rPr>
          <w:color w:val="76923C"/>
        </w:rPr>
        <w:t xml:space="preserve"> </w:t>
      </w:r>
    </w:p>
    <w:p w14:paraId="2E545646" w14:textId="0BED5D25" w:rsidR="00490283" w:rsidRDefault="00490283" w:rsidP="00602E63">
      <w:pPr>
        <w:pStyle w:val="BodyText"/>
      </w:pPr>
      <w:del w:id="1834" w:author="Pinnu, Sainath" w:date="2023-04-12T11:16:00Z">
        <w:r w:rsidDel="009B798B">
          <w:rPr>
            <w:noProof/>
          </w:rPr>
          <w:drawing>
            <wp:inline distT="0" distB="0" distL="0" distR="0" wp14:anchorId="532D6422" wp14:editId="204CCB4D">
              <wp:extent cx="4572000" cy="2533650"/>
              <wp:effectExtent l="76200" t="76200" r="133350" b="133350"/>
              <wp:docPr id="2028672107" name="Picture 20286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672107"/>
                      <pic:cNvPicPr/>
                    </pic:nvPicPr>
                    <pic:blipFill>
                      <a:blip r:embed="rId125">
                        <a:extLst>
                          <a:ext uri="{28A0092B-C50C-407E-A947-70E740481C1C}">
                            <a14:useLocalDpi xmlns:a14="http://schemas.microsoft.com/office/drawing/2010/main" val="0"/>
                          </a:ext>
                        </a:extLst>
                      </a:blip>
                      <a:stretch>
                        <a:fillRect/>
                      </a:stretch>
                    </pic:blipFill>
                    <pic:spPr>
                      <a:xfrm>
                        <a:off x="0" y="0"/>
                        <a:ext cx="45720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35" w:author="Pinnu, Sainath" w:date="2023-04-12T11:16:00Z">
        <w:r w:rsidR="009B798B">
          <w:rPr>
            <w:noProof/>
          </w:rPr>
          <w:drawing>
            <wp:inline distT="0" distB="0" distL="0" distR="0" wp14:anchorId="65951299" wp14:editId="773D372B">
              <wp:extent cx="5943600" cy="3227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227070"/>
                      </a:xfrm>
                      <a:prstGeom prst="rect">
                        <a:avLst/>
                      </a:prstGeom>
                    </pic:spPr>
                  </pic:pic>
                </a:graphicData>
              </a:graphic>
            </wp:inline>
          </w:drawing>
        </w:r>
      </w:ins>
      <w:r w:rsidRPr="6F20D2D3">
        <w:rPr>
          <w:color w:val="76923C"/>
        </w:rPr>
        <w:t xml:space="preserve"> </w:t>
      </w:r>
    </w:p>
    <w:p w14:paraId="747E99EA" w14:textId="5488EFC8" w:rsidR="00490283" w:rsidRPr="003B065F" w:rsidDel="003E43FB" w:rsidRDefault="003E43FB">
      <w:pPr>
        <w:rPr>
          <w:del w:id="1836" w:author="Moses, Robinson" w:date="2023-04-13T07:22:00Z"/>
          <w:rStyle w:val="Hyperlink"/>
          <w:color w:val="92D050"/>
          <w:u w:val="none"/>
          <w:rPrChange w:id="1837" w:author="Moses, Robinson" w:date="2023-04-13T07:34:00Z">
            <w:rPr>
              <w:del w:id="1838" w:author="Moses, Robinson" w:date="2023-04-13T07:22:00Z"/>
              <w:color w:val="92D050"/>
            </w:rPr>
          </w:rPrChange>
        </w:rPr>
        <w:pPrChange w:id="1839" w:author="Moses, Robinson" w:date="2023-04-13T07:34:00Z">
          <w:pPr>
            <w:pStyle w:val="Caption"/>
          </w:pPr>
        </w:pPrChange>
      </w:pPr>
      <w:ins w:id="1840" w:author="Moses, Robinson" w:date="2023-04-13T07:22:00Z">
        <w:r w:rsidRPr="003B065F">
          <w:rPr>
            <w:rStyle w:val="Hyperlink"/>
            <w:color w:val="92D050"/>
            <w:u w:val="none"/>
            <w:rPrChange w:id="1841" w:author="Moses, Robinson" w:date="2023-04-13T07:34:00Z">
              <w:rPr/>
            </w:rPrChange>
          </w:rPr>
          <w:t>Return To:</w:t>
        </w:r>
      </w:ins>
      <w:del w:id="1842" w:author="Moses, Robinson" w:date="2023-04-13T07:22:00Z">
        <w:r w:rsidR="00783BEC" w:rsidRPr="003B065F" w:rsidDel="003E43FB">
          <w:rPr>
            <w:rStyle w:val="Hyperlink"/>
            <w:color w:val="92D050"/>
            <w:sz w:val="18"/>
            <w:szCs w:val="18"/>
            <w:u w:val="none"/>
            <w:rPrChange w:id="1843" w:author="Moses, Robinson" w:date="2023-04-13T07:34:00Z">
              <w:rPr/>
            </w:rPrChange>
          </w:rPr>
          <w:fldChar w:fldCharType="begin"/>
        </w:r>
        <w:r w:rsidR="00783BEC" w:rsidRPr="003B065F" w:rsidDel="003E43FB">
          <w:rPr>
            <w:rStyle w:val="Hyperlink"/>
            <w:color w:val="92D050"/>
            <w:u w:val="none"/>
            <w:rPrChange w:id="1844" w:author="Moses, Robinson" w:date="2023-04-13T07:34:00Z">
              <w:rPr/>
            </w:rPrChange>
          </w:rPr>
          <w:delInstrText xml:space="preserve"> HYPERLINK \l "_SETTINGS" </w:delInstrText>
        </w:r>
        <w:r w:rsidR="00783BEC" w:rsidRPr="003B065F" w:rsidDel="003E43FB">
          <w:rPr>
            <w:rStyle w:val="Hyperlink"/>
            <w:i/>
            <w:iCs/>
            <w:color w:val="92D050"/>
            <w:sz w:val="18"/>
            <w:szCs w:val="18"/>
            <w:u w:val="none"/>
            <w:rPrChange w:id="1845" w:author="Moses, Robinson" w:date="2023-04-13T07:34:00Z">
              <w:rPr>
                <w:rStyle w:val="Hyperlink"/>
                <w:color w:val="92D050"/>
              </w:rPr>
            </w:rPrChange>
          </w:rPr>
          <w:fldChar w:fldCharType="separate"/>
        </w:r>
        <w:r w:rsidR="00490283" w:rsidRPr="003B065F" w:rsidDel="003E43FB">
          <w:rPr>
            <w:rStyle w:val="Hyperlink"/>
            <w:i/>
            <w:iCs/>
            <w:color w:val="92D050"/>
            <w:sz w:val="18"/>
            <w:szCs w:val="18"/>
            <w:u w:val="none"/>
            <w:rPrChange w:id="1846" w:author="Moses, Robinson" w:date="2023-04-13T07:34:00Z">
              <w:rPr>
                <w:rStyle w:val="Hyperlink"/>
                <w:color w:val="92D050"/>
              </w:rPr>
            </w:rPrChange>
          </w:rPr>
          <w:delText>Return to: Settings</w:delText>
        </w:r>
        <w:r w:rsidR="00783BEC" w:rsidRPr="003B065F" w:rsidDel="003E43FB">
          <w:rPr>
            <w:rStyle w:val="Hyperlink"/>
            <w:i/>
            <w:iCs/>
            <w:color w:val="92D050"/>
            <w:sz w:val="18"/>
            <w:szCs w:val="18"/>
            <w:u w:val="none"/>
            <w:rPrChange w:id="1847" w:author="Moses, Robinson" w:date="2023-04-13T07:34:00Z">
              <w:rPr>
                <w:rStyle w:val="Hyperlink"/>
                <w:color w:val="92D050"/>
              </w:rPr>
            </w:rPrChange>
          </w:rPr>
          <w:fldChar w:fldCharType="end"/>
        </w:r>
        <w:r w:rsidR="00490283" w:rsidRPr="003B065F" w:rsidDel="003E43FB">
          <w:rPr>
            <w:rStyle w:val="Hyperlink"/>
            <w:color w:val="92D050"/>
            <w:u w:val="none"/>
            <w:rPrChange w:id="1848" w:author="Moses, Robinson" w:date="2023-04-13T07:34:00Z">
              <w:rPr>
                <w:color w:val="92D050"/>
              </w:rPr>
            </w:rPrChange>
          </w:rPr>
          <w:delText xml:space="preserve"> </w:delText>
        </w:r>
      </w:del>
    </w:p>
    <w:p w14:paraId="37E38D39" w14:textId="63BC87B4" w:rsidR="00490283" w:rsidRPr="003B065F" w:rsidRDefault="00490283">
      <w:pPr>
        <w:rPr>
          <w:rStyle w:val="Hyperlink"/>
          <w:i/>
          <w:iCs/>
          <w:color w:val="92D050"/>
          <w:sz w:val="18"/>
          <w:szCs w:val="18"/>
          <w:u w:val="none"/>
          <w:rPrChange w:id="1849" w:author="Moses, Robinson" w:date="2023-04-13T07:34:00Z">
            <w:rPr/>
          </w:rPrChange>
        </w:rPr>
        <w:pPrChange w:id="1850" w:author="Moses, Robinson" w:date="2023-04-13T07:34:00Z">
          <w:pPr>
            <w:pStyle w:val="BodyText"/>
          </w:pPr>
        </w:pPrChange>
      </w:pPr>
      <w:r w:rsidRPr="003B065F">
        <w:rPr>
          <w:rStyle w:val="Hyperlink"/>
          <w:i/>
          <w:iCs/>
          <w:color w:val="92D050"/>
          <w:sz w:val="18"/>
          <w:szCs w:val="18"/>
          <w:u w:val="none"/>
          <w:rPrChange w:id="1851" w:author="Moses, Robinson" w:date="2023-04-13T07:34:00Z">
            <w:rPr>
              <w:color w:val="622423"/>
              <w:sz w:val="24"/>
            </w:rPr>
          </w:rPrChange>
        </w:rPr>
        <w:t xml:space="preserve"> </w:t>
      </w:r>
      <w:ins w:id="1852" w:author="Moses, Robinson" w:date="2023-04-13T07:22:00Z">
        <w:r w:rsidR="003E43FB" w:rsidRPr="003B065F">
          <w:rPr>
            <w:rStyle w:val="Hyperlink"/>
            <w:i/>
            <w:iCs/>
            <w:color w:val="92D050"/>
            <w:sz w:val="18"/>
            <w:szCs w:val="18"/>
            <w:u w:val="none"/>
            <w:rPrChange w:id="1853" w:author="Moses, Robinson" w:date="2023-04-13T07:34:00Z">
              <w:rPr>
                <w:color w:val="622423"/>
                <w:sz w:val="24"/>
              </w:rPr>
            </w:rPrChange>
          </w:rPr>
          <w:fldChar w:fldCharType="begin"/>
        </w:r>
        <w:r w:rsidR="003E43FB" w:rsidRPr="003B065F">
          <w:rPr>
            <w:rStyle w:val="Hyperlink"/>
            <w:i/>
            <w:iCs/>
            <w:color w:val="92D050"/>
            <w:sz w:val="18"/>
            <w:szCs w:val="18"/>
            <w:u w:val="none"/>
            <w:rPrChange w:id="1854" w:author="Moses, Robinson" w:date="2023-04-13T07:34:00Z">
              <w:rPr>
                <w:color w:val="622423"/>
                <w:sz w:val="24"/>
              </w:rPr>
            </w:rPrChange>
          </w:rPr>
          <w:instrText xml:space="preserve"> REF _Ref132262966 \h </w:instrText>
        </w:r>
      </w:ins>
      <w:r w:rsidR="003B065F">
        <w:rPr>
          <w:rStyle w:val="Hyperlink"/>
          <w:i/>
          <w:iCs/>
          <w:color w:val="92D050"/>
          <w:sz w:val="18"/>
          <w:szCs w:val="18"/>
          <w:u w:val="none"/>
        </w:rPr>
        <w:instrText xml:space="preserve"> \* MERGEFORMAT </w:instrText>
      </w:r>
      <w:r w:rsidR="003E43FB" w:rsidRPr="003B065F">
        <w:rPr>
          <w:rStyle w:val="Hyperlink"/>
          <w:i/>
          <w:iCs/>
          <w:color w:val="92D050"/>
          <w:sz w:val="18"/>
          <w:szCs w:val="18"/>
          <w:u w:val="none"/>
          <w:rPrChange w:id="1855" w:author="Moses, Robinson" w:date="2023-04-13T07:34:00Z">
            <w:rPr>
              <w:rStyle w:val="Hyperlink"/>
              <w:i/>
              <w:iCs/>
              <w:color w:val="92D050"/>
              <w:sz w:val="18"/>
              <w:szCs w:val="18"/>
              <w:u w:val="none"/>
            </w:rPr>
          </w:rPrChange>
        </w:rPr>
      </w:r>
      <w:r w:rsidR="003E43FB" w:rsidRPr="003B065F">
        <w:rPr>
          <w:rStyle w:val="Hyperlink"/>
          <w:i/>
          <w:iCs/>
          <w:color w:val="92D050"/>
          <w:sz w:val="18"/>
          <w:szCs w:val="18"/>
          <w:u w:val="none"/>
          <w:rPrChange w:id="1856" w:author="Moses, Robinson" w:date="2023-04-13T07:34:00Z">
            <w:rPr>
              <w:color w:val="622423"/>
              <w:sz w:val="24"/>
            </w:rPr>
          </w:rPrChange>
        </w:rPr>
        <w:fldChar w:fldCharType="separate"/>
      </w:r>
      <w:ins w:id="1857" w:author="Moses, Robinson" w:date="2023-04-13T07:22:00Z">
        <w:r w:rsidR="003E43FB" w:rsidRPr="003B065F">
          <w:rPr>
            <w:rStyle w:val="Hyperlink"/>
            <w:i/>
            <w:iCs/>
            <w:color w:val="92D050"/>
            <w:sz w:val="18"/>
            <w:szCs w:val="18"/>
            <w:u w:val="none"/>
            <w:rPrChange w:id="1858" w:author="Moses, Robinson" w:date="2023-04-13T07:34:00Z">
              <w:rPr/>
            </w:rPrChange>
          </w:rPr>
          <w:t>SETTINGS</w:t>
        </w:r>
        <w:r w:rsidR="003E43FB" w:rsidRPr="003B065F">
          <w:rPr>
            <w:rStyle w:val="Hyperlink"/>
            <w:i/>
            <w:iCs/>
            <w:color w:val="92D050"/>
            <w:sz w:val="18"/>
            <w:szCs w:val="18"/>
            <w:u w:val="none"/>
            <w:rPrChange w:id="1859" w:author="Moses, Robinson" w:date="2023-04-13T07:34:00Z">
              <w:rPr>
                <w:color w:val="622423"/>
                <w:sz w:val="24"/>
              </w:rPr>
            </w:rPrChange>
          </w:rPr>
          <w:fldChar w:fldCharType="end"/>
        </w:r>
      </w:ins>
    </w:p>
    <w:p w14:paraId="2FAD9275" w14:textId="171D195C" w:rsidR="00490283" w:rsidRDefault="00490283" w:rsidP="0060488A">
      <w:pPr>
        <w:pStyle w:val="Heading2"/>
      </w:pPr>
      <w:bookmarkStart w:id="1860" w:name="_Toc63697402"/>
      <w:bookmarkStart w:id="1861" w:name="_Toc133372446"/>
      <w:r>
        <w:t>MASTER COFFERS</w:t>
      </w:r>
      <w:bookmarkEnd w:id="1860"/>
      <w:bookmarkEnd w:id="1861"/>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74A0B70">
              <v:group id="Group 45" style="width:15.05pt;height:18.65pt;mso-position-horizontal-relative:char;mso-position-vertical-relative:line" coordsize="190881,236601" o:spid="_x0000_s1026" w14:anchorId="3DBC09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style="position:absolute;left:381;top:1906;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v:stroke miterlimit="83231f" joinstyle="miter"/>
                  <v:path textboxrect="0,0,190500,234696" arrowok="t"/>
                </v:shape>
                <v:shape id="Picture 47"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o:title="" r:id="rId124"/>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69EC5153" w14:textId="7C41FD3A" w:rsidR="00490283" w:rsidRPr="00E631C1" w:rsidRDefault="00490283" w:rsidP="00E631C1">
      <w:pPr>
        <w:pStyle w:val="Caption"/>
      </w:pPr>
      <w:bookmarkStart w:id="1862" w:name="_Toc63697440"/>
      <w:r w:rsidRPr="00E631C1">
        <w:t xml:space="preserve">FIGURE </w:t>
      </w:r>
      <w:fldSimple w:instr=" SEQ Figure \* ARABIC ">
        <w:r w:rsidR="0061087E">
          <w:rPr>
            <w:noProof/>
          </w:rPr>
          <w:t>17</w:t>
        </w:r>
      </w:fldSimple>
      <w:r w:rsidRPr="00E631C1">
        <w:t>: MASTER COFFERS</w:t>
      </w:r>
      <w:bookmarkEnd w:id="1862"/>
    </w:p>
    <w:p w14:paraId="29F8BF63" w14:textId="2A4763B4" w:rsidR="00490283" w:rsidRPr="00264C56" w:rsidRDefault="00490283" w:rsidP="00E631C1">
      <w:pPr>
        <w:pStyle w:val="BodyText"/>
      </w:pPr>
      <w:del w:id="1863" w:author="Pinnu, Sainath" w:date="2023-04-12T11:19:00Z">
        <w:r w:rsidDel="005C38E0">
          <w:rPr>
            <w:noProof/>
          </w:rPr>
          <w:drawing>
            <wp:inline distT="0" distB="0" distL="0" distR="0" wp14:anchorId="2802EDE0" wp14:editId="5E9B6FDD">
              <wp:extent cx="4572000" cy="1085850"/>
              <wp:effectExtent l="76200" t="76200" r="133350" b="133350"/>
              <wp:docPr id="1853336376" name="Picture 185333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336376"/>
                      <pic:cNvPicPr/>
                    </pic:nvPicPr>
                    <pic:blipFill>
                      <a:blip r:embed="rId127">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64" w:author="Pinnu, Sainath" w:date="2023-04-12T11:19:00Z">
        <w:r w:rsidR="005C38E0">
          <w:rPr>
            <w:noProof/>
          </w:rPr>
          <w:drawing>
            <wp:inline distT="0" distB="0" distL="0" distR="0" wp14:anchorId="226DACAC" wp14:editId="0F00E669">
              <wp:extent cx="5943600" cy="1581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581785"/>
                      </a:xfrm>
                      <a:prstGeom prst="rect">
                        <a:avLst/>
                      </a:prstGeom>
                    </pic:spPr>
                  </pic:pic>
                </a:graphicData>
              </a:graphic>
            </wp:inline>
          </w:drawing>
        </w:r>
      </w:ins>
    </w:p>
    <w:p w14:paraId="46D2F176" w14:textId="652F7CE7" w:rsidR="00490283" w:rsidRPr="00E631C1" w:rsidRDefault="00490283" w:rsidP="00E631C1">
      <w:pPr>
        <w:pStyle w:val="Caption"/>
      </w:pPr>
      <w:bookmarkStart w:id="1865" w:name="_Toc63697441"/>
      <w:r w:rsidRPr="00E631C1">
        <w:t xml:space="preserve">FIGURE </w:t>
      </w:r>
      <w:fldSimple w:instr=" SEQ Figure \* ARABIC ">
        <w:r w:rsidR="0061087E">
          <w:rPr>
            <w:noProof/>
          </w:rPr>
          <w:t>18</w:t>
        </w:r>
      </w:fldSimple>
      <w:r w:rsidRPr="00E631C1">
        <w:t>: MASTER COFFER CREATION</w:t>
      </w:r>
      <w:bookmarkEnd w:id="1865"/>
    </w:p>
    <w:p w14:paraId="2586140F" w14:textId="4D59345A" w:rsidR="00490283" w:rsidRDefault="00490283" w:rsidP="00E631C1">
      <w:pPr>
        <w:pStyle w:val="BodyText"/>
      </w:pPr>
      <w:del w:id="1866" w:author="Pinnu, Sainath" w:date="2023-04-12T11:19:00Z">
        <w:r w:rsidDel="008E5A24">
          <w:rPr>
            <w:noProof/>
          </w:rPr>
          <w:drawing>
            <wp:inline distT="0" distB="0" distL="0" distR="0" wp14:anchorId="451343E9" wp14:editId="496B75D6">
              <wp:extent cx="4572000" cy="1571625"/>
              <wp:effectExtent l="76200" t="76200" r="133350" b="142875"/>
              <wp:docPr id="1786293645" name="Picture 178629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93645"/>
                      <pic:cNvPicPr/>
                    </pic:nvPicPr>
                    <pic:blipFill>
                      <a:blip r:embed="rId129">
                        <a:extLst>
                          <a:ext uri="{28A0092B-C50C-407E-A947-70E740481C1C}">
                            <a14:useLocalDpi xmlns:a14="http://schemas.microsoft.com/office/drawing/2010/main" val="0"/>
                          </a:ext>
                        </a:extLst>
                      </a:blip>
                      <a:stretch>
                        <a:fillRect/>
                      </a:stretch>
                    </pic:blipFill>
                    <pic:spPr>
                      <a:xfrm>
                        <a:off x="0" y="0"/>
                        <a:ext cx="457200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67" w:author="Pinnu, Sainath" w:date="2023-04-12T11:20:00Z">
        <w:r w:rsidR="008E5A24">
          <w:rPr>
            <w:noProof/>
          </w:rPr>
          <w:drawing>
            <wp:inline distT="0" distB="0" distL="0" distR="0" wp14:anchorId="42055E9B" wp14:editId="1C36DFF2">
              <wp:extent cx="5943600" cy="16529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652905"/>
                      </a:xfrm>
                      <a:prstGeom prst="rect">
                        <a:avLst/>
                      </a:prstGeom>
                    </pic:spPr>
                  </pic:pic>
                </a:graphicData>
              </a:graphic>
            </wp:inline>
          </w:drawing>
        </w:r>
      </w:ins>
    </w:p>
    <w:p w14:paraId="23BC5546" w14:textId="5072ED21" w:rsidR="00490283" w:rsidRPr="003B065F" w:rsidDel="003E43FB" w:rsidRDefault="003E43FB" w:rsidP="00E631C1">
      <w:pPr>
        <w:pStyle w:val="Caption"/>
        <w:rPr>
          <w:del w:id="1868" w:author="Moses, Robinson" w:date="2023-04-13T07:22:00Z"/>
          <w:rStyle w:val="Hyperlink"/>
          <w:i w:val="0"/>
          <w:iCs w:val="0"/>
          <w:color w:val="92D050"/>
          <w:u w:val="none"/>
          <w:rPrChange w:id="1869" w:author="Moses, Robinson" w:date="2023-04-13T07:35:00Z">
            <w:rPr>
              <w:del w:id="1870" w:author="Moses, Robinson" w:date="2023-04-13T07:22:00Z"/>
              <w:color w:val="92D050"/>
            </w:rPr>
          </w:rPrChange>
        </w:rPr>
      </w:pPr>
      <w:ins w:id="1871" w:author="Moses, Robinson" w:date="2023-04-13T07:22:00Z">
        <w:r w:rsidRPr="003B065F">
          <w:rPr>
            <w:rStyle w:val="Hyperlink"/>
            <w:color w:val="92D050"/>
            <w:u w:val="none"/>
            <w:rPrChange w:id="1872" w:author="Moses, Robinson" w:date="2023-04-13T07:35:00Z">
              <w:rPr/>
            </w:rPrChange>
          </w:rPr>
          <w:t xml:space="preserve">Return To: </w:t>
        </w:r>
        <w:r w:rsidRPr="003B065F">
          <w:rPr>
            <w:rStyle w:val="Hyperlink"/>
            <w:color w:val="92D050"/>
            <w:u w:val="none"/>
            <w:rPrChange w:id="1873" w:author="Moses, Robinson" w:date="2023-04-13T07:35:00Z">
              <w:rPr/>
            </w:rPrChange>
          </w:rPr>
          <w:fldChar w:fldCharType="begin"/>
        </w:r>
        <w:r w:rsidRPr="003B065F">
          <w:rPr>
            <w:rStyle w:val="Hyperlink"/>
            <w:color w:val="92D050"/>
            <w:u w:val="none"/>
            <w:rPrChange w:id="1874" w:author="Moses, Robinson" w:date="2023-04-13T07:35:00Z">
              <w:rPr/>
            </w:rPrChange>
          </w:rPr>
          <w:instrText xml:space="preserve"> REF _Ref132262974 \h </w:instrText>
        </w:r>
      </w:ins>
      <w:r w:rsidR="003B065F">
        <w:rPr>
          <w:rStyle w:val="Hyperlink"/>
          <w:i w:val="0"/>
          <w:iCs w:val="0"/>
          <w:color w:val="92D050"/>
          <w:u w:val="none"/>
        </w:rPr>
        <w:instrText xml:space="preserve"> \* MERGEFORMAT </w:instrText>
      </w:r>
      <w:r w:rsidRPr="003B065F">
        <w:rPr>
          <w:rStyle w:val="Hyperlink"/>
          <w:i w:val="0"/>
          <w:iCs w:val="0"/>
          <w:color w:val="92D050"/>
          <w:u w:val="none"/>
          <w:rPrChange w:id="1875" w:author="Moses, Robinson" w:date="2023-04-13T07:35:00Z">
            <w:rPr>
              <w:rStyle w:val="Hyperlink"/>
              <w:i w:val="0"/>
              <w:iCs w:val="0"/>
              <w:color w:val="92D050"/>
              <w:u w:val="none"/>
            </w:rPr>
          </w:rPrChange>
        </w:rPr>
      </w:r>
      <w:r w:rsidRPr="003B065F">
        <w:rPr>
          <w:rStyle w:val="Hyperlink"/>
          <w:color w:val="92D050"/>
          <w:u w:val="none"/>
          <w:rPrChange w:id="1876" w:author="Moses, Robinson" w:date="2023-04-13T07:35:00Z">
            <w:rPr/>
          </w:rPrChange>
        </w:rPr>
        <w:fldChar w:fldCharType="separate"/>
      </w:r>
      <w:ins w:id="1877" w:author="Moses, Robinson" w:date="2023-04-13T07:22:00Z">
        <w:r w:rsidRPr="003B065F">
          <w:rPr>
            <w:rStyle w:val="Hyperlink"/>
            <w:color w:val="92D050"/>
            <w:u w:val="none"/>
            <w:rPrChange w:id="1878" w:author="Moses, Robinson" w:date="2023-04-13T07:35:00Z">
              <w:rPr/>
            </w:rPrChange>
          </w:rPr>
          <w:t>SETTINGS</w:t>
        </w:r>
        <w:r w:rsidRPr="003B065F">
          <w:rPr>
            <w:rStyle w:val="Hyperlink"/>
            <w:color w:val="92D050"/>
            <w:u w:val="none"/>
            <w:rPrChange w:id="1879" w:author="Moses, Robinson" w:date="2023-04-13T07:35:00Z">
              <w:rPr/>
            </w:rPrChange>
          </w:rPr>
          <w:fldChar w:fldCharType="end"/>
        </w:r>
      </w:ins>
      <w:del w:id="1880" w:author="Moses, Robinson" w:date="2023-04-13T07:22:00Z">
        <w:r w:rsidR="00783BEC" w:rsidRPr="003B065F" w:rsidDel="003E43FB">
          <w:rPr>
            <w:rStyle w:val="Hyperlink"/>
            <w:color w:val="92D050"/>
            <w:u w:val="none"/>
            <w:rPrChange w:id="1881" w:author="Moses, Robinson" w:date="2023-04-13T07:35:00Z">
              <w:rPr/>
            </w:rPrChange>
          </w:rPr>
          <w:fldChar w:fldCharType="begin"/>
        </w:r>
        <w:r w:rsidR="00783BEC" w:rsidRPr="003B065F" w:rsidDel="003E43FB">
          <w:rPr>
            <w:rStyle w:val="Hyperlink"/>
            <w:color w:val="92D050"/>
            <w:u w:val="none"/>
            <w:rPrChange w:id="1882" w:author="Moses, Robinson" w:date="2023-04-13T07:35:00Z">
              <w:rPr/>
            </w:rPrChange>
          </w:rPr>
          <w:delInstrText xml:space="preserve"> HYPERLINK \l "_SETTINGS" </w:delInstrText>
        </w:r>
        <w:r w:rsidR="00783BEC" w:rsidRPr="003B065F" w:rsidDel="003E43FB">
          <w:rPr>
            <w:rStyle w:val="Hyperlink"/>
            <w:color w:val="92D050"/>
            <w:u w:val="none"/>
            <w:rPrChange w:id="1883" w:author="Moses, Robinson" w:date="2023-04-13T07:35:00Z">
              <w:rPr>
                <w:rStyle w:val="Hyperlink"/>
                <w:color w:val="92D050"/>
              </w:rPr>
            </w:rPrChange>
          </w:rPr>
          <w:fldChar w:fldCharType="separate"/>
        </w:r>
        <w:r w:rsidR="00490283" w:rsidRPr="003B065F" w:rsidDel="003E43FB">
          <w:rPr>
            <w:rStyle w:val="Hyperlink"/>
            <w:color w:val="92D050"/>
            <w:u w:val="none"/>
            <w:rPrChange w:id="1884" w:author="Moses, Robinson" w:date="2023-04-13T07:35:00Z">
              <w:rPr>
                <w:rStyle w:val="Hyperlink"/>
                <w:color w:val="92D050"/>
              </w:rPr>
            </w:rPrChange>
          </w:rPr>
          <w:delText>Return to: Settings</w:delText>
        </w:r>
        <w:r w:rsidR="00783BEC" w:rsidRPr="003B065F" w:rsidDel="003E43FB">
          <w:rPr>
            <w:rStyle w:val="Hyperlink"/>
            <w:color w:val="92D050"/>
            <w:u w:val="none"/>
            <w:rPrChange w:id="1885" w:author="Moses, Robinson" w:date="2023-04-13T07:35:00Z">
              <w:rPr>
                <w:rStyle w:val="Hyperlink"/>
                <w:color w:val="92D050"/>
              </w:rPr>
            </w:rPrChange>
          </w:rPr>
          <w:fldChar w:fldCharType="end"/>
        </w:r>
        <w:r w:rsidR="00490283" w:rsidRPr="003B065F" w:rsidDel="003E43FB">
          <w:rPr>
            <w:rStyle w:val="Hyperlink"/>
            <w:color w:val="92D050"/>
            <w:u w:val="none"/>
            <w:rPrChange w:id="1886" w:author="Moses, Robinson" w:date="2023-04-13T07:35:00Z">
              <w:rPr>
                <w:color w:val="92D050"/>
              </w:rPr>
            </w:rPrChange>
          </w:rPr>
          <w:delText xml:space="preserve"> </w:delText>
        </w:r>
      </w:del>
    </w:p>
    <w:p w14:paraId="0B201F65" w14:textId="77777777" w:rsidR="00490283" w:rsidRPr="00264C56" w:rsidRDefault="00490283" w:rsidP="00490283"/>
    <w:p w14:paraId="6A612BAC" w14:textId="2579AEB1" w:rsidR="00490283" w:rsidRDefault="00490283" w:rsidP="00490283">
      <w:pPr>
        <w:pStyle w:val="Heading3"/>
        <w:ind w:right="1333"/>
      </w:pPr>
      <w:bookmarkStart w:id="1887" w:name="_Toc63697403"/>
      <w:bookmarkStart w:id="1888" w:name="_Toc133372447"/>
      <w:r>
        <w:t>USERS</w:t>
      </w:r>
      <w:bookmarkEnd w:id="1887"/>
      <w:bookmarkEnd w:id="1888"/>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768D5204" w14:textId="40F152F7" w:rsidR="0009659B" w:rsidDel="00DC2712" w:rsidRDefault="0009659B">
      <w:pPr>
        <w:pStyle w:val="Caption"/>
        <w:rPr>
          <w:del w:id="1889" w:author="Moses, Robinson" w:date="2023-04-13T07:41:00Z"/>
        </w:rPr>
        <w:pPrChange w:id="1890" w:author="Moses, Robinson" w:date="2023-04-13T07:41:00Z">
          <w:pPr/>
        </w:pPrChange>
      </w:pPr>
      <w:bookmarkStart w:id="1891" w:name="_Toc63697442"/>
      <w:del w:id="1892" w:author="Moses, Robinson" w:date="2023-04-13T07:41:00Z">
        <w:r w:rsidDel="00DC2712">
          <w:br w:type="page"/>
        </w:r>
      </w:del>
    </w:p>
    <w:p w14:paraId="0FAB39A2" w14:textId="2338A223" w:rsidR="00490283" w:rsidRDefault="00490283" w:rsidP="006F4FA0">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19</w:t>
      </w:r>
      <w:r>
        <w:rPr>
          <w:noProof/>
        </w:rPr>
        <w:fldChar w:fldCharType="end"/>
      </w:r>
      <w:r>
        <w:t>: USER SCREEN</w:t>
      </w:r>
      <w:bookmarkEnd w:id="1891"/>
    </w:p>
    <w:p w14:paraId="36CEB386" w14:textId="1633E446" w:rsidR="00490283" w:rsidRDefault="00490283" w:rsidP="00490283">
      <w:pPr>
        <w:spacing w:after="0"/>
        <w:ind w:right="1080"/>
        <w:jc w:val="right"/>
      </w:pPr>
      <w:del w:id="1893" w:author="Pinnu, Sainath" w:date="2023-04-12T11:22:00Z">
        <w:r w:rsidDel="002D4204">
          <w:rPr>
            <w:noProof/>
          </w:rPr>
          <w:drawing>
            <wp:inline distT="0" distB="0" distL="0" distR="0" wp14:anchorId="05532846" wp14:editId="4D54AAFD">
              <wp:extent cx="4572000" cy="2257425"/>
              <wp:effectExtent l="76200" t="76200" r="133350" b="142875"/>
              <wp:docPr id="677704940" name="Picture 6777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04940"/>
                      <pic:cNvPicPr/>
                    </pic:nvPicPr>
                    <pic:blipFill>
                      <a:blip r:embed="rId131">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94" w:author="Pinnu, Sainath" w:date="2023-04-12T11:22:00Z">
        <w:r w:rsidR="002D4204">
          <w:rPr>
            <w:noProof/>
          </w:rPr>
          <w:drawing>
            <wp:inline distT="0" distB="0" distL="0" distR="0" wp14:anchorId="282C0126" wp14:editId="471EDB73">
              <wp:extent cx="5943600" cy="173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739900"/>
                      </a:xfrm>
                      <a:prstGeom prst="rect">
                        <a:avLst/>
                      </a:prstGeom>
                    </pic:spPr>
                  </pic:pic>
                </a:graphicData>
              </a:graphic>
            </wp:inline>
          </w:drawing>
        </w:r>
      </w:ins>
      <w:r w:rsidRPr="6F20D2D3">
        <w:rPr>
          <w:sz w:val="18"/>
          <w:szCs w:val="18"/>
        </w:rPr>
        <w:t xml:space="preserve"> </w:t>
      </w:r>
    </w:p>
    <w:p w14:paraId="32C9F3F2" w14:textId="10388E5B" w:rsidR="00490283" w:rsidRPr="003B065F" w:rsidDel="003E43FB" w:rsidRDefault="00783BEC" w:rsidP="0046733D">
      <w:pPr>
        <w:pStyle w:val="Caption"/>
        <w:rPr>
          <w:del w:id="1895" w:author="Moses, Robinson" w:date="2023-04-13T07:22:00Z"/>
          <w:rStyle w:val="Hyperlink"/>
          <w:color w:val="92D050"/>
          <w:u w:val="none"/>
          <w:rPrChange w:id="1896" w:author="Moses, Robinson" w:date="2023-04-13T07:35:00Z">
            <w:rPr>
              <w:del w:id="1897" w:author="Moses, Robinson" w:date="2023-04-13T07:22:00Z"/>
            </w:rPr>
          </w:rPrChange>
        </w:rPr>
      </w:pPr>
      <w:del w:id="1898" w:author="Moses, Robinson" w:date="2023-04-13T07:22:00Z">
        <w:r w:rsidRPr="003B065F" w:rsidDel="003E43FB">
          <w:rPr>
            <w:rStyle w:val="Hyperlink"/>
            <w:color w:val="92D050"/>
            <w:u w:val="none"/>
            <w:rPrChange w:id="1899" w:author="Moses, Robinson" w:date="2023-04-13T07:35:00Z">
              <w:rPr/>
            </w:rPrChange>
          </w:rPr>
          <w:fldChar w:fldCharType="begin"/>
        </w:r>
        <w:r w:rsidRPr="003B065F" w:rsidDel="003E43FB">
          <w:rPr>
            <w:rStyle w:val="Hyperlink"/>
            <w:color w:val="92D050"/>
            <w:u w:val="none"/>
            <w:rPrChange w:id="1900" w:author="Moses, Robinson" w:date="2023-04-13T07:35:00Z">
              <w:rPr/>
            </w:rPrChange>
          </w:rPr>
          <w:delInstrText xml:space="preserve"> HYPERLINK \l "_SETTINGS" </w:delInstrText>
        </w:r>
        <w:r w:rsidRPr="003B065F" w:rsidDel="003E43FB">
          <w:rPr>
            <w:rStyle w:val="Hyperlink"/>
            <w:color w:val="92D050"/>
            <w:u w:val="none"/>
            <w:rPrChange w:id="1901" w:author="Moses, Robinson" w:date="2023-04-13T07:35:00Z">
              <w:rPr>
                <w:rStyle w:val="Hyperlink"/>
                <w:color w:val="92D050"/>
              </w:rPr>
            </w:rPrChange>
          </w:rPr>
          <w:fldChar w:fldCharType="separate"/>
        </w:r>
        <w:r w:rsidR="00490283" w:rsidRPr="003B065F" w:rsidDel="003E43FB">
          <w:rPr>
            <w:rStyle w:val="Hyperlink"/>
            <w:color w:val="92D050"/>
            <w:u w:val="none"/>
            <w:rPrChange w:id="1902" w:author="Moses, Robinson" w:date="2023-04-13T07:35:00Z">
              <w:rPr>
                <w:rStyle w:val="Hyperlink"/>
                <w:color w:val="92D050"/>
              </w:rPr>
            </w:rPrChange>
          </w:rPr>
          <w:delText>Return to: Settings</w:delText>
        </w:r>
        <w:r w:rsidRPr="003B065F" w:rsidDel="003E43FB">
          <w:rPr>
            <w:rStyle w:val="Hyperlink"/>
            <w:color w:val="92D050"/>
            <w:u w:val="none"/>
            <w:rPrChange w:id="1903" w:author="Moses, Robinson" w:date="2023-04-13T07:35:00Z">
              <w:rPr>
                <w:rStyle w:val="Hyperlink"/>
                <w:color w:val="92D050"/>
              </w:rPr>
            </w:rPrChange>
          </w:rPr>
          <w:fldChar w:fldCharType="end"/>
        </w:r>
        <w:r w:rsidR="00490283" w:rsidRPr="003B065F" w:rsidDel="003E43FB">
          <w:rPr>
            <w:rStyle w:val="Hyperlink"/>
            <w:color w:val="92D050"/>
            <w:u w:val="none"/>
            <w:rPrChange w:id="1904" w:author="Moses, Robinson" w:date="2023-04-13T07:35:00Z">
              <w:rPr>
                <w:color w:val="92D050"/>
              </w:rPr>
            </w:rPrChange>
          </w:rPr>
          <w:delText xml:space="preserve"> </w:delText>
        </w:r>
      </w:del>
    </w:p>
    <w:p w14:paraId="0C1DD399" w14:textId="736F4C0C" w:rsidR="00490283" w:rsidRDefault="00490283" w:rsidP="0046733D">
      <w:pPr>
        <w:pStyle w:val="Caption"/>
      </w:pPr>
      <w:bookmarkStart w:id="1905" w:name="_Toc63697480"/>
      <w:bookmarkStart w:id="1906" w:name="_Ref130882871"/>
      <w:r>
        <w:t xml:space="preserve">TABLE </w:t>
      </w:r>
      <w:r>
        <w:rPr>
          <w:noProof/>
        </w:rPr>
        <w:fldChar w:fldCharType="begin"/>
      </w:r>
      <w:r>
        <w:rPr>
          <w:noProof/>
        </w:rPr>
        <w:instrText xml:space="preserve"> SEQ Table \* ARABIC </w:instrText>
      </w:r>
      <w:r>
        <w:rPr>
          <w:noProof/>
        </w:rPr>
        <w:fldChar w:fldCharType="separate"/>
      </w:r>
      <w:r w:rsidR="0061087E">
        <w:rPr>
          <w:noProof/>
        </w:rPr>
        <w:t>17</w:t>
      </w:r>
      <w:r>
        <w:rPr>
          <w:noProof/>
        </w:rPr>
        <w:fldChar w:fldCharType="end"/>
      </w:r>
      <w:r>
        <w:t>: USERS FIELD DESCRIPTIONS</w:t>
      </w:r>
      <w:bookmarkEnd w:id="1905"/>
      <w:bookmarkEnd w:id="190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1D7D5779" w14:textId="0D4C0212" w:rsidR="00490283" w:rsidRPr="003B065F" w:rsidDel="003E43FB" w:rsidRDefault="003E43FB" w:rsidP="0046733D">
      <w:pPr>
        <w:pStyle w:val="Caption"/>
        <w:rPr>
          <w:del w:id="1907" w:author="Moses, Robinson" w:date="2023-04-13T07:23:00Z"/>
          <w:rStyle w:val="Hyperlink"/>
          <w:color w:val="92D050"/>
          <w:u w:val="none"/>
          <w:rPrChange w:id="1908" w:author="Moses, Robinson" w:date="2023-04-13T07:35:00Z">
            <w:rPr>
              <w:del w:id="1909" w:author="Moses, Robinson" w:date="2023-04-13T07:23:00Z"/>
            </w:rPr>
          </w:rPrChange>
        </w:rPr>
      </w:pPr>
      <w:ins w:id="1910" w:author="Moses, Robinson" w:date="2023-04-13T07:23:00Z">
        <w:r w:rsidRPr="003B065F">
          <w:rPr>
            <w:rStyle w:val="Hyperlink"/>
            <w:color w:val="92D050"/>
            <w:u w:val="none"/>
            <w:rPrChange w:id="1911" w:author="Moses, Robinson" w:date="2023-04-13T07:35:00Z">
              <w:rPr/>
            </w:rPrChange>
          </w:rPr>
          <w:t>Return To:</w:t>
        </w:r>
        <w:r w:rsidR="00774F7A" w:rsidRPr="003B065F">
          <w:rPr>
            <w:rStyle w:val="Hyperlink"/>
            <w:color w:val="92D050"/>
            <w:u w:val="none"/>
            <w:rPrChange w:id="1912" w:author="Moses, Robinson" w:date="2023-04-13T07:35:00Z">
              <w:rPr/>
            </w:rPrChange>
          </w:rPr>
          <w:t xml:space="preserve"> </w:t>
        </w:r>
        <w:r w:rsidR="00774F7A" w:rsidRPr="003B065F">
          <w:rPr>
            <w:rStyle w:val="Hyperlink"/>
            <w:color w:val="92D050"/>
            <w:u w:val="none"/>
            <w:rPrChange w:id="1913" w:author="Moses, Robinson" w:date="2023-04-13T07:35:00Z">
              <w:rPr/>
            </w:rPrChange>
          </w:rPr>
          <w:fldChar w:fldCharType="begin"/>
        </w:r>
        <w:r w:rsidR="00774F7A" w:rsidRPr="003B065F">
          <w:rPr>
            <w:rStyle w:val="Hyperlink"/>
            <w:color w:val="92D050"/>
            <w:u w:val="none"/>
            <w:rPrChange w:id="1914" w:author="Moses, Robinson" w:date="2023-04-13T07:35:00Z">
              <w:rPr/>
            </w:rPrChange>
          </w:rPr>
          <w:instrText xml:space="preserve"> REF _Ref132263031 \h </w:instrText>
        </w:r>
      </w:ins>
      <w:r w:rsidR="003B065F">
        <w:rPr>
          <w:rStyle w:val="Hyperlink"/>
          <w:i w:val="0"/>
          <w:iCs w:val="0"/>
          <w:color w:val="92D050"/>
          <w:u w:val="none"/>
        </w:rPr>
        <w:instrText xml:space="preserve"> \* MERGEFORMAT </w:instrText>
      </w:r>
      <w:r w:rsidR="00774F7A" w:rsidRPr="003B065F">
        <w:rPr>
          <w:rStyle w:val="Hyperlink"/>
          <w:i w:val="0"/>
          <w:iCs w:val="0"/>
          <w:color w:val="92D050"/>
          <w:u w:val="none"/>
          <w:rPrChange w:id="1915" w:author="Moses, Robinson" w:date="2023-04-13T07:35:00Z">
            <w:rPr>
              <w:rStyle w:val="Hyperlink"/>
              <w:i w:val="0"/>
              <w:iCs w:val="0"/>
              <w:color w:val="92D050"/>
              <w:u w:val="none"/>
            </w:rPr>
          </w:rPrChange>
        </w:rPr>
      </w:r>
      <w:r w:rsidR="00774F7A" w:rsidRPr="003B065F">
        <w:rPr>
          <w:rStyle w:val="Hyperlink"/>
          <w:color w:val="92D050"/>
          <w:u w:val="none"/>
          <w:rPrChange w:id="1916" w:author="Moses, Robinson" w:date="2023-04-13T07:35:00Z">
            <w:rPr/>
          </w:rPrChange>
        </w:rPr>
        <w:fldChar w:fldCharType="separate"/>
      </w:r>
      <w:ins w:id="1917" w:author="Moses, Robinson" w:date="2023-04-13T07:23:00Z">
        <w:r w:rsidR="00774F7A" w:rsidRPr="003B065F">
          <w:rPr>
            <w:rStyle w:val="Hyperlink"/>
            <w:color w:val="92D050"/>
            <w:u w:val="none"/>
            <w:rPrChange w:id="1918" w:author="Moses, Robinson" w:date="2023-04-13T07:35:00Z">
              <w:rPr/>
            </w:rPrChange>
          </w:rPr>
          <w:t>SETTINGS</w:t>
        </w:r>
        <w:r w:rsidR="00774F7A" w:rsidRPr="003B065F">
          <w:rPr>
            <w:rStyle w:val="Hyperlink"/>
            <w:color w:val="92D050"/>
            <w:u w:val="none"/>
            <w:rPrChange w:id="1919" w:author="Moses, Robinson" w:date="2023-04-13T07:35:00Z">
              <w:rPr/>
            </w:rPrChange>
          </w:rPr>
          <w:fldChar w:fldCharType="end"/>
        </w:r>
      </w:ins>
      <w:del w:id="1920" w:author="Moses, Robinson" w:date="2023-04-13T07:23:00Z">
        <w:r w:rsidR="00783BEC" w:rsidRPr="003B065F" w:rsidDel="003E43FB">
          <w:rPr>
            <w:rStyle w:val="Hyperlink"/>
            <w:color w:val="92D050"/>
            <w:u w:val="none"/>
            <w:rPrChange w:id="1921" w:author="Moses, Robinson" w:date="2023-04-13T07:35:00Z">
              <w:rPr/>
            </w:rPrChange>
          </w:rPr>
          <w:fldChar w:fldCharType="begin"/>
        </w:r>
        <w:r w:rsidR="00783BEC" w:rsidRPr="003B065F" w:rsidDel="003E43FB">
          <w:rPr>
            <w:rStyle w:val="Hyperlink"/>
            <w:color w:val="92D050"/>
            <w:u w:val="none"/>
            <w:rPrChange w:id="1922" w:author="Moses, Robinson" w:date="2023-04-13T07:35:00Z">
              <w:rPr/>
            </w:rPrChange>
          </w:rPr>
          <w:delInstrText xml:space="preserve"> HYPERLINK \l "_SETTINGS" </w:delInstrText>
        </w:r>
        <w:r w:rsidR="00783BEC" w:rsidRPr="003B065F" w:rsidDel="003E43FB">
          <w:rPr>
            <w:rStyle w:val="Hyperlink"/>
            <w:color w:val="92D050"/>
            <w:u w:val="none"/>
            <w:rPrChange w:id="1923" w:author="Moses, Robinson" w:date="2023-04-13T07:35:00Z">
              <w:rPr>
                <w:rStyle w:val="Hyperlink"/>
                <w:color w:val="92D050"/>
              </w:rPr>
            </w:rPrChange>
          </w:rPr>
          <w:fldChar w:fldCharType="separate"/>
        </w:r>
        <w:r w:rsidR="00490283" w:rsidRPr="003B065F" w:rsidDel="003E43FB">
          <w:rPr>
            <w:rStyle w:val="Hyperlink"/>
            <w:color w:val="92D050"/>
            <w:u w:val="none"/>
            <w:rPrChange w:id="1924" w:author="Moses, Robinson" w:date="2023-04-13T07:35:00Z">
              <w:rPr>
                <w:rStyle w:val="Hyperlink"/>
                <w:color w:val="92D050"/>
              </w:rPr>
            </w:rPrChange>
          </w:rPr>
          <w:delText>Return to: Settings</w:delText>
        </w:r>
        <w:r w:rsidR="00783BEC" w:rsidRPr="003B065F" w:rsidDel="003E43FB">
          <w:rPr>
            <w:rStyle w:val="Hyperlink"/>
            <w:color w:val="92D050"/>
            <w:u w:val="none"/>
            <w:rPrChange w:id="1925" w:author="Moses, Robinson" w:date="2023-04-13T07:35:00Z">
              <w:rPr>
                <w:rStyle w:val="Hyperlink"/>
                <w:color w:val="92D050"/>
              </w:rPr>
            </w:rPrChange>
          </w:rPr>
          <w:fldChar w:fldCharType="end"/>
        </w:r>
        <w:r w:rsidR="00490283" w:rsidRPr="003B065F" w:rsidDel="003E43FB">
          <w:rPr>
            <w:rStyle w:val="Hyperlink"/>
            <w:color w:val="92D050"/>
            <w:u w:val="none"/>
            <w:rPrChange w:id="1926" w:author="Moses, Robinson" w:date="2023-04-13T07:35:00Z">
              <w:rPr/>
            </w:rPrChange>
          </w:rPr>
          <w:delText xml:space="preserve"> </w:delText>
        </w:r>
      </w:del>
    </w:p>
    <w:p w14:paraId="6C918303" w14:textId="69BFC31E" w:rsidR="00490283" w:rsidDel="003E43FB" w:rsidRDefault="00490283" w:rsidP="0046733D">
      <w:pPr>
        <w:pStyle w:val="Caption"/>
        <w:rPr>
          <w:del w:id="1927" w:author="Moses, Robinson" w:date="2023-04-13T07:23:00Z"/>
        </w:rPr>
      </w:pPr>
      <w:bookmarkStart w:id="1928" w:name="_Toc63697404"/>
      <w:del w:id="1929" w:author="Pinnu, Sainath" w:date="2023-04-12T18:19:00Z">
        <w:r w:rsidRPr="00917C51" w:rsidDel="00647761">
          <w:delText xml:space="preserve">CREATE </w:delText>
        </w:r>
      </w:del>
      <w:del w:id="1930" w:author="Pinnu, Sainath" w:date="2023-04-12T18:18:00Z">
        <w:r w:rsidRPr="00917C51" w:rsidDel="00647761">
          <w:delText>NEW USERS</w:delText>
        </w:r>
        <w:bookmarkEnd w:id="1928"/>
        <w:r w:rsidRPr="00917C51" w:rsidDel="00647761">
          <w:delText xml:space="preserve"> </w:delText>
        </w:r>
        <w:commentRangeStart w:id="1931"/>
        <w:commentRangeEnd w:id="1931"/>
        <w:r w:rsidR="00F85C32" w:rsidDel="00647761">
          <w:rPr>
            <w:rStyle w:val="CommentReference"/>
            <w:color w:val="000000"/>
          </w:rPr>
          <w:commentReference w:id="1931"/>
        </w:r>
      </w:del>
    </w:p>
    <w:p w14:paraId="3C24B003" w14:textId="77777777" w:rsidR="003E43FB" w:rsidRPr="00774F7A" w:rsidRDefault="003E43FB">
      <w:pPr>
        <w:rPr>
          <w:ins w:id="1932" w:author="Moses, Robinson" w:date="2023-04-13T07:23:00Z"/>
        </w:rPr>
        <w:pPrChange w:id="1933" w:author="Moses, Robinson" w:date="2023-04-13T07:23:00Z">
          <w:pPr>
            <w:pStyle w:val="Heading3"/>
          </w:pPr>
        </w:pPrChange>
      </w:pPr>
    </w:p>
    <w:p w14:paraId="255C03ED" w14:textId="00C21118" w:rsidR="00490283" w:rsidDel="00647761" w:rsidRDefault="00490283" w:rsidP="0046733D">
      <w:pPr>
        <w:pStyle w:val="BodyText"/>
        <w:rPr>
          <w:del w:id="1934" w:author="Pinnu, Sainath" w:date="2023-04-12T18:19:00Z"/>
        </w:rPr>
      </w:pPr>
      <w:commentRangeStart w:id="1935"/>
      <w:del w:id="1936" w:author="Pinnu, Sainath" w:date="2023-04-12T18:19:00Z">
        <w:r w:rsidDel="00647761">
          <w:delText xml:space="preserve">By clicking on the </w:delText>
        </w:r>
        <w:r w:rsidRPr="0060488A" w:rsidDel="00647761">
          <w:rPr>
            <w:b/>
            <w:bCs/>
          </w:rPr>
          <w:delText>New User</w:delText>
        </w:r>
        <w:r w:rsidDel="00647761">
          <w:delText xml:space="preserve"> icon</w:delText>
        </w:r>
        <w:r w:rsidDel="00647761">
          <w:rPr>
            <w:noProof/>
          </w:rPr>
          <mc:AlternateContent>
            <mc:Choice Requires="wpg">
              <w:drawing>
                <wp:inline distT="0" distB="0" distL="0" distR="0" wp14:anchorId="4D803A1C" wp14:editId="4B42214F">
                  <wp:extent cx="191008" cy="237236"/>
                  <wp:effectExtent l="0" t="0" r="0" b="0"/>
                  <wp:docPr id="49534" name="Group 49534"/>
                  <wp:cNvGraphicFramePr/>
                  <a:graphic xmlns:a="http://schemas.openxmlformats.org/drawingml/2006/main">
                    <a:graphicData uri="http://schemas.microsoft.com/office/word/2010/wordprocessingGroup">
                      <wpg:wgp>
                        <wpg:cNvGrpSpPr/>
                        <wpg:grpSpPr>
                          <a:xfrm>
                            <a:off x="0" y="0"/>
                            <a:ext cx="191008" cy="237236"/>
                            <a:chOff x="0" y="0"/>
                            <a:chExt cx="191008" cy="237236"/>
                          </a:xfrm>
                        </wpg:grpSpPr>
                        <wps:wsp>
                          <wps:cNvPr id="54997" name="Shape 54997"/>
                          <wps:cNvSpPr/>
                          <wps:spPr>
                            <a:xfrm>
                              <a:off x="508" y="2539"/>
                              <a:ext cx="190500" cy="234697"/>
                            </a:xfrm>
                            <a:custGeom>
                              <a:avLst/>
                              <a:gdLst/>
                              <a:ahLst/>
                              <a:cxnLst/>
                              <a:rect l="0" t="0" r="0" b="0"/>
                              <a:pathLst>
                                <a:path w="190500" h="234697">
                                  <a:moveTo>
                                    <a:pt x="0" y="0"/>
                                  </a:moveTo>
                                  <a:lnTo>
                                    <a:pt x="190500" y="0"/>
                                  </a:lnTo>
                                  <a:lnTo>
                                    <a:pt x="190500" y="234697"/>
                                  </a:lnTo>
                                  <a:lnTo>
                                    <a:pt x="0" y="2346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067" name="Picture 4067"/>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558ADA8">
                <v:group id="Group 49534" style="width:15.05pt;height:18.7pt;mso-position-horizontal-relative:char;mso-position-vertical-relative:line" coordsize="191008,237236" o:spid="_x0000_s1026" w14:anchorId="4C86F0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FMvFn7bAAAAAwEAAA8AAABkcnMvZG93bnJl&#10;di54bWxMj09Lw0AQxe+C32EZwZvdxPqPmE0pRT0Voa0g3qbZaRKanQ3ZbZJ+e0cvepnH8Ib3fpMv&#10;JteqgfrQeDaQzhJQxKW3DVcGPnavN0+gQkS22HomA2cKsCguL3LMrB95Q8M2VkpCOGRooI6xy7QO&#10;ZU0Ow8x3xOIdfO8wytpX2vY4Srhr9W2SPGiHDUtDjR2taiqP25Mz8DbiuJynL8P6eFidv3b375/r&#10;lIy5vpqWz6AiTfHvGH7wBR0KYdr7E9ugWgPySPyd4s2TFNRe9PEOdJHr/+zF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">
                  <v:shape id="Shape 54997" style="position:absolute;left:508;top:2539;width:190500;height:234697;visibility:visible;mso-wrap-style:square;v-text-anchor:top" coordsize="190500,234697" o:spid="_x0000_s1027" fillcolor="yellow" stroked="f" strokeweight="0" path="m,l190500,r,234697l,23469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">
                    <v:stroke miterlimit="83231f" joinstyle="miter"/>
                    <v:path textboxrect="0,0,190500,234697" arrowok="t"/>
                  </v:shape>
                  <v:shape id="Picture 4067"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">
                    <v:imagedata o:title="" r:id="rId124"/>
                  </v:shape>
                  <w10:anchorlock/>
                </v:group>
              </w:pict>
            </mc:Fallback>
          </mc:AlternateContent>
        </w:r>
        <w:r w:rsidDel="00647761">
          <w:delText xml:space="preserve">at the bottom of the </w:delText>
        </w:r>
        <w:r w:rsidRPr="0060488A" w:rsidDel="00647761">
          <w:rPr>
            <w:i/>
            <w:iCs/>
          </w:rPr>
          <w:delText>Settings</w:delText>
        </w:r>
        <w:r w:rsidRPr="0060488A" w:rsidDel="00647761">
          <w:rPr>
            <w:rFonts w:ascii="Wingdings" w:eastAsia="Wingdings" w:hAnsi="Wingdings" w:cs="Wingdings"/>
            <w:i/>
            <w:iCs/>
          </w:rPr>
          <w:delText></w:delText>
        </w:r>
        <w:r w:rsidRPr="0060488A" w:rsidDel="00647761">
          <w:rPr>
            <w:i/>
            <w:iCs/>
          </w:rPr>
          <w:delText>Users</w:delText>
        </w:r>
        <w:r w:rsidDel="00647761">
          <w:delText xml:space="preserve"> page, new users can be created. The icon will hyperlink to the </w:delText>
        </w:r>
        <w:r w:rsidRPr="0060488A" w:rsidDel="00647761">
          <w:rPr>
            <w:b/>
            <w:bCs/>
          </w:rPr>
          <w:delText>Create New User</w:delText>
        </w:r>
        <w:r w:rsidDel="00647761">
          <w:delText xml:space="preserve"> page. For </w:delText>
        </w:r>
        <w:r w:rsidR="005D48D5" w:rsidDel="00647761">
          <w:delText xml:space="preserve">field </w:delText>
        </w:r>
        <w:r w:rsidDel="00647761">
          <w:delText xml:space="preserve">descriptions </w:delText>
        </w:r>
        <w:r w:rsidRPr="0023479E" w:rsidDel="00647761">
          <w:delText>see</w:delText>
        </w:r>
        <w:r w:rsidRPr="0060488A" w:rsidDel="00647761">
          <w:rPr>
            <w:color w:val="4472C4" w:themeColor="accent1"/>
          </w:rPr>
          <w:delText xml:space="preserve"> </w:delText>
        </w:r>
        <w:r w:rsidR="00CB3BEF" w:rsidRPr="0060488A" w:rsidDel="00647761">
          <w:rPr>
            <w:color w:val="4472C4" w:themeColor="accent1"/>
          </w:rPr>
          <w:fldChar w:fldCharType="begin"/>
        </w:r>
        <w:r w:rsidR="00CB3BEF" w:rsidRPr="0060488A" w:rsidDel="00647761">
          <w:rPr>
            <w:color w:val="4472C4" w:themeColor="accent1"/>
          </w:rPr>
          <w:delInstrText xml:space="preserve"> REF _Ref130882871 \h </w:delInstrText>
        </w:r>
        <w:r w:rsidR="00CB3BEF" w:rsidRPr="0060488A" w:rsidDel="00647761">
          <w:rPr>
            <w:color w:val="4472C4" w:themeColor="accent1"/>
          </w:rPr>
        </w:r>
        <w:r w:rsidR="00CB3BEF" w:rsidRPr="0060488A" w:rsidDel="00647761">
          <w:rPr>
            <w:color w:val="4472C4" w:themeColor="accent1"/>
          </w:rPr>
          <w:fldChar w:fldCharType="separate"/>
        </w:r>
        <w:r w:rsidR="0061087E" w:rsidDel="00647761">
          <w:delText xml:space="preserve">TABLE </w:delText>
        </w:r>
        <w:r w:rsidR="0061087E" w:rsidDel="00647761">
          <w:rPr>
            <w:noProof/>
          </w:rPr>
          <w:delText>17</w:delText>
        </w:r>
        <w:r w:rsidR="0061087E" w:rsidDel="00647761">
          <w:delText>: USERS FIELD DESCRIPTIONS</w:delText>
        </w:r>
        <w:r w:rsidR="00CB3BEF" w:rsidRPr="0060488A" w:rsidDel="00647761">
          <w:rPr>
            <w:color w:val="4472C4" w:themeColor="accent1"/>
          </w:rPr>
          <w:fldChar w:fldCharType="end"/>
        </w:r>
        <w:r w:rsidRPr="0023479E" w:rsidDel="00647761">
          <w:delText xml:space="preserve">. </w:delText>
        </w:r>
      </w:del>
    </w:p>
    <w:p w14:paraId="560F5C0F" w14:textId="57EEE583" w:rsidR="00490283" w:rsidRDefault="00490283" w:rsidP="0046733D">
      <w:pPr>
        <w:pStyle w:val="Caption"/>
      </w:pPr>
      <w:bookmarkStart w:id="1937" w:name="_Toc63697443"/>
      <w:r>
        <w:t xml:space="preserve">FIGURE </w:t>
      </w:r>
      <w:r>
        <w:rPr>
          <w:noProof/>
        </w:rPr>
        <w:fldChar w:fldCharType="begin"/>
      </w:r>
      <w:r>
        <w:rPr>
          <w:noProof/>
        </w:rPr>
        <w:instrText xml:space="preserve"> SEQ Figure \* ARABIC </w:instrText>
      </w:r>
      <w:r>
        <w:rPr>
          <w:noProof/>
        </w:rPr>
        <w:fldChar w:fldCharType="separate"/>
      </w:r>
      <w:r w:rsidR="0061087E">
        <w:rPr>
          <w:noProof/>
        </w:rPr>
        <w:t>20</w:t>
      </w:r>
      <w:r>
        <w:rPr>
          <w:noProof/>
        </w:rPr>
        <w:fldChar w:fldCharType="end"/>
      </w:r>
      <w:r>
        <w:t>: CREATE NEW USER SCREEN</w:t>
      </w:r>
      <w:bookmarkEnd w:id="1937"/>
      <w:commentRangeEnd w:id="1935"/>
      <w:r w:rsidR="006F4FA0">
        <w:rPr>
          <w:rStyle w:val="CommentReference"/>
          <w:i w:val="0"/>
          <w:iCs w:val="0"/>
          <w:color w:val="000000"/>
        </w:rPr>
        <w:commentReference w:id="1935"/>
      </w:r>
    </w:p>
    <w:p w14:paraId="264B97CC" w14:textId="0EEDE218" w:rsidR="00490283" w:rsidRPr="003B065F" w:rsidRDefault="00774F7A">
      <w:pPr>
        <w:rPr>
          <w:rStyle w:val="Hyperlink"/>
          <w:i/>
          <w:iCs/>
          <w:color w:val="92D050"/>
          <w:sz w:val="18"/>
          <w:szCs w:val="18"/>
          <w:u w:val="none"/>
          <w:rPrChange w:id="1938" w:author="Moses, Robinson" w:date="2023-04-13T07:35:00Z">
            <w:rPr/>
          </w:rPrChange>
        </w:rPr>
        <w:pPrChange w:id="1939" w:author="Moses, Robinson" w:date="2023-04-13T07:35:00Z">
          <w:pPr>
            <w:pStyle w:val="BodyText"/>
          </w:pPr>
        </w:pPrChange>
      </w:pPr>
      <w:ins w:id="1940" w:author="Moses, Robinson" w:date="2023-04-13T07:23:00Z">
        <w:r w:rsidRPr="003B065F">
          <w:rPr>
            <w:rStyle w:val="Hyperlink"/>
            <w:i/>
            <w:iCs/>
            <w:color w:val="92D050"/>
            <w:sz w:val="18"/>
            <w:szCs w:val="18"/>
            <w:u w:val="none"/>
            <w:rPrChange w:id="1941" w:author="Moses, Robinson" w:date="2023-04-13T07:35:00Z">
              <w:rPr/>
            </w:rPrChange>
          </w:rPr>
          <w:t>Return To:</w:t>
        </w:r>
      </w:ins>
      <w:ins w:id="1942" w:author="Moses, Robinson" w:date="2023-04-13T07:24:00Z">
        <w:r w:rsidRPr="003B065F">
          <w:rPr>
            <w:rStyle w:val="Hyperlink"/>
            <w:i/>
            <w:iCs/>
            <w:color w:val="92D050"/>
            <w:sz w:val="18"/>
            <w:szCs w:val="18"/>
            <w:u w:val="none"/>
            <w:rPrChange w:id="1943" w:author="Moses, Robinson" w:date="2023-04-13T07:35:00Z">
              <w:rPr/>
            </w:rPrChange>
          </w:rPr>
          <w:t xml:space="preserve"> </w:t>
        </w:r>
        <w:r w:rsidRPr="003B065F">
          <w:rPr>
            <w:rStyle w:val="Hyperlink"/>
            <w:i/>
            <w:iCs/>
            <w:color w:val="92D050"/>
            <w:sz w:val="18"/>
            <w:szCs w:val="18"/>
            <w:u w:val="none"/>
            <w:rPrChange w:id="1944" w:author="Moses, Robinson" w:date="2023-04-13T07:35:00Z">
              <w:rPr/>
            </w:rPrChange>
          </w:rPr>
          <w:fldChar w:fldCharType="begin"/>
        </w:r>
        <w:r w:rsidRPr="003B065F">
          <w:rPr>
            <w:rStyle w:val="Hyperlink"/>
            <w:i/>
            <w:iCs/>
            <w:color w:val="92D050"/>
            <w:sz w:val="18"/>
            <w:szCs w:val="18"/>
            <w:u w:val="none"/>
            <w:rPrChange w:id="1945" w:author="Moses, Robinson" w:date="2023-04-13T07:35:00Z">
              <w:rPr/>
            </w:rPrChange>
          </w:rPr>
          <w:instrText xml:space="preserve"> REF _Ref132263057 \h </w:instrText>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946" w:author="Moses, Robinson" w:date="2023-04-13T07:35:00Z">
            <w:rPr>
              <w:rStyle w:val="Hyperlink"/>
              <w:i/>
              <w:iCs/>
              <w:color w:val="92D050"/>
              <w:sz w:val="18"/>
              <w:szCs w:val="18"/>
              <w:u w:val="none"/>
            </w:rPr>
          </w:rPrChange>
        </w:rPr>
      </w:r>
      <w:r w:rsidRPr="003B065F">
        <w:rPr>
          <w:rStyle w:val="Hyperlink"/>
          <w:i/>
          <w:iCs/>
          <w:color w:val="92D050"/>
          <w:sz w:val="18"/>
          <w:szCs w:val="18"/>
          <w:u w:val="none"/>
          <w:rPrChange w:id="1947" w:author="Moses, Robinson" w:date="2023-04-13T07:35:00Z">
            <w:rPr/>
          </w:rPrChange>
        </w:rPr>
        <w:fldChar w:fldCharType="separate"/>
      </w:r>
      <w:ins w:id="1948" w:author="Moses, Robinson" w:date="2023-04-13T07:24:00Z">
        <w:r w:rsidRPr="003B065F">
          <w:rPr>
            <w:rStyle w:val="Hyperlink"/>
            <w:i/>
            <w:iCs/>
            <w:color w:val="92D050"/>
            <w:sz w:val="18"/>
            <w:szCs w:val="18"/>
            <w:u w:val="none"/>
            <w:rPrChange w:id="1949" w:author="Moses, Robinson" w:date="2023-04-13T07:35:00Z">
              <w:rPr/>
            </w:rPrChange>
          </w:rPr>
          <w:t>SETTINGS</w:t>
        </w:r>
        <w:r w:rsidRPr="003B065F">
          <w:rPr>
            <w:rStyle w:val="Hyperlink"/>
            <w:i/>
            <w:iCs/>
            <w:color w:val="92D050"/>
            <w:sz w:val="18"/>
            <w:szCs w:val="18"/>
            <w:u w:val="none"/>
            <w:rPrChange w:id="1950" w:author="Moses, Robinson" w:date="2023-04-13T07:35:00Z">
              <w:rPr/>
            </w:rPrChange>
          </w:rPr>
          <w:fldChar w:fldCharType="end"/>
        </w:r>
      </w:ins>
      <w:del w:id="1951" w:author="Pinnu, Sainath" w:date="2023-04-12T18:19:00Z">
        <w:r w:rsidR="00490283" w:rsidRPr="003B065F" w:rsidDel="00647761">
          <w:rPr>
            <w:rStyle w:val="Hyperlink"/>
            <w:i/>
            <w:iCs/>
            <w:color w:val="92D050"/>
            <w:sz w:val="18"/>
            <w:szCs w:val="18"/>
            <w:u w:val="none"/>
            <w:rPrChange w:id="1952" w:author="Moses, Robinson" w:date="2023-04-13T07:35:00Z">
              <w:rPr>
                <w:noProof/>
              </w:rPr>
            </w:rPrChange>
          </w:rPr>
          <w:drawing>
            <wp:inline distT="0" distB="0" distL="0" distR="0" wp14:anchorId="4304A512" wp14:editId="2E7261F5">
              <wp:extent cx="4572000" cy="4314825"/>
              <wp:effectExtent l="76200" t="76200" r="133350" b="142875"/>
              <wp:docPr id="1845413467" name="Picture 18454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413467"/>
                      <pic:cNvPicPr/>
                    </pic:nvPicPr>
                    <pic:blipFill>
                      <a:blip r:embed="rId133">
                        <a:extLst>
                          <a:ext uri="{28A0092B-C50C-407E-A947-70E740481C1C}">
                            <a14:useLocalDpi xmlns:a14="http://schemas.microsoft.com/office/drawing/2010/main" val="0"/>
                          </a:ext>
                        </a:extLst>
                      </a:blip>
                      <a:stretch>
                        <a:fillRect/>
                      </a:stretch>
                    </pic:blipFill>
                    <pic:spPr>
                      <a:xfrm>
                        <a:off x="0" y="0"/>
                        <a:ext cx="45720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p>
    <w:p w14:paraId="3D0B399D" w14:textId="359B8C07" w:rsidR="00490283" w:rsidRPr="00774F7A" w:rsidDel="00774F7A" w:rsidRDefault="00783BEC">
      <w:pPr>
        <w:pStyle w:val="BodyText"/>
        <w:rPr>
          <w:del w:id="1953" w:author="Moses, Robinson" w:date="2023-04-13T07:23:00Z"/>
          <w:rPrChange w:id="1954" w:author="Moses, Robinson" w:date="2023-04-13T07:23:00Z">
            <w:rPr>
              <w:del w:id="1955" w:author="Moses, Robinson" w:date="2023-04-13T07:23:00Z"/>
              <w:color w:val="92D050"/>
            </w:rPr>
          </w:rPrChange>
        </w:rPr>
        <w:pPrChange w:id="1956" w:author="Moses, Robinson" w:date="2023-04-13T07:24:00Z">
          <w:pPr>
            <w:pStyle w:val="Caption"/>
          </w:pPr>
        </w:pPrChange>
      </w:pPr>
      <w:del w:id="1957" w:author="Moses, Robinson" w:date="2023-04-13T07:23:00Z">
        <w:r w:rsidRPr="00774F7A" w:rsidDel="00774F7A">
          <w:fldChar w:fldCharType="begin"/>
        </w:r>
        <w:r w:rsidRPr="00774F7A" w:rsidDel="00774F7A">
          <w:delInstrText xml:space="preserve"> HYPERLINK \l "_SETTINGS" </w:delInstrText>
        </w:r>
        <w:r w:rsidRPr="00774F7A" w:rsidDel="00774F7A">
          <w:fldChar w:fldCharType="separate"/>
        </w:r>
        <w:r w:rsidR="00490283" w:rsidRPr="00774F7A" w:rsidDel="00774F7A">
          <w:rPr>
            <w:rStyle w:val="Hyperlink"/>
            <w:color w:val="auto"/>
            <w:u w:val="none"/>
            <w:rPrChange w:id="1958" w:author="Moses, Robinson" w:date="2023-04-13T07:23:00Z">
              <w:rPr>
                <w:rStyle w:val="Hyperlink"/>
                <w:color w:val="92D050"/>
              </w:rPr>
            </w:rPrChange>
          </w:rPr>
          <w:delText>Return to: Settings</w:delText>
        </w:r>
        <w:r w:rsidRPr="00774F7A" w:rsidDel="00774F7A">
          <w:rPr>
            <w:rStyle w:val="Hyperlink"/>
            <w:color w:val="auto"/>
            <w:u w:val="none"/>
            <w:rPrChange w:id="1959" w:author="Moses, Robinson" w:date="2023-04-13T07:23:00Z">
              <w:rPr>
                <w:rStyle w:val="Hyperlink"/>
                <w:color w:val="92D050"/>
              </w:rPr>
            </w:rPrChange>
          </w:rPr>
          <w:fldChar w:fldCharType="end"/>
        </w:r>
        <w:r w:rsidR="00490283" w:rsidRPr="00774F7A" w:rsidDel="00774F7A">
          <w:rPr>
            <w:rPrChange w:id="1960" w:author="Moses, Robinson" w:date="2023-04-13T07:23:00Z">
              <w:rPr>
                <w:color w:val="92D050"/>
              </w:rPr>
            </w:rPrChange>
          </w:rPr>
          <w:delText xml:space="preserve"> </w:delText>
        </w:r>
        <w:bookmarkStart w:id="1961" w:name="_Toc132264594"/>
        <w:bookmarkEnd w:id="1961"/>
      </w:del>
    </w:p>
    <w:p w14:paraId="72AE00F7" w14:textId="277B756B" w:rsidR="00490283" w:rsidRDefault="00490283" w:rsidP="0060488A">
      <w:pPr>
        <w:pStyle w:val="Heading2"/>
      </w:pPr>
      <w:del w:id="1962" w:author="Moses, Robinson" w:date="2023-04-13T07:24:00Z">
        <w:r w:rsidDel="00774F7A">
          <w:delText xml:space="preserve"> </w:delText>
        </w:r>
      </w:del>
      <w:bookmarkStart w:id="1963" w:name="_Toc63697405"/>
      <w:bookmarkStart w:id="1964" w:name="_Toc133372448"/>
      <w:r>
        <w:t>CURRENCIES</w:t>
      </w:r>
      <w:bookmarkEnd w:id="1963"/>
      <w:bookmarkEnd w:id="1964"/>
      <w:r>
        <w:t xml:space="preserve"> </w:t>
      </w:r>
    </w:p>
    <w:p w14:paraId="18680822" w14:textId="557BBA4F" w:rsidR="00490283" w:rsidDel="00774F7A" w:rsidRDefault="00490283" w:rsidP="0046733D">
      <w:pPr>
        <w:pStyle w:val="BodyText"/>
        <w:rPr>
          <w:del w:id="1965" w:author="Moses, Robinson" w:date="2023-04-13T07:24:00Z"/>
        </w:rPr>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p>
    <w:p w14:paraId="1BF71BB1" w14:textId="0FA15038" w:rsidR="0009659B" w:rsidRDefault="0009659B">
      <w:pPr>
        <w:pStyle w:val="BodyText"/>
        <w:rPr>
          <w:i/>
          <w:iCs/>
          <w:color w:val="44546A" w:themeColor="text2"/>
          <w:sz w:val="18"/>
          <w:szCs w:val="18"/>
        </w:rPr>
        <w:pPrChange w:id="1966" w:author="Moses, Robinson" w:date="2023-04-13T07:24:00Z">
          <w:pPr/>
        </w:pPrChange>
      </w:pPr>
      <w:bookmarkStart w:id="1967" w:name="_Toc63697444"/>
      <w:del w:id="1968" w:author="Moses, Robinson" w:date="2023-04-13T07:24:00Z">
        <w:r w:rsidDel="00774F7A">
          <w:br w:type="page"/>
        </w:r>
      </w:del>
    </w:p>
    <w:p w14:paraId="6A0CB254" w14:textId="3CB75FD3"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21</w:t>
      </w:r>
      <w:r>
        <w:rPr>
          <w:noProof/>
        </w:rPr>
        <w:fldChar w:fldCharType="end"/>
      </w:r>
      <w:r>
        <w:t>: CURRENCIES SCREEN</w:t>
      </w:r>
      <w:bookmarkEnd w:id="1967"/>
      <w:r>
        <w:t xml:space="preserve"> </w:t>
      </w:r>
    </w:p>
    <w:p w14:paraId="04222047" w14:textId="467E867F" w:rsidR="00490283" w:rsidRDefault="00490283" w:rsidP="0046733D">
      <w:pPr>
        <w:pStyle w:val="BodyText"/>
      </w:pPr>
      <w:del w:id="1969" w:author="Pinnu, Sainath" w:date="2023-04-12T11:24:00Z">
        <w:r w:rsidDel="00FC7480">
          <w:rPr>
            <w:noProof/>
          </w:rPr>
          <w:drawing>
            <wp:inline distT="0" distB="0" distL="0" distR="0" wp14:anchorId="6780F294" wp14:editId="7DB80C48">
              <wp:extent cx="4572000" cy="1304925"/>
              <wp:effectExtent l="76200" t="76200" r="133350" b="142875"/>
              <wp:docPr id="768619717" name="Picture 76861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619717"/>
                      <pic:cNvPicPr/>
                    </pic:nvPicPr>
                    <pic:blipFill>
                      <a:blip r:embed="rId134">
                        <a:extLst>
                          <a:ext uri="{28A0092B-C50C-407E-A947-70E740481C1C}">
                            <a14:useLocalDpi xmlns:a14="http://schemas.microsoft.com/office/drawing/2010/main" val="0"/>
                          </a:ext>
                        </a:extLst>
                      </a:blip>
                      <a:stretch>
                        <a:fillRect/>
                      </a:stretch>
                    </pic:blipFill>
                    <pic:spPr>
                      <a:xfrm>
                        <a:off x="0" y="0"/>
                        <a:ext cx="4572000"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970" w:author="Pinnu, Sainath" w:date="2023-04-12T11:24:00Z">
        <w:r w:rsidR="00FC7480">
          <w:rPr>
            <w:noProof/>
          </w:rPr>
          <w:drawing>
            <wp:inline distT="0" distB="0" distL="0" distR="0" wp14:anchorId="50897D00" wp14:editId="5A5C100D">
              <wp:extent cx="5943600" cy="154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544955"/>
                      </a:xfrm>
                      <a:prstGeom prst="rect">
                        <a:avLst/>
                      </a:prstGeom>
                    </pic:spPr>
                  </pic:pic>
                </a:graphicData>
              </a:graphic>
            </wp:inline>
          </w:drawing>
        </w:r>
      </w:ins>
      <w:r w:rsidRPr="6F20D2D3">
        <w:rPr>
          <w:color w:val="76923C"/>
        </w:rPr>
        <w:t xml:space="preserve"> </w:t>
      </w:r>
    </w:p>
    <w:p w14:paraId="2C3CFC84" w14:textId="5AFCB595" w:rsidR="00490283" w:rsidRPr="003B065F" w:rsidDel="00774F7A" w:rsidRDefault="00774F7A" w:rsidP="0060488A">
      <w:pPr>
        <w:pStyle w:val="Caption"/>
        <w:rPr>
          <w:del w:id="1971" w:author="Moses, Robinson" w:date="2023-04-13T07:24:00Z"/>
          <w:rStyle w:val="Hyperlink"/>
          <w:color w:val="92D050"/>
          <w:u w:val="none"/>
          <w:rPrChange w:id="1972" w:author="Moses, Robinson" w:date="2023-04-13T07:35:00Z">
            <w:rPr>
              <w:del w:id="1973" w:author="Moses, Robinson" w:date="2023-04-13T07:24:00Z"/>
            </w:rPr>
          </w:rPrChange>
        </w:rPr>
      </w:pPr>
      <w:ins w:id="1974" w:author="Moses, Robinson" w:date="2023-04-13T07:24:00Z">
        <w:r w:rsidRPr="003B065F">
          <w:rPr>
            <w:rStyle w:val="Hyperlink"/>
            <w:color w:val="92D050"/>
            <w:u w:val="none"/>
            <w:rPrChange w:id="1975" w:author="Moses, Robinson" w:date="2023-04-13T07:35:00Z">
              <w:rPr/>
            </w:rPrChange>
          </w:rPr>
          <w:t>Return To:</w:t>
        </w:r>
      </w:ins>
      <w:del w:id="1976" w:author="Moses, Robinson" w:date="2023-04-13T07:24:00Z">
        <w:r w:rsidR="00783BEC" w:rsidRPr="003B065F" w:rsidDel="00774F7A">
          <w:rPr>
            <w:rStyle w:val="Hyperlink"/>
            <w:color w:val="92D050"/>
            <w:u w:val="none"/>
            <w:rPrChange w:id="1977" w:author="Moses, Robinson" w:date="2023-04-13T07:35:00Z">
              <w:rPr/>
            </w:rPrChange>
          </w:rPr>
          <w:fldChar w:fldCharType="begin"/>
        </w:r>
        <w:r w:rsidR="00783BEC" w:rsidRPr="003B065F" w:rsidDel="00774F7A">
          <w:rPr>
            <w:rStyle w:val="Hyperlink"/>
            <w:color w:val="92D050"/>
            <w:u w:val="none"/>
            <w:rPrChange w:id="1978" w:author="Moses, Robinson" w:date="2023-04-13T07:35:00Z">
              <w:rPr/>
            </w:rPrChange>
          </w:rPr>
          <w:delInstrText xml:space="preserve"> HYPERLINK \l "_SETTINGS" </w:delInstrText>
        </w:r>
        <w:r w:rsidR="00783BEC" w:rsidRPr="003B065F" w:rsidDel="00774F7A">
          <w:rPr>
            <w:rStyle w:val="Hyperlink"/>
            <w:color w:val="92D050"/>
            <w:u w:val="none"/>
            <w:rPrChange w:id="1979" w:author="Moses, Robinson" w:date="2023-04-13T07:35:00Z">
              <w:rPr>
                <w:rStyle w:val="Hyperlink"/>
                <w:color w:val="92D050"/>
              </w:rPr>
            </w:rPrChange>
          </w:rPr>
          <w:fldChar w:fldCharType="separate"/>
        </w:r>
        <w:r w:rsidR="00490283" w:rsidRPr="003B065F" w:rsidDel="00774F7A">
          <w:rPr>
            <w:rStyle w:val="Hyperlink"/>
            <w:color w:val="92D050"/>
            <w:u w:val="none"/>
            <w:rPrChange w:id="1980" w:author="Moses, Robinson" w:date="2023-04-13T07:35:00Z">
              <w:rPr>
                <w:rStyle w:val="Hyperlink"/>
                <w:color w:val="92D050"/>
              </w:rPr>
            </w:rPrChange>
          </w:rPr>
          <w:delText>Return to: Settings</w:delText>
        </w:r>
        <w:r w:rsidR="00783BEC" w:rsidRPr="003B065F" w:rsidDel="00774F7A">
          <w:rPr>
            <w:rStyle w:val="Hyperlink"/>
            <w:color w:val="92D050"/>
            <w:u w:val="none"/>
            <w:rPrChange w:id="1981" w:author="Moses, Robinson" w:date="2023-04-13T07:35:00Z">
              <w:rPr>
                <w:rStyle w:val="Hyperlink"/>
                <w:color w:val="92D050"/>
              </w:rPr>
            </w:rPrChange>
          </w:rPr>
          <w:fldChar w:fldCharType="end"/>
        </w:r>
        <w:r w:rsidR="00490283" w:rsidRPr="003B065F" w:rsidDel="00774F7A">
          <w:rPr>
            <w:rStyle w:val="Hyperlink"/>
            <w:color w:val="92D050"/>
            <w:u w:val="none"/>
            <w:rPrChange w:id="1982" w:author="Moses, Robinson" w:date="2023-04-13T07:35:00Z">
              <w:rPr>
                <w:color w:val="92D050"/>
              </w:rPr>
            </w:rPrChange>
          </w:rPr>
          <w:delText xml:space="preserve"> </w:delText>
        </w:r>
      </w:del>
    </w:p>
    <w:p w14:paraId="1AE6EA05" w14:textId="022E4082" w:rsidR="00774F7A" w:rsidRPr="003B065F" w:rsidRDefault="00774F7A">
      <w:pPr>
        <w:rPr>
          <w:ins w:id="1983" w:author="Moses, Robinson" w:date="2023-04-13T07:24:00Z"/>
          <w:rStyle w:val="Hyperlink"/>
          <w:color w:val="92D050"/>
          <w:u w:val="none"/>
          <w:rPrChange w:id="1984" w:author="Moses, Robinson" w:date="2023-04-13T07:35:00Z">
            <w:rPr>
              <w:ins w:id="1985" w:author="Moses, Robinson" w:date="2023-04-13T07:24:00Z"/>
              <w:color w:val="92D050"/>
            </w:rPr>
          </w:rPrChange>
        </w:rPr>
        <w:pPrChange w:id="1986" w:author="Moses, Robinson" w:date="2023-04-13T07:24:00Z">
          <w:pPr>
            <w:pStyle w:val="Caption"/>
          </w:pPr>
        </w:pPrChange>
      </w:pPr>
      <w:ins w:id="1987" w:author="Moses, Robinson" w:date="2023-04-13T07:24:00Z">
        <w:r w:rsidRPr="003B065F">
          <w:rPr>
            <w:rStyle w:val="Hyperlink"/>
            <w:color w:val="92D050"/>
            <w:u w:val="none"/>
            <w:rPrChange w:id="1988" w:author="Moses, Robinson" w:date="2023-04-13T07:35:00Z">
              <w:rPr/>
            </w:rPrChange>
          </w:rPr>
          <w:t xml:space="preserve"> </w:t>
        </w:r>
        <w:r w:rsidRPr="003B065F">
          <w:rPr>
            <w:rStyle w:val="Hyperlink"/>
            <w:color w:val="92D050"/>
            <w:u w:val="none"/>
            <w:rPrChange w:id="1989" w:author="Moses, Robinson" w:date="2023-04-13T07:35:00Z">
              <w:rPr/>
            </w:rPrChange>
          </w:rPr>
          <w:fldChar w:fldCharType="begin"/>
        </w:r>
        <w:r w:rsidRPr="003B065F">
          <w:rPr>
            <w:rStyle w:val="Hyperlink"/>
            <w:color w:val="92D050"/>
            <w:u w:val="none"/>
            <w:rPrChange w:id="1990" w:author="Moses, Robinson" w:date="2023-04-13T07:35:00Z">
              <w:rPr/>
            </w:rPrChange>
          </w:rPr>
          <w:instrText xml:space="preserve"> REF _Ref132263095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1991" w:author="Moses, Robinson" w:date="2023-04-13T07:35:00Z">
            <w:rPr>
              <w:rStyle w:val="Hyperlink"/>
              <w:color w:val="92D050"/>
              <w:u w:val="none"/>
            </w:rPr>
          </w:rPrChange>
        </w:rPr>
      </w:r>
      <w:r w:rsidRPr="003B065F">
        <w:rPr>
          <w:rStyle w:val="Hyperlink"/>
          <w:color w:val="92D050"/>
          <w:u w:val="none"/>
          <w:rPrChange w:id="1992" w:author="Moses, Robinson" w:date="2023-04-13T07:35:00Z">
            <w:rPr/>
          </w:rPrChange>
        </w:rPr>
        <w:fldChar w:fldCharType="separate"/>
      </w:r>
      <w:ins w:id="1993" w:author="Moses, Robinson" w:date="2023-04-13T07:24:00Z">
        <w:r w:rsidRPr="003B065F">
          <w:rPr>
            <w:rStyle w:val="Hyperlink"/>
            <w:color w:val="92D050"/>
            <w:u w:val="none"/>
            <w:rPrChange w:id="1994" w:author="Moses, Robinson" w:date="2023-04-13T07:35:00Z">
              <w:rPr/>
            </w:rPrChange>
          </w:rPr>
          <w:t>SETTINGS</w:t>
        </w:r>
        <w:r w:rsidRPr="003B065F">
          <w:rPr>
            <w:rStyle w:val="Hyperlink"/>
            <w:color w:val="92D050"/>
            <w:u w:val="none"/>
            <w:rPrChange w:id="1995" w:author="Moses, Robinson" w:date="2023-04-13T07:35:00Z">
              <w:rPr/>
            </w:rPrChange>
          </w:rPr>
          <w:fldChar w:fldCharType="end"/>
        </w:r>
      </w:ins>
    </w:p>
    <w:p w14:paraId="3AB01AB0" w14:textId="2AB3D59E" w:rsidR="00490283" w:rsidRDefault="00490283" w:rsidP="0060488A">
      <w:pPr>
        <w:pStyle w:val="Caption"/>
      </w:pPr>
      <w:bookmarkStart w:id="1996" w:name="_Toc63697481"/>
      <w:bookmarkStart w:id="1997" w:name="_Ref130883077"/>
      <w:r>
        <w:t xml:space="preserve">TABLE </w:t>
      </w:r>
      <w:r>
        <w:rPr>
          <w:noProof/>
        </w:rPr>
        <w:fldChar w:fldCharType="begin"/>
      </w:r>
      <w:r>
        <w:rPr>
          <w:noProof/>
        </w:rPr>
        <w:instrText xml:space="preserve"> SEQ Table \* ARABIC </w:instrText>
      </w:r>
      <w:r>
        <w:rPr>
          <w:noProof/>
        </w:rPr>
        <w:fldChar w:fldCharType="separate"/>
      </w:r>
      <w:r w:rsidR="0061087E">
        <w:rPr>
          <w:noProof/>
        </w:rPr>
        <w:t>18</w:t>
      </w:r>
      <w:r>
        <w:rPr>
          <w:noProof/>
        </w:rPr>
        <w:fldChar w:fldCharType="end"/>
      </w:r>
      <w:r>
        <w:t>: CURRENCIES FIELD DESCRIPTIONS</w:t>
      </w:r>
      <w:bookmarkEnd w:id="1996"/>
      <w:bookmarkEnd w:id="1997"/>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136">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5DEA12B5" w14:textId="2C6FA925" w:rsidR="00490283" w:rsidRPr="003B065F" w:rsidDel="00774F7A" w:rsidRDefault="00774F7A">
      <w:pPr>
        <w:rPr>
          <w:del w:id="1998" w:author="Moses, Robinson" w:date="2023-04-13T07:24:00Z"/>
          <w:rStyle w:val="Hyperlink"/>
          <w:color w:val="92D050"/>
          <w:u w:val="none"/>
          <w:rPrChange w:id="1999" w:author="Moses, Robinson" w:date="2023-04-13T07:35:00Z">
            <w:rPr>
              <w:del w:id="2000" w:author="Moses, Robinson" w:date="2023-04-13T07:24:00Z"/>
            </w:rPr>
          </w:rPrChange>
        </w:rPr>
        <w:pPrChange w:id="2001" w:author="Moses, Robinson" w:date="2023-04-13T07:35:00Z">
          <w:pPr>
            <w:pStyle w:val="Caption"/>
          </w:pPr>
        </w:pPrChange>
      </w:pPr>
      <w:ins w:id="2002" w:author="Moses, Robinson" w:date="2023-04-13T07:24:00Z">
        <w:r w:rsidRPr="003B065F">
          <w:rPr>
            <w:rStyle w:val="Hyperlink"/>
            <w:color w:val="92D050"/>
            <w:u w:val="none"/>
            <w:rPrChange w:id="2003" w:author="Moses, Robinson" w:date="2023-04-13T07:35:00Z">
              <w:rPr/>
            </w:rPrChange>
          </w:rPr>
          <w:t xml:space="preserve">Return To: </w:t>
        </w:r>
        <w:r w:rsidRPr="003B065F">
          <w:rPr>
            <w:rStyle w:val="Hyperlink"/>
            <w:color w:val="92D050"/>
            <w:u w:val="none"/>
            <w:rPrChange w:id="2004" w:author="Moses, Robinson" w:date="2023-04-13T07:35:00Z">
              <w:rPr/>
            </w:rPrChange>
          </w:rPr>
          <w:fldChar w:fldCharType="begin"/>
        </w:r>
        <w:r w:rsidRPr="003B065F">
          <w:rPr>
            <w:rStyle w:val="Hyperlink"/>
            <w:color w:val="92D050"/>
            <w:u w:val="none"/>
            <w:rPrChange w:id="2005" w:author="Moses, Robinson" w:date="2023-04-13T07:35:00Z">
              <w:rPr/>
            </w:rPrChange>
          </w:rPr>
          <w:instrText xml:space="preserve"> REF _Ref132263101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2006" w:author="Moses, Robinson" w:date="2023-04-13T07:35:00Z">
            <w:rPr>
              <w:rStyle w:val="Hyperlink"/>
              <w:color w:val="92D050"/>
              <w:u w:val="none"/>
            </w:rPr>
          </w:rPrChange>
        </w:rPr>
      </w:r>
      <w:r w:rsidRPr="003B065F">
        <w:rPr>
          <w:rStyle w:val="Hyperlink"/>
          <w:color w:val="92D050"/>
          <w:u w:val="none"/>
          <w:rPrChange w:id="2007" w:author="Moses, Robinson" w:date="2023-04-13T07:35:00Z">
            <w:rPr/>
          </w:rPrChange>
        </w:rPr>
        <w:fldChar w:fldCharType="separate"/>
      </w:r>
      <w:ins w:id="2008" w:author="Moses, Robinson" w:date="2023-04-13T07:24:00Z">
        <w:r w:rsidRPr="003B065F">
          <w:rPr>
            <w:rStyle w:val="Hyperlink"/>
            <w:color w:val="92D050"/>
            <w:u w:val="none"/>
            <w:rPrChange w:id="2009" w:author="Moses, Robinson" w:date="2023-04-13T07:35:00Z">
              <w:rPr/>
            </w:rPrChange>
          </w:rPr>
          <w:t>SETTINGS</w:t>
        </w:r>
        <w:r w:rsidRPr="003B065F">
          <w:rPr>
            <w:rStyle w:val="Hyperlink"/>
            <w:color w:val="92D050"/>
            <w:u w:val="none"/>
            <w:rPrChange w:id="2010" w:author="Moses, Robinson" w:date="2023-04-13T07:35:00Z">
              <w:rPr/>
            </w:rPrChange>
          </w:rPr>
          <w:fldChar w:fldCharType="end"/>
        </w:r>
      </w:ins>
      <w:del w:id="2011" w:author="Moses, Robinson" w:date="2023-04-13T07:24:00Z">
        <w:r w:rsidR="00783BEC" w:rsidRPr="003B065F" w:rsidDel="00774F7A">
          <w:rPr>
            <w:rStyle w:val="Hyperlink"/>
            <w:color w:val="92D050"/>
            <w:sz w:val="18"/>
            <w:szCs w:val="18"/>
            <w:u w:val="none"/>
            <w:rPrChange w:id="2012" w:author="Moses, Robinson" w:date="2023-04-13T07:35:00Z">
              <w:rPr/>
            </w:rPrChange>
          </w:rPr>
          <w:fldChar w:fldCharType="begin"/>
        </w:r>
        <w:r w:rsidR="00783BEC" w:rsidRPr="003B065F" w:rsidDel="00774F7A">
          <w:rPr>
            <w:rStyle w:val="Hyperlink"/>
            <w:color w:val="92D050"/>
            <w:u w:val="none"/>
            <w:rPrChange w:id="2013" w:author="Moses, Robinson" w:date="2023-04-13T07:35:00Z">
              <w:rPr/>
            </w:rPrChange>
          </w:rPr>
          <w:delInstrText xml:space="preserve"> HYPERLINK \l "_SETTINGS" </w:delInstrText>
        </w:r>
        <w:r w:rsidR="00783BEC" w:rsidRPr="003B065F" w:rsidDel="00774F7A">
          <w:rPr>
            <w:rStyle w:val="Hyperlink"/>
            <w:i/>
            <w:iCs/>
            <w:color w:val="92D050"/>
            <w:sz w:val="18"/>
            <w:szCs w:val="18"/>
            <w:u w:val="none"/>
            <w:rPrChange w:id="2014" w:author="Moses, Robinson" w:date="2023-04-13T07:35:00Z">
              <w:rPr>
                <w:rStyle w:val="Hyperlink"/>
                <w:color w:val="92D050"/>
              </w:rPr>
            </w:rPrChange>
          </w:rPr>
          <w:fldChar w:fldCharType="separate"/>
        </w:r>
        <w:r w:rsidR="00490283" w:rsidRPr="003B065F" w:rsidDel="00774F7A">
          <w:rPr>
            <w:rStyle w:val="Hyperlink"/>
            <w:i/>
            <w:iCs/>
            <w:color w:val="92D050"/>
            <w:sz w:val="18"/>
            <w:szCs w:val="18"/>
            <w:u w:val="none"/>
            <w:rPrChange w:id="2015" w:author="Moses, Robinson" w:date="2023-04-13T07:35:00Z">
              <w:rPr>
                <w:rStyle w:val="Hyperlink"/>
                <w:color w:val="92D050"/>
              </w:rPr>
            </w:rPrChange>
          </w:rPr>
          <w:delText>Return to: Settings</w:delText>
        </w:r>
        <w:r w:rsidR="00783BEC" w:rsidRPr="003B065F" w:rsidDel="00774F7A">
          <w:rPr>
            <w:rStyle w:val="Hyperlink"/>
            <w:i/>
            <w:iCs/>
            <w:color w:val="92D050"/>
            <w:sz w:val="18"/>
            <w:szCs w:val="18"/>
            <w:u w:val="none"/>
            <w:rPrChange w:id="2016" w:author="Moses, Robinson" w:date="2023-04-13T07:35:00Z">
              <w:rPr>
                <w:rStyle w:val="Hyperlink"/>
                <w:color w:val="92D050"/>
              </w:rPr>
            </w:rPrChange>
          </w:rPr>
          <w:fldChar w:fldCharType="end"/>
        </w:r>
        <w:r w:rsidR="00490283" w:rsidRPr="003B065F" w:rsidDel="00774F7A">
          <w:rPr>
            <w:rStyle w:val="Hyperlink"/>
            <w:color w:val="92D050"/>
            <w:u w:val="none"/>
            <w:rPrChange w:id="2017" w:author="Moses, Robinson" w:date="2023-04-13T07:35:00Z">
              <w:rPr/>
            </w:rPrChange>
          </w:rPr>
          <w:delText xml:space="preserve"> </w:delText>
        </w:r>
      </w:del>
    </w:p>
    <w:p w14:paraId="77DC9114" w14:textId="77777777" w:rsidR="00490283" w:rsidRPr="003B065F" w:rsidRDefault="00490283">
      <w:pPr>
        <w:rPr>
          <w:rStyle w:val="Hyperlink"/>
          <w:i/>
          <w:iCs/>
          <w:color w:val="92D050"/>
          <w:sz w:val="18"/>
          <w:szCs w:val="18"/>
          <w:u w:val="none"/>
          <w:rPrChange w:id="2018" w:author="Moses, Robinson" w:date="2023-04-13T07:35:00Z">
            <w:rPr/>
          </w:rPrChange>
        </w:rPr>
        <w:pPrChange w:id="2019" w:author="Moses, Robinson" w:date="2023-04-13T07:35:00Z">
          <w:pPr>
            <w:pStyle w:val="BodyText"/>
          </w:pPr>
        </w:pPrChange>
      </w:pPr>
      <w:r w:rsidRPr="003B065F">
        <w:rPr>
          <w:rStyle w:val="Hyperlink"/>
          <w:i/>
          <w:iCs/>
          <w:color w:val="92D050"/>
          <w:sz w:val="18"/>
          <w:szCs w:val="18"/>
          <w:u w:val="none"/>
          <w:rPrChange w:id="2020" w:author="Moses, Robinson" w:date="2023-04-13T07:35:00Z">
            <w:rPr>
              <w:color w:val="76923C"/>
            </w:rPr>
          </w:rPrChange>
        </w:rPr>
        <w:t xml:space="preserve"> </w:t>
      </w:r>
    </w:p>
    <w:p w14:paraId="63B6989C" w14:textId="4B5D1929" w:rsidR="00490283" w:rsidRPr="0046733D" w:rsidRDefault="00490283" w:rsidP="0060488A">
      <w:pPr>
        <w:pStyle w:val="Heading3"/>
      </w:pPr>
      <w:bookmarkStart w:id="2021" w:name="_Toc63697406"/>
      <w:bookmarkStart w:id="2022" w:name="_Toc133372449"/>
      <w:r w:rsidRPr="0046733D">
        <w:t>CREATE NEW CURRENCIES</w:t>
      </w:r>
      <w:bookmarkEnd w:id="2021"/>
      <w:bookmarkEnd w:id="2022"/>
      <w:r w:rsidRPr="0046733D">
        <w:t xml:space="preserve"> </w:t>
      </w:r>
    </w:p>
    <w:p w14:paraId="6F098BAF" w14:textId="4B990B51"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FDB8C17">
              <v:group id="Group 46554" style="width:15.05pt;height:18.65pt;mso-position-horizontal-relative:char;mso-position-vertical-relative:line" coordsize="190881,236728" o:spid="_x0000_s1026" w14:anchorId="078E56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style="position:absolute;left:381;top:2032;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v:stroke miterlimit="83231f" joinstyle="miter"/>
                  <v:path textboxrect="0,0,190500,234696" arrowok="t"/>
                </v:shape>
                <v:shape id="Picture 4306"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o:title="" r:id="rId124"/>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60488A">
        <w:rPr>
          <w:color w:val="4472C4" w:themeColor="accent1"/>
        </w:rPr>
        <w:fldChar w:fldCharType="begin"/>
      </w:r>
      <w:r w:rsidR="00CB1871" w:rsidRPr="0060488A">
        <w:rPr>
          <w:color w:val="4472C4" w:themeColor="accent1"/>
        </w:rPr>
        <w:instrText xml:space="preserve"> REF _Ref130883077 \h </w:instrText>
      </w:r>
      <w:r w:rsidR="00CB1871" w:rsidRPr="0060488A">
        <w:rPr>
          <w:color w:val="4472C4" w:themeColor="accent1"/>
        </w:rPr>
      </w:r>
      <w:r w:rsidR="00CB1871" w:rsidRPr="0060488A">
        <w:rPr>
          <w:color w:val="4472C4" w:themeColor="accent1"/>
        </w:rPr>
        <w:fldChar w:fldCharType="separate"/>
      </w:r>
      <w:r w:rsidR="0061087E">
        <w:t xml:space="preserve">TABLE </w:t>
      </w:r>
      <w:r w:rsidR="0061087E">
        <w:rPr>
          <w:noProof/>
        </w:rPr>
        <w:t>18</w:t>
      </w:r>
      <w:r w:rsidR="0061087E">
        <w:t>: CURRENCIES FIELD DESCRIPTIONS</w:t>
      </w:r>
      <w:r w:rsidR="00CB1871" w:rsidRPr="0060488A">
        <w:rPr>
          <w:color w:val="4472C4" w:themeColor="accent1"/>
        </w:rPr>
        <w:fldChar w:fldCharType="end"/>
      </w:r>
      <w:r>
        <w:t xml:space="preserve"> </w:t>
      </w:r>
    </w:p>
    <w:p w14:paraId="1D6221F1" w14:textId="77777777" w:rsidR="0009659B" w:rsidRDefault="0009659B">
      <w:pPr>
        <w:rPr>
          <w:i/>
          <w:iCs/>
          <w:color w:val="44546A" w:themeColor="text2"/>
          <w:sz w:val="18"/>
          <w:szCs w:val="18"/>
        </w:rPr>
      </w:pPr>
      <w:bookmarkStart w:id="2023" w:name="_Toc63697445"/>
      <w:r>
        <w:br w:type="page"/>
      </w:r>
    </w:p>
    <w:p w14:paraId="5C40B1CF" w14:textId="38AFB4AC"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22</w:t>
      </w:r>
      <w:r>
        <w:rPr>
          <w:noProof/>
        </w:rPr>
        <w:fldChar w:fldCharType="end"/>
      </w:r>
      <w:r>
        <w:t>: CREATE NEW CURRENCY SCREEN</w:t>
      </w:r>
      <w:bookmarkEnd w:id="2023"/>
      <w:r>
        <w:t xml:space="preserve"> </w:t>
      </w:r>
    </w:p>
    <w:p w14:paraId="38F22825" w14:textId="21719571" w:rsidR="00490283" w:rsidRDefault="00490283" w:rsidP="0046733D">
      <w:pPr>
        <w:pStyle w:val="BodyText"/>
      </w:pPr>
      <w:del w:id="2024" w:author="Pinnu, Sainath" w:date="2023-04-12T11:24:00Z">
        <w:r w:rsidDel="001D56DE">
          <w:rPr>
            <w:noProof/>
          </w:rPr>
          <w:drawing>
            <wp:inline distT="0" distB="0" distL="0" distR="0" wp14:anchorId="5060E90F" wp14:editId="6D876B8D">
              <wp:extent cx="4572000" cy="2266950"/>
              <wp:effectExtent l="76200" t="76200" r="133350" b="133350"/>
              <wp:docPr id="341708633" name="Picture 3417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8633"/>
                      <pic:cNvPicPr/>
                    </pic:nvPicPr>
                    <pic:blipFill>
                      <a:blip r:embed="rId137">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025" w:author="Pinnu, Sainath" w:date="2023-04-12T11:25:00Z">
        <w:r w:rsidR="004D6413">
          <w:rPr>
            <w:noProof/>
          </w:rPr>
          <w:drawing>
            <wp:inline distT="0" distB="0" distL="0" distR="0" wp14:anchorId="6259C6E9" wp14:editId="2375F75F">
              <wp:extent cx="5305167" cy="165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09552" cy="1660369"/>
                      </a:xfrm>
                      <a:prstGeom prst="rect">
                        <a:avLst/>
                      </a:prstGeom>
                    </pic:spPr>
                  </pic:pic>
                </a:graphicData>
              </a:graphic>
            </wp:inline>
          </w:drawing>
        </w:r>
      </w:ins>
    </w:p>
    <w:p w14:paraId="3CFAD408" w14:textId="544FC8AA" w:rsidR="00490283" w:rsidRPr="003B065F" w:rsidDel="00774F7A" w:rsidRDefault="00774F7A">
      <w:pPr>
        <w:pStyle w:val="Caption"/>
        <w:spacing w:after="160"/>
        <w:rPr>
          <w:del w:id="2026" w:author="Moses, Robinson" w:date="2023-04-13T07:24:00Z"/>
          <w:rStyle w:val="Hyperlink"/>
          <w:color w:val="92D050"/>
          <w:u w:val="none"/>
          <w:rPrChange w:id="2027" w:author="Moses, Robinson" w:date="2023-04-13T07:35:00Z">
            <w:rPr>
              <w:del w:id="2028" w:author="Moses, Robinson" w:date="2023-04-13T07:24:00Z"/>
              <w:color w:val="92D050"/>
            </w:rPr>
          </w:rPrChange>
        </w:rPr>
        <w:pPrChange w:id="2029" w:author="Moses, Robinson" w:date="2023-04-13T07:35:00Z">
          <w:pPr>
            <w:pStyle w:val="Caption"/>
          </w:pPr>
        </w:pPrChange>
      </w:pPr>
      <w:ins w:id="2030" w:author="Moses, Robinson" w:date="2023-04-13T07:24:00Z">
        <w:r w:rsidRPr="003B065F">
          <w:rPr>
            <w:rStyle w:val="Hyperlink"/>
            <w:color w:val="92D050"/>
            <w:u w:val="none"/>
            <w:rPrChange w:id="2031" w:author="Moses, Robinson" w:date="2023-04-13T07:35:00Z">
              <w:rPr/>
            </w:rPrChange>
          </w:rPr>
          <w:t xml:space="preserve">Return To: </w:t>
        </w:r>
        <w:r w:rsidRPr="003B065F">
          <w:rPr>
            <w:rStyle w:val="Hyperlink"/>
            <w:color w:val="92D050"/>
            <w:u w:val="none"/>
            <w:rPrChange w:id="2032" w:author="Moses, Robinson" w:date="2023-04-13T07:35:00Z">
              <w:rPr/>
            </w:rPrChange>
          </w:rPr>
          <w:fldChar w:fldCharType="begin"/>
        </w:r>
        <w:r w:rsidRPr="003B065F">
          <w:rPr>
            <w:rStyle w:val="Hyperlink"/>
            <w:color w:val="92D050"/>
            <w:u w:val="none"/>
            <w:rPrChange w:id="2033" w:author="Moses, Robinson" w:date="2023-04-13T07:35:00Z">
              <w:rPr/>
            </w:rPrChange>
          </w:rPr>
          <w:instrText xml:space="preserve"> REF _Ref132263110 \h </w:instrText>
        </w:r>
      </w:ins>
      <w:r w:rsidR="003B065F">
        <w:rPr>
          <w:rStyle w:val="Hyperlink"/>
          <w:i w:val="0"/>
          <w:iCs w:val="0"/>
          <w:color w:val="92D050"/>
          <w:u w:val="none"/>
        </w:rPr>
        <w:instrText xml:space="preserve"> \* MERGEFORMAT </w:instrText>
      </w:r>
      <w:r w:rsidRPr="003B065F">
        <w:rPr>
          <w:rStyle w:val="Hyperlink"/>
          <w:i w:val="0"/>
          <w:iCs w:val="0"/>
          <w:color w:val="92D050"/>
          <w:u w:val="none"/>
          <w:rPrChange w:id="2034" w:author="Moses, Robinson" w:date="2023-04-13T07:35:00Z">
            <w:rPr>
              <w:rStyle w:val="Hyperlink"/>
              <w:i w:val="0"/>
              <w:iCs w:val="0"/>
              <w:color w:val="92D050"/>
              <w:u w:val="none"/>
            </w:rPr>
          </w:rPrChange>
        </w:rPr>
      </w:r>
      <w:r w:rsidRPr="003B065F">
        <w:rPr>
          <w:rStyle w:val="Hyperlink"/>
          <w:color w:val="92D050"/>
          <w:u w:val="none"/>
          <w:rPrChange w:id="2035" w:author="Moses, Robinson" w:date="2023-04-13T07:35:00Z">
            <w:rPr/>
          </w:rPrChange>
        </w:rPr>
        <w:fldChar w:fldCharType="separate"/>
      </w:r>
      <w:ins w:id="2036" w:author="Moses, Robinson" w:date="2023-04-13T07:24:00Z">
        <w:r w:rsidRPr="003B065F">
          <w:rPr>
            <w:rStyle w:val="Hyperlink"/>
            <w:color w:val="92D050"/>
            <w:u w:val="none"/>
            <w:rPrChange w:id="2037" w:author="Moses, Robinson" w:date="2023-04-13T07:35:00Z">
              <w:rPr/>
            </w:rPrChange>
          </w:rPr>
          <w:t>SETTINGS</w:t>
        </w:r>
        <w:r w:rsidRPr="003B065F">
          <w:rPr>
            <w:rStyle w:val="Hyperlink"/>
            <w:color w:val="92D050"/>
            <w:u w:val="none"/>
            <w:rPrChange w:id="2038" w:author="Moses, Robinson" w:date="2023-04-13T07:35:00Z">
              <w:rPr/>
            </w:rPrChange>
          </w:rPr>
          <w:fldChar w:fldCharType="end"/>
        </w:r>
      </w:ins>
      <w:del w:id="2039" w:author="Moses, Robinson" w:date="2023-04-13T07:24:00Z">
        <w:r w:rsidR="00783BEC" w:rsidRPr="003B065F" w:rsidDel="00774F7A">
          <w:rPr>
            <w:rStyle w:val="Hyperlink"/>
            <w:color w:val="92D050"/>
            <w:u w:val="none"/>
            <w:rPrChange w:id="2040" w:author="Moses, Robinson" w:date="2023-04-13T07:35:00Z">
              <w:rPr/>
            </w:rPrChange>
          </w:rPr>
          <w:fldChar w:fldCharType="begin"/>
        </w:r>
        <w:r w:rsidR="00783BEC" w:rsidRPr="003B065F" w:rsidDel="00774F7A">
          <w:rPr>
            <w:rStyle w:val="Hyperlink"/>
            <w:color w:val="92D050"/>
            <w:u w:val="none"/>
            <w:rPrChange w:id="2041" w:author="Moses, Robinson" w:date="2023-04-13T07:35:00Z">
              <w:rPr/>
            </w:rPrChange>
          </w:rPr>
          <w:delInstrText xml:space="preserve"> HYPERLINK \l "_SETTINGS" </w:delInstrText>
        </w:r>
        <w:r w:rsidR="00783BEC" w:rsidRPr="003B065F" w:rsidDel="00774F7A">
          <w:rPr>
            <w:rStyle w:val="Hyperlink"/>
            <w:color w:val="92D050"/>
            <w:u w:val="none"/>
            <w:rPrChange w:id="2042" w:author="Moses, Robinson" w:date="2023-04-13T07:35:00Z">
              <w:rPr>
                <w:rStyle w:val="Hyperlink"/>
                <w:color w:val="92D050"/>
              </w:rPr>
            </w:rPrChange>
          </w:rPr>
          <w:fldChar w:fldCharType="separate"/>
        </w:r>
        <w:r w:rsidR="00490283" w:rsidRPr="003B065F" w:rsidDel="00774F7A">
          <w:rPr>
            <w:rStyle w:val="Hyperlink"/>
            <w:color w:val="92D050"/>
            <w:u w:val="none"/>
            <w:rPrChange w:id="2043" w:author="Moses, Robinson" w:date="2023-04-13T07:35:00Z">
              <w:rPr>
                <w:rStyle w:val="Hyperlink"/>
                <w:color w:val="92D050"/>
              </w:rPr>
            </w:rPrChange>
          </w:rPr>
          <w:delText>Return to: Settings</w:delText>
        </w:r>
        <w:r w:rsidR="00783BEC" w:rsidRPr="003B065F" w:rsidDel="00774F7A">
          <w:rPr>
            <w:rStyle w:val="Hyperlink"/>
            <w:color w:val="92D050"/>
            <w:u w:val="none"/>
            <w:rPrChange w:id="2044" w:author="Moses, Robinson" w:date="2023-04-13T07:35:00Z">
              <w:rPr>
                <w:rStyle w:val="Hyperlink"/>
                <w:color w:val="92D050"/>
              </w:rPr>
            </w:rPrChange>
          </w:rPr>
          <w:fldChar w:fldCharType="end"/>
        </w:r>
        <w:r w:rsidR="00490283" w:rsidRPr="003B065F" w:rsidDel="00774F7A">
          <w:rPr>
            <w:rStyle w:val="Hyperlink"/>
            <w:color w:val="92D050"/>
            <w:u w:val="none"/>
            <w:rPrChange w:id="2045" w:author="Moses, Robinson" w:date="2023-04-13T07:35:00Z">
              <w:rPr>
                <w:color w:val="92D050"/>
              </w:rPr>
            </w:rPrChange>
          </w:rPr>
          <w:delText xml:space="preserve"> </w:delText>
        </w:r>
      </w:del>
    </w:p>
    <w:p w14:paraId="7DA50068" w14:textId="77777777" w:rsidR="00490283" w:rsidRPr="003B065F" w:rsidRDefault="00490283">
      <w:pPr>
        <w:rPr>
          <w:rStyle w:val="Hyperlink"/>
          <w:i/>
          <w:iCs/>
          <w:color w:val="92D050"/>
          <w:sz w:val="18"/>
          <w:szCs w:val="18"/>
          <w:u w:val="none"/>
          <w:rPrChange w:id="2046" w:author="Moses, Robinson" w:date="2023-04-13T07:35:00Z">
            <w:rPr/>
          </w:rPrChange>
        </w:rPr>
        <w:pPrChange w:id="2047" w:author="Moses, Robinson" w:date="2023-04-13T07:35:00Z">
          <w:pPr>
            <w:spacing w:after="0"/>
          </w:pPr>
        </w:pPrChange>
      </w:pPr>
      <w:r w:rsidRPr="003B065F">
        <w:rPr>
          <w:rStyle w:val="Hyperlink"/>
          <w:i/>
          <w:iCs/>
          <w:color w:val="92D050"/>
          <w:sz w:val="18"/>
          <w:szCs w:val="18"/>
          <w:u w:val="none"/>
          <w:rPrChange w:id="2048" w:author="Moses, Robinson" w:date="2023-04-13T07:35:00Z">
            <w:rPr/>
          </w:rPrChange>
        </w:rPr>
        <w:t xml:space="preserve"> </w:t>
      </w:r>
      <w:r w:rsidRPr="003B065F">
        <w:rPr>
          <w:rStyle w:val="Hyperlink"/>
          <w:i/>
          <w:iCs/>
          <w:color w:val="92D050"/>
          <w:sz w:val="18"/>
          <w:szCs w:val="18"/>
          <w:u w:val="none"/>
          <w:rPrChange w:id="2049" w:author="Moses, Robinson" w:date="2023-04-13T07:35:00Z">
            <w:rPr/>
          </w:rPrChange>
        </w:rPr>
        <w:tab/>
      </w:r>
      <w:r w:rsidRPr="003B065F">
        <w:rPr>
          <w:rStyle w:val="Hyperlink"/>
          <w:i/>
          <w:iCs/>
          <w:color w:val="92D050"/>
          <w:sz w:val="18"/>
          <w:szCs w:val="18"/>
          <w:u w:val="none"/>
          <w:rPrChange w:id="2050" w:author="Moses, Robinson" w:date="2023-04-13T07:35:00Z">
            <w:rPr>
              <w:color w:val="622423"/>
              <w:sz w:val="24"/>
            </w:rPr>
          </w:rPrChange>
        </w:rPr>
        <w:t xml:space="preserve"> </w:t>
      </w:r>
    </w:p>
    <w:p w14:paraId="3E0D9D41" w14:textId="64CB7288" w:rsidR="00490283" w:rsidRDefault="00490283" w:rsidP="0060488A">
      <w:pPr>
        <w:pStyle w:val="Heading2"/>
      </w:pPr>
      <w:r>
        <w:t xml:space="preserve"> </w:t>
      </w:r>
      <w:bookmarkStart w:id="2051" w:name="_Toc63697407"/>
      <w:bookmarkStart w:id="2052" w:name="_Toc133372450"/>
      <w:r>
        <w:t>DENOMINATIONS</w:t>
      </w:r>
      <w:bookmarkEnd w:id="2051"/>
      <w:bookmarkEnd w:id="2052"/>
      <w:r>
        <w:t xml:space="preserve"> </w:t>
      </w:r>
    </w:p>
    <w:p w14:paraId="2B5689AD" w14:textId="77777777"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31EC7B21" w14:textId="5FBB0262" w:rsidR="00490283" w:rsidRDefault="00490283" w:rsidP="0046733D">
      <w:pPr>
        <w:pStyle w:val="Caption"/>
      </w:pPr>
      <w:bookmarkStart w:id="2053" w:name="_Toc63697446"/>
      <w:r>
        <w:t xml:space="preserve">FIGURE </w:t>
      </w:r>
      <w:r>
        <w:rPr>
          <w:noProof/>
        </w:rPr>
        <w:fldChar w:fldCharType="begin"/>
      </w:r>
      <w:r>
        <w:rPr>
          <w:noProof/>
        </w:rPr>
        <w:instrText xml:space="preserve"> SEQ Figure \* ARABIC </w:instrText>
      </w:r>
      <w:r>
        <w:rPr>
          <w:noProof/>
        </w:rPr>
        <w:fldChar w:fldCharType="separate"/>
      </w:r>
      <w:r w:rsidR="0061087E">
        <w:rPr>
          <w:noProof/>
        </w:rPr>
        <w:t>23</w:t>
      </w:r>
      <w:r>
        <w:rPr>
          <w:noProof/>
        </w:rPr>
        <w:fldChar w:fldCharType="end"/>
      </w:r>
      <w:r>
        <w:t>: DENOMINATIONS SCREEN</w:t>
      </w:r>
      <w:bookmarkEnd w:id="2053"/>
      <w:r w:rsidRPr="6356747E">
        <w:rPr>
          <w:color w:val="0D0D0D" w:themeColor="text1" w:themeTint="F2"/>
        </w:rPr>
        <w:t xml:space="preserve"> </w:t>
      </w:r>
    </w:p>
    <w:p w14:paraId="583C6D30" w14:textId="3355E639" w:rsidR="00490283" w:rsidRDefault="00490283">
      <w:pPr>
        <w:pStyle w:val="BodyText"/>
        <w:pPrChange w:id="2054" w:author="Moses, Robinson" w:date="2023-04-13T07:46:00Z">
          <w:pPr>
            <w:spacing w:after="131"/>
            <w:ind w:right="1911"/>
            <w:jc w:val="right"/>
          </w:pPr>
        </w:pPrChange>
      </w:pPr>
      <w:del w:id="2055" w:author="Pinnu, Sainath" w:date="2023-04-12T11:25:00Z">
        <w:r w:rsidDel="00CD3A7E">
          <w:rPr>
            <w:noProof/>
          </w:rPr>
          <w:drawing>
            <wp:inline distT="0" distB="0" distL="0" distR="0" wp14:anchorId="2C8E2CBF" wp14:editId="26A16A3A">
              <wp:extent cx="4572000" cy="1552575"/>
              <wp:effectExtent l="76200" t="76200" r="133350" b="142875"/>
              <wp:docPr id="291705689" name="Picture 29170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05689"/>
                      <pic:cNvPicPr/>
                    </pic:nvPicPr>
                    <pic:blipFill>
                      <a:blip r:embed="rId139">
                        <a:extLst>
                          <a:ext uri="{28A0092B-C50C-407E-A947-70E740481C1C}">
                            <a14:useLocalDpi xmlns:a14="http://schemas.microsoft.com/office/drawing/2010/main" val="0"/>
                          </a:ext>
                        </a:extLst>
                      </a:blip>
                      <a:stretch>
                        <a:fillRect/>
                      </a:stretch>
                    </pic:blipFill>
                    <pic:spPr>
                      <a:xfrm>
                        <a:off x="0" y="0"/>
                        <a:ext cx="45720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056" w:author="Pinnu, Sainath" w:date="2023-04-12T11:25:00Z">
        <w:r w:rsidR="00CD3A7E">
          <w:rPr>
            <w:noProof/>
          </w:rPr>
          <w:drawing>
            <wp:inline distT="0" distB="0" distL="0" distR="0" wp14:anchorId="1A7D7A1C" wp14:editId="2336E5F9">
              <wp:extent cx="5387546" cy="14504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394578" cy="1452386"/>
                      </a:xfrm>
                      <a:prstGeom prst="rect">
                        <a:avLst/>
                      </a:prstGeom>
                    </pic:spPr>
                  </pic:pic>
                </a:graphicData>
              </a:graphic>
            </wp:inline>
          </w:drawing>
        </w:r>
      </w:ins>
      <w:r w:rsidRPr="6F20D2D3">
        <w:rPr>
          <w:color w:val="76923C"/>
        </w:rPr>
        <w:t xml:space="preserve"> </w:t>
      </w:r>
    </w:p>
    <w:p w14:paraId="2135C03A" w14:textId="70A721B8" w:rsidR="00490283" w:rsidRPr="003B065F" w:rsidDel="00774F7A" w:rsidRDefault="00774F7A" w:rsidP="0046733D">
      <w:pPr>
        <w:pStyle w:val="Caption"/>
        <w:rPr>
          <w:del w:id="2057" w:author="Moses, Robinson" w:date="2023-04-13T07:24:00Z"/>
          <w:rStyle w:val="Hyperlink"/>
          <w:color w:val="92D050"/>
          <w:u w:val="none"/>
          <w:rPrChange w:id="2058" w:author="Moses, Robinson" w:date="2023-04-13T07:35:00Z">
            <w:rPr>
              <w:del w:id="2059" w:author="Moses, Robinson" w:date="2023-04-13T07:24:00Z"/>
            </w:rPr>
          </w:rPrChange>
        </w:rPr>
      </w:pPr>
      <w:ins w:id="2060" w:author="Moses, Robinson" w:date="2023-04-13T07:24:00Z">
        <w:r w:rsidRPr="003B065F">
          <w:rPr>
            <w:rStyle w:val="Hyperlink"/>
            <w:color w:val="92D050"/>
            <w:u w:val="none"/>
            <w:rPrChange w:id="2061" w:author="Moses, Robinson" w:date="2023-04-13T07:35:00Z">
              <w:rPr/>
            </w:rPrChange>
          </w:rPr>
          <w:t>Return To:</w:t>
        </w:r>
      </w:ins>
      <w:ins w:id="2062" w:author="Moses, Robinson" w:date="2023-04-13T07:25:00Z">
        <w:r w:rsidRPr="003B065F">
          <w:rPr>
            <w:rStyle w:val="Hyperlink"/>
            <w:color w:val="92D050"/>
            <w:u w:val="none"/>
            <w:rPrChange w:id="2063" w:author="Moses, Robinson" w:date="2023-04-13T07:35:00Z">
              <w:rPr/>
            </w:rPrChange>
          </w:rPr>
          <w:t xml:space="preserve"> </w:t>
        </w:r>
      </w:ins>
      <w:del w:id="2064" w:author="Moses, Robinson" w:date="2023-04-13T07:24:00Z">
        <w:r w:rsidR="00783BEC" w:rsidRPr="003B065F" w:rsidDel="00774F7A">
          <w:rPr>
            <w:rStyle w:val="Hyperlink"/>
            <w:color w:val="92D050"/>
            <w:u w:val="none"/>
            <w:rPrChange w:id="2065" w:author="Moses, Robinson" w:date="2023-04-13T07:35:00Z">
              <w:rPr/>
            </w:rPrChange>
          </w:rPr>
          <w:fldChar w:fldCharType="begin"/>
        </w:r>
        <w:r w:rsidR="00783BEC" w:rsidRPr="003B065F" w:rsidDel="00774F7A">
          <w:rPr>
            <w:rStyle w:val="Hyperlink"/>
            <w:color w:val="92D050"/>
            <w:u w:val="none"/>
            <w:rPrChange w:id="2066" w:author="Moses, Robinson" w:date="2023-04-13T07:35:00Z">
              <w:rPr/>
            </w:rPrChange>
          </w:rPr>
          <w:delInstrText xml:space="preserve"> HYPERLINK \l "_SETTINGS" </w:delInstrText>
        </w:r>
        <w:r w:rsidR="00783BEC" w:rsidRPr="003B065F" w:rsidDel="00774F7A">
          <w:rPr>
            <w:rStyle w:val="Hyperlink"/>
            <w:color w:val="92D050"/>
            <w:u w:val="none"/>
            <w:rPrChange w:id="2067" w:author="Moses, Robinson" w:date="2023-04-13T07:35:00Z">
              <w:rPr>
                <w:rStyle w:val="Hyperlink"/>
                <w:color w:val="92D050"/>
              </w:rPr>
            </w:rPrChange>
          </w:rPr>
          <w:fldChar w:fldCharType="separate"/>
        </w:r>
        <w:r w:rsidR="00490283" w:rsidRPr="003B065F" w:rsidDel="00774F7A">
          <w:rPr>
            <w:rStyle w:val="Hyperlink"/>
            <w:color w:val="92D050"/>
            <w:u w:val="none"/>
            <w:rPrChange w:id="2068" w:author="Moses, Robinson" w:date="2023-04-13T07:35:00Z">
              <w:rPr>
                <w:rStyle w:val="Hyperlink"/>
                <w:color w:val="92D050"/>
              </w:rPr>
            </w:rPrChange>
          </w:rPr>
          <w:delText>Return to: Settings</w:delText>
        </w:r>
        <w:r w:rsidR="00783BEC" w:rsidRPr="003B065F" w:rsidDel="00774F7A">
          <w:rPr>
            <w:rStyle w:val="Hyperlink"/>
            <w:color w:val="92D050"/>
            <w:u w:val="none"/>
            <w:rPrChange w:id="2069" w:author="Moses, Robinson" w:date="2023-04-13T07:35:00Z">
              <w:rPr>
                <w:rStyle w:val="Hyperlink"/>
                <w:color w:val="92D050"/>
              </w:rPr>
            </w:rPrChange>
          </w:rPr>
          <w:fldChar w:fldCharType="end"/>
        </w:r>
        <w:r w:rsidR="00490283" w:rsidRPr="003B065F" w:rsidDel="00774F7A">
          <w:rPr>
            <w:rStyle w:val="Hyperlink"/>
            <w:color w:val="92D050"/>
            <w:u w:val="none"/>
            <w:rPrChange w:id="2070" w:author="Moses, Robinson" w:date="2023-04-13T07:35:00Z">
              <w:rPr>
                <w:color w:val="92D050"/>
              </w:rPr>
            </w:rPrChange>
          </w:rPr>
          <w:delText xml:space="preserve"> </w:delText>
        </w:r>
      </w:del>
    </w:p>
    <w:p w14:paraId="08CE133B" w14:textId="2CE05C40" w:rsidR="00774F7A" w:rsidRPr="003B065F" w:rsidRDefault="00774F7A">
      <w:pPr>
        <w:rPr>
          <w:ins w:id="2071" w:author="Moses, Robinson" w:date="2023-04-13T07:24:00Z"/>
          <w:rStyle w:val="Hyperlink"/>
          <w:color w:val="92D050"/>
          <w:u w:val="none"/>
          <w:rPrChange w:id="2072" w:author="Moses, Robinson" w:date="2023-04-13T07:35:00Z">
            <w:rPr>
              <w:ins w:id="2073" w:author="Moses, Robinson" w:date="2023-04-13T07:24:00Z"/>
              <w:color w:val="92D050"/>
            </w:rPr>
          </w:rPrChange>
        </w:rPr>
        <w:pPrChange w:id="2074" w:author="Moses, Robinson" w:date="2023-04-13T07:24:00Z">
          <w:pPr>
            <w:pStyle w:val="Caption"/>
          </w:pPr>
        </w:pPrChange>
      </w:pPr>
      <w:ins w:id="2075" w:author="Moses, Robinson" w:date="2023-04-13T07:25:00Z">
        <w:r w:rsidRPr="003B065F">
          <w:rPr>
            <w:rStyle w:val="Hyperlink"/>
            <w:color w:val="92D050"/>
            <w:u w:val="none"/>
            <w:rPrChange w:id="2076" w:author="Moses, Robinson" w:date="2023-04-13T07:35:00Z">
              <w:rPr/>
            </w:rPrChange>
          </w:rPr>
          <w:fldChar w:fldCharType="begin"/>
        </w:r>
        <w:r w:rsidRPr="003B065F">
          <w:rPr>
            <w:rStyle w:val="Hyperlink"/>
            <w:color w:val="92D050"/>
            <w:u w:val="none"/>
            <w:rPrChange w:id="2077" w:author="Moses, Robinson" w:date="2023-04-13T07:35:00Z">
              <w:rPr/>
            </w:rPrChange>
          </w:rPr>
          <w:instrText xml:space="preserve"> REF _Ref132263118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2078" w:author="Moses, Robinson" w:date="2023-04-13T07:35:00Z">
            <w:rPr>
              <w:rStyle w:val="Hyperlink"/>
              <w:color w:val="92D050"/>
              <w:u w:val="none"/>
            </w:rPr>
          </w:rPrChange>
        </w:rPr>
      </w:r>
      <w:r w:rsidRPr="003B065F">
        <w:rPr>
          <w:rStyle w:val="Hyperlink"/>
          <w:color w:val="92D050"/>
          <w:u w:val="none"/>
          <w:rPrChange w:id="2079" w:author="Moses, Robinson" w:date="2023-04-13T07:35:00Z">
            <w:rPr/>
          </w:rPrChange>
        </w:rPr>
        <w:fldChar w:fldCharType="separate"/>
      </w:r>
      <w:ins w:id="2080" w:author="Moses, Robinson" w:date="2023-04-13T07:25:00Z">
        <w:r w:rsidRPr="003B065F">
          <w:rPr>
            <w:rStyle w:val="Hyperlink"/>
            <w:color w:val="92D050"/>
            <w:u w:val="none"/>
            <w:rPrChange w:id="2081" w:author="Moses, Robinson" w:date="2023-04-13T07:35:00Z">
              <w:rPr/>
            </w:rPrChange>
          </w:rPr>
          <w:t>SETTINGS</w:t>
        </w:r>
        <w:r w:rsidRPr="003B065F">
          <w:rPr>
            <w:rStyle w:val="Hyperlink"/>
            <w:color w:val="92D050"/>
            <w:u w:val="none"/>
            <w:rPrChange w:id="2082" w:author="Moses, Robinson" w:date="2023-04-13T07:35:00Z">
              <w:rPr/>
            </w:rPrChange>
          </w:rPr>
          <w:fldChar w:fldCharType="end"/>
        </w:r>
      </w:ins>
    </w:p>
    <w:p w14:paraId="6D46C49E" w14:textId="43EA498E" w:rsidR="00490283" w:rsidRDefault="00490283" w:rsidP="0046733D">
      <w:pPr>
        <w:pStyle w:val="Caption"/>
      </w:pPr>
      <w:bookmarkStart w:id="2083" w:name="_Toc63697482"/>
      <w:bookmarkStart w:id="2084" w:name="_Ref130883506"/>
      <w:r>
        <w:t xml:space="preserve">TABLE </w:t>
      </w:r>
      <w:r>
        <w:rPr>
          <w:noProof/>
        </w:rPr>
        <w:fldChar w:fldCharType="begin"/>
      </w:r>
      <w:r>
        <w:rPr>
          <w:noProof/>
        </w:rPr>
        <w:instrText xml:space="preserve"> SEQ Table \* ARABIC </w:instrText>
      </w:r>
      <w:r>
        <w:rPr>
          <w:noProof/>
        </w:rPr>
        <w:fldChar w:fldCharType="separate"/>
      </w:r>
      <w:r w:rsidR="0061087E">
        <w:rPr>
          <w:noProof/>
        </w:rPr>
        <w:t>19</w:t>
      </w:r>
      <w:r>
        <w:rPr>
          <w:noProof/>
        </w:rPr>
        <w:fldChar w:fldCharType="end"/>
      </w:r>
      <w:r>
        <w:t>: Denominations Field Descriptions</w:t>
      </w:r>
      <w:bookmarkEnd w:id="2083"/>
      <w:bookmarkEnd w:id="2084"/>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404D71DE" w14:textId="3982AA81" w:rsidR="00490283" w:rsidRPr="003B065F" w:rsidDel="00774F7A" w:rsidRDefault="00774F7A" w:rsidP="0046733D">
      <w:pPr>
        <w:pStyle w:val="Caption"/>
        <w:rPr>
          <w:del w:id="2085" w:author="Moses, Robinson" w:date="2023-04-13T07:25:00Z"/>
          <w:rStyle w:val="Hyperlink"/>
          <w:i w:val="0"/>
          <w:iCs w:val="0"/>
          <w:color w:val="92D050"/>
          <w:u w:val="none"/>
          <w:rPrChange w:id="2086" w:author="Moses, Robinson" w:date="2023-04-13T07:35:00Z">
            <w:rPr>
              <w:del w:id="2087" w:author="Moses, Robinson" w:date="2023-04-13T07:25:00Z"/>
            </w:rPr>
          </w:rPrChange>
        </w:rPr>
      </w:pPr>
      <w:ins w:id="2088" w:author="Moses, Robinson" w:date="2023-04-13T07:25:00Z">
        <w:r w:rsidRPr="003B065F">
          <w:rPr>
            <w:rStyle w:val="Hyperlink"/>
            <w:color w:val="92D050"/>
            <w:u w:val="none"/>
            <w:rPrChange w:id="2089" w:author="Moses, Robinson" w:date="2023-04-13T07:35:00Z">
              <w:rPr/>
            </w:rPrChange>
          </w:rPr>
          <w:t xml:space="preserve">Return To: </w:t>
        </w:r>
        <w:r w:rsidRPr="003B065F">
          <w:rPr>
            <w:rStyle w:val="Hyperlink"/>
            <w:color w:val="92D050"/>
            <w:u w:val="none"/>
            <w:rPrChange w:id="2090" w:author="Moses, Robinson" w:date="2023-04-13T07:35:00Z">
              <w:rPr/>
            </w:rPrChange>
          </w:rPr>
          <w:fldChar w:fldCharType="begin"/>
        </w:r>
        <w:r w:rsidRPr="003B065F">
          <w:rPr>
            <w:rStyle w:val="Hyperlink"/>
            <w:color w:val="92D050"/>
            <w:u w:val="none"/>
            <w:rPrChange w:id="2091" w:author="Moses, Robinson" w:date="2023-04-13T07:35:00Z">
              <w:rPr/>
            </w:rPrChange>
          </w:rPr>
          <w:instrText xml:space="preserve"> REF _Ref132263127 \h </w:instrText>
        </w:r>
      </w:ins>
      <w:r w:rsidR="003B065F">
        <w:rPr>
          <w:rStyle w:val="Hyperlink"/>
          <w:i w:val="0"/>
          <w:iCs w:val="0"/>
          <w:color w:val="92D050"/>
          <w:u w:val="none"/>
        </w:rPr>
        <w:instrText xml:space="preserve"> \* MERGEFORMAT </w:instrText>
      </w:r>
      <w:r w:rsidRPr="003B065F">
        <w:rPr>
          <w:rStyle w:val="Hyperlink"/>
          <w:i w:val="0"/>
          <w:iCs w:val="0"/>
          <w:color w:val="92D050"/>
          <w:u w:val="none"/>
          <w:rPrChange w:id="2092" w:author="Moses, Robinson" w:date="2023-04-13T07:35:00Z">
            <w:rPr>
              <w:rStyle w:val="Hyperlink"/>
              <w:i w:val="0"/>
              <w:iCs w:val="0"/>
              <w:color w:val="92D050"/>
              <w:u w:val="none"/>
            </w:rPr>
          </w:rPrChange>
        </w:rPr>
      </w:r>
      <w:r w:rsidRPr="003B065F">
        <w:rPr>
          <w:rStyle w:val="Hyperlink"/>
          <w:color w:val="92D050"/>
          <w:u w:val="none"/>
          <w:rPrChange w:id="2093" w:author="Moses, Robinson" w:date="2023-04-13T07:35:00Z">
            <w:rPr/>
          </w:rPrChange>
        </w:rPr>
        <w:fldChar w:fldCharType="separate"/>
      </w:r>
      <w:ins w:id="2094" w:author="Moses, Robinson" w:date="2023-04-13T07:25:00Z">
        <w:r w:rsidRPr="003B065F">
          <w:rPr>
            <w:rStyle w:val="Hyperlink"/>
            <w:color w:val="92D050"/>
            <w:u w:val="none"/>
            <w:rPrChange w:id="2095" w:author="Moses, Robinson" w:date="2023-04-13T07:35:00Z">
              <w:rPr/>
            </w:rPrChange>
          </w:rPr>
          <w:t>SETTINGS</w:t>
        </w:r>
        <w:r w:rsidRPr="003B065F">
          <w:rPr>
            <w:rStyle w:val="Hyperlink"/>
            <w:color w:val="92D050"/>
            <w:u w:val="none"/>
            <w:rPrChange w:id="2096" w:author="Moses, Robinson" w:date="2023-04-13T07:35:00Z">
              <w:rPr/>
            </w:rPrChange>
          </w:rPr>
          <w:fldChar w:fldCharType="end"/>
        </w:r>
      </w:ins>
      <w:del w:id="2097" w:author="Moses, Robinson" w:date="2023-04-13T07:25:00Z">
        <w:r w:rsidR="00783BEC" w:rsidRPr="003B065F" w:rsidDel="00774F7A">
          <w:rPr>
            <w:rStyle w:val="Hyperlink"/>
            <w:color w:val="92D050"/>
            <w:u w:val="none"/>
            <w:rPrChange w:id="2098" w:author="Moses, Robinson" w:date="2023-04-13T07:35:00Z">
              <w:rPr/>
            </w:rPrChange>
          </w:rPr>
          <w:fldChar w:fldCharType="begin"/>
        </w:r>
        <w:r w:rsidR="00783BEC" w:rsidRPr="003B065F" w:rsidDel="00774F7A">
          <w:rPr>
            <w:rStyle w:val="Hyperlink"/>
            <w:color w:val="92D050"/>
            <w:u w:val="none"/>
            <w:rPrChange w:id="2099" w:author="Moses, Robinson" w:date="2023-04-13T07:35:00Z">
              <w:rPr/>
            </w:rPrChange>
          </w:rPr>
          <w:delInstrText xml:space="preserve"> HYPERLINK \l "_SETTINGS" </w:delInstrText>
        </w:r>
        <w:r w:rsidR="00783BEC" w:rsidRPr="003B065F" w:rsidDel="00774F7A">
          <w:rPr>
            <w:rStyle w:val="Hyperlink"/>
            <w:color w:val="92D050"/>
            <w:u w:val="none"/>
            <w:rPrChange w:id="2100" w:author="Moses, Robinson" w:date="2023-04-13T07:35:00Z">
              <w:rPr>
                <w:rStyle w:val="Hyperlink"/>
                <w:color w:val="92D050"/>
              </w:rPr>
            </w:rPrChange>
          </w:rPr>
          <w:fldChar w:fldCharType="separate"/>
        </w:r>
        <w:r w:rsidR="00490283" w:rsidRPr="003B065F" w:rsidDel="00774F7A">
          <w:rPr>
            <w:rStyle w:val="Hyperlink"/>
            <w:color w:val="92D050"/>
            <w:u w:val="none"/>
            <w:rPrChange w:id="2101" w:author="Moses, Robinson" w:date="2023-04-13T07:35:00Z">
              <w:rPr>
                <w:rStyle w:val="Hyperlink"/>
                <w:color w:val="92D050"/>
              </w:rPr>
            </w:rPrChange>
          </w:rPr>
          <w:delText>Return to: Settings</w:delText>
        </w:r>
        <w:r w:rsidR="00783BEC" w:rsidRPr="003B065F" w:rsidDel="00774F7A">
          <w:rPr>
            <w:rStyle w:val="Hyperlink"/>
            <w:color w:val="92D050"/>
            <w:u w:val="none"/>
            <w:rPrChange w:id="2102" w:author="Moses, Robinson" w:date="2023-04-13T07:35:00Z">
              <w:rPr>
                <w:rStyle w:val="Hyperlink"/>
                <w:color w:val="92D050"/>
              </w:rPr>
            </w:rPrChange>
          </w:rPr>
          <w:fldChar w:fldCharType="end"/>
        </w:r>
        <w:r w:rsidR="00490283" w:rsidRPr="003B065F" w:rsidDel="00774F7A">
          <w:rPr>
            <w:rStyle w:val="Hyperlink"/>
            <w:color w:val="92D050"/>
            <w:u w:val="none"/>
            <w:rPrChange w:id="2103" w:author="Moses, Robinson" w:date="2023-04-13T07:35:00Z">
              <w:rPr/>
            </w:rPrChange>
          </w:rPr>
          <w:delText xml:space="preserve"> </w:delText>
        </w:r>
      </w:del>
    </w:p>
    <w:p w14:paraId="6AA95CCA" w14:textId="77777777" w:rsidR="0046733D" w:rsidRPr="0046733D" w:rsidRDefault="0046733D" w:rsidP="0046733D"/>
    <w:p w14:paraId="7616233E" w14:textId="77777777" w:rsidR="00490283" w:rsidRPr="0046733D" w:rsidRDefault="00490283" w:rsidP="0060488A">
      <w:pPr>
        <w:pStyle w:val="Heading3"/>
      </w:pPr>
      <w:bookmarkStart w:id="2104" w:name="_Toc63697408"/>
      <w:bookmarkStart w:id="2105" w:name="_Toc133372451"/>
      <w:r w:rsidRPr="0046733D">
        <w:t>CREATE NEW DENOMINATIONS</w:t>
      </w:r>
      <w:bookmarkEnd w:id="2104"/>
      <w:bookmarkEnd w:id="2105"/>
      <w:r w:rsidRPr="0046733D">
        <w:t xml:space="preserve"> </w:t>
      </w:r>
    </w:p>
    <w:p w14:paraId="4A52FA4F" w14:textId="3D095D1B" w:rsidR="00490283" w:rsidRPr="0060488A"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0737F1C">
              <v:group id="Group 49226" style="width:15.05pt;height:18.7pt;mso-position-horizontal-relative:char;mso-position-vertical-relative:line" coordsize="191389,237362" o:spid="_x0000_s1026" w14:anchorId="0A913A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style="position:absolute;left:889;top:2362;width:190500;height:235000;visibility:visible;mso-wrap-style:square;v-text-anchor:top" coordsize="190500,235000" o:spid="_x0000_s1027" fillcolor="yellow" stroked="f" strokeweight="0" path="m,l190500,r,235000l,235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v:stroke miterlimit="83231f" joinstyle="miter"/>
                  <v:path textboxrect="0,0,190500,235000" arrowok="t"/>
                </v:shape>
                <v:shape id="Picture 4463"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o:title="" r:id="rId124"/>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61087E">
        <w:t xml:space="preserve">TABLE </w:t>
      </w:r>
      <w:r w:rsidR="0061087E">
        <w:rPr>
          <w:noProof/>
        </w:rPr>
        <w:t>19</w:t>
      </w:r>
      <w:r w:rsidR="0061087E">
        <w:t>: Denominations Field Descriptions</w:t>
      </w:r>
      <w:r w:rsidR="00A12C70" w:rsidRPr="0060488A">
        <w:rPr>
          <w:color w:val="4472C4" w:themeColor="accent1"/>
        </w:rPr>
        <w:fldChar w:fldCharType="end"/>
      </w:r>
      <w:r w:rsidRPr="0060488A">
        <w:rPr>
          <w:color w:val="4472C4" w:themeColor="accent1"/>
        </w:rPr>
        <w:t xml:space="preserve">. </w:t>
      </w:r>
    </w:p>
    <w:p w14:paraId="6C597B0B" w14:textId="054D9F64" w:rsidR="00490283" w:rsidRDefault="00490283" w:rsidP="0046733D">
      <w:pPr>
        <w:pStyle w:val="Caption"/>
      </w:pPr>
      <w:bookmarkStart w:id="2106" w:name="_Toc63697447"/>
      <w:r>
        <w:t xml:space="preserve">FIGURE </w:t>
      </w:r>
      <w:r>
        <w:rPr>
          <w:noProof/>
        </w:rPr>
        <w:fldChar w:fldCharType="begin"/>
      </w:r>
      <w:r>
        <w:rPr>
          <w:noProof/>
        </w:rPr>
        <w:instrText xml:space="preserve"> SEQ Figure \* ARABIC </w:instrText>
      </w:r>
      <w:r>
        <w:rPr>
          <w:noProof/>
        </w:rPr>
        <w:fldChar w:fldCharType="separate"/>
      </w:r>
      <w:r w:rsidR="0061087E">
        <w:rPr>
          <w:noProof/>
        </w:rPr>
        <w:t>24</w:t>
      </w:r>
      <w:r>
        <w:rPr>
          <w:noProof/>
        </w:rPr>
        <w:fldChar w:fldCharType="end"/>
      </w:r>
      <w:r>
        <w:t>: CREATE NEW DENOMINATIONS SCREEN</w:t>
      </w:r>
      <w:bookmarkEnd w:id="2106"/>
      <w:r>
        <w:t xml:space="preserve"> </w:t>
      </w:r>
    </w:p>
    <w:p w14:paraId="3FD246BD" w14:textId="764E8644" w:rsidR="00490283" w:rsidRDefault="00490283" w:rsidP="0046733D">
      <w:pPr>
        <w:pStyle w:val="BodyText"/>
      </w:pPr>
      <w:del w:id="2107" w:author="Pinnu, Sainath" w:date="2023-04-12T11:28:00Z">
        <w:r w:rsidDel="00E82C3A">
          <w:rPr>
            <w:noProof/>
          </w:rPr>
          <w:drawing>
            <wp:inline distT="0" distB="0" distL="0" distR="0" wp14:anchorId="14932035" wp14:editId="27513BC6">
              <wp:extent cx="4572000" cy="1743075"/>
              <wp:effectExtent l="76200" t="76200" r="133350" b="142875"/>
              <wp:docPr id="1681636296" name="Picture 168163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636296"/>
                      <pic:cNvPicPr/>
                    </pic:nvPicPr>
                    <pic:blipFill>
                      <a:blip r:embed="rId141">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108" w:author="Pinnu, Sainath" w:date="2023-04-12T11:28:00Z">
        <w:r w:rsidR="00E82C3A">
          <w:rPr>
            <w:noProof/>
          </w:rPr>
          <w:drawing>
            <wp:inline distT="0" distB="0" distL="0" distR="0" wp14:anchorId="7F6A28AA" wp14:editId="5F3A5624">
              <wp:extent cx="5943600" cy="1751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1751965"/>
                      </a:xfrm>
                      <a:prstGeom prst="rect">
                        <a:avLst/>
                      </a:prstGeom>
                    </pic:spPr>
                  </pic:pic>
                </a:graphicData>
              </a:graphic>
            </wp:inline>
          </w:drawing>
        </w:r>
      </w:ins>
      <w:r w:rsidRPr="6F20D2D3">
        <w:rPr>
          <w:color w:val="76923C"/>
        </w:rPr>
        <w:t xml:space="preserve"> </w:t>
      </w:r>
    </w:p>
    <w:p w14:paraId="19DF0013" w14:textId="2C551AF1" w:rsidR="007C11E2" w:rsidRPr="003B065F" w:rsidDel="00774F7A" w:rsidRDefault="00774F7A">
      <w:pPr>
        <w:rPr>
          <w:del w:id="2109" w:author="Moses, Robinson" w:date="2023-04-13T07:25:00Z"/>
          <w:rStyle w:val="Hyperlink"/>
          <w:i/>
          <w:iCs/>
          <w:color w:val="92D050"/>
          <w:sz w:val="18"/>
          <w:szCs w:val="18"/>
          <w:u w:val="none"/>
          <w:rPrChange w:id="2110" w:author="Moses, Robinson" w:date="2023-04-13T07:35:00Z">
            <w:rPr>
              <w:del w:id="2111" w:author="Moses, Robinson" w:date="2023-04-13T07:25:00Z"/>
              <w:rStyle w:val="Hyperlink"/>
              <w:rFonts w:ascii="Open Sans" w:hAnsi="Open Sans" w:cs="Times New Roman"/>
              <w:i w:val="0"/>
              <w:iCs w:val="0"/>
              <w:color w:val="92D050"/>
              <w:sz w:val="22"/>
              <w:szCs w:val="20"/>
              <w:lang w:val="en-GB"/>
            </w:rPr>
          </w:rPrChange>
        </w:rPr>
        <w:pPrChange w:id="2112" w:author="Moses, Robinson" w:date="2023-04-13T07:35:00Z">
          <w:pPr>
            <w:pStyle w:val="Caption"/>
          </w:pPr>
        </w:pPrChange>
      </w:pPr>
      <w:ins w:id="2113" w:author="Moses, Robinson" w:date="2023-04-13T07:25:00Z">
        <w:r w:rsidRPr="003B065F">
          <w:rPr>
            <w:rStyle w:val="Hyperlink"/>
            <w:color w:val="92D050"/>
            <w:u w:val="none"/>
            <w:rPrChange w:id="2114" w:author="Moses, Robinson" w:date="2023-04-13T07:35:00Z">
              <w:rPr>
                <w:color w:val="0000FF"/>
                <w:u w:val="single"/>
              </w:rPr>
            </w:rPrChange>
          </w:rPr>
          <w:t xml:space="preserve">Return To: </w:t>
        </w:r>
        <w:r w:rsidRPr="003B065F">
          <w:rPr>
            <w:rStyle w:val="Hyperlink"/>
            <w:color w:val="92D050"/>
            <w:u w:val="none"/>
            <w:rPrChange w:id="2115" w:author="Moses, Robinson" w:date="2023-04-13T07:35:00Z">
              <w:rPr/>
            </w:rPrChange>
          </w:rPr>
          <w:fldChar w:fldCharType="begin"/>
        </w:r>
        <w:r w:rsidRPr="003B065F">
          <w:rPr>
            <w:rStyle w:val="Hyperlink"/>
            <w:color w:val="92D050"/>
            <w:u w:val="none"/>
            <w:rPrChange w:id="2116" w:author="Moses, Robinson" w:date="2023-04-13T07:35:00Z">
              <w:rPr/>
            </w:rPrChange>
          </w:rPr>
          <w:instrText xml:space="preserve"> REF _Ref132263135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2117" w:author="Moses, Robinson" w:date="2023-04-13T07:35:00Z">
            <w:rPr>
              <w:rStyle w:val="Hyperlink"/>
              <w:color w:val="92D050"/>
              <w:u w:val="none"/>
            </w:rPr>
          </w:rPrChange>
        </w:rPr>
      </w:r>
      <w:r w:rsidRPr="003B065F">
        <w:rPr>
          <w:rStyle w:val="Hyperlink"/>
          <w:color w:val="92D050"/>
          <w:u w:val="none"/>
          <w:rPrChange w:id="2118" w:author="Moses, Robinson" w:date="2023-04-13T07:35:00Z">
            <w:rPr/>
          </w:rPrChange>
        </w:rPr>
        <w:fldChar w:fldCharType="separate"/>
      </w:r>
      <w:ins w:id="2119" w:author="Moses, Robinson" w:date="2023-04-13T07:25:00Z">
        <w:r w:rsidRPr="003B065F">
          <w:rPr>
            <w:rStyle w:val="Hyperlink"/>
            <w:color w:val="92D050"/>
            <w:u w:val="none"/>
            <w:rPrChange w:id="2120" w:author="Moses, Robinson" w:date="2023-04-13T07:35:00Z">
              <w:rPr/>
            </w:rPrChange>
          </w:rPr>
          <w:t>SETTINGS</w:t>
        </w:r>
        <w:r w:rsidRPr="003B065F">
          <w:rPr>
            <w:rStyle w:val="Hyperlink"/>
            <w:color w:val="92D050"/>
            <w:u w:val="none"/>
            <w:rPrChange w:id="2121" w:author="Moses, Robinson" w:date="2023-04-13T07:35:00Z">
              <w:rPr/>
            </w:rPrChange>
          </w:rPr>
          <w:fldChar w:fldCharType="end"/>
        </w:r>
      </w:ins>
      <w:del w:id="2122" w:author="Moses, Robinson" w:date="2023-04-13T07:25:00Z">
        <w:r w:rsidR="00783BEC" w:rsidRPr="003B065F" w:rsidDel="00774F7A">
          <w:rPr>
            <w:rStyle w:val="Hyperlink"/>
            <w:color w:val="92D050"/>
            <w:sz w:val="18"/>
            <w:szCs w:val="18"/>
            <w:u w:val="none"/>
            <w:rPrChange w:id="2123" w:author="Moses, Robinson" w:date="2023-04-13T07:35:00Z">
              <w:rPr/>
            </w:rPrChange>
          </w:rPr>
          <w:fldChar w:fldCharType="begin"/>
        </w:r>
        <w:r w:rsidR="00783BEC" w:rsidRPr="003B065F" w:rsidDel="00774F7A">
          <w:rPr>
            <w:rStyle w:val="Hyperlink"/>
            <w:color w:val="92D050"/>
            <w:u w:val="none"/>
            <w:rPrChange w:id="2124" w:author="Moses, Robinson" w:date="2023-04-13T07:35:00Z">
              <w:rPr/>
            </w:rPrChange>
          </w:rPr>
          <w:delInstrText xml:space="preserve"> HYPERLINK \l "_SETTINGS" </w:delInstrText>
        </w:r>
        <w:r w:rsidR="00783BEC" w:rsidRPr="003B065F" w:rsidDel="00774F7A">
          <w:rPr>
            <w:rStyle w:val="Hyperlink"/>
            <w:i/>
            <w:iCs/>
            <w:color w:val="92D050"/>
            <w:sz w:val="18"/>
            <w:szCs w:val="18"/>
            <w:u w:val="none"/>
            <w:rPrChange w:id="2125" w:author="Moses, Robinson" w:date="2023-04-13T07:35:00Z">
              <w:rPr>
                <w:rStyle w:val="Hyperlink"/>
                <w:color w:val="92D050"/>
              </w:rPr>
            </w:rPrChange>
          </w:rPr>
          <w:fldChar w:fldCharType="separate"/>
        </w:r>
        <w:r w:rsidR="00490283" w:rsidRPr="003B065F" w:rsidDel="00774F7A">
          <w:rPr>
            <w:rStyle w:val="Hyperlink"/>
            <w:i/>
            <w:iCs/>
            <w:color w:val="92D050"/>
            <w:sz w:val="18"/>
            <w:szCs w:val="18"/>
            <w:u w:val="none"/>
            <w:rPrChange w:id="2126" w:author="Moses, Robinson" w:date="2023-04-13T07:35:00Z">
              <w:rPr>
                <w:rStyle w:val="Hyperlink"/>
                <w:color w:val="92D050"/>
              </w:rPr>
            </w:rPrChange>
          </w:rPr>
          <w:delText>Return to: Settings</w:delText>
        </w:r>
        <w:r w:rsidR="00783BEC" w:rsidRPr="003B065F" w:rsidDel="00774F7A">
          <w:rPr>
            <w:rStyle w:val="Hyperlink"/>
            <w:i/>
            <w:iCs/>
            <w:color w:val="92D050"/>
            <w:sz w:val="18"/>
            <w:szCs w:val="18"/>
            <w:u w:val="none"/>
            <w:rPrChange w:id="2127" w:author="Moses, Robinson" w:date="2023-04-13T07:35:00Z">
              <w:rPr>
                <w:rStyle w:val="Hyperlink"/>
                <w:color w:val="92D050"/>
              </w:rPr>
            </w:rPrChange>
          </w:rPr>
          <w:fldChar w:fldCharType="end"/>
        </w:r>
      </w:del>
    </w:p>
    <w:p w14:paraId="00F09050" w14:textId="35E12897" w:rsidR="00490283" w:rsidRPr="003B065F" w:rsidRDefault="00490283">
      <w:pPr>
        <w:rPr>
          <w:rStyle w:val="Hyperlink"/>
          <w:i/>
          <w:iCs/>
          <w:color w:val="92D050"/>
          <w:sz w:val="18"/>
          <w:szCs w:val="18"/>
          <w:u w:val="none"/>
          <w:rPrChange w:id="2128" w:author="Moses, Robinson" w:date="2023-04-13T07:35:00Z">
            <w:rPr/>
          </w:rPrChange>
        </w:rPr>
        <w:pPrChange w:id="2129" w:author="Moses, Robinson" w:date="2023-04-13T07:35:00Z">
          <w:pPr>
            <w:pStyle w:val="BodyText"/>
          </w:pPr>
        </w:pPrChange>
      </w:pPr>
      <w:r w:rsidRPr="003B065F">
        <w:rPr>
          <w:rStyle w:val="Hyperlink"/>
          <w:i/>
          <w:iCs/>
          <w:color w:val="92D050"/>
          <w:sz w:val="18"/>
          <w:szCs w:val="18"/>
          <w:u w:val="none"/>
          <w:rPrChange w:id="2130" w:author="Moses, Robinson" w:date="2023-04-13T07:35:00Z">
            <w:rPr/>
          </w:rPrChange>
        </w:rPr>
        <w:t xml:space="preserve"> </w:t>
      </w:r>
    </w:p>
    <w:p w14:paraId="64E61A3E" w14:textId="6007A835" w:rsidR="00490283" w:rsidDel="008C573E" w:rsidRDefault="00490283" w:rsidP="0060488A">
      <w:pPr>
        <w:pStyle w:val="Heading2"/>
        <w:rPr>
          <w:del w:id="2131" w:author="Moses, Robinson" w:date="2023-04-13T03:42:00Z"/>
        </w:rPr>
      </w:pPr>
      <w:bookmarkStart w:id="2132" w:name="_Toc130889985"/>
      <w:bookmarkStart w:id="2133" w:name="_Toc130890065"/>
      <w:bookmarkStart w:id="2134" w:name="_Toc130890321"/>
      <w:bookmarkStart w:id="2135" w:name="_Toc63697409"/>
      <w:bookmarkStart w:id="2136" w:name="_Toc133372389"/>
      <w:bookmarkStart w:id="2137" w:name="_Toc133372452"/>
      <w:bookmarkEnd w:id="2132"/>
      <w:bookmarkEnd w:id="2133"/>
      <w:bookmarkEnd w:id="2134"/>
      <w:del w:id="2138" w:author="Moses, Robinson" w:date="2023-04-13T03:42:00Z">
        <w:r w:rsidDel="008C573E">
          <w:delText>CASH QUALITIES</w:delText>
        </w:r>
        <w:bookmarkEnd w:id="2135"/>
        <w:bookmarkEnd w:id="2136"/>
        <w:bookmarkEnd w:id="2137"/>
        <w:r w:rsidDel="008C573E">
          <w:delText xml:space="preserve"> </w:delText>
        </w:r>
        <w:bookmarkStart w:id="2139" w:name="_Toc132264599"/>
        <w:bookmarkEnd w:id="2139"/>
      </w:del>
    </w:p>
    <w:p w14:paraId="6A89B006" w14:textId="4F4C1919" w:rsidR="00490283" w:rsidDel="008C573E" w:rsidRDefault="00490283" w:rsidP="0046733D">
      <w:pPr>
        <w:pStyle w:val="BodyText"/>
        <w:rPr>
          <w:del w:id="2140" w:author="Moses, Robinson" w:date="2023-04-13T03:42:00Z"/>
        </w:rPr>
      </w:pPr>
      <w:del w:id="2141" w:author="Moses, Robinson" w:date="2023-04-13T03:42: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Cash</w:delText>
        </w:r>
        <w:r w:rsidDel="008C573E">
          <w:delText xml:space="preserve"> Qualities navigates to a listing of all currently used cash qualities. Common qualities include </w:delText>
        </w:r>
        <w:r w:rsidRPr="0060488A" w:rsidDel="008C573E">
          <w:rPr>
            <w:b/>
            <w:bCs/>
          </w:rPr>
          <w:delText xml:space="preserve">Fit, Normal, Unknown, </w:delText>
        </w:r>
        <w:r w:rsidRPr="00EE334A" w:rsidDel="008C573E">
          <w:delText>and</w:delText>
        </w:r>
        <w:r w:rsidRPr="0060488A" w:rsidDel="008C573E">
          <w:rPr>
            <w:b/>
            <w:bCs/>
          </w:rPr>
          <w:delText xml:space="preserve"> Soiled</w:delText>
        </w:r>
        <w:r w:rsidDel="008C573E">
          <w:delText xml:space="preserve">.  For usage inside Vault Balance, each quality may be assigned a custom name, but it must be equated to quality definitions in OptiCash and OptiVault for transactions from those applications to process correctly in OptiVLM – Vault Balance.  </w:delText>
        </w:r>
        <w:bookmarkStart w:id="2142" w:name="_Toc132264600"/>
        <w:bookmarkEnd w:id="2142"/>
      </w:del>
    </w:p>
    <w:p w14:paraId="5DF3E235" w14:textId="7DEAF4B0" w:rsidR="0009659B" w:rsidDel="008C573E" w:rsidRDefault="0009659B">
      <w:pPr>
        <w:rPr>
          <w:del w:id="2143" w:author="Moses, Robinson" w:date="2023-04-13T03:42:00Z"/>
          <w:i/>
          <w:iCs/>
          <w:color w:val="44546A" w:themeColor="text2"/>
          <w:sz w:val="18"/>
          <w:szCs w:val="18"/>
        </w:rPr>
      </w:pPr>
      <w:bookmarkStart w:id="2144" w:name="_Toc63697448"/>
      <w:del w:id="2145" w:author="Moses, Robinson" w:date="2023-04-13T03:42:00Z">
        <w:r w:rsidDel="008C573E">
          <w:br w:type="page"/>
        </w:r>
      </w:del>
    </w:p>
    <w:p w14:paraId="3F32C320" w14:textId="1C464D17" w:rsidR="00490283" w:rsidDel="008C573E" w:rsidRDefault="00490283" w:rsidP="0046733D">
      <w:pPr>
        <w:pStyle w:val="Caption"/>
        <w:rPr>
          <w:del w:id="2146" w:author="Moses, Robinson" w:date="2023-04-13T03:42:00Z"/>
        </w:rPr>
      </w:pPr>
      <w:del w:id="2147" w:author="Moses, Robinson" w:date="2023-04-13T03:42:00Z">
        <w:r w:rsidDel="008C573E">
          <w:delText xml:space="preserve">FIGURE </w:delText>
        </w:r>
        <w:r w:rsidDel="008C573E">
          <w:rPr>
            <w:iCs w:val="0"/>
          </w:rPr>
          <w:fldChar w:fldCharType="begin"/>
        </w:r>
        <w:r w:rsidDel="008C573E">
          <w:rPr>
            <w:noProof/>
          </w:rPr>
          <w:delInstrText xml:space="preserve"> SEQ Figure \* ARABIC </w:delInstrText>
        </w:r>
        <w:r w:rsidDel="008C573E">
          <w:rPr>
            <w:iCs w:val="0"/>
          </w:rPr>
          <w:fldChar w:fldCharType="separate"/>
        </w:r>
        <w:r w:rsidR="0061087E" w:rsidDel="008C573E">
          <w:rPr>
            <w:noProof/>
          </w:rPr>
          <w:delText>25</w:delText>
        </w:r>
        <w:r w:rsidDel="008C573E">
          <w:rPr>
            <w:iCs w:val="0"/>
          </w:rPr>
          <w:fldChar w:fldCharType="end"/>
        </w:r>
        <w:r w:rsidDel="008C573E">
          <w:delText>: CASH QUALITIES SCREEN</w:delText>
        </w:r>
        <w:bookmarkEnd w:id="2144"/>
        <w:r w:rsidRPr="6356747E" w:rsidDel="008C573E">
          <w:rPr>
            <w:color w:val="76923C"/>
          </w:rPr>
          <w:delText xml:space="preserve"> </w:delText>
        </w:r>
        <w:bookmarkStart w:id="2148" w:name="_Toc132264601"/>
        <w:bookmarkEnd w:id="2148"/>
      </w:del>
    </w:p>
    <w:p w14:paraId="19748083" w14:textId="752E49EB" w:rsidR="00490283" w:rsidDel="008C573E" w:rsidRDefault="00490283" w:rsidP="0046733D">
      <w:pPr>
        <w:pStyle w:val="BodyText"/>
        <w:rPr>
          <w:del w:id="2149" w:author="Moses, Robinson" w:date="2023-04-13T03:42:00Z"/>
        </w:rPr>
      </w:pPr>
      <w:del w:id="2150" w:author="Moses, Robinson" w:date="2023-04-13T03:42:00Z">
        <w:r w:rsidDel="008C573E">
          <w:rPr>
            <w:noProof/>
          </w:rPr>
          <w:drawing>
            <wp:inline distT="0" distB="0" distL="0" distR="0" wp14:anchorId="27611467" wp14:editId="5FC59175">
              <wp:extent cx="4572000" cy="1800225"/>
              <wp:effectExtent l="76200" t="76200" r="133350" b="142875"/>
              <wp:docPr id="1123133719" name="Picture 1123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33719"/>
                      <pic:cNvPicPr/>
                    </pic:nvPicPr>
                    <pic:blipFill>
                      <a:blip r:embed="rId143">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151" w:author="Pinnu, Sainath" w:date="2023-04-12T11:29:00Z">
        <w:del w:id="2152" w:author="Moses, Robinson" w:date="2023-04-13T03:42:00Z">
          <w:r w:rsidR="00174E45" w:rsidDel="008C573E">
            <w:rPr>
              <w:noProof/>
            </w:rPr>
            <w:drawing>
              <wp:inline distT="0" distB="0" distL="0" distR="0" wp14:anchorId="25DA261E" wp14:editId="3CA413B6">
                <wp:extent cx="5943600" cy="1677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677670"/>
                        </a:xfrm>
                        <a:prstGeom prst="rect">
                          <a:avLst/>
                        </a:prstGeom>
                      </pic:spPr>
                    </pic:pic>
                  </a:graphicData>
                </a:graphic>
              </wp:inline>
            </w:drawing>
          </w:r>
        </w:del>
      </w:ins>
      <w:del w:id="2153" w:author="Moses, Robinson" w:date="2023-04-13T03:42:00Z">
        <w:r w:rsidRPr="6F20D2D3" w:rsidDel="008C573E">
          <w:rPr>
            <w:color w:val="76923C"/>
          </w:rPr>
          <w:delText xml:space="preserve"> </w:delText>
        </w:r>
        <w:bookmarkStart w:id="2154" w:name="_Toc132264602"/>
        <w:bookmarkEnd w:id="2154"/>
      </w:del>
    </w:p>
    <w:p w14:paraId="2572EBEC" w14:textId="0C619005" w:rsidR="00490283" w:rsidRPr="00F465FC" w:rsidDel="008C573E" w:rsidRDefault="00783BEC" w:rsidP="0046733D">
      <w:pPr>
        <w:pStyle w:val="Caption"/>
        <w:rPr>
          <w:del w:id="2155" w:author="Moses, Robinson" w:date="2023-04-13T03:42:00Z"/>
          <w:color w:val="92D050"/>
        </w:rPr>
      </w:pPr>
      <w:del w:id="2156"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iCs w:val="0"/>
            <w:color w:val="92D050"/>
          </w:rPr>
          <w:fldChar w:fldCharType="end"/>
        </w:r>
        <w:r w:rsidR="00490283" w:rsidRPr="00F465FC" w:rsidDel="008C573E">
          <w:rPr>
            <w:color w:val="92D050"/>
          </w:rPr>
          <w:delText xml:space="preserve"> </w:delText>
        </w:r>
        <w:bookmarkStart w:id="2157" w:name="_Toc132264603"/>
        <w:bookmarkEnd w:id="2157"/>
      </w:del>
    </w:p>
    <w:p w14:paraId="44D17767" w14:textId="60940D68" w:rsidR="00490283" w:rsidDel="008C573E" w:rsidRDefault="00490283" w:rsidP="0046733D">
      <w:pPr>
        <w:pStyle w:val="Caption"/>
        <w:rPr>
          <w:del w:id="2158" w:author="Moses, Robinson" w:date="2023-04-13T03:42:00Z"/>
        </w:rPr>
      </w:pPr>
      <w:bookmarkStart w:id="2159" w:name="_Toc63697483"/>
      <w:bookmarkStart w:id="2160" w:name="_Ref130883778"/>
      <w:bookmarkStart w:id="2161" w:name="_Ref130884369"/>
      <w:del w:id="2162" w:author="Moses, Robinson" w:date="2023-04-13T03:42:00Z">
        <w:r w:rsidDel="008C573E">
          <w:delText xml:space="preserve">TABLE </w:delText>
        </w:r>
        <w:r w:rsidDel="008C573E">
          <w:rPr>
            <w:iCs w:val="0"/>
          </w:rPr>
          <w:fldChar w:fldCharType="begin"/>
        </w:r>
        <w:r w:rsidDel="008C573E">
          <w:rPr>
            <w:noProof/>
          </w:rPr>
          <w:delInstrText xml:space="preserve"> SEQ Table \* ARABIC </w:delInstrText>
        </w:r>
        <w:r w:rsidDel="008C573E">
          <w:rPr>
            <w:iCs w:val="0"/>
          </w:rPr>
          <w:fldChar w:fldCharType="separate"/>
        </w:r>
        <w:r w:rsidR="0061087E" w:rsidDel="008C573E">
          <w:rPr>
            <w:noProof/>
          </w:rPr>
          <w:delText>20</w:delText>
        </w:r>
        <w:r w:rsidDel="008C573E">
          <w:rPr>
            <w:iCs w:val="0"/>
          </w:rPr>
          <w:fldChar w:fldCharType="end"/>
        </w:r>
        <w:r w:rsidDel="008C573E">
          <w:delText>: CASH QUALITIES FIELD DESCRIPTIONS</w:delText>
        </w:r>
        <w:bookmarkEnd w:id="2159"/>
        <w:bookmarkEnd w:id="2160"/>
        <w:bookmarkEnd w:id="2161"/>
        <w:r w:rsidDel="008C573E">
          <w:delText xml:space="preserve"> </w:delText>
        </w:r>
        <w:r w:rsidDel="008C573E">
          <w:tab/>
          <w:delText xml:space="preserve"> </w:delText>
        </w:r>
        <w:bookmarkStart w:id="2163" w:name="_Toc132264604"/>
        <w:bookmarkEnd w:id="2163"/>
      </w:del>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490283" w:rsidDel="008C573E" w14:paraId="0F0EB020" w14:textId="57239B20" w:rsidTr="0046733D">
        <w:trPr>
          <w:trHeight w:val="426"/>
          <w:del w:id="2164"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2DE8CE0" w14:textId="049BACFA" w:rsidR="00490283" w:rsidDel="008C573E" w:rsidRDefault="00490283" w:rsidP="0046733D">
            <w:pPr>
              <w:pStyle w:val="TableHeading"/>
              <w:rPr>
                <w:del w:id="2165" w:author="Moses, Robinson" w:date="2023-04-13T03:42:00Z"/>
              </w:rPr>
            </w:pPr>
            <w:del w:id="2166" w:author="Moses, Robinson" w:date="2023-04-13T03:42:00Z">
              <w:r w:rsidDel="008C573E">
                <w:delText xml:space="preserve">Field </w:delText>
              </w:r>
              <w:bookmarkStart w:id="2167" w:name="_Toc132264605"/>
              <w:bookmarkEnd w:id="2167"/>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ECF3AC7" w14:textId="4EE8E199" w:rsidR="00490283" w:rsidDel="008C573E" w:rsidRDefault="00490283" w:rsidP="0046733D">
            <w:pPr>
              <w:pStyle w:val="TableHeading"/>
              <w:rPr>
                <w:del w:id="2168" w:author="Moses, Robinson" w:date="2023-04-13T03:42:00Z"/>
              </w:rPr>
            </w:pPr>
            <w:del w:id="2169" w:author="Moses, Robinson" w:date="2023-04-13T03:42:00Z">
              <w:r w:rsidDel="008C573E">
                <w:delText xml:space="preserve">Description </w:delText>
              </w:r>
              <w:bookmarkStart w:id="2170" w:name="_Toc132264606"/>
              <w:bookmarkEnd w:id="2170"/>
            </w:del>
          </w:p>
        </w:tc>
        <w:bookmarkStart w:id="2171" w:name="_Toc132264607"/>
        <w:bookmarkEnd w:id="2171"/>
      </w:tr>
      <w:tr w:rsidR="00490283" w:rsidDel="008C573E" w14:paraId="0B48EC5A" w14:textId="3CEE0DA4">
        <w:trPr>
          <w:trHeight w:val="333"/>
          <w:del w:id="2172"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41876835" w14:textId="6766968A" w:rsidR="00490283" w:rsidRPr="0046733D" w:rsidDel="008C573E" w:rsidRDefault="00490283" w:rsidP="0046733D">
            <w:pPr>
              <w:pStyle w:val="TableBody"/>
              <w:rPr>
                <w:del w:id="2173" w:author="Moses, Robinson" w:date="2023-04-13T03:42:00Z"/>
                <w:b/>
                <w:bCs/>
              </w:rPr>
            </w:pPr>
            <w:del w:id="2174" w:author="Moses, Robinson" w:date="2023-04-13T03:42:00Z">
              <w:r w:rsidRPr="0046733D" w:rsidDel="008C573E">
                <w:rPr>
                  <w:b/>
                  <w:bCs/>
                </w:rPr>
                <w:delText xml:space="preserve">Name </w:delText>
              </w:r>
              <w:bookmarkStart w:id="2175" w:name="_Toc132264608"/>
              <w:bookmarkEnd w:id="2175"/>
            </w:del>
          </w:p>
        </w:tc>
        <w:tc>
          <w:tcPr>
            <w:tcW w:w="6194" w:type="dxa"/>
            <w:tcBorders>
              <w:top w:val="single" w:sz="3" w:space="0" w:color="000000"/>
              <w:left w:val="single" w:sz="4" w:space="0" w:color="000000"/>
              <w:bottom w:val="single" w:sz="4" w:space="0" w:color="000000"/>
              <w:right w:val="single" w:sz="4" w:space="0" w:color="000000"/>
            </w:tcBorders>
          </w:tcPr>
          <w:p w14:paraId="02B59605" w14:textId="4A79C7AD" w:rsidR="00490283" w:rsidDel="008C573E" w:rsidRDefault="00490283" w:rsidP="0046733D">
            <w:pPr>
              <w:pStyle w:val="TableBody"/>
              <w:rPr>
                <w:del w:id="2176" w:author="Moses, Robinson" w:date="2023-04-13T03:42:00Z"/>
              </w:rPr>
            </w:pPr>
            <w:del w:id="2177" w:author="Moses, Robinson" w:date="2023-04-13T03:42:00Z">
              <w:r w:rsidDel="008C573E">
                <w:delText xml:space="preserve"> User-assigned name for a quality to be used </w:delText>
              </w:r>
              <w:bookmarkStart w:id="2178" w:name="_Toc132264609"/>
              <w:bookmarkEnd w:id="2178"/>
            </w:del>
          </w:p>
        </w:tc>
        <w:bookmarkStart w:id="2179" w:name="_Toc132264610"/>
        <w:bookmarkEnd w:id="2179"/>
      </w:tr>
      <w:tr w:rsidR="00490283" w:rsidDel="008C573E" w14:paraId="19B2F900" w14:textId="0ACD77FF" w:rsidTr="0046733D">
        <w:trPr>
          <w:trHeight w:val="372"/>
          <w:del w:id="2180" w:author="Moses, Robinson" w:date="2023-04-13T03:42:00Z"/>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079FE476" w14:textId="4F4509F7" w:rsidR="00490283" w:rsidDel="008C573E" w:rsidRDefault="00490283" w:rsidP="0046733D">
            <w:pPr>
              <w:pStyle w:val="TableHeading"/>
              <w:rPr>
                <w:del w:id="2181" w:author="Moses, Robinson" w:date="2023-04-13T03:42:00Z"/>
              </w:rPr>
            </w:pPr>
            <w:del w:id="2182" w:author="Moses, Robinson" w:date="2023-04-13T03:42:00Z">
              <w:r w:rsidDel="008C573E">
                <w:delText xml:space="preserve">Field </w:delText>
              </w:r>
              <w:bookmarkStart w:id="2183" w:name="_Toc132264611"/>
              <w:bookmarkEnd w:id="2183"/>
            </w:del>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1C0C29F9" w14:textId="4FE12175" w:rsidR="00490283" w:rsidDel="008C573E" w:rsidRDefault="00490283" w:rsidP="0046733D">
            <w:pPr>
              <w:pStyle w:val="TableHeading"/>
              <w:rPr>
                <w:del w:id="2184" w:author="Moses, Robinson" w:date="2023-04-13T03:42:00Z"/>
              </w:rPr>
            </w:pPr>
            <w:del w:id="2185" w:author="Moses, Robinson" w:date="2023-04-13T03:42:00Z">
              <w:r w:rsidDel="008C573E">
                <w:delText xml:space="preserve">Description </w:delText>
              </w:r>
              <w:bookmarkStart w:id="2186" w:name="_Toc132264612"/>
              <w:bookmarkEnd w:id="2186"/>
            </w:del>
          </w:p>
        </w:tc>
        <w:bookmarkStart w:id="2187" w:name="_Toc132264613"/>
        <w:bookmarkEnd w:id="2187"/>
      </w:tr>
      <w:tr w:rsidR="00490283" w:rsidDel="008C573E" w14:paraId="2B41F569" w14:textId="4E0D4B30">
        <w:trPr>
          <w:trHeight w:val="2116"/>
          <w:del w:id="2188"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020722C9" w14:textId="039E7700" w:rsidR="00490283" w:rsidRPr="0046733D" w:rsidDel="008C573E" w:rsidRDefault="00490283" w:rsidP="0046733D">
            <w:pPr>
              <w:pStyle w:val="TableBody"/>
              <w:rPr>
                <w:del w:id="2189" w:author="Moses, Robinson" w:date="2023-04-13T03:42:00Z"/>
                <w:b/>
                <w:bCs/>
              </w:rPr>
            </w:pPr>
            <w:del w:id="2190" w:author="Moses, Robinson" w:date="2023-04-13T03:42:00Z">
              <w:r w:rsidRPr="0046733D" w:rsidDel="008C573E">
                <w:rPr>
                  <w:b/>
                  <w:bCs/>
                </w:rPr>
                <w:delText xml:space="preserve">Export Value </w:delText>
              </w:r>
              <w:bookmarkStart w:id="2191" w:name="_Toc132264614"/>
              <w:bookmarkEnd w:id="2191"/>
            </w:del>
          </w:p>
        </w:tc>
        <w:tc>
          <w:tcPr>
            <w:tcW w:w="6194" w:type="dxa"/>
            <w:tcBorders>
              <w:top w:val="single" w:sz="4" w:space="0" w:color="000000"/>
              <w:left w:val="single" w:sz="4" w:space="0" w:color="000000"/>
              <w:bottom w:val="single" w:sz="4" w:space="0" w:color="000000"/>
              <w:right w:val="single" w:sz="4" w:space="0" w:color="000000"/>
            </w:tcBorders>
          </w:tcPr>
          <w:p w14:paraId="66CE2BD2" w14:textId="6F1055F0" w:rsidR="00490283" w:rsidDel="008C573E" w:rsidRDefault="00490283" w:rsidP="0046733D">
            <w:pPr>
              <w:pStyle w:val="TableBody"/>
              <w:rPr>
                <w:del w:id="2192" w:author="Moses, Robinson" w:date="2023-04-13T03:42:00Z"/>
              </w:rPr>
            </w:pPr>
            <w:del w:id="2193" w:author="Moses, Robinson" w:date="2023-04-13T03:42:00Z">
              <w:r w:rsidDel="008C573E">
                <w:delText xml:space="preserve"> Each user-defined quality must be associated with one of the standard four qualities used by OptiVault when exported: </w:delText>
              </w:r>
              <w:bookmarkStart w:id="2194" w:name="_Toc132264615"/>
              <w:bookmarkEnd w:id="2194"/>
            </w:del>
          </w:p>
          <w:p w14:paraId="0E73F6FA" w14:textId="6DBBCABA" w:rsidR="00490283" w:rsidDel="008C573E" w:rsidRDefault="00490283" w:rsidP="0046733D">
            <w:pPr>
              <w:pStyle w:val="TableListBullet"/>
              <w:rPr>
                <w:del w:id="2195" w:author="Moses, Robinson" w:date="2023-04-13T03:42:00Z"/>
              </w:rPr>
            </w:pPr>
            <w:del w:id="2196" w:author="Moses, Robinson" w:date="2023-04-13T03:42:00Z">
              <w:r w:rsidDel="008C573E">
                <w:delText xml:space="preserve">Fit </w:delText>
              </w:r>
              <w:bookmarkStart w:id="2197" w:name="_Toc132264616"/>
              <w:bookmarkEnd w:id="2197"/>
            </w:del>
          </w:p>
          <w:p w14:paraId="11D69D94" w14:textId="0CE7B84C" w:rsidR="00490283" w:rsidDel="008C573E" w:rsidRDefault="00490283" w:rsidP="0046733D">
            <w:pPr>
              <w:pStyle w:val="TableListBullet"/>
              <w:rPr>
                <w:del w:id="2198" w:author="Moses, Robinson" w:date="2023-04-13T03:42:00Z"/>
              </w:rPr>
            </w:pPr>
            <w:del w:id="2199" w:author="Moses, Robinson" w:date="2023-04-13T03:42:00Z">
              <w:r w:rsidDel="008C573E">
                <w:delText xml:space="preserve">Normal </w:delText>
              </w:r>
              <w:bookmarkStart w:id="2200" w:name="_Toc132264617"/>
              <w:bookmarkEnd w:id="2200"/>
            </w:del>
          </w:p>
          <w:p w14:paraId="7167F88D" w14:textId="04CAFC1B" w:rsidR="00490283" w:rsidDel="008C573E" w:rsidRDefault="00490283" w:rsidP="0046733D">
            <w:pPr>
              <w:pStyle w:val="TableListBullet"/>
              <w:rPr>
                <w:del w:id="2201" w:author="Moses, Robinson" w:date="2023-04-13T03:42:00Z"/>
              </w:rPr>
            </w:pPr>
            <w:del w:id="2202" w:author="Moses, Robinson" w:date="2023-04-13T03:42:00Z">
              <w:r w:rsidDel="008C573E">
                <w:delText xml:space="preserve">Unknown </w:delText>
              </w:r>
              <w:bookmarkStart w:id="2203" w:name="_Toc132264618"/>
              <w:bookmarkEnd w:id="2203"/>
            </w:del>
          </w:p>
          <w:p w14:paraId="3CB7257F" w14:textId="0F6BE746" w:rsidR="00490283" w:rsidDel="008C573E" w:rsidRDefault="00490283" w:rsidP="0046733D">
            <w:pPr>
              <w:pStyle w:val="TableListBullet"/>
              <w:rPr>
                <w:del w:id="2204" w:author="Moses, Robinson" w:date="2023-04-13T03:42:00Z"/>
              </w:rPr>
            </w:pPr>
            <w:del w:id="2205" w:author="Moses, Robinson" w:date="2023-04-13T03:42:00Z">
              <w:r w:rsidDel="008C573E">
                <w:delText xml:space="preserve">Soiled </w:delText>
              </w:r>
              <w:bookmarkStart w:id="2206" w:name="_Toc132264619"/>
              <w:bookmarkEnd w:id="2206"/>
            </w:del>
          </w:p>
          <w:p w14:paraId="59263EBE" w14:textId="5B5103D8" w:rsidR="00490283" w:rsidDel="008C573E" w:rsidRDefault="00490283" w:rsidP="0060488A">
            <w:pPr>
              <w:pStyle w:val="TableListBullet"/>
              <w:numPr>
                <w:ilvl w:val="0"/>
                <w:numId w:val="0"/>
              </w:numPr>
              <w:rPr>
                <w:del w:id="2207" w:author="Moses, Robinson" w:date="2023-04-13T03:42:00Z"/>
              </w:rPr>
            </w:pPr>
            <w:del w:id="2208" w:author="Moses, Robinson" w:date="2023-04-13T03:42:00Z">
              <w:r w:rsidDel="008C573E">
                <w:delText xml:space="preserve">(Do Not Export) for internal vault/institution usage and will not be associated with any of the four standard qualities for exporting purposes. </w:delText>
              </w:r>
              <w:bookmarkStart w:id="2209" w:name="_Toc132264620"/>
              <w:bookmarkEnd w:id="2209"/>
            </w:del>
          </w:p>
        </w:tc>
        <w:bookmarkStart w:id="2210" w:name="_Toc132264621"/>
        <w:bookmarkEnd w:id="2210"/>
      </w:tr>
      <w:tr w:rsidR="00490283" w:rsidDel="008C573E" w14:paraId="229D7D2C" w14:textId="2E72801B">
        <w:trPr>
          <w:trHeight w:val="541"/>
          <w:del w:id="2211"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1C7096B0" w14:textId="7B17DD35" w:rsidR="00490283" w:rsidRPr="0046733D" w:rsidDel="008C573E" w:rsidRDefault="00490283" w:rsidP="0046733D">
            <w:pPr>
              <w:pStyle w:val="TableBody"/>
              <w:rPr>
                <w:del w:id="2212" w:author="Moses, Robinson" w:date="2023-04-13T03:42:00Z"/>
                <w:b/>
                <w:bCs/>
              </w:rPr>
            </w:pPr>
            <w:del w:id="2213" w:author="Moses, Robinson" w:date="2023-04-13T03:42:00Z">
              <w:r w:rsidRPr="0046733D" w:rsidDel="008C573E">
                <w:rPr>
                  <w:b/>
                  <w:bCs/>
                </w:rPr>
                <w:delText xml:space="preserve">OptiCash Quality ID </w:delText>
              </w:r>
              <w:bookmarkStart w:id="2214" w:name="_Toc132264622"/>
              <w:bookmarkEnd w:id="2214"/>
            </w:del>
          </w:p>
        </w:tc>
        <w:tc>
          <w:tcPr>
            <w:tcW w:w="6194" w:type="dxa"/>
            <w:tcBorders>
              <w:top w:val="single" w:sz="4" w:space="0" w:color="000000"/>
              <w:left w:val="single" w:sz="4" w:space="0" w:color="000000"/>
              <w:bottom w:val="single" w:sz="4" w:space="0" w:color="000000"/>
              <w:right w:val="single" w:sz="4" w:space="0" w:color="000000"/>
            </w:tcBorders>
          </w:tcPr>
          <w:p w14:paraId="265193BD" w14:textId="165AA4D7" w:rsidR="00490283" w:rsidDel="008C573E" w:rsidRDefault="00490283" w:rsidP="0046733D">
            <w:pPr>
              <w:pStyle w:val="TableBody"/>
              <w:rPr>
                <w:del w:id="2215" w:author="Moses, Robinson" w:date="2023-04-13T03:42:00Z"/>
              </w:rPr>
            </w:pPr>
            <w:del w:id="2216" w:author="Moses, Robinson" w:date="2023-04-13T03:42:00Z">
              <w:r w:rsidDel="008C573E">
                <w:delText xml:space="preserve">OptiCash actions (primarily Orders) may refer to </w:delText>
              </w:r>
              <w:r w:rsidR="00106C5C" w:rsidDel="008C573E">
                <w:delText xml:space="preserve">the </w:delText>
              </w:r>
              <w:r w:rsidDel="008C573E">
                <w:delText xml:space="preserve">quality of cash involved. This field specifies which quality in OptiCash is equivalent to this quality. </w:delText>
              </w:r>
              <w:bookmarkStart w:id="2217" w:name="_Toc132264623"/>
              <w:bookmarkEnd w:id="2217"/>
            </w:del>
          </w:p>
        </w:tc>
        <w:bookmarkStart w:id="2218" w:name="_Toc132264624"/>
        <w:bookmarkEnd w:id="2218"/>
      </w:tr>
      <w:tr w:rsidR="00490283" w:rsidDel="008C573E" w14:paraId="5A27C0AD" w14:textId="5BB1D55F">
        <w:trPr>
          <w:trHeight w:val="540"/>
          <w:del w:id="2219"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0ED7CDB7" w14:textId="73039F18" w:rsidR="00490283" w:rsidRPr="0046733D" w:rsidDel="008C573E" w:rsidRDefault="00490283" w:rsidP="0046733D">
            <w:pPr>
              <w:pStyle w:val="TableBody"/>
              <w:rPr>
                <w:del w:id="2220" w:author="Moses, Robinson" w:date="2023-04-13T03:42:00Z"/>
                <w:b/>
                <w:bCs/>
              </w:rPr>
            </w:pPr>
            <w:del w:id="2221" w:author="Moses, Robinson" w:date="2023-04-13T03:42:00Z">
              <w:r w:rsidRPr="0046733D" w:rsidDel="008C573E">
                <w:rPr>
                  <w:b/>
                  <w:bCs/>
                </w:rPr>
                <w:delText xml:space="preserve">OptiVault Quality ID </w:delText>
              </w:r>
              <w:bookmarkStart w:id="2222" w:name="_Toc132264625"/>
              <w:bookmarkEnd w:id="2222"/>
            </w:del>
          </w:p>
        </w:tc>
        <w:tc>
          <w:tcPr>
            <w:tcW w:w="6194" w:type="dxa"/>
            <w:tcBorders>
              <w:top w:val="single" w:sz="4" w:space="0" w:color="000000"/>
              <w:left w:val="single" w:sz="4" w:space="0" w:color="000000"/>
              <w:bottom w:val="single" w:sz="4" w:space="0" w:color="000000"/>
              <w:right w:val="single" w:sz="4" w:space="0" w:color="000000"/>
            </w:tcBorders>
          </w:tcPr>
          <w:p w14:paraId="07FB98F6" w14:textId="25341FB9" w:rsidR="00490283" w:rsidDel="008C573E" w:rsidRDefault="00490283" w:rsidP="0046733D">
            <w:pPr>
              <w:pStyle w:val="TableBody"/>
              <w:rPr>
                <w:del w:id="2223" w:author="Moses, Robinson" w:date="2023-04-13T03:42:00Z"/>
              </w:rPr>
            </w:pPr>
            <w:del w:id="2224" w:author="Moses, Robinson" w:date="2023-04-13T03:42:00Z">
              <w:r w:rsidDel="008C573E">
                <w:delText xml:space="preserve">OptiVault actions (primarily Orders) refer to </w:delText>
              </w:r>
              <w:r w:rsidR="00106C5C" w:rsidDel="008C573E">
                <w:delText xml:space="preserve">the </w:delText>
              </w:r>
              <w:r w:rsidDel="008C573E">
                <w:delText xml:space="preserve">quality of cash involved. This field specifies which quality in OptiVault is equivalent to this quality. </w:delText>
              </w:r>
              <w:bookmarkStart w:id="2225" w:name="_Toc132264626"/>
              <w:bookmarkEnd w:id="2225"/>
            </w:del>
          </w:p>
        </w:tc>
        <w:bookmarkStart w:id="2226" w:name="_Toc132264627"/>
        <w:bookmarkEnd w:id="2226"/>
      </w:tr>
      <w:tr w:rsidR="00490283" w:rsidDel="008C573E" w14:paraId="31227BD3" w14:textId="3D1676FF">
        <w:trPr>
          <w:trHeight w:val="540"/>
          <w:del w:id="2227"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4217863D" w14:textId="2DF6BF48" w:rsidR="00490283" w:rsidRPr="0046733D" w:rsidDel="008C573E" w:rsidRDefault="00490283" w:rsidP="0046733D">
            <w:pPr>
              <w:pStyle w:val="TableBody"/>
              <w:rPr>
                <w:del w:id="2228" w:author="Moses, Robinson" w:date="2023-04-13T03:42:00Z"/>
                <w:b/>
                <w:bCs/>
              </w:rPr>
            </w:pPr>
            <w:del w:id="2229" w:author="Moses, Robinson" w:date="2023-04-13T03:42:00Z">
              <w:r w:rsidRPr="0046733D" w:rsidDel="008C573E">
                <w:rPr>
                  <w:b/>
                  <w:bCs/>
                </w:rPr>
                <w:delText>Sort Order</w:delText>
              </w:r>
              <w:bookmarkStart w:id="2230" w:name="_Toc132264628"/>
              <w:bookmarkEnd w:id="2230"/>
            </w:del>
          </w:p>
        </w:tc>
        <w:tc>
          <w:tcPr>
            <w:tcW w:w="6194" w:type="dxa"/>
            <w:tcBorders>
              <w:top w:val="single" w:sz="4" w:space="0" w:color="000000"/>
              <w:left w:val="single" w:sz="4" w:space="0" w:color="000000"/>
              <w:bottom w:val="single" w:sz="4" w:space="0" w:color="000000"/>
              <w:right w:val="single" w:sz="4" w:space="0" w:color="000000"/>
            </w:tcBorders>
          </w:tcPr>
          <w:p w14:paraId="1B85A063" w14:textId="6B942FDC" w:rsidR="00490283" w:rsidRPr="002B7D0C" w:rsidDel="008C573E" w:rsidRDefault="00490283" w:rsidP="0046733D">
            <w:pPr>
              <w:pStyle w:val="TableBody"/>
              <w:rPr>
                <w:del w:id="2231" w:author="Moses, Robinson" w:date="2023-04-13T03:42:00Z"/>
              </w:rPr>
            </w:pPr>
            <w:del w:id="2232" w:author="Moses, Robinson" w:date="2023-04-13T03:42:00Z">
              <w:r w:rsidRPr="002B7D0C" w:rsidDel="008C573E">
                <w:delText xml:space="preserve">The setting determines in what order the quality is listed inside of the Vault. </w:delText>
              </w:r>
              <w:r w:rsidR="00106C5C" w:rsidDel="008C573E">
                <w:delText>The l</w:delText>
              </w:r>
              <w:r w:rsidR="00106C5C" w:rsidRPr="002B7D0C" w:rsidDel="008C573E">
                <w:delText xml:space="preserve">owest </w:delText>
              </w:r>
              <w:r w:rsidRPr="002B7D0C" w:rsidDel="008C573E">
                <w:delText>number gives the highest priority and will be listed first.</w:delText>
              </w:r>
              <w:bookmarkStart w:id="2233" w:name="_Toc132264629"/>
              <w:bookmarkEnd w:id="2233"/>
            </w:del>
          </w:p>
          <w:p w14:paraId="7066C1B7" w14:textId="2EFD0E33" w:rsidR="00490283" w:rsidDel="008C573E" w:rsidRDefault="00490283" w:rsidP="0046733D">
            <w:pPr>
              <w:pStyle w:val="TableBody"/>
              <w:rPr>
                <w:del w:id="2234" w:author="Moses, Robinson" w:date="2023-04-13T03:42:00Z"/>
              </w:rPr>
            </w:pPr>
            <w:bookmarkStart w:id="2235" w:name="_Toc132264630"/>
            <w:bookmarkEnd w:id="2235"/>
          </w:p>
        </w:tc>
        <w:bookmarkStart w:id="2236" w:name="_Toc132264631"/>
        <w:bookmarkEnd w:id="2236"/>
      </w:tr>
    </w:tbl>
    <w:p w14:paraId="5D4D143E" w14:textId="21985101" w:rsidR="00490283" w:rsidRPr="00F465FC" w:rsidDel="008C573E" w:rsidRDefault="00783BEC" w:rsidP="0046733D">
      <w:pPr>
        <w:pStyle w:val="Caption"/>
        <w:rPr>
          <w:del w:id="2237" w:author="Moses, Robinson" w:date="2023-04-13T03:42:00Z"/>
        </w:rPr>
      </w:pPr>
      <w:del w:id="2238"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iCs w:val="0"/>
            <w:color w:val="92D050"/>
          </w:rPr>
          <w:fldChar w:fldCharType="end"/>
        </w:r>
        <w:r w:rsidR="00490283" w:rsidRPr="00F465FC" w:rsidDel="008C573E">
          <w:delText xml:space="preserve"> </w:delText>
        </w:r>
        <w:bookmarkStart w:id="2239" w:name="_Toc132264632"/>
        <w:bookmarkEnd w:id="2239"/>
      </w:del>
    </w:p>
    <w:p w14:paraId="710E8249" w14:textId="1CCE281F" w:rsidR="00490283" w:rsidDel="008C573E" w:rsidRDefault="00490283" w:rsidP="00490283">
      <w:pPr>
        <w:spacing w:after="338"/>
        <w:rPr>
          <w:del w:id="2240" w:author="Moses, Robinson" w:date="2023-04-13T03:42:00Z"/>
        </w:rPr>
      </w:pPr>
      <w:del w:id="2241" w:author="Moses, Robinson" w:date="2023-04-13T03:42:00Z">
        <w:r w:rsidDel="008C573E">
          <w:delText xml:space="preserve"> </w:delText>
        </w:r>
        <w:bookmarkStart w:id="2242" w:name="_Toc132264633"/>
        <w:bookmarkEnd w:id="2242"/>
      </w:del>
    </w:p>
    <w:p w14:paraId="54A91CB6" w14:textId="35DA890F" w:rsidR="00490283" w:rsidRPr="0046733D" w:rsidDel="008C573E" w:rsidRDefault="00490283" w:rsidP="0060488A">
      <w:pPr>
        <w:pStyle w:val="Heading3"/>
        <w:rPr>
          <w:del w:id="2243" w:author="Moses, Robinson" w:date="2023-04-13T03:42:00Z"/>
        </w:rPr>
      </w:pPr>
      <w:bookmarkStart w:id="2244" w:name="_Toc63697410"/>
      <w:bookmarkStart w:id="2245" w:name="_Toc133372390"/>
      <w:bookmarkStart w:id="2246" w:name="_Toc133372453"/>
      <w:del w:id="2247" w:author="Moses, Robinson" w:date="2023-04-13T03:42:00Z">
        <w:r w:rsidRPr="0046733D" w:rsidDel="008C573E">
          <w:delText>CREATE NEW QUALITIES</w:delText>
        </w:r>
        <w:bookmarkEnd w:id="2244"/>
        <w:bookmarkEnd w:id="2245"/>
        <w:bookmarkEnd w:id="2246"/>
        <w:r w:rsidRPr="0046733D" w:rsidDel="008C573E">
          <w:delText xml:space="preserve"> </w:delText>
        </w:r>
        <w:bookmarkStart w:id="2248" w:name="_Toc132264634"/>
        <w:bookmarkEnd w:id="2248"/>
      </w:del>
    </w:p>
    <w:p w14:paraId="76BF450F" w14:textId="24A5883D" w:rsidR="00490283" w:rsidDel="008C573E" w:rsidRDefault="00490283" w:rsidP="0046733D">
      <w:pPr>
        <w:pStyle w:val="BodyText"/>
        <w:rPr>
          <w:del w:id="2249" w:author="Moses, Robinson" w:date="2023-04-13T03:42:00Z"/>
        </w:rPr>
      </w:pPr>
      <w:del w:id="2250" w:author="Moses, Robinson" w:date="2023-04-13T03:42:00Z">
        <w:r w:rsidDel="008C573E">
          <w:delText xml:space="preserve">By clicking on the </w:delText>
        </w:r>
        <w:r w:rsidRPr="0060488A" w:rsidDel="008C573E">
          <w:rPr>
            <w:b/>
            <w:bCs/>
          </w:rPr>
          <w:delText>New Cash Quality</w:delText>
        </w:r>
        <w:r w:rsidDel="008C573E">
          <w:delText xml:space="preserve"> icon  </w:delText>
        </w:r>
        <w:r w:rsidDel="008C573E">
          <w:rPr>
            <w:noProof/>
          </w:rPr>
          <mc:AlternateContent>
            <mc:Choice Requires="wpg">
              <w:drawing>
                <wp:inline distT="0" distB="0" distL="0" distR="0" wp14:anchorId="26251D35" wp14:editId="78DE470D">
                  <wp:extent cx="190881" cy="237109"/>
                  <wp:effectExtent l="0" t="0" r="0" b="0"/>
                  <wp:docPr id="50560" name="Group 5056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5003"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22" name="Picture 4722"/>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B401433">
                <v:group id="Group 50560" style="width:15.05pt;height:18.65pt;mso-position-horizontal-relative:char;mso-position-vertical-relative:line" coordsize="190881,237109" o:spid="_x0000_s1026" w14:anchorId="317E9CB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BikKDTaAAAAAwEAAA8AAABkcnMvZG93bnJl&#10;di54bWxMj09Lw0AQxe+C32EZwZvdxOAfYjalFPVUBFtBvE2z0yQ0Oxuy2yT99o5e9DKP4Q3v/aZY&#10;zq5TIw2h9WwgXSSgiCtvW64NfOxebh5BhYhssfNMBs4UYFleXhSYWz/xO43bWCsJ4ZCjgSbGPtc6&#10;VA05DAvfE4t38IPDKOtQazvgJOGu07dJcq8dtiwNDfa0bqg6bk/OwOuE0ypLn8fN8bA+f+3u3j43&#10;KRlzfTWvnkBFmuPfMfzgCzqUwrT3J7ZBdQbkkfg7xcuSFNRe9CEDXRb6P3v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">
                  <v:shape id="Shape 55003" style="position:absolute;left:381;top:2413;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">
                    <v:stroke miterlimit="83231f" joinstyle="miter"/>
                    <v:path textboxrect="0,0,190500,234696" arrowok="t"/>
                  </v:shape>
                  <v:shape id="Picture 4722"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">
                    <v:imagedata o:title="" r:id="rId124"/>
                  </v:shape>
                  <w10:anchorlock/>
                </v:group>
              </w:pict>
            </mc:Fallback>
          </mc:AlternateContent>
        </w:r>
        <w:r w:rsidDel="008C573E">
          <w:delText xml:space="preserve">  at the bottom of the </w:delText>
        </w:r>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Cash Qualities</w:delText>
        </w:r>
        <w:r w:rsidDel="008C573E">
          <w:delText xml:space="preserve"> screen, the user will </w:delText>
        </w:r>
        <w:r w:rsidR="007C2EEB" w:rsidDel="008C573E">
          <w:delText xml:space="preserve">be </w:delText>
        </w:r>
        <w:r w:rsidDel="008C573E">
          <w:delText>navigate</w:delText>
        </w:r>
        <w:r w:rsidR="007C2EEB" w:rsidDel="008C573E">
          <w:delText>d</w:delText>
        </w:r>
        <w:r w:rsidDel="008C573E">
          <w:delText xml:space="preserve"> to the </w:delText>
        </w:r>
        <w:r w:rsidRPr="0060488A" w:rsidDel="008C573E">
          <w:rPr>
            <w:b/>
            <w:bCs/>
          </w:rPr>
          <w:delText>Create New Cash Qualities</w:delText>
        </w:r>
        <w:r w:rsidDel="008C573E">
          <w:delText xml:space="preserve"> screen.  </w:delText>
        </w:r>
        <w:r w:rsidR="00A34563" w:rsidDel="008C573E">
          <w:delText>For field</w:delText>
        </w:r>
        <w:r w:rsidR="0069378E" w:rsidDel="008C573E">
          <w:delText>,</w:delText>
        </w:r>
        <w:r w:rsidR="00A34563" w:rsidDel="008C573E">
          <w:delText xml:space="preserve"> description s</w:delText>
        </w:r>
        <w:r w:rsidDel="008C573E">
          <w:delText xml:space="preserve">ee </w:delText>
        </w:r>
        <w:r w:rsidR="00A34563" w:rsidDel="008C573E">
          <w:fldChar w:fldCharType="begin"/>
        </w:r>
        <w:r w:rsidR="00A34563" w:rsidDel="008C573E">
          <w:delInstrText xml:space="preserve"> REF _Ref130883778 \h </w:delInstrText>
        </w:r>
        <w:r w:rsidR="00A34563" w:rsidDel="008C573E">
          <w:fldChar w:fldCharType="separate"/>
        </w:r>
        <w:r w:rsidR="0061087E" w:rsidDel="008C573E">
          <w:delText xml:space="preserve">TABLE </w:delText>
        </w:r>
        <w:r w:rsidR="0061087E" w:rsidDel="008C573E">
          <w:rPr>
            <w:noProof/>
          </w:rPr>
          <w:delText>20</w:delText>
        </w:r>
        <w:r w:rsidR="0061087E" w:rsidDel="008C573E">
          <w:delText>: CASH QUALITIES FIELD DESCRIPTIONS</w:delText>
        </w:r>
        <w:r w:rsidR="00A34563" w:rsidDel="008C573E">
          <w:fldChar w:fldCharType="end"/>
        </w:r>
        <w:r w:rsidDel="008C573E">
          <w:delText xml:space="preserve">. </w:delText>
        </w:r>
        <w:bookmarkStart w:id="2251" w:name="_Toc132264635"/>
        <w:bookmarkEnd w:id="2251"/>
      </w:del>
    </w:p>
    <w:p w14:paraId="22C95393" w14:textId="57C7A800" w:rsidR="00490283" w:rsidDel="008C573E" w:rsidRDefault="00490283" w:rsidP="0046733D">
      <w:pPr>
        <w:pStyle w:val="Caption"/>
        <w:rPr>
          <w:del w:id="2252" w:author="Moses, Robinson" w:date="2023-04-13T03:42:00Z"/>
        </w:rPr>
      </w:pPr>
      <w:bookmarkStart w:id="2253" w:name="_Toc63697449"/>
      <w:del w:id="2254" w:author="Moses, Robinson" w:date="2023-04-13T03:42:00Z">
        <w:r w:rsidDel="008C573E">
          <w:delText xml:space="preserve">FIGURE </w:delText>
        </w:r>
        <w:r w:rsidDel="008C573E">
          <w:rPr>
            <w:iCs w:val="0"/>
          </w:rPr>
          <w:fldChar w:fldCharType="begin"/>
        </w:r>
        <w:r w:rsidDel="008C573E">
          <w:rPr>
            <w:noProof/>
          </w:rPr>
          <w:delInstrText xml:space="preserve"> SEQ Figure \* ARABIC </w:delInstrText>
        </w:r>
        <w:r w:rsidDel="008C573E">
          <w:rPr>
            <w:iCs w:val="0"/>
          </w:rPr>
          <w:fldChar w:fldCharType="separate"/>
        </w:r>
        <w:r w:rsidR="0061087E" w:rsidDel="008C573E">
          <w:rPr>
            <w:noProof/>
          </w:rPr>
          <w:delText>26</w:delText>
        </w:r>
        <w:r w:rsidDel="008C573E">
          <w:rPr>
            <w:iCs w:val="0"/>
          </w:rPr>
          <w:fldChar w:fldCharType="end"/>
        </w:r>
        <w:r w:rsidDel="008C573E">
          <w:delText>: CREATE NEW CASH QUALITIES SCREEN</w:delText>
        </w:r>
        <w:bookmarkEnd w:id="2253"/>
        <w:r w:rsidRPr="6356747E" w:rsidDel="008C573E">
          <w:rPr>
            <w:color w:val="76923C"/>
          </w:rPr>
          <w:delText xml:space="preserve"> </w:delText>
        </w:r>
        <w:bookmarkStart w:id="2255" w:name="_Toc132264636"/>
        <w:bookmarkEnd w:id="2255"/>
      </w:del>
    </w:p>
    <w:p w14:paraId="20980373" w14:textId="340E3305" w:rsidR="00490283" w:rsidDel="008C573E" w:rsidRDefault="00490283" w:rsidP="0046733D">
      <w:pPr>
        <w:pStyle w:val="BodyText"/>
        <w:rPr>
          <w:del w:id="2256" w:author="Moses, Robinson" w:date="2023-04-13T03:42:00Z"/>
        </w:rPr>
      </w:pPr>
      <w:del w:id="2257" w:author="Moses, Robinson" w:date="2023-04-13T03:42:00Z">
        <w:r w:rsidDel="008C573E">
          <w:rPr>
            <w:noProof/>
          </w:rPr>
          <w:drawing>
            <wp:inline distT="0" distB="0" distL="0" distR="0" wp14:anchorId="0258C4E6" wp14:editId="203E184B">
              <wp:extent cx="4572000" cy="1914525"/>
              <wp:effectExtent l="76200" t="76200" r="133350" b="142875"/>
              <wp:docPr id="751902896" name="Picture 75190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902896"/>
                      <pic:cNvPicPr/>
                    </pic:nvPicPr>
                    <pic:blipFill>
                      <a:blip r:embed="rId144">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258" w:author="Pinnu, Sainath" w:date="2023-04-12T11:30:00Z">
        <w:del w:id="2259" w:author="Moses, Robinson" w:date="2023-04-13T03:42:00Z">
          <w:r w:rsidR="00CE1414" w:rsidDel="008C573E">
            <w:rPr>
              <w:noProof/>
            </w:rPr>
            <w:drawing>
              <wp:inline distT="0" distB="0" distL="0" distR="0" wp14:anchorId="65A65A29" wp14:editId="0BDBFB42">
                <wp:extent cx="5943600" cy="13836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383665"/>
                        </a:xfrm>
                        <a:prstGeom prst="rect">
                          <a:avLst/>
                        </a:prstGeom>
                      </pic:spPr>
                    </pic:pic>
                  </a:graphicData>
                </a:graphic>
              </wp:inline>
            </w:drawing>
          </w:r>
        </w:del>
      </w:ins>
      <w:del w:id="2260" w:author="Moses, Robinson" w:date="2023-04-13T03:42:00Z">
        <w:r w:rsidDel="008C573E">
          <w:delText xml:space="preserve"> </w:delText>
        </w:r>
        <w:bookmarkStart w:id="2261" w:name="_Toc132264637"/>
        <w:bookmarkEnd w:id="2261"/>
      </w:del>
    </w:p>
    <w:p w14:paraId="02C90C7A" w14:textId="66DC21F3" w:rsidR="00490283" w:rsidDel="008C573E" w:rsidRDefault="00783BEC" w:rsidP="0046733D">
      <w:pPr>
        <w:pStyle w:val="Caption"/>
        <w:rPr>
          <w:del w:id="2262" w:author="Moses, Robinson" w:date="2023-04-13T03:42:00Z"/>
          <w:color w:val="92D050"/>
        </w:rPr>
      </w:pPr>
      <w:del w:id="2263"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iCs w:val="0"/>
            <w:color w:val="92D050"/>
          </w:rPr>
          <w:fldChar w:fldCharType="end"/>
        </w:r>
        <w:r w:rsidR="00490283" w:rsidRPr="00F465FC" w:rsidDel="008C573E">
          <w:rPr>
            <w:color w:val="92D050"/>
          </w:rPr>
          <w:delText xml:space="preserve"> </w:delText>
        </w:r>
        <w:bookmarkStart w:id="2264" w:name="_Toc132264638"/>
        <w:bookmarkEnd w:id="2264"/>
      </w:del>
    </w:p>
    <w:p w14:paraId="1B0CF79E" w14:textId="260F6263" w:rsidR="0046733D" w:rsidRPr="0046733D" w:rsidDel="008C573E" w:rsidRDefault="0046733D" w:rsidP="0046733D">
      <w:pPr>
        <w:rPr>
          <w:del w:id="2265" w:author="Moses, Robinson" w:date="2023-04-13T03:42:00Z"/>
        </w:rPr>
      </w:pPr>
      <w:bookmarkStart w:id="2266" w:name="_Toc132264639"/>
      <w:bookmarkEnd w:id="2266"/>
    </w:p>
    <w:p w14:paraId="75F0528C" w14:textId="7CCC08C0" w:rsidR="00490283" w:rsidDel="008C573E" w:rsidRDefault="00490283" w:rsidP="0060488A">
      <w:pPr>
        <w:pStyle w:val="Heading2"/>
        <w:rPr>
          <w:del w:id="2267" w:author="Moses, Robinson" w:date="2023-04-13T03:42:00Z"/>
        </w:rPr>
      </w:pPr>
      <w:bookmarkStart w:id="2268" w:name="_Toc63697411"/>
      <w:bookmarkStart w:id="2269" w:name="_Toc133372391"/>
      <w:bookmarkStart w:id="2270" w:name="_Toc133372454"/>
      <w:del w:id="2271" w:author="Moses, Robinson" w:date="2023-04-13T03:42:00Z">
        <w:r w:rsidDel="008C573E">
          <w:delText>CASH QUALITY MAP</w:delText>
        </w:r>
        <w:bookmarkEnd w:id="2268"/>
        <w:bookmarkEnd w:id="2269"/>
        <w:bookmarkEnd w:id="2270"/>
        <w:r w:rsidDel="008C573E">
          <w:delText xml:space="preserve"> </w:delText>
        </w:r>
        <w:bookmarkStart w:id="2272" w:name="_Toc132264640"/>
        <w:bookmarkEnd w:id="2272"/>
      </w:del>
    </w:p>
    <w:p w14:paraId="1F9BC7D7" w14:textId="093648D9" w:rsidR="00490283" w:rsidDel="008C573E" w:rsidRDefault="00490283" w:rsidP="00B113B2">
      <w:pPr>
        <w:pStyle w:val="BodyText"/>
        <w:rPr>
          <w:del w:id="2273" w:author="Moses, Robinson" w:date="2023-04-13T03:42:00Z"/>
        </w:rPr>
      </w:pPr>
      <w:del w:id="2274" w:author="Moses, Robinson" w:date="2023-04-13T03:42: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Cash</w:delText>
        </w:r>
        <w:r w:rsidDel="008C573E">
          <w:delText xml:space="preserve"> Quality Map provides access for defining how </w:delText>
        </w:r>
        <w:r w:rsidRPr="0060488A" w:rsidDel="008C573E">
          <w:rPr>
            <w:b/>
            <w:bCs/>
          </w:rPr>
          <w:delText>Cash Qualities</w:delText>
        </w:r>
        <w:r w:rsidDel="008C573E">
          <w:delText xml:space="preserve"> will be used in OptiVLM – Vault Balance. </w:delText>
        </w:r>
        <w:r w:rsidRPr="0060488A" w:rsidDel="008C573E">
          <w:rPr>
            <w:b/>
            <w:bCs/>
          </w:rPr>
          <w:delText>Cash Quality Map</w:delText>
        </w:r>
        <w:r w:rsidDel="008C573E">
          <w:delTex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delText>
        </w:r>
        <w:r w:rsidRPr="0060488A" w:rsidDel="008C573E">
          <w:rPr>
            <w:b/>
            <w:bCs/>
            <w:u w:val="single"/>
          </w:rPr>
          <w:delText>For example</w:delText>
        </w:r>
        <w:r w:rsidR="001A53A8" w:rsidDel="008C573E">
          <w:delText>,</w:delText>
        </w:r>
        <w:r w:rsidDel="008C573E">
          <w:delText xml:space="preserve"> if a Branch Return order specifies that it has qualities “</w:delText>
        </w:r>
        <w:r w:rsidRPr="0060488A" w:rsidDel="008C573E">
          <w:rPr>
            <w:b/>
            <w:bCs/>
          </w:rPr>
          <w:delText>Fit</w:delText>
        </w:r>
        <w:r w:rsidDel="008C573E">
          <w:delText>” and “</w:delText>
        </w:r>
        <w:r w:rsidRPr="0060488A" w:rsidDel="008C573E">
          <w:rPr>
            <w:b/>
            <w:bCs/>
          </w:rPr>
          <w:delText>Soiled</w:delText>
        </w:r>
        <w:r w:rsidDel="008C573E">
          <w:delText>”, but the vault manager wishes to initially treat all Branch Returns as “</w:delText>
        </w:r>
        <w:r w:rsidRPr="0060488A" w:rsidDel="008C573E">
          <w:rPr>
            <w:b/>
            <w:bCs/>
          </w:rPr>
          <w:delText>Unknown</w:delText>
        </w:r>
        <w:r w:rsidDel="008C573E">
          <w:delText xml:space="preserve">” quality, then a Cash Quality Map entry would be used to say that Branch Returns are Unknown quality within Vault Balance. </w:delText>
        </w:r>
        <w:bookmarkStart w:id="2275" w:name="_Toc132264641"/>
        <w:bookmarkEnd w:id="2275"/>
      </w:del>
    </w:p>
    <w:p w14:paraId="37BEA6B6" w14:textId="3AA1D116" w:rsidR="0009659B" w:rsidDel="008C573E" w:rsidRDefault="0009659B">
      <w:pPr>
        <w:rPr>
          <w:del w:id="2276" w:author="Moses, Robinson" w:date="2023-04-13T03:42:00Z"/>
          <w:i/>
          <w:iCs/>
          <w:color w:val="44546A" w:themeColor="text2"/>
          <w:sz w:val="18"/>
          <w:szCs w:val="18"/>
        </w:rPr>
      </w:pPr>
      <w:bookmarkStart w:id="2277" w:name="_Toc63697450"/>
      <w:del w:id="2278" w:author="Moses, Robinson" w:date="2023-04-13T03:42:00Z">
        <w:r w:rsidDel="008C573E">
          <w:br w:type="page"/>
        </w:r>
      </w:del>
    </w:p>
    <w:p w14:paraId="364E3AC7" w14:textId="5EA06CFD" w:rsidR="00490283" w:rsidDel="008C573E" w:rsidRDefault="00490283" w:rsidP="00B113B2">
      <w:pPr>
        <w:pStyle w:val="Caption"/>
        <w:rPr>
          <w:del w:id="2279" w:author="Moses, Robinson" w:date="2023-04-13T03:42:00Z"/>
        </w:rPr>
      </w:pPr>
      <w:del w:id="2280" w:author="Moses, Robinson" w:date="2023-04-13T03:42:00Z">
        <w:r w:rsidDel="008C573E">
          <w:delText xml:space="preserve">FIGURE </w:delText>
        </w:r>
        <w:r w:rsidDel="008C573E">
          <w:rPr>
            <w:iCs w:val="0"/>
          </w:rPr>
          <w:fldChar w:fldCharType="begin"/>
        </w:r>
        <w:r w:rsidDel="008C573E">
          <w:rPr>
            <w:noProof/>
          </w:rPr>
          <w:delInstrText xml:space="preserve"> SEQ Figure \* ARABIC </w:delInstrText>
        </w:r>
        <w:r w:rsidDel="008C573E">
          <w:rPr>
            <w:iCs w:val="0"/>
          </w:rPr>
          <w:fldChar w:fldCharType="separate"/>
        </w:r>
        <w:r w:rsidR="0061087E" w:rsidDel="008C573E">
          <w:rPr>
            <w:noProof/>
          </w:rPr>
          <w:delText>27</w:delText>
        </w:r>
        <w:r w:rsidDel="008C573E">
          <w:rPr>
            <w:iCs w:val="0"/>
          </w:rPr>
          <w:fldChar w:fldCharType="end"/>
        </w:r>
        <w:r w:rsidDel="008C573E">
          <w:delText>: CASH QUALITIES MAP SCREEN</w:delText>
        </w:r>
        <w:bookmarkEnd w:id="2277"/>
        <w:r w:rsidDel="008C573E">
          <w:delText xml:space="preserve"> </w:delText>
        </w:r>
        <w:bookmarkStart w:id="2281" w:name="_Toc132264642"/>
        <w:bookmarkEnd w:id="2281"/>
      </w:del>
    </w:p>
    <w:p w14:paraId="7231BC8E" w14:textId="37D80513" w:rsidR="00490283" w:rsidDel="008C573E" w:rsidRDefault="00490283" w:rsidP="00B113B2">
      <w:pPr>
        <w:pStyle w:val="BodyText"/>
        <w:rPr>
          <w:del w:id="2282" w:author="Moses, Robinson" w:date="2023-04-13T03:42:00Z"/>
        </w:rPr>
      </w:pPr>
      <w:del w:id="2283" w:author="Moses, Robinson" w:date="2023-04-13T03:42:00Z">
        <w:r w:rsidDel="008C573E">
          <w:rPr>
            <w:noProof/>
          </w:rPr>
          <w:drawing>
            <wp:inline distT="0" distB="0" distL="0" distR="0" wp14:anchorId="16211CCB" wp14:editId="272076EA">
              <wp:extent cx="4572000" cy="2257425"/>
              <wp:effectExtent l="76200" t="76200" r="133350" b="142875"/>
              <wp:docPr id="720433368" name="Picture 72043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433368"/>
                      <pic:cNvPicPr/>
                    </pic:nvPicPr>
                    <pic:blipFill>
                      <a:blip r:embed="rId145">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284" w:author="Pinnu, Sainath" w:date="2023-04-12T11:31:00Z">
        <w:del w:id="2285" w:author="Moses, Robinson" w:date="2023-04-13T03:42:00Z">
          <w:r w:rsidR="0036059D" w:rsidDel="008C573E">
            <w:rPr>
              <w:noProof/>
            </w:rPr>
            <w:drawing>
              <wp:inline distT="0" distB="0" distL="0" distR="0" wp14:anchorId="50249829" wp14:editId="5BA46734">
                <wp:extent cx="5943600" cy="2310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10765"/>
                        </a:xfrm>
                        <a:prstGeom prst="rect">
                          <a:avLst/>
                        </a:prstGeom>
                      </pic:spPr>
                    </pic:pic>
                  </a:graphicData>
                </a:graphic>
              </wp:inline>
            </w:drawing>
          </w:r>
        </w:del>
      </w:ins>
      <w:del w:id="2286" w:author="Moses, Robinson" w:date="2023-04-13T03:42:00Z">
        <w:r w:rsidRPr="6F20D2D3" w:rsidDel="008C573E">
          <w:rPr>
            <w:color w:val="622423"/>
            <w:sz w:val="24"/>
            <w:szCs w:val="24"/>
          </w:rPr>
          <w:delText xml:space="preserve"> </w:delText>
        </w:r>
        <w:bookmarkStart w:id="2287" w:name="_Toc132264643"/>
        <w:bookmarkEnd w:id="2287"/>
      </w:del>
    </w:p>
    <w:p w14:paraId="791B92BC" w14:textId="643B1E9C" w:rsidR="00490283" w:rsidRPr="00F465FC" w:rsidDel="008C573E" w:rsidRDefault="00783BEC" w:rsidP="00B113B2">
      <w:pPr>
        <w:pStyle w:val="Caption"/>
        <w:rPr>
          <w:del w:id="2288" w:author="Moses, Robinson" w:date="2023-04-13T03:42:00Z"/>
          <w:color w:val="92D050"/>
        </w:rPr>
      </w:pPr>
      <w:del w:id="2289"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iCs w:val="0"/>
            <w:color w:val="92D050"/>
          </w:rPr>
          <w:fldChar w:fldCharType="end"/>
        </w:r>
        <w:r w:rsidR="00490283" w:rsidRPr="00F465FC" w:rsidDel="008C573E">
          <w:rPr>
            <w:color w:val="92D050"/>
          </w:rPr>
          <w:delText xml:space="preserve"> </w:delText>
        </w:r>
        <w:bookmarkStart w:id="2290" w:name="_Toc132264644"/>
        <w:bookmarkEnd w:id="2290"/>
      </w:del>
    </w:p>
    <w:p w14:paraId="31D93FF1" w14:textId="0CFE869C" w:rsidR="00490283" w:rsidDel="008C573E" w:rsidRDefault="00490283" w:rsidP="00195089">
      <w:pPr>
        <w:pStyle w:val="Caption"/>
        <w:rPr>
          <w:del w:id="2291" w:author="Moses, Robinson" w:date="2023-04-13T03:42:00Z"/>
        </w:rPr>
      </w:pPr>
      <w:bookmarkStart w:id="2292" w:name="_Toc63697484"/>
      <w:del w:id="2293" w:author="Moses, Robinson" w:date="2023-04-13T03:42:00Z">
        <w:r w:rsidDel="008C573E">
          <w:delText xml:space="preserve">TABLE </w:delText>
        </w:r>
        <w:r w:rsidDel="008C573E">
          <w:rPr>
            <w:iCs w:val="0"/>
          </w:rPr>
          <w:fldChar w:fldCharType="begin"/>
        </w:r>
        <w:r w:rsidDel="008C573E">
          <w:rPr>
            <w:noProof/>
          </w:rPr>
          <w:delInstrText xml:space="preserve"> SEQ Table \* ARABIC </w:delInstrText>
        </w:r>
        <w:r w:rsidDel="008C573E">
          <w:rPr>
            <w:iCs w:val="0"/>
          </w:rPr>
          <w:fldChar w:fldCharType="separate"/>
        </w:r>
        <w:r w:rsidR="0061087E" w:rsidDel="008C573E">
          <w:rPr>
            <w:noProof/>
          </w:rPr>
          <w:delText>21</w:delText>
        </w:r>
        <w:r w:rsidDel="008C573E">
          <w:rPr>
            <w:iCs w:val="0"/>
          </w:rPr>
          <w:fldChar w:fldCharType="end"/>
        </w:r>
        <w:r w:rsidDel="008C573E">
          <w:delText>: CASH QUALITY MAP FIELD DESCRIPTIONS</w:delText>
        </w:r>
        <w:bookmarkEnd w:id="2292"/>
        <w:r w:rsidDel="008C573E">
          <w:delText xml:space="preserve">  </w:delText>
        </w:r>
        <w:bookmarkStart w:id="2294" w:name="_Toc132264645"/>
        <w:bookmarkEnd w:id="2294"/>
      </w:del>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490283" w:rsidDel="008C573E" w14:paraId="7B552F89" w14:textId="6E9AD82B" w:rsidTr="0060488A">
        <w:trPr>
          <w:trHeight w:val="372"/>
          <w:del w:id="2295"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676CDF3" w14:textId="67612F31" w:rsidR="00490283" w:rsidDel="008C573E" w:rsidRDefault="00490283" w:rsidP="00195089">
            <w:pPr>
              <w:pStyle w:val="TableHeading"/>
              <w:rPr>
                <w:del w:id="2296" w:author="Moses, Robinson" w:date="2023-04-13T03:42:00Z"/>
              </w:rPr>
            </w:pPr>
            <w:del w:id="2297" w:author="Moses, Robinson" w:date="2023-04-13T03:42:00Z">
              <w:r w:rsidDel="008C573E">
                <w:delText xml:space="preserve">Field </w:delText>
              </w:r>
              <w:bookmarkStart w:id="2298" w:name="_Toc132264646"/>
              <w:bookmarkEnd w:id="2298"/>
            </w:del>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6C7D578" w14:textId="70CFCA90" w:rsidR="00490283" w:rsidDel="008C573E" w:rsidRDefault="00490283" w:rsidP="00195089">
            <w:pPr>
              <w:pStyle w:val="TableHeading"/>
              <w:rPr>
                <w:del w:id="2299" w:author="Moses, Robinson" w:date="2023-04-13T03:42:00Z"/>
              </w:rPr>
            </w:pPr>
            <w:del w:id="2300" w:author="Moses, Robinson" w:date="2023-04-13T03:42:00Z">
              <w:r w:rsidDel="008C573E">
                <w:delText xml:space="preserve">Description </w:delText>
              </w:r>
              <w:bookmarkStart w:id="2301" w:name="_Toc132264647"/>
              <w:bookmarkEnd w:id="2301"/>
            </w:del>
          </w:p>
        </w:tc>
        <w:bookmarkStart w:id="2302" w:name="_Toc132264648"/>
        <w:bookmarkEnd w:id="2302"/>
      </w:tr>
      <w:tr w:rsidR="00490283" w:rsidDel="008C573E" w14:paraId="3373F0DB" w14:textId="237C5398">
        <w:trPr>
          <w:trHeight w:val="333"/>
          <w:del w:id="2303"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E0D9DE6" w14:textId="209BC89D" w:rsidR="00490283" w:rsidRPr="00195089" w:rsidDel="008C573E" w:rsidRDefault="00490283" w:rsidP="00195089">
            <w:pPr>
              <w:pStyle w:val="TableBody"/>
              <w:rPr>
                <w:del w:id="2304" w:author="Moses, Robinson" w:date="2023-04-13T03:42:00Z"/>
                <w:b/>
                <w:bCs/>
              </w:rPr>
            </w:pPr>
            <w:del w:id="2305" w:author="Moses, Robinson" w:date="2023-04-13T03:42:00Z">
              <w:r w:rsidRPr="00195089" w:rsidDel="008C573E">
                <w:rPr>
                  <w:b/>
                  <w:bCs/>
                </w:rPr>
                <w:delText xml:space="preserve">Workflow </w:delText>
              </w:r>
              <w:bookmarkStart w:id="2306" w:name="_Toc132264649"/>
              <w:bookmarkEnd w:id="2306"/>
            </w:del>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B6F2F3C" w14:textId="036DB9C4" w:rsidR="00490283" w:rsidDel="008C573E" w:rsidRDefault="00490283" w:rsidP="00195089">
            <w:pPr>
              <w:pStyle w:val="TableBody"/>
              <w:rPr>
                <w:del w:id="2307" w:author="Moses, Robinson" w:date="2023-04-13T03:42:00Z"/>
              </w:rPr>
            </w:pPr>
            <w:del w:id="2308" w:author="Moses, Robinson" w:date="2023-04-13T03:42:00Z">
              <w:r w:rsidDel="008C573E">
                <w:delText xml:space="preserve"> </w:delText>
              </w:r>
              <w:r w:rsidR="009C3519" w:rsidDel="008C573E">
                <w:delText xml:space="preserve">A unique </w:delText>
              </w:r>
              <w:r w:rsidDel="008C573E">
                <w:delText xml:space="preserve">listing of each workflow that has been mapped to a particular Quality </w:delText>
              </w:r>
              <w:bookmarkStart w:id="2309" w:name="_Toc132264650"/>
              <w:bookmarkEnd w:id="2309"/>
            </w:del>
          </w:p>
        </w:tc>
        <w:bookmarkStart w:id="2310" w:name="_Toc132264651"/>
        <w:bookmarkEnd w:id="2310"/>
      </w:tr>
      <w:tr w:rsidR="00490283" w:rsidDel="008C573E" w14:paraId="00D7299F" w14:textId="70FD2773">
        <w:trPr>
          <w:trHeight w:val="541"/>
          <w:del w:id="2311"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EBD628" w14:textId="51E20F1B" w:rsidR="00490283" w:rsidRPr="00195089" w:rsidDel="008C573E" w:rsidRDefault="00490283" w:rsidP="00195089">
            <w:pPr>
              <w:pStyle w:val="TableBody"/>
              <w:rPr>
                <w:del w:id="2312" w:author="Moses, Robinson" w:date="2023-04-13T03:42:00Z"/>
                <w:b/>
                <w:bCs/>
              </w:rPr>
            </w:pPr>
            <w:del w:id="2313" w:author="Moses, Robinson" w:date="2023-04-13T03:42:00Z">
              <w:r w:rsidRPr="00195089" w:rsidDel="008C573E">
                <w:rPr>
                  <w:b/>
                  <w:bCs/>
                </w:rPr>
                <w:delText xml:space="preserve">Quality </w:delText>
              </w:r>
              <w:bookmarkStart w:id="2314" w:name="_Toc132264652"/>
              <w:bookmarkEnd w:id="2314"/>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372C7" w14:textId="747CC0CB" w:rsidR="00490283" w:rsidDel="008C573E" w:rsidRDefault="00490283" w:rsidP="00195089">
            <w:pPr>
              <w:pStyle w:val="TableBody"/>
              <w:rPr>
                <w:del w:id="2315" w:author="Moses, Robinson" w:date="2023-04-13T03:42:00Z"/>
              </w:rPr>
            </w:pPr>
            <w:del w:id="2316" w:author="Moses, Robinson" w:date="2023-04-13T03:42:00Z">
              <w:r w:rsidDel="008C573E">
                <w:delText xml:space="preserve"> </w:delText>
              </w:r>
              <w:r w:rsidR="009C3519" w:rsidDel="008C573E">
                <w:delText xml:space="preserve">A unique </w:delText>
              </w:r>
              <w:r w:rsidDel="008C573E">
                <w:delText xml:space="preserve">quality that has been mapped to a workflow.  Different qualities can be mapped to multiple workflows.  Workflows can only be mapped to a single Quality at any given time. </w:delText>
              </w:r>
              <w:bookmarkStart w:id="2317" w:name="_Toc132264653"/>
              <w:bookmarkEnd w:id="2317"/>
            </w:del>
          </w:p>
        </w:tc>
        <w:bookmarkStart w:id="2318" w:name="_Toc132264654"/>
        <w:bookmarkEnd w:id="2318"/>
      </w:tr>
      <w:tr w:rsidR="00490283" w:rsidDel="008C573E" w14:paraId="51A3B6E1" w14:textId="5EA9D068">
        <w:trPr>
          <w:trHeight w:val="430"/>
          <w:del w:id="2319"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645D67" w14:textId="4F934103" w:rsidR="00490283" w:rsidDel="008C573E" w:rsidRDefault="00490283" w:rsidP="00195089">
            <w:pPr>
              <w:pStyle w:val="TableBody"/>
              <w:rPr>
                <w:del w:id="2320" w:author="Moses, Robinson" w:date="2023-04-13T03:42:00Z"/>
              </w:rPr>
            </w:pPr>
            <w:del w:id="2321" w:author="Moses, Robinson" w:date="2023-04-13T03:42:00Z">
              <w:r w:rsidDel="008C573E">
                <w:rPr>
                  <w:rFonts w:ascii="Open Sans" w:hAnsi="Open Sans" w:cs="Times New Roman"/>
                  <w:noProof/>
                  <w:szCs w:val="20"/>
                </w:rPr>
                <w:drawing>
                  <wp:inline distT="0" distB="0" distL="0" distR="0" wp14:anchorId="17326DCD" wp14:editId="04AB2027">
                    <wp:extent cx="245110" cy="184150"/>
                    <wp:effectExtent l="0" t="0" r="0" b="0"/>
                    <wp:docPr id="4856" name="Picture 4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88">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sidDel="008C573E">
                <w:rPr>
                  <w:bCs/>
                  <w:szCs w:val="16"/>
                </w:rPr>
                <w:delText xml:space="preserve"> </w:delText>
              </w:r>
              <w:bookmarkStart w:id="2322" w:name="_Toc132264655"/>
              <w:bookmarkEnd w:id="2322"/>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00B70" w14:textId="1C6EB887" w:rsidR="00490283" w:rsidDel="008C573E" w:rsidRDefault="00490283" w:rsidP="00195089">
            <w:pPr>
              <w:pStyle w:val="TableBody"/>
              <w:rPr>
                <w:del w:id="2323" w:author="Moses, Robinson" w:date="2023-04-13T03:42:00Z"/>
              </w:rPr>
            </w:pPr>
            <w:del w:id="2324" w:author="Moses, Robinson" w:date="2023-04-13T03:42:00Z">
              <w:r w:rsidDel="008C573E">
                <w:delText xml:space="preserve"> Removes the existing Workflow-to-Quality mapping </w:delText>
              </w:r>
              <w:bookmarkStart w:id="2325" w:name="_Toc132264656"/>
              <w:bookmarkEnd w:id="2325"/>
            </w:del>
          </w:p>
        </w:tc>
        <w:bookmarkStart w:id="2326" w:name="_Toc132264657"/>
        <w:bookmarkEnd w:id="2326"/>
      </w:tr>
    </w:tbl>
    <w:p w14:paraId="28ABEDB6" w14:textId="45B5AB2A" w:rsidR="00490283" w:rsidRPr="00F465FC" w:rsidDel="008C573E" w:rsidRDefault="00783BEC" w:rsidP="00195089">
      <w:pPr>
        <w:pStyle w:val="Caption"/>
        <w:rPr>
          <w:del w:id="2327" w:author="Moses, Robinson" w:date="2023-04-13T03:42:00Z"/>
        </w:rPr>
      </w:pPr>
      <w:del w:id="2328"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iCs w:val="0"/>
            <w:color w:val="92D050"/>
          </w:rPr>
          <w:fldChar w:fldCharType="end"/>
        </w:r>
        <w:r w:rsidR="00490283" w:rsidRPr="00F465FC" w:rsidDel="008C573E">
          <w:delText xml:space="preserve"> </w:delText>
        </w:r>
        <w:bookmarkStart w:id="2329" w:name="_Toc132264658"/>
        <w:bookmarkEnd w:id="2329"/>
      </w:del>
    </w:p>
    <w:p w14:paraId="66CB2506" w14:textId="65745361" w:rsidR="00490283" w:rsidDel="008C573E" w:rsidRDefault="00490283" w:rsidP="00195089">
      <w:pPr>
        <w:pStyle w:val="BodyText"/>
        <w:rPr>
          <w:del w:id="2330" w:author="Moses, Robinson" w:date="2023-04-13T03:42:00Z"/>
        </w:rPr>
      </w:pPr>
      <w:bookmarkStart w:id="2331" w:name="_Toc132264659"/>
      <w:bookmarkEnd w:id="2331"/>
    </w:p>
    <w:p w14:paraId="1A584314" w14:textId="6F2F4D7D" w:rsidR="00490283" w:rsidRPr="00195089" w:rsidDel="008C573E" w:rsidRDefault="00490283" w:rsidP="0060488A">
      <w:pPr>
        <w:pStyle w:val="Heading3"/>
        <w:rPr>
          <w:del w:id="2332" w:author="Moses, Robinson" w:date="2023-04-13T03:42:00Z"/>
        </w:rPr>
      </w:pPr>
      <w:bookmarkStart w:id="2333" w:name="_Toc63697412"/>
      <w:bookmarkStart w:id="2334" w:name="_Toc133372392"/>
      <w:bookmarkStart w:id="2335" w:name="_Toc133372455"/>
      <w:del w:id="2336" w:author="Moses, Robinson" w:date="2023-04-13T03:42:00Z">
        <w:r w:rsidRPr="00195089" w:rsidDel="008C573E">
          <w:delText>CREATE NEW CASH QUALITY</w:delText>
        </w:r>
        <w:bookmarkEnd w:id="2333"/>
        <w:bookmarkEnd w:id="2334"/>
        <w:bookmarkEnd w:id="2335"/>
        <w:r w:rsidRPr="00195089" w:rsidDel="008C573E">
          <w:delText xml:space="preserve"> </w:delText>
        </w:r>
        <w:bookmarkStart w:id="2337" w:name="_Toc132264660"/>
        <w:bookmarkEnd w:id="2337"/>
      </w:del>
    </w:p>
    <w:p w14:paraId="1D486A74" w14:textId="7BD5BB79" w:rsidR="00490283" w:rsidDel="008C573E" w:rsidRDefault="00490283" w:rsidP="00372BAC">
      <w:pPr>
        <w:pStyle w:val="BodyText"/>
        <w:rPr>
          <w:del w:id="2338" w:author="Moses, Robinson" w:date="2023-04-13T03:42:00Z"/>
        </w:rPr>
      </w:pPr>
      <w:del w:id="2339" w:author="Moses, Robinson" w:date="2023-04-13T03:42:00Z">
        <w:r w:rsidDel="008C573E">
          <w:delText xml:space="preserve">The bottom of the </w:delText>
        </w:r>
        <w:r w:rsidRPr="0060488A" w:rsidDel="008C573E">
          <w:rPr>
            <w:b/>
            <w:bCs/>
          </w:rPr>
          <w:delText>Cash Quality</w:delText>
        </w:r>
        <w:r w:rsidDel="008C573E">
          <w:delText xml:space="preserve"> page provides the ability to map remaining and unmapped Workflows to Qualities. Users </w:delText>
        </w:r>
        <w:r w:rsidR="00603C43" w:rsidDel="008C573E">
          <w:delText xml:space="preserve">can </w:delText>
        </w:r>
        <w:r w:rsidDel="008C573E">
          <w:delText xml:space="preserve">select the </w:delText>
        </w:r>
        <w:r w:rsidRPr="0060488A" w:rsidDel="008C573E">
          <w:rPr>
            <w:b/>
            <w:bCs/>
          </w:rPr>
          <w:delText>Workflow</w:delText>
        </w:r>
        <w:r w:rsidDel="008C573E">
          <w:delText xml:space="preserve"> from the appropriate dropdown, select the desired </w:delText>
        </w:r>
        <w:r w:rsidRPr="0060488A" w:rsidDel="008C573E">
          <w:rPr>
            <w:b/>
            <w:bCs/>
          </w:rPr>
          <w:delText>Quality</w:delText>
        </w:r>
        <w:r w:rsidDel="008C573E">
          <w:delText xml:space="preserve">, and </w:delText>
        </w:r>
        <w:r w:rsidR="00603C43" w:rsidDel="008C573E">
          <w:delText xml:space="preserve">click </w:delText>
        </w:r>
        <w:r w:rsidRPr="0060488A" w:rsidDel="008C573E">
          <w:rPr>
            <w:b/>
            <w:bCs/>
          </w:rPr>
          <w:delText>SAVE</w:delText>
        </w:r>
        <w:r w:rsidDel="008C573E">
          <w:delText xml:space="preserve">.  The mapping will then be added to the Cash Quality Map listing. </w:delText>
        </w:r>
        <w:bookmarkStart w:id="2340" w:name="_Toc132264661"/>
        <w:bookmarkEnd w:id="2340"/>
      </w:del>
    </w:p>
    <w:p w14:paraId="769816B4" w14:textId="5A27D9DA" w:rsidR="00490283" w:rsidDel="008C573E" w:rsidRDefault="00490283" w:rsidP="00195089">
      <w:pPr>
        <w:pStyle w:val="Caption"/>
        <w:rPr>
          <w:del w:id="2341" w:author="Moses, Robinson" w:date="2023-04-13T03:42:00Z"/>
        </w:rPr>
      </w:pPr>
      <w:bookmarkStart w:id="2342" w:name="_Toc63697451"/>
      <w:del w:id="2343" w:author="Moses, Robinson" w:date="2023-04-13T03:42:00Z">
        <w:r w:rsidDel="008C573E">
          <w:delText xml:space="preserve">FIGURE </w:delText>
        </w:r>
        <w:r w:rsidDel="008C573E">
          <w:rPr>
            <w:iCs w:val="0"/>
          </w:rPr>
          <w:fldChar w:fldCharType="begin"/>
        </w:r>
        <w:r w:rsidDel="008C573E">
          <w:rPr>
            <w:noProof/>
          </w:rPr>
          <w:delInstrText xml:space="preserve"> SEQ Figure \* ARABIC </w:delInstrText>
        </w:r>
        <w:r w:rsidDel="008C573E">
          <w:rPr>
            <w:iCs w:val="0"/>
          </w:rPr>
          <w:fldChar w:fldCharType="separate"/>
        </w:r>
        <w:r w:rsidR="0061087E" w:rsidDel="008C573E">
          <w:rPr>
            <w:noProof/>
          </w:rPr>
          <w:delText>28</w:delText>
        </w:r>
        <w:r w:rsidDel="008C573E">
          <w:rPr>
            <w:iCs w:val="0"/>
          </w:rPr>
          <w:fldChar w:fldCharType="end"/>
        </w:r>
        <w:r w:rsidDel="008C573E">
          <w:delText xml:space="preserve">: CREATE </w:delText>
        </w:r>
        <w:r w:rsidR="009C3519" w:rsidDel="008C573E">
          <w:delText xml:space="preserve">A </w:delText>
        </w:r>
        <w:r w:rsidDel="008C573E">
          <w:delText xml:space="preserve">NEW </w:delText>
        </w:r>
        <w:r w:rsidR="009C3519" w:rsidDel="008C573E">
          <w:delText>CASH-</w:delText>
        </w:r>
        <w:r w:rsidDel="008C573E">
          <w:delText>QUALITY MAP</w:delText>
        </w:r>
        <w:bookmarkEnd w:id="2342"/>
        <w:r w:rsidDel="008C573E">
          <w:delText xml:space="preserve"> </w:delText>
        </w:r>
        <w:bookmarkStart w:id="2344" w:name="_Toc132264662"/>
        <w:bookmarkEnd w:id="2344"/>
      </w:del>
    </w:p>
    <w:p w14:paraId="43ABFF16" w14:textId="63D5067E" w:rsidR="00490283" w:rsidDel="008C573E" w:rsidRDefault="00490283" w:rsidP="00195089">
      <w:pPr>
        <w:pStyle w:val="BodyText"/>
        <w:rPr>
          <w:del w:id="2345" w:author="Moses, Robinson" w:date="2023-04-13T03:42:00Z"/>
        </w:rPr>
      </w:pPr>
      <w:del w:id="2346" w:author="Moses, Robinson" w:date="2023-04-13T03:42:00Z">
        <w:r w:rsidDel="008C573E">
          <w:rPr>
            <w:noProof/>
          </w:rPr>
          <w:drawing>
            <wp:inline distT="0" distB="0" distL="0" distR="0" wp14:anchorId="33FD2101" wp14:editId="65C87550">
              <wp:extent cx="4572000" cy="561975"/>
              <wp:effectExtent l="76200" t="76200" r="133350" b="142875"/>
              <wp:docPr id="953265955" name="Picture 9532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89">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sidDel="008C573E">
          <w:rPr>
            <w:color w:val="622423"/>
            <w:sz w:val="24"/>
            <w:szCs w:val="24"/>
          </w:rPr>
          <w:delText xml:space="preserve"> </w:delText>
        </w:r>
        <w:bookmarkStart w:id="2347" w:name="_Toc132264663"/>
        <w:bookmarkEnd w:id="2347"/>
      </w:del>
    </w:p>
    <w:p w14:paraId="3865C709" w14:textId="318A2433" w:rsidR="00490283" w:rsidRPr="00F465FC" w:rsidDel="008C573E" w:rsidRDefault="00783BEC" w:rsidP="00195089">
      <w:pPr>
        <w:pStyle w:val="Caption"/>
        <w:rPr>
          <w:del w:id="2348" w:author="Moses, Robinson" w:date="2023-04-13T03:42:00Z"/>
          <w:color w:val="92D050"/>
        </w:rPr>
      </w:pPr>
      <w:del w:id="2349"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iCs w:val="0"/>
            <w:color w:val="92D050"/>
          </w:rPr>
          <w:fldChar w:fldCharType="end"/>
        </w:r>
        <w:r w:rsidR="00490283" w:rsidRPr="00F465FC" w:rsidDel="008C573E">
          <w:rPr>
            <w:color w:val="92D050"/>
          </w:rPr>
          <w:delText xml:space="preserve"> </w:delText>
        </w:r>
        <w:bookmarkStart w:id="2350" w:name="_Toc132264664"/>
        <w:bookmarkEnd w:id="2350"/>
      </w:del>
    </w:p>
    <w:p w14:paraId="33916828" w14:textId="53B7B957" w:rsidR="00490283" w:rsidDel="008C573E" w:rsidRDefault="00490283" w:rsidP="00195089">
      <w:pPr>
        <w:pStyle w:val="Caption"/>
        <w:rPr>
          <w:del w:id="2351" w:author="Moses, Robinson" w:date="2023-04-13T03:42:00Z"/>
        </w:rPr>
      </w:pPr>
      <w:bookmarkStart w:id="2352" w:name="_Toc63697485"/>
      <w:del w:id="2353" w:author="Moses, Robinson" w:date="2023-04-13T03:42:00Z">
        <w:r w:rsidDel="008C573E">
          <w:delText xml:space="preserve">TABLE </w:delText>
        </w:r>
        <w:r w:rsidDel="008C573E">
          <w:rPr>
            <w:iCs w:val="0"/>
          </w:rPr>
          <w:fldChar w:fldCharType="begin"/>
        </w:r>
        <w:r w:rsidDel="008C573E">
          <w:rPr>
            <w:noProof/>
          </w:rPr>
          <w:delInstrText xml:space="preserve"> SEQ Table \* ARABIC </w:delInstrText>
        </w:r>
        <w:r w:rsidDel="008C573E">
          <w:rPr>
            <w:iCs w:val="0"/>
          </w:rPr>
          <w:fldChar w:fldCharType="separate"/>
        </w:r>
        <w:r w:rsidR="0061087E" w:rsidDel="008C573E">
          <w:rPr>
            <w:noProof/>
          </w:rPr>
          <w:delText>22</w:delText>
        </w:r>
        <w:r w:rsidDel="008C573E">
          <w:rPr>
            <w:iCs w:val="0"/>
          </w:rPr>
          <w:fldChar w:fldCharType="end"/>
        </w:r>
        <w:r w:rsidDel="008C573E">
          <w:delText>: CASH QUALITY MAP FIELD DESCRIPTIONS</w:delText>
        </w:r>
        <w:bookmarkEnd w:id="2352"/>
        <w:r w:rsidDel="008C573E">
          <w:delText xml:space="preserve">  </w:delText>
        </w:r>
        <w:bookmarkStart w:id="2354" w:name="_Toc132264665"/>
        <w:bookmarkEnd w:id="2354"/>
      </w:del>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490283" w:rsidDel="008C573E" w14:paraId="7D46C6BC" w14:textId="7F5DADFC" w:rsidTr="00195089">
        <w:trPr>
          <w:trHeight w:val="372"/>
          <w:del w:id="2355"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C558FBC" w14:textId="32826547" w:rsidR="00490283" w:rsidDel="008C573E" w:rsidRDefault="00490283" w:rsidP="00195089">
            <w:pPr>
              <w:pStyle w:val="TableHeading"/>
              <w:rPr>
                <w:del w:id="2356" w:author="Moses, Robinson" w:date="2023-04-13T03:42:00Z"/>
              </w:rPr>
            </w:pPr>
            <w:del w:id="2357" w:author="Moses, Robinson" w:date="2023-04-13T03:42:00Z">
              <w:r w:rsidDel="008C573E">
                <w:delText xml:space="preserve">Field </w:delText>
              </w:r>
              <w:bookmarkStart w:id="2358" w:name="_Toc132264666"/>
              <w:bookmarkEnd w:id="2358"/>
            </w:del>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29780AE5" w14:textId="35F47C9F" w:rsidR="00490283" w:rsidDel="008C573E" w:rsidRDefault="00490283" w:rsidP="00195089">
            <w:pPr>
              <w:pStyle w:val="TableHeading"/>
              <w:rPr>
                <w:del w:id="2359" w:author="Moses, Robinson" w:date="2023-04-13T03:42:00Z"/>
              </w:rPr>
            </w:pPr>
            <w:del w:id="2360" w:author="Moses, Robinson" w:date="2023-04-13T03:42:00Z">
              <w:r w:rsidDel="008C573E">
                <w:delText xml:space="preserve">Description </w:delText>
              </w:r>
              <w:bookmarkStart w:id="2361" w:name="_Toc132264667"/>
              <w:bookmarkEnd w:id="2361"/>
            </w:del>
          </w:p>
        </w:tc>
        <w:bookmarkStart w:id="2362" w:name="_Toc132264668"/>
        <w:bookmarkEnd w:id="2362"/>
      </w:tr>
      <w:tr w:rsidR="00490283" w:rsidDel="008C573E" w14:paraId="6150EB77" w14:textId="05CF7CDE">
        <w:trPr>
          <w:trHeight w:val="333"/>
          <w:del w:id="2363"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F430872" w14:textId="3FB5DBCF" w:rsidR="00490283" w:rsidRPr="00195089" w:rsidDel="008C573E" w:rsidRDefault="00490283" w:rsidP="00195089">
            <w:pPr>
              <w:pStyle w:val="TableBody"/>
              <w:rPr>
                <w:del w:id="2364" w:author="Moses, Robinson" w:date="2023-04-13T03:42:00Z"/>
                <w:b/>
                <w:bCs/>
              </w:rPr>
            </w:pPr>
            <w:del w:id="2365" w:author="Moses, Robinson" w:date="2023-04-13T03:42:00Z">
              <w:r w:rsidRPr="00195089" w:rsidDel="008C573E">
                <w:rPr>
                  <w:b/>
                  <w:bCs/>
                </w:rPr>
                <w:delText xml:space="preserve">Workflow </w:delText>
              </w:r>
              <w:bookmarkStart w:id="2366" w:name="_Toc132264669"/>
              <w:bookmarkEnd w:id="2366"/>
            </w:del>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9A7B17D" w14:textId="68D9C7B6" w:rsidR="00490283" w:rsidDel="008C573E" w:rsidRDefault="00490283" w:rsidP="00195089">
            <w:pPr>
              <w:pStyle w:val="TableBody"/>
              <w:rPr>
                <w:del w:id="2367" w:author="Moses, Robinson" w:date="2023-04-13T03:42:00Z"/>
              </w:rPr>
            </w:pPr>
            <w:del w:id="2368" w:author="Moses, Robinson" w:date="2023-04-13T03:42:00Z">
              <w:r w:rsidDel="008C573E">
                <w:delText xml:space="preserve"> </w:delText>
              </w:r>
              <w:r w:rsidR="009C3519" w:rsidDel="008C573E">
                <w:delText xml:space="preserve">A unique </w:delText>
              </w:r>
              <w:r w:rsidDel="008C573E">
                <w:delText xml:space="preserve">listing of each workflow that has been mapped to a particular Quality </w:delText>
              </w:r>
              <w:bookmarkStart w:id="2369" w:name="_Toc132264670"/>
              <w:bookmarkEnd w:id="2369"/>
            </w:del>
          </w:p>
        </w:tc>
        <w:bookmarkStart w:id="2370" w:name="_Toc132264671"/>
        <w:bookmarkEnd w:id="2370"/>
      </w:tr>
      <w:tr w:rsidR="00490283" w:rsidDel="008C573E" w14:paraId="7DEE2FC9" w14:textId="2117FF21">
        <w:trPr>
          <w:trHeight w:val="540"/>
          <w:del w:id="2371"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61303" w14:textId="112E441C" w:rsidR="00490283" w:rsidRPr="00195089" w:rsidDel="008C573E" w:rsidRDefault="00490283" w:rsidP="00195089">
            <w:pPr>
              <w:pStyle w:val="TableBody"/>
              <w:rPr>
                <w:del w:id="2372" w:author="Moses, Robinson" w:date="2023-04-13T03:42:00Z"/>
                <w:b/>
                <w:bCs/>
              </w:rPr>
            </w:pPr>
            <w:del w:id="2373" w:author="Moses, Robinson" w:date="2023-04-13T03:42:00Z">
              <w:r w:rsidRPr="00195089" w:rsidDel="008C573E">
                <w:rPr>
                  <w:b/>
                  <w:bCs/>
                </w:rPr>
                <w:delText xml:space="preserve">Quality </w:delText>
              </w:r>
              <w:bookmarkStart w:id="2374" w:name="_Toc132264672"/>
              <w:bookmarkEnd w:id="2374"/>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451AC" w14:textId="79A3EF15" w:rsidR="00490283" w:rsidDel="008C573E" w:rsidRDefault="00490283" w:rsidP="00195089">
            <w:pPr>
              <w:pStyle w:val="TableBody"/>
              <w:rPr>
                <w:del w:id="2375" w:author="Moses, Robinson" w:date="2023-04-13T03:42:00Z"/>
              </w:rPr>
            </w:pPr>
            <w:del w:id="2376" w:author="Moses, Robinson" w:date="2023-04-13T03:42:00Z">
              <w:r w:rsidDel="008C573E">
                <w:delText xml:space="preserve"> </w:delText>
              </w:r>
              <w:r w:rsidR="009C3519" w:rsidDel="008C573E">
                <w:delText xml:space="preserve">A unique </w:delText>
              </w:r>
              <w:r w:rsidDel="008C573E">
                <w:delText xml:space="preserve">quality that has been mapped to a workflow.  Different qualities can be mapped to multiple workflows.  Workflows can only be mapped to a single Quality at any given time. </w:delText>
              </w:r>
              <w:bookmarkStart w:id="2377" w:name="_Toc132264673"/>
              <w:bookmarkEnd w:id="2377"/>
            </w:del>
          </w:p>
        </w:tc>
        <w:bookmarkStart w:id="2378" w:name="_Toc132264674"/>
        <w:bookmarkEnd w:id="2378"/>
      </w:tr>
      <w:tr w:rsidR="00490283" w:rsidDel="008C573E" w14:paraId="010EBD42" w14:textId="193E89B5">
        <w:trPr>
          <w:trHeight w:val="336"/>
          <w:del w:id="2379"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3F69" w14:textId="0364CBCD" w:rsidR="00490283" w:rsidRPr="00195089" w:rsidDel="008C573E" w:rsidRDefault="00490283" w:rsidP="00195089">
            <w:pPr>
              <w:pStyle w:val="TableBody"/>
              <w:rPr>
                <w:del w:id="2380" w:author="Moses, Robinson" w:date="2023-04-13T03:42:00Z"/>
                <w:b/>
                <w:bCs/>
              </w:rPr>
            </w:pPr>
            <w:del w:id="2381" w:author="Moses, Robinson" w:date="2023-04-13T03:42:00Z">
              <w:r w:rsidRPr="00195089" w:rsidDel="008C573E">
                <w:rPr>
                  <w:b/>
                  <w:bCs/>
                </w:rPr>
                <w:delText xml:space="preserve">Coffer </w:delText>
              </w:r>
              <w:bookmarkStart w:id="2382" w:name="_Toc132264675"/>
              <w:bookmarkEnd w:id="2382"/>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96FB2" w14:textId="773722CA" w:rsidR="00490283" w:rsidDel="008C573E" w:rsidRDefault="00490283" w:rsidP="00195089">
            <w:pPr>
              <w:pStyle w:val="TableBody"/>
              <w:rPr>
                <w:del w:id="2383" w:author="Moses, Robinson" w:date="2023-04-13T03:42:00Z"/>
              </w:rPr>
            </w:pPr>
            <w:del w:id="2384" w:author="Moses, Robinson" w:date="2023-04-13T03:42:00Z">
              <w:r w:rsidDel="008C573E">
                <w:delText xml:space="preserve"> Denotes the Coffer that the combination of Workflow and Quality has been mapped to </w:delText>
              </w:r>
              <w:bookmarkStart w:id="2385" w:name="_Toc132264676"/>
              <w:bookmarkEnd w:id="2385"/>
            </w:del>
          </w:p>
        </w:tc>
        <w:bookmarkStart w:id="2386" w:name="_Toc132264677"/>
        <w:bookmarkEnd w:id="2386"/>
      </w:tr>
      <w:tr w:rsidR="00490283" w:rsidDel="008C573E" w14:paraId="6B55322D" w14:textId="1128680C">
        <w:trPr>
          <w:trHeight w:val="430"/>
          <w:del w:id="2387"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7F4C4B" w14:textId="6D861151" w:rsidR="00490283" w:rsidDel="008C573E" w:rsidRDefault="00490283">
            <w:pPr>
              <w:ind w:left="142"/>
              <w:jc w:val="center"/>
              <w:rPr>
                <w:del w:id="2388" w:author="Moses, Robinson" w:date="2023-04-13T03:42:00Z"/>
              </w:rPr>
            </w:pPr>
            <w:del w:id="2389" w:author="Moses, Robinson" w:date="2023-04-13T03:42:00Z">
              <w:r w:rsidDel="008C573E">
                <w:rPr>
                  <w:noProof/>
                </w:rPr>
                <w:drawing>
                  <wp:inline distT="0" distB="0" distL="0" distR="0" wp14:anchorId="2EE0E5F4" wp14:editId="04E28109">
                    <wp:extent cx="245110" cy="184785"/>
                    <wp:effectExtent l="0" t="0" r="0" b="0"/>
                    <wp:docPr id="5157" name="Picture 5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88">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sidDel="008C573E">
                <w:rPr>
                  <w:b/>
                  <w:bCs/>
                  <w:sz w:val="16"/>
                  <w:szCs w:val="16"/>
                </w:rPr>
                <w:delText xml:space="preserve"> </w:delText>
              </w:r>
              <w:bookmarkStart w:id="2390" w:name="_Toc132264678"/>
              <w:bookmarkEnd w:id="2390"/>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E9F62" w14:textId="540CFBE5" w:rsidR="00490283" w:rsidDel="008C573E" w:rsidRDefault="00490283" w:rsidP="00195089">
            <w:pPr>
              <w:pStyle w:val="TableBody"/>
              <w:rPr>
                <w:del w:id="2391" w:author="Moses, Robinson" w:date="2023-04-13T03:42:00Z"/>
              </w:rPr>
            </w:pPr>
            <w:del w:id="2392" w:author="Moses, Robinson" w:date="2023-04-13T03:42:00Z">
              <w:r w:rsidDel="008C573E">
                <w:delText xml:space="preserve"> Removes the existing Coffer </w:delText>
              </w:r>
              <w:bookmarkStart w:id="2393" w:name="_Toc132264679"/>
              <w:bookmarkEnd w:id="2393"/>
            </w:del>
          </w:p>
        </w:tc>
        <w:bookmarkStart w:id="2394" w:name="_Toc132264680"/>
        <w:bookmarkEnd w:id="2394"/>
      </w:tr>
    </w:tbl>
    <w:p w14:paraId="572403F5" w14:textId="59C7A8F5" w:rsidR="00490283" w:rsidRPr="00FB6332" w:rsidDel="008C573E" w:rsidRDefault="00783BEC" w:rsidP="00195089">
      <w:pPr>
        <w:pStyle w:val="Caption"/>
        <w:rPr>
          <w:del w:id="2395" w:author="Moses, Robinson" w:date="2023-04-13T03:42:00Z"/>
        </w:rPr>
      </w:pPr>
      <w:del w:id="2396" w:author="Moses, Robinson" w:date="2023-04-13T03:42:00Z">
        <w:r w:rsidDel="008C573E">
          <w:fldChar w:fldCharType="begin"/>
        </w:r>
        <w:r w:rsidDel="008C573E">
          <w:delInstrText xml:space="preserve"> HYPERLINK \l "_SETTINGS" </w:delInstrText>
        </w:r>
        <w:r w:rsidDel="008C573E">
          <w:fldChar w:fldCharType="separate"/>
        </w:r>
        <w:r w:rsidR="00490283" w:rsidRPr="00FB6332" w:rsidDel="008C573E">
          <w:rPr>
            <w:rStyle w:val="Hyperlink"/>
            <w:color w:val="92D050"/>
          </w:rPr>
          <w:delText>Return to: Settings</w:delText>
        </w:r>
        <w:r w:rsidDel="008C573E">
          <w:rPr>
            <w:rStyle w:val="Hyperlink"/>
            <w:iCs w:val="0"/>
            <w:color w:val="92D050"/>
          </w:rPr>
          <w:fldChar w:fldCharType="end"/>
        </w:r>
        <w:r w:rsidR="00490283" w:rsidRPr="00FB6332" w:rsidDel="008C573E">
          <w:delText xml:space="preserve"> </w:delText>
        </w:r>
        <w:bookmarkStart w:id="2397" w:name="_Toc132264681"/>
        <w:bookmarkEnd w:id="2397"/>
      </w:del>
    </w:p>
    <w:p w14:paraId="1BB8A2AD" w14:textId="5BA9B6E3" w:rsidR="00490283" w:rsidDel="008C573E" w:rsidRDefault="00490283" w:rsidP="00737E57">
      <w:pPr>
        <w:pStyle w:val="BodyText"/>
        <w:rPr>
          <w:del w:id="2398" w:author="Moses, Robinson" w:date="2023-04-13T03:42:00Z"/>
        </w:rPr>
      </w:pPr>
      <w:bookmarkStart w:id="2399" w:name="_Toc132264682"/>
      <w:bookmarkEnd w:id="2399"/>
    </w:p>
    <w:p w14:paraId="15458411" w14:textId="41033F7D" w:rsidR="00490283" w:rsidDel="008C573E" w:rsidRDefault="00490283" w:rsidP="0060488A">
      <w:pPr>
        <w:pStyle w:val="Heading2"/>
        <w:rPr>
          <w:del w:id="2400" w:author="Moses, Robinson" w:date="2023-04-13T03:42:00Z"/>
        </w:rPr>
      </w:pPr>
      <w:bookmarkStart w:id="2401" w:name="_Toc63697413"/>
      <w:bookmarkStart w:id="2402" w:name="_Toc133372393"/>
      <w:bookmarkStart w:id="2403" w:name="_Toc133372456"/>
      <w:del w:id="2404" w:author="Moses, Robinson" w:date="2023-04-13T03:42:00Z">
        <w:r w:rsidDel="008C573E">
          <w:delText>COFFERS</w:delText>
        </w:r>
        <w:bookmarkEnd w:id="2401"/>
        <w:bookmarkEnd w:id="2402"/>
        <w:bookmarkEnd w:id="2403"/>
        <w:r w:rsidDel="008C573E">
          <w:delText xml:space="preserve"> </w:delText>
        </w:r>
        <w:bookmarkStart w:id="2405" w:name="_Toc132264683"/>
        <w:bookmarkEnd w:id="2405"/>
      </w:del>
    </w:p>
    <w:p w14:paraId="26E84304" w14:textId="1462D810" w:rsidR="00490283" w:rsidDel="008C573E" w:rsidRDefault="00490283" w:rsidP="00E8047B">
      <w:pPr>
        <w:pStyle w:val="BodyText"/>
        <w:rPr>
          <w:del w:id="2406" w:author="Moses, Robinson" w:date="2023-04-13T03:42:00Z"/>
        </w:rPr>
      </w:pPr>
      <w:del w:id="2407" w:author="Moses, Robinson" w:date="2023-04-13T03:42: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Coffers</w:delText>
        </w:r>
        <w:r w:rsidDel="008C573E">
          <w:delText xml:space="preserve"> provides a listing of all existing coffers.  Coffers are unique mapping of </w:delText>
        </w:r>
        <w:r w:rsidRPr="0060488A" w:rsidDel="008C573E">
          <w:rPr>
            <w:b/>
            <w:bCs/>
          </w:rPr>
          <w:delText>Workflow</w:delText>
        </w:r>
        <w:r w:rsidDel="008C573E">
          <w:delText xml:space="preserve"> to </w:delText>
        </w:r>
        <w:r w:rsidRPr="0060488A" w:rsidDel="008C573E">
          <w:rPr>
            <w:b/>
            <w:bCs/>
          </w:rPr>
          <w:delText>Cash Quality</w:delText>
        </w:r>
        <w:r w:rsidDel="008C573E">
          <w:delText xml:space="preserve"> to facilitate financial institution tracking of cash by designations. </w:delText>
        </w:r>
        <w:bookmarkStart w:id="2408" w:name="_Toc132264684"/>
        <w:bookmarkEnd w:id="2408"/>
      </w:del>
    </w:p>
    <w:p w14:paraId="375FA4D4" w14:textId="01479F04" w:rsidR="00490283" w:rsidDel="008C573E" w:rsidRDefault="00490283" w:rsidP="00E8047B">
      <w:pPr>
        <w:pStyle w:val="Caption"/>
        <w:rPr>
          <w:del w:id="2409" w:author="Moses, Robinson" w:date="2023-04-13T03:42:00Z"/>
        </w:rPr>
      </w:pPr>
      <w:bookmarkStart w:id="2410" w:name="_Toc63697452"/>
      <w:del w:id="2411" w:author="Moses, Robinson" w:date="2023-04-13T03:42:00Z">
        <w:r w:rsidDel="008C573E">
          <w:delText xml:space="preserve">FIGURE </w:delText>
        </w:r>
        <w:r w:rsidDel="008C573E">
          <w:rPr>
            <w:iCs w:val="0"/>
          </w:rPr>
          <w:fldChar w:fldCharType="begin"/>
        </w:r>
        <w:r w:rsidDel="008C573E">
          <w:rPr>
            <w:noProof/>
          </w:rPr>
          <w:delInstrText xml:space="preserve"> SEQ Figure \* ARABIC </w:delInstrText>
        </w:r>
        <w:r w:rsidDel="008C573E">
          <w:rPr>
            <w:iCs w:val="0"/>
          </w:rPr>
          <w:fldChar w:fldCharType="separate"/>
        </w:r>
        <w:r w:rsidR="0061087E" w:rsidDel="008C573E">
          <w:rPr>
            <w:noProof/>
          </w:rPr>
          <w:delText>29</w:delText>
        </w:r>
        <w:r w:rsidDel="008C573E">
          <w:rPr>
            <w:iCs w:val="0"/>
          </w:rPr>
          <w:fldChar w:fldCharType="end"/>
        </w:r>
        <w:r w:rsidDel="008C573E">
          <w:delText>: LIST ALL COFFERS SCREEN</w:delText>
        </w:r>
        <w:bookmarkEnd w:id="2410"/>
        <w:r w:rsidDel="008C573E">
          <w:delText xml:space="preserve"> </w:delText>
        </w:r>
        <w:bookmarkStart w:id="2412" w:name="_Toc132264685"/>
        <w:bookmarkEnd w:id="2412"/>
      </w:del>
    </w:p>
    <w:p w14:paraId="6B433194" w14:textId="37D6FE69" w:rsidR="00490283" w:rsidDel="008C573E" w:rsidRDefault="00490283" w:rsidP="00E8047B">
      <w:pPr>
        <w:pStyle w:val="BodyText"/>
        <w:rPr>
          <w:del w:id="2413" w:author="Moses, Robinson" w:date="2023-04-13T03:42:00Z"/>
        </w:rPr>
      </w:pPr>
      <w:del w:id="2414" w:author="Moses, Robinson" w:date="2023-04-13T03:42:00Z">
        <w:r w:rsidDel="008C573E">
          <w:rPr>
            <w:noProof/>
          </w:rPr>
          <w:drawing>
            <wp:inline distT="0" distB="0" distL="0" distR="0" wp14:anchorId="007CDD03" wp14:editId="55A0BF66">
              <wp:extent cx="4572000" cy="1952625"/>
              <wp:effectExtent l="76200" t="76200" r="133350" b="142875"/>
              <wp:docPr id="1008282102" name="Picture 10082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282102"/>
                      <pic:cNvPicPr/>
                    </pic:nvPicPr>
                    <pic:blipFill>
                      <a:blip r:embed="rId146">
                        <a:extLst>
                          <a:ext uri="{28A0092B-C50C-407E-A947-70E740481C1C}">
                            <a14:useLocalDpi xmlns:a14="http://schemas.microsoft.com/office/drawing/2010/main" val="0"/>
                          </a:ext>
                        </a:extLst>
                      </a:blip>
                      <a:stretch>
                        <a:fillRect/>
                      </a:stretch>
                    </pic:blipFill>
                    <pic:spPr>
                      <a:xfrm>
                        <a:off x="0" y="0"/>
                        <a:ext cx="45720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415" w:author="Pinnu, Sainath" w:date="2023-04-12T11:32:00Z">
        <w:del w:id="2416" w:author="Moses, Robinson" w:date="2023-04-13T03:42:00Z">
          <w:r w:rsidR="000066CF" w:rsidDel="008C573E">
            <w:rPr>
              <w:noProof/>
            </w:rPr>
            <w:drawing>
              <wp:inline distT="0" distB="0" distL="0" distR="0" wp14:anchorId="114D10D0" wp14:editId="1CC70123">
                <wp:extent cx="59436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9250"/>
                        </a:xfrm>
                        <a:prstGeom prst="rect">
                          <a:avLst/>
                        </a:prstGeom>
                      </pic:spPr>
                    </pic:pic>
                  </a:graphicData>
                </a:graphic>
              </wp:inline>
            </w:drawing>
          </w:r>
        </w:del>
      </w:ins>
      <w:del w:id="2417" w:author="Moses, Robinson" w:date="2023-04-13T03:42:00Z">
        <w:r w:rsidDel="008C573E">
          <w:delText xml:space="preserve"> </w:delText>
        </w:r>
        <w:bookmarkStart w:id="2418" w:name="_Toc132264686"/>
        <w:bookmarkEnd w:id="2418"/>
      </w:del>
    </w:p>
    <w:p w14:paraId="0BD1EF6F" w14:textId="1D05D1CB" w:rsidR="00490283" w:rsidRPr="00FB6332" w:rsidDel="008C573E" w:rsidRDefault="00783BEC" w:rsidP="00E8047B">
      <w:pPr>
        <w:pStyle w:val="Caption"/>
        <w:rPr>
          <w:del w:id="2419" w:author="Moses, Robinson" w:date="2023-04-13T03:42:00Z"/>
          <w:color w:val="92D050"/>
        </w:rPr>
      </w:pPr>
      <w:del w:id="2420" w:author="Moses, Robinson" w:date="2023-04-13T03:42:00Z">
        <w:r w:rsidDel="008C573E">
          <w:fldChar w:fldCharType="begin"/>
        </w:r>
        <w:r w:rsidDel="008C573E">
          <w:delInstrText xml:space="preserve"> HYPERLINK \l "_SETTINGS" </w:delInstrText>
        </w:r>
        <w:r w:rsidDel="008C573E">
          <w:fldChar w:fldCharType="separate"/>
        </w:r>
        <w:r w:rsidR="00490283" w:rsidRPr="00FB6332" w:rsidDel="008C573E">
          <w:rPr>
            <w:rStyle w:val="Hyperlink"/>
            <w:color w:val="92D050"/>
          </w:rPr>
          <w:delText>Return to: Settings</w:delText>
        </w:r>
        <w:r w:rsidDel="008C573E">
          <w:rPr>
            <w:rStyle w:val="Hyperlink"/>
            <w:iCs w:val="0"/>
            <w:color w:val="92D050"/>
          </w:rPr>
          <w:fldChar w:fldCharType="end"/>
        </w:r>
        <w:r w:rsidR="00490283" w:rsidRPr="00FB6332" w:rsidDel="008C573E">
          <w:rPr>
            <w:color w:val="92D050"/>
          </w:rPr>
          <w:delText xml:space="preserve"> </w:delText>
        </w:r>
        <w:bookmarkStart w:id="2421" w:name="_Toc132264687"/>
        <w:bookmarkEnd w:id="2421"/>
      </w:del>
    </w:p>
    <w:p w14:paraId="0FDB21C3" w14:textId="63EA1BDE" w:rsidR="00490283" w:rsidDel="008C573E" w:rsidRDefault="00490283" w:rsidP="00490283">
      <w:pPr>
        <w:spacing w:after="196"/>
        <w:rPr>
          <w:del w:id="2422" w:author="Moses, Robinson" w:date="2023-04-13T03:42:00Z"/>
        </w:rPr>
      </w:pPr>
      <w:del w:id="2423" w:author="Moses, Robinson" w:date="2023-04-13T03:42:00Z">
        <w:r w:rsidDel="008C573E">
          <w:delText xml:space="preserve"> </w:delText>
        </w:r>
        <w:bookmarkStart w:id="2424" w:name="_Toc132264688"/>
        <w:bookmarkEnd w:id="2424"/>
      </w:del>
    </w:p>
    <w:p w14:paraId="64AADE4D" w14:textId="64D87907" w:rsidR="00490283" w:rsidDel="008C573E" w:rsidRDefault="00490283" w:rsidP="00E8047B">
      <w:pPr>
        <w:pStyle w:val="Caption"/>
        <w:rPr>
          <w:del w:id="2425" w:author="Moses, Robinson" w:date="2023-04-13T03:42:00Z"/>
        </w:rPr>
      </w:pPr>
      <w:bookmarkStart w:id="2426" w:name="_Toc63697486"/>
      <w:del w:id="2427" w:author="Moses, Robinson" w:date="2023-04-13T03:42:00Z">
        <w:r w:rsidDel="008C573E">
          <w:delText xml:space="preserve">TABLE </w:delText>
        </w:r>
        <w:r w:rsidDel="008C573E">
          <w:rPr>
            <w:iCs w:val="0"/>
          </w:rPr>
          <w:fldChar w:fldCharType="begin"/>
        </w:r>
        <w:r w:rsidDel="008C573E">
          <w:rPr>
            <w:noProof/>
          </w:rPr>
          <w:delInstrText xml:space="preserve"> SEQ Table \* ARABIC </w:delInstrText>
        </w:r>
        <w:r w:rsidDel="008C573E">
          <w:rPr>
            <w:iCs w:val="0"/>
          </w:rPr>
          <w:fldChar w:fldCharType="separate"/>
        </w:r>
        <w:r w:rsidR="0061087E" w:rsidDel="008C573E">
          <w:rPr>
            <w:noProof/>
          </w:rPr>
          <w:delText>23</w:delText>
        </w:r>
        <w:r w:rsidDel="008C573E">
          <w:rPr>
            <w:iCs w:val="0"/>
          </w:rPr>
          <w:fldChar w:fldCharType="end"/>
        </w:r>
        <w:r w:rsidDel="008C573E">
          <w:delText>: LIST ALL COFFERS FIELD DEFINITIONS</w:delText>
        </w:r>
        <w:bookmarkEnd w:id="2426"/>
        <w:r w:rsidDel="008C573E">
          <w:delText xml:space="preserve"> </w:delText>
        </w:r>
        <w:bookmarkStart w:id="2428" w:name="_Toc132264689"/>
        <w:bookmarkEnd w:id="2428"/>
      </w:del>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490283" w:rsidDel="008C573E" w14:paraId="08BC0461" w14:textId="16D61148" w:rsidTr="00E8047B">
        <w:trPr>
          <w:trHeight w:val="372"/>
          <w:del w:id="2429"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1F0D1D" w14:textId="478F19A4" w:rsidR="00490283" w:rsidDel="008C573E" w:rsidRDefault="00490283" w:rsidP="00E8047B">
            <w:pPr>
              <w:pStyle w:val="TableHeading"/>
              <w:rPr>
                <w:del w:id="2430" w:author="Moses, Robinson" w:date="2023-04-13T03:42:00Z"/>
              </w:rPr>
            </w:pPr>
            <w:del w:id="2431" w:author="Moses, Robinson" w:date="2023-04-13T03:42:00Z">
              <w:r w:rsidDel="008C573E">
                <w:delText xml:space="preserve">Field </w:delText>
              </w:r>
              <w:bookmarkStart w:id="2432" w:name="_Toc132264690"/>
              <w:bookmarkEnd w:id="2432"/>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446BC8B" w14:textId="02C9E801" w:rsidR="00490283" w:rsidDel="008C573E" w:rsidRDefault="00490283" w:rsidP="00E8047B">
            <w:pPr>
              <w:pStyle w:val="TableHeading"/>
              <w:rPr>
                <w:del w:id="2433" w:author="Moses, Robinson" w:date="2023-04-13T03:42:00Z"/>
              </w:rPr>
            </w:pPr>
            <w:del w:id="2434" w:author="Moses, Robinson" w:date="2023-04-13T03:42:00Z">
              <w:r w:rsidDel="008C573E">
                <w:delText xml:space="preserve">Description </w:delText>
              </w:r>
              <w:bookmarkStart w:id="2435" w:name="_Toc132264691"/>
              <w:bookmarkEnd w:id="2435"/>
            </w:del>
          </w:p>
        </w:tc>
        <w:bookmarkStart w:id="2436" w:name="_Toc132264692"/>
        <w:bookmarkEnd w:id="2436"/>
      </w:tr>
      <w:tr w:rsidR="00490283" w:rsidDel="008C573E" w14:paraId="74404A73" w14:textId="4DD198F9">
        <w:trPr>
          <w:trHeight w:val="333"/>
          <w:del w:id="2437"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3000B596" w14:textId="1A9086DA" w:rsidR="00490283" w:rsidRPr="00E8047B" w:rsidDel="008C573E" w:rsidRDefault="00490283" w:rsidP="00E8047B">
            <w:pPr>
              <w:pStyle w:val="TableBody"/>
              <w:rPr>
                <w:del w:id="2438" w:author="Moses, Robinson" w:date="2023-04-13T03:42:00Z"/>
                <w:b/>
                <w:bCs/>
              </w:rPr>
            </w:pPr>
            <w:del w:id="2439" w:author="Moses, Robinson" w:date="2023-04-13T03:42:00Z">
              <w:r w:rsidRPr="00E8047B" w:rsidDel="008C573E">
                <w:rPr>
                  <w:b/>
                  <w:bCs/>
                </w:rPr>
                <w:delText xml:space="preserve">Name </w:delText>
              </w:r>
              <w:bookmarkStart w:id="2440" w:name="_Toc132264693"/>
              <w:bookmarkEnd w:id="2440"/>
            </w:del>
          </w:p>
        </w:tc>
        <w:tc>
          <w:tcPr>
            <w:tcW w:w="6194" w:type="dxa"/>
            <w:tcBorders>
              <w:top w:val="single" w:sz="3" w:space="0" w:color="000000"/>
              <w:left w:val="single" w:sz="4" w:space="0" w:color="000000"/>
              <w:bottom w:val="single" w:sz="4" w:space="0" w:color="000000"/>
              <w:right w:val="single" w:sz="4" w:space="0" w:color="000000"/>
            </w:tcBorders>
          </w:tcPr>
          <w:p w14:paraId="264305BF" w14:textId="40BA801C" w:rsidR="00490283" w:rsidDel="008C573E" w:rsidRDefault="00490283" w:rsidP="00E8047B">
            <w:pPr>
              <w:pStyle w:val="TableBody"/>
              <w:rPr>
                <w:del w:id="2441" w:author="Moses, Robinson" w:date="2023-04-13T03:42:00Z"/>
              </w:rPr>
            </w:pPr>
            <w:del w:id="2442" w:author="Moses, Robinson" w:date="2023-04-13T03:42:00Z">
              <w:r w:rsidDel="008C573E">
                <w:delText xml:space="preserve"> Name of each uniquely defined Coffer </w:delText>
              </w:r>
              <w:bookmarkStart w:id="2443" w:name="_Toc132264694"/>
              <w:bookmarkEnd w:id="2443"/>
            </w:del>
          </w:p>
        </w:tc>
        <w:bookmarkStart w:id="2444" w:name="_Toc132264695"/>
        <w:bookmarkEnd w:id="2444"/>
      </w:tr>
      <w:tr w:rsidR="00490283" w:rsidDel="008C573E" w14:paraId="4521CF36" w14:textId="01DED262">
        <w:trPr>
          <w:trHeight w:val="288"/>
          <w:del w:id="2445"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6175045A" w14:textId="2E8C4151" w:rsidR="00490283" w:rsidRPr="00E8047B" w:rsidDel="008C573E" w:rsidRDefault="00490283" w:rsidP="00E8047B">
            <w:pPr>
              <w:pStyle w:val="TableBody"/>
              <w:rPr>
                <w:del w:id="2446" w:author="Moses, Robinson" w:date="2023-04-13T03:42:00Z"/>
                <w:b/>
                <w:bCs/>
              </w:rPr>
            </w:pPr>
            <w:del w:id="2447" w:author="Moses, Robinson" w:date="2023-04-13T03:42:00Z">
              <w:r w:rsidRPr="00E8047B" w:rsidDel="008C573E">
                <w:rPr>
                  <w:b/>
                  <w:bCs/>
                </w:rPr>
                <w:delText>Quality</w:delText>
              </w:r>
              <w:bookmarkStart w:id="2448" w:name="_Toc132264696"/>
              <w:bookmarkEnd w:id="2448"/>
            </w:del>
          </w:p>
        </w:tc>
        <w:tc>
          <w:tcPr>
            <w:tcW w:w="6194" w:type="dxa"/>
            <w:tcBorders>
              <w:top w:val="single" w:sz="4" w:space="0" w:color="000000"/>
              <w:left w:val="single" w:sz="4" w:space="0" w:color="000000"/>
              <w:bottom w:val="single" w:sz="4" w:space="0" w:color="000000"/>
              <w:right w:val="single" w:sz="4" w:space="0" w:color="000000"/>
            </w:tcBorders>
          </w:tcPr>
          <w:p w14:paraId="6134E428" w14:textId="3C541CBA" w:rsidR="00490283" w:rsidDel="008C573E" w:rsidRDefault="00490283" w:rsidP="00E8047B">
            <w:pPr>
              <w:pStyle w:val="TableBody"/>
              <w:rPr>
                <w:del w:id="2449" w:author="Moses, Robinson" w:date="2023-04-13T03:42:00Z"/>
              </w:rPr>
            </w:pPr>
            <w:del w:id="2450" w:author="Moses, Robinson" w:date="2023-04-13T03:42:00Z">
              <w:r w:rsidRPr="00023768" w:rsidDel="008C573E">
                <w:delText>The cash quality that is assigned to the Coffer.</w:delText>
              </w:r>
              <w:bookmarkStart w:id="2451" w:name="_Toc132264697"/>
              <w:bookmarkEnd w:id="2451"/>
            </w:del>
          </w:p>
        </w:tc>
        <w:bookmarkStart w:id="2452" w:name="_Toc132264698"/>
        <w:bookmarkEnd w:id="2452"/>
      </w:tr>
      <w:tr w:rsidR="00490283" w:rsidDel="008C573E" w14:paraId="026A7FBF" w14:textId="48DBF9B4">
        <w:trPr>
          <w:trHeight w:val="342"/>
          <w:del w:id="2453"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3D172E0C" w14:textId="29AF2117" w:rsidR="00490283" w:rsidRPr="00E8047B" w:rsidDel="008C573E" w:rsidRDefault="00490283" w:rsidP="00E8047B">
            <w:pPr>
              <w:pStyle w:val="TableBody"/>
              <w:rPr>
                <w:del w:id="2454" w:author="Moses, Robinson" w:date="2023-04-13T03:42:00Z"/>
                <w:b/>
                <w:bCs/>
              </w:rPr>
            </w:pPr>
            <w:del w:id="2455" w:author="Moses, Robinson" w:date="2023-04-13T03:42:00Z">
              <w:r w:rsidRPr="00E8047B" w:rsidDel="008C573E">
                <w:rPr>
                  <w:b/>
                  <w:bCs/>
                </w:rPr>
                <w:delText>Internal</w:delText>
              </w:r>
              <w:bookmarkStart w:id="2456" w:name="_Toc132264699"/>
              <w:bookmarkEnd w:id="2456"/>
            </w:del>
          </w:p>
        </w:tc>
        <w:tc>
          <w:tcPr>
            <w:tcW w:w="6194" w:type="dxa"/>
            <w:tcBorders>
              <w:top w:val="single" w:sz="4" w:space="0" w:color="000000"/>
              <w:left w:val="single" w:sz="4" w:space="0" w:color="000000"/>
              <w:bottom w:val="single" w:sz="4" w:space="0" w:color="000000"/>
              <w:right w:val="single" w:sz="4" w:space="0" w:color="000000"/>
            </w:tcBorders>
          </w:tcPr>
          <w:p w14:paraId="3D4E5D9F" w14:textId="26774698" w:rsidR="00490283" w:rsidRPr="00023768" w:rsidDel="008C573E" w:rsidRDefault="00490283" w:rsidP="00E8047B">
            <w:pPr>
              <w:pStyle w:val="TableBody"/>
              <w:rPr>
                <w:del w:id="2457" w:author="Moses, Robinson" w:date="2023-04-13T03:42:00Z"/>
              </w:rPr>
            </w:pPr>
            <w:del w:id="2458" w:author="Moses, Robinson" w:date="2023-04-13T03:42:00Z">
              <w:r w:rsidRPr="00023768" w:rsidDel="008C573E">
                <w:delText xml:space="preserve">Check </w:delText>
              </w:r>
              <w:r w:rsidR="00D46D1C" w:rsidDel="008C573E">
                <w:delText xml:space="preserve">the </w:delText>
              </w:r>
              <w:r w:rsidRPr="00023768" w:rsidDel="008C573E">
                <w:delText>box to designate if the Coffer is only used Internally.</w:delText>
              </w:r>
              <w:bookmarkStart w:id="2459" w:name="_Toc132264700"/>
              <w:bookmarkEnd w:id="2459"/>
            </w:del>
          </w:p>
        </w:tc>
        <w:bookmarkStart w:id="2460" w:name="_Toc132264701"/>
        <w:bookmarkEnd w:id="2460"/>
      </w:tr>
      <w:tr w:rsidR="00490283" w:rsidDel="008C573E" w14:paraId="2B5033BE" w14:textId="46B4F382">
        <w:trPr>
          <w:trHeight w:val="288"/>
          <w:del w:id="2461"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4AB373D7" w14:textId="44878FD0" w:rsidR="00490283" w:rsidRPr="00E8047B" w:rsidDel="008C573E" w:rsidRDefault="00490283" w:rsidP="00E8047B">
            <w:pPr>
              <w:pStyle w:val="TableBody"/>
              <w:rPr>
                <w:del w:id="2462" w:author="Moses, Robinson" w:date="2023-04-13T03:42:00Z"/>
                <w:b/>
                <w:bCs/>
              </w:rPr>
            </w:pPr>
            <w:del w:id="2463" w:author="Moses, Robinson" w:date="2023-04-13T03:42:00Z">
              <w:r w:rsidRPr="00E8047B" w:rsidDel="008C573E">
                <w:rPr>
                  <w:b/>
                  <w:bCs/>
                </w:rPr>
                <w:delText>Ignored</w:delText>
              </w:r>
              <w:bookmarkStart w:id="2464" w:name="_Toc132264702"/>
              <w:bookmarkEnd w:id="2464"/>
            </w:del>
          </w:p>
        </w:tc>
        <w:tc>
          <w:tcPr>
            <w:tcW w:w="6194" w:type="dxa"/>
            <w:tcBorders>
              <w:top w:val="single" w:sz="4" w:space="0" w:color="000000"/>
              <w:left w:val="single" w:sz="4" w:space="0" w:color="000000"/>
              <w:bottom w:val="single" w:sz="4" w:space="0" w:color="000000"/>
              <w:right w:val="single" w:sz="4" w:space="0" w:color="000000"/>
            </w:tcBorders>
          </w:tcPr>
          <w:p w14:paraId="616FD473" w14:textId="1AAF878E" w:rsidR="00490283" w:rsidRPr="00023768" w:rsidDel="008C573E" w:rsidRDefault="00490283" w:rsidP="00E8047B">
            <w:pPr>
              <w:pStyle w:val="TableBody"/>
              <w:rPr>
                <w:del w:id="2465" w:author="Moses, Robinson" w:date="2023-04-13T03:42:00Z"/>
              </w:rPr>
            </w:pPr>
            <w:del w:id="2466" w:author="Moses, Robinson" w:date="2023-04-13T03:42:00Z">
              <w:r w:rsidRPr="00023768" w:rsidDel="008C573E">
                <w:delText xml:space="preserve">Check </w:delText>
              </w:r>
              <w:r w:rsidR="00D46D1C" w:rsidDel="008C573E">
                <w:delText xml:space="preserve">the </w:delText>
              </w:r>
              <w:r w:rsidRPr="00023768" w:rsidDel="008C573E">
                <w:delText>box to designate if the Coffer is ignored when calculating the total on the Coffer Balance Page. Please note this change affects the total row only in the coffer balance page and PDF, not to any other balance pages or PDF.</w:delText>
              </w:r>
              <w:bookmarkStart w:id="2467" w:name="_Toc132264703"/>
              <w:bookmarkEnd w:id="2467"/>
            </w:del>
          </w:p>
          <w:p w14:paraId="1A362C5A" w14:textId="5AF0107A" w:rsidR="00490283" w:rsidRPr="00023768" w:rsidDel="008C573E" w:rsidRDefault="00490283" w:rsidP="00E8047B">
            <w:pPr>
              <w:pStyle w:val="TableBody"/>
              <w:rPr>
                <w:del w:id="2468" w:author="Moses, Robinson" w:date="2023-04-13T03:42:00Z"/>
              </w:rPr>
            </w:pPr>
            <w:bookmarkStart w:id="2469" w:name="_Toc132264704"/>
            <w:bookmarkEnd w:id="2469"/>
          </w:p>
        </w:tc>
        <w:bookmarkStart w:id="2470" w:name="_Toc132264705"/>
        <w:bookmarkEnd w:id="2470"/>
      </w:tr>
      <w:tr w:rsidR="00490283" w:rsidDel="008C573E" w14:paraId="16A01CF1" w14:textId="4CC4F547">
        <w:trPr>
          <w:trHeight w:val="279"/>
          <w:del w:id="2471"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3EDDB898" w14:textId="2B396619" w:rsidR="00490283" w:rsidRPr="00E8047B" w:rsidDel="008C573E" w:rsidRDefault="00490283" w:rsidP="00E8047B">
            <w:pPr>
              <w:pStyle w:val="TableBody"/>
              <w:rPr>
                <w:del w:id="2472" w:author="Moses, Robinson" w:date="2023-04-13T03:42:00Z"/>
                <w:b/>
                <w:bCs/>
              </w:rPr>
            </w:pPr>
            <w:del w:id="2473" w:author="Moses, Robinson" w:date="2023-04-13T03:42:00Z">
              <w:r w:rsidRPr="00E8047B" w:rsidDel="008C573E">
                <w:rPr>
                  <w:b/>
                  <w:bCs/>
                </w:rPr>
                <w:delText>Master Coffer</w:delText>
              </w:r>
              <w:bookmarkStart w:id="2474" w:name="_Toc132264706"/>
              <w:bookmarkEnd w:id="2474"/>
            </w:del>
          </w:p>
        </w:tc>
        <w:tc>
          <w:tcPr>
            <w:tcW w:w="6194" w:type="dxa"/>
            <w:tcBorders>
              <w:top w:val="single" w:sz="4" w:space="0" w:color="000000"/>
              <w:left w:val="single" w:sz="4" w:space="0" w:color="000000"/>
              <w:bottom w:val="single" w:sz="4" w:space="0" w:color="000000"/>
              <w:right w:val="single" w:sz="4" w:space="0" w:color="000000"/>
            </w:tcBorders>
          </w:tcPr>
          <w:p w14:paraId="5AFF7E60" w14:textId="506BA5D0" w:rsidR="00490283" w:rsidRPr="00023768" w:rsidDel="008C573E" w:rsidRDefault="00490283" w:rsidP="00E8047B">
            <w:pPr>
              <w:pStyle w:val="TableBody"/>
              <w:rPr>
                <w:del w:id="2475" w:author="Moses, Robinson" w:date="2023-04-13T03:42:00Z"/>
              </w:rPr>
            </w:pPr>
            <w:del w:id="2476" w:author="Moses, Robinson" w:date="2023-04-13T03:42:00Z">
              <w:r w:rsidRPr="0025491E" w:rsidDel="008C573E">
                <w:delText>The name of Master Coffer that this Coffer belongs to.</w:delText>
              </w:r>
              <w:bookmarkStart w:id="2477" w:name="_Toc132264707"/>
              <w:bookmarkEnd w:id="2477"/>
            </w:del>
          </w:p>
        </w:tc>
        <w:bookmarkStart w:id="2478" w:name="_Toc132264708"/>
        <w:bookmarkEnd w:id="2478"/>
      </w:tr>
    </w:tbl>
    <w:p w14:paraId="19458F4B" w14:textId="3AB70B29" w:rsidR="00490283" w:rsidDel="008C573E" w:rsidRDefault="00783BEC" w:rsidP="00E8047B">
      <w:pPr>
        <w:pStyle w:val="Caption"/>
        <w:rPr>
          <w:del w:id="2479" w:author="Moses, Robinson" w:date="2023-04-13T03:42:00Z"/>
          <w:color w:val="92D050"/>
        </w:rPr>
      </w:pPr>
      <w:del w:id="2480" w:author="Moses, Robinson" w:date="2023-04-13T03:42:00Z">
        <w:r w:rsidDel="008C573E">
          <w:fldChar w:fldCharType="begin"/>
        </w:r>
        <w:r w:rsidDel="008C573E">
          <w:delInstrText xml:space="preserve"> HYPERLINK \l "_SETTINGS" </w:delInstrText>
        </w:r>
        <w:r w:rsidDel="008C573E">
          <w:fldChar w:fldCharType="separate"/>
        </w:r>
        <w:r w:rsidR="00490283" w:rsidRPr="00023768" w:rsidDel="008C573E">
          <w:rPr>
            <w:rStyle w:val="Hyperlink"/>
            <w:color w:val="92D050"/>
          </w:rPr>
          <w:delText>Return to: Settings</w:delText>
        </w:r>
        <w:r w:rsidDel="008C573E">
          <w:rPr>
            <w:rStyle w:val="Hyperlink"/>
            <w:iCs w:val="0"/>
            <w:color w:val="92D050"/>
          </w:rPr>
          <w:fldChar w:fldCharType="end"/>
        </w:r>
        <w:r w:rsidR="00490283" w:rsidRPr="00023768" w:rsidDel="008C573E">
          <w:rPr>
            <w:color w:val="92D050"/>
          </w:rPr>
          <w:delText xml:space="preserve"> </w:delText>
        </w:r>
        <w:bookmarkStart w:id="2481" w:name="_Toc132264709"/>
        <w:bookmarkEnd w:id="2481"/>
      </w:del>
    </w:p>
    <w:p w14:paraId="3B4CB220" w14:textId="1B33EBFA" w:rsidR="00E8047B" w:rsidRPr="00E8047B" w:rsidDel="008C573E" w:rsidRDefault="00E8047B" w:rsidP="00E8047B">
      <w:pPr>
        <w:rPr>
          <w:del w:id="2482" w:author="Moses, Robinson" w:date="2023-04-13T03:42:00Z"/>
        </w:rPr>
      </w:pPr>
      <w:bookmarkStart w:id="2483" w:name="_Toc132264710"/>
      <w:bookmarkEnd w:id="2483"/>
    </w:p>
    <w:p w14:paraId="64549A3F" w14:textId="30CC14E4" w:rsidR="00490283" w:rsidRPr="00E8047B" w:rsidDel="008C573E" w:rsidRDefault="00490283" w:rsidP="0060488A">
      <w:pPr>
        <w:pStyle w:val="Heading3"/>
        <w:rPr>
          <w:del w:id="2484" w:author="Moses, Robinson" w:date="2023-04-13T03:42:00Z"/>
        </w:rPr>
      </w:pPr>
      <w:bookmarkStart w:id="2485" w:name="_Toc63697414"/>
      <w:bookmarkStart w:id="2486" w:name="_Toc133372394"/>
      <w:bookmarkStart w:id="2487" w:name="_Toc133372457"/>
      <w:del w:id="2488" w:author="Moses, Robinson" w:date="2023-04-13T03:42:00Z">
        <w:r w:rsidRPr="00E8047B" w:rsidDel="008C573E">
          <w:delText>CREATE NEW COFFER</w:delText>
        </w:r>
        <w:bookmarkEnd w:id="2485"/>
        <w:bookmarkEnd w:id="2486"/>
        <w:bookmarkEnd w:id="2487"/>
        <w:r w:rsidRPr="00E8047B" w:rsidDel="008C573E">
          <w:delText xml:space="preserve"> </w:delText>
        </w:r>
        <w:bookmarkStart w:id="2489" w:name="_Toc132264711"/>
        <w:bookmarkEnd w:id="2489"/>
      </w:del>
    </w:p>
    <w:p w14:paraId="1CAE55AE" w14:textId="5E644717" w:rsidR="00490283" w:rsidDel="008C573E" w:rsidRDefault="00490283" w:rsidP="00E8047B">
      <w:pPr>
        <w:pStyle w:val="BodyText"/>
        <w:rPr>
          <w:del w:id="2490" w:author="Moses, Robinson" w:date="2023-04-13T03:42:00Z"/>
        </w:rPr>
      </w:pPr>
      <w:del w:id="2491" w:author="Moses, Robinson" w:date="2023-04-13T03:42:00Z">
        <w:r w:rsidDel="008C573E">
          <w:delText xml:space="preserve">By clicking on the </w:delText>
        </w:r>
        <w:r w:rsidRPr="0060488A" w:rsidDel="008C573E">
          <w:rPr>
            <w:b/>
            <w:bCs/>
          </w:rPr>
          <w:delText>New Coffer</w:delText>
        </w:r>
        <w:r w:rsidDel="008C573E">
          <w:delText xml:space="preserve"> icon  </w:delText>
        </w:r>
        <w:r w:rsidDel="008C573E">
          <w:rPr>
            <w:noProof/>
          </w:rPr>
          <mc:AlternateContent>
            <mc:Choice Requires="wpg">
              <w:drawing>
                <wp:inline distT="0" distB="0" distL="0" distR="0" wp14:anchorId="5638C56D" wp14:editId="5AFACD53">
                  <wp:extent cx="190881" cy="236601"/>
                  <wp:effectExtent l="0" t="0" r="0" b="0"/>
                  <wp:docPr id="50854" name="Group 50854"/>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5005"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053" name="Picture 5053"/>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360F071">
                <v:group id="Group 50854" style="width:15.05pt;height:18.65pt;mso-position-horizontal-relative:char;mso-position-vertical-relative:line" coordsize="190881,236601" o:spid="_x0000_s1026" w14:anchorId="4E7FBB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">
                  <v:shape id="Shape 55005" style="position:absolute;left:381;top:1906;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">
                    <v:stroke miterlimit="83231f" joinstyle="miter"/>
                    <v:path textboxrect="0,0,190500,234696" arrowok="t"/>
                  </v:shape>
                  <v:shape id="Picture 5053"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">
                    <v:imagedata o:title="" r:id="rId124"/>
                  </v:shape>
                  <w10:anchorlock/>
                </v:group>
              </w:pict>
            </mc:Fallback>
          </mc:AlternateContent>
        </w:r>
        <w:r w:rsidDel="008C573E">
          <w:delText xml:space="preserve">  at the bottom of the </w:delText>
        </w:r>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Coffers</w:delText>
        </w:r>
        <w:r w:rsidDel="008C573E">
          <w:delText xml:space="preserve"> screen, the user will </w:delText>
        </w:r>
        <w:r w:rsidR="000F1988" w:rsidDel="008C573E">
          <w:delText xml:space="preserve">be </w:delText>
        </w:r>
        <w:r w:rsidDel="008C573E">
          <w:delText>navigate</w:delText>
        </w:r>
        <w:r w:rsidR="000F1988" w:rsidDel="008C573E">
          <w:delText>d</w:delText>
        </w:r>
        <w:r w:rsidDel="008C573E">
          <w:delText xml:space="preserve"> to the </w:delText>
        </w:r>
        <w:r w:rsidRPr="0060488A" w:rsidDel="008C573E">
          <w:rPr>
            <w:b/>
            <w:bCs/>
          </w:rPr>
          <w:delText>Create New Coffer</w:delText>
        </w:r>
        <w:r w:rsidDel="008C573E">
          <w:delText xml:space="preserve"> screen. </w:delText>
        </w:r>
        <w:r w:rsidR="000F1988" w:rsidDel="008C573E">
          <w:delText>For</w:delText>
        </w:r>
        <w:r w:rsidR="00074EE1" w:rsidDel="008C573E">
          <w:delText xml:space="preserve"> field description see</w:delText>
        </w:r>
        <w:r w:rsidR="000F1988" w:rsidDel="008C573E">
          <w:delText xml:space="preserve"> </w:delText>
        </w:r>
        <w:r w:rsidR="00E36B2F" w:rsidRPr="0060488A" w:rsidDel="008C573E">
          <w:rPr>
            <w:color w:val="4472C4" w:themeColor="accent1"/>
          </w:rPr>
          <w:fldChar w:fldCharType="begin"/>
        </w:r>
        <w:r w:rsidR="00E36B2F" w:rsidRPr="0060488A" w:rsidDel="008C573E">
          <w:rPr>
            <w:color w:val="4472C4" w:themeColor="accent1"/>
          </w:rPr>
          <w:delInstrText xml:space="preserve"> REF _Ref130884369 \h </w:delInstrText>
        </w:r>
        <w:r w:rsidR="00E36B2F" w:rsidRPr="0060488A" w:rsidDel="008C573E">
          <w:rPr>
            <w:color w:val="4472C4" w:themeColor="accent1"/>
          </w:rPr>
        </w:r>
        <w:r w:rsidR="00E36B2F" w:rsidRPr="0060488A" w:rsidDel="008C573E">
          <w:rPr>
            <w:color w:val="4472C4" w:themeColor="accent1"/>
          </w:rPr>
          <w:fldChar w:fldCharType="separate"/>
        </w:r>
        <w:r w:rsidR="0061087E" w:rsidDel="008C573E">
          <w:delText xml:space="preserve">TABLE </w:delText>
        </w:r>
        <w:r w:rsidR="0061087E" w:rsidDel="008C573E">
          <w:rPr>
            <w:noProof/>
          </w:rPr>
          <w:delText>20</w:delText>
        </w:r>
        <w:r w:rsidR="0061087E" w:rsidDel="008C573E">
          <w:delText>: CASH QUALITIES FIELD DESCRIPTIONS</w:delText>
        </w:r>
        <w:r w:rsidR="00E36B2F" w:rsidRPr="0060488A" w:rsidDel="008C573E">
          <w:rPr>
            <w:color w:val="4472C4" w:themeColor="accent1"/>
          </w:rPr>
          <w:fldChar w:fldCharType="end"/>
        </w:r>
        <w:r w:rsidRPr="0060488A" w:rsidDel="008C573E">
          <w:rPr>
            <w:color w:val="4472C4" w:themeColor="accent1"/>
          </w:rPr>
          <w:delText xml:space="preserve"> </w:delText>
        </w:r>
        <w:bookmarkStart w:id="2492" w:name="_Toc132264712"/>
        <w:bookmarkEnd w:id="2492"/>
      </w:del>
    </w:p>
    <w:p w14:paraId="6719B22D" w14:textId="7E8B2A2E" w:rsidR="00490283" w:rsidRPr="00E8047B" w:rsidDel="008C573E" w:rsidRDefault="00490283" w:rsidP="00E8047B">
      <w:pPr>
        <w:pStyle w:val="Caption"/>
        <w:rPr>
          <w:del w:id="2493" w:author="Moses, Robinson" w:date="2023-04-13T03:42:00Z"/>
        </w:rPr>
      </w:pPr>
      <w:bookmarkStart w:id="2494" w:name="_Toc63697453"/>
      <w:del w:id="2495" w:author="Moses, Robinson" w:date="2023-04-13T03:42:00Z">
        <w:r w:rsidRPr="00E8047B" w:rsidDel="008C573E">
          <w:delText xml:space="preserve">FIGURE </w:delText>
        </w:r>
        <w:r w:rsidR="00783BEC" w:rsidDel="008C573E">
          <w:rPr>
            <w:iCs w:val="0"/>
          </w:rPr>
          <w:fldChar w:fldCharType="begin"/>
        </w:r>
        <w:r w:rsidR="00783BEC" w:rsidDel="008C573E">
          <w:delInstrText xml:space="preserve"> SEQ Figure \* ARABIC </w:delInstrText>
        </w:r>
        <w:r w:rsidR="00783BEC" w:rsidDel="008C573E">
          <w:rPr>
            <w:iCs w:val="0"/>
          </w:rPr>
          <w:fldChar w:fldCharType="separate"/>
        </w:r>
        <w:r w:rsidR="0061087E" w:rsidDel="008C573E">
          <w:rPr>
            <w:noProof/>
          </w:rPr>
          <w:delText>30</w:delText>
        </w:r>
        <w:r w:rsidR="00783BEC" w:rsidDel="008C573E">
          <w:rPr>
            <w:iCs w:val="0"/>
          </w:rPr>
          <w:fldChar w:fldCharType="end"/>
        </w:r>
        <w:r w:rsidRPr="00E8047B" w:rsidDel="008C573E">
          <w:delText xml:space="preserve">: CREATE </w:delText>
        </w:r>
        <w:r w:rsidR="00D46D1C" w:rsidDel="008C573E">
          <w:delText xml:space="preserve">A </w:delText>
        </w:r>
        <w:r w:rsidRPr="00E8047B" w:rsidDel="008C573E">
          <w:delText>NEW COFFER</w:delText>
        </w:r>
        <w:bookmarkStart w:id="2496" w:name="_Toc132264713"/>
        <w:bookmarkEnd w:id="2494"/>
        <w:bookmarkEnd w:id="2496"/>
      </w:del>
    </w:p>
    <w:p w14:paraId="5FD54A81" w14:textId="170AF73D" w:rsidR="00490283" w:rsidDel="008C573E" w:rsidRDefault="00490283" w:rsidP="00E8047B">
      <w:pPr>
        <w:pStyle w:val="BodyText"/>
        <w:rPr>
          <w:del w:id="2497" w:author="Moses, Robinson" w:date="2023-04-13T03:42:00Z"/>
        </w:rPr>
      </w:pPr>
      <w:del w:id="2498" w:author="Moses, Robinson" w:date="2023-04-13T03:42:00Z">
        <w:r w:rsidDel="008C573E">
          <w:rPr>
            <w:noProof/>
          </w:rPr>
          <w:drawing>
            <wp:inline distT="0" distB="0" distL="0" distR="0" wp14:anchorId="62A3C41D" wp14:editId="0942A787">
              <wp:extent cx="4572000" cy="1743075"/>
              <wp:effectExtent l="76200" t="76200" r="133350" b="142875"/>
              <wp:docPr id="1013711293" name="Picture 10137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711293"/>
                      <pic:cNvPicPr/>
                    </pic:nvPicPr>
                    <pic:blipFill>
                      <a:blip r:embed="rId147">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499" w:author="Pinnu, Sainath" w:date="2023-04-12T11:33:00Z">
        <w:del w:id="2500" w:author="Moses, Robinson" w:date="2023-04-13T03:42:00Z">
          <w:r w:rsidR="004C61C7" w:rsidDel="008C573E">
            <w:rPr>
              <w:noProof/>
            </w:rPr>
            <w:drawing>
              <wp:inline distT="0" distB="0" distL="0" distR="0" wp14:anchorId="5390EB17" wp14:editId="3619886D">
                <wp:extent cx="5943600" cy="1405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05890"/>
                        </a:xfrm>
                        <a:prstGeom prst="rect">
                          <a:avLst/>
                        </a:prstGeom>
                      </pic:spPr>
                    </pic:pic>
                  </a:graphicData>
                </a:graphic>
              </wp:inline>
            </w:drawing>
          </w:r>
        </w:del>
      </w:ins>
      <w:bookmarkStart w:id="2501" w:name="_Toc132264714"/>
      <w:bookmarkEnd w:id="2501"/>
    </w:p>
    <w:p w14:paraId="14980EC2" w14:textId="1DDB3533" w:rsidR="00490283" w:rsidDel="008C573E" w:rsidRDefault="00783BEC" w:rsidP="00E8047B">
      <w:pPr>
        <w:pStyle w:val="Caption"/>
        <w:rPr>
          <w:del w:id="2502" w:author="Moses, Robinson" w:date="2023-04-13T03:42:00Z"/>
          <w:color w:val="92D050"/>
        </w:rPr>
      </w:pPr>
      <w:del w:id="2503" w:author="Moses, Robinson" w:date="2023-04-13T03:42:00Z">
        <w:r w:rsidDel="008C573E">
          <w:fldChar w:fldCharType="begin"/>
        </w:r>
        <w:r w:rsidDel="008C573E">
          <w:delInstrText xml:space="preserve"> HYPERLINK \l "_SETTINGS" </w:delInstrText>
        </w:r>
        <w:r w:rsidDel="008C573E">
          <w:fldChar w:fldCharType="separate"/>
        </w:r>
        <w:r w:rsidR="00490283" w:rsidRPr="00F01E90" w:rsidDel="008C573E">
          <w:rPr>
            <w:rStyle w:val="Hyperlink"/>
            <w:color w:val="92D050"/>
          </w:rPr>
          <w:delText>Return to: Settings</w:delText>
        </w:r>
        <w:r w:rsidDel="008C573E">
          <w:rPr>
            <w:rStyle w:val="Hyperlink"/>
            <w:iCs w:val="0"/>
            <w:color w:val="92D050"/>
          </w:rPr>
          <w:fldChar w:fldCharType="end"/>
        </w:r>
        <w:r w:rsidR="00490283" w:rsidRPr="00F01E90" w:rsidDel="008C573E">
          <w:rPr>
            <w:color w:val="92D050"/>
          </w:rPr>
          <w:delText xml:space="preserve"> </w:delText>
        </w:r>
        <w:bookmarkStart w:id="2504" w:name="_Toc132264715"/>
        <w:bookmarkEnd w:id="2504"/>
      </w:del>
    </w:p>
    <w:p w14:paraId="0E553F22" w14:textId="7B7F608C" w:rsidR="00672DC9" w:rsidRPr="00672DC9" w:rsidDel="006F4FA0" w:rsidRDefault="00672DC9" w:rsidP="00672DC9">
      <w:pPr>
        <w:rPr>
          <w:del w:id="2505" w:author="Moses, Robinson" w:date="2023-04-13T07:46:00Z"/>
        </w:rPr>
      </w:pPr>
      <w:bookmarkStart w:id="2506" w:name="_Toc132264716"/>
      <w:bookmarkEnd w:id="2506"/>
    </w:p>
    <w:p w14:paraId="4285F681" w14:textId="63530583" w:rsidR="00490283" w:rsidRDefault="00490283" w:rsidP="0060488A">
      <w:pPr>
        <w:pStyle w:val="Heading3"/>
      </w:pPr>
      <w:bookmarkStart w:id="2507" w:name="_Toc133372458"/>
      <w:r w:rsidRPr="00032E4E">
        <w:t>MASTER COFFER</w:t>
      </w:r>
      <w:bookmarkEnd w:id="2507"/>
    </w:p>
    <w:p w14:paraId="284E971E" w14:textId="5033BDF9" w:rsidR="00490283" w:rsidDel="00774F7A" w:rsidRDefault="00490283" w:rsidP="00672DC9">
      <w:pPr>
        <w:pStyle w:val="BodyText"/>
        <w:rPr>
          <w:del w:id="2508" w:author="Moses, Robinson" w:date="2023-04-13T07:25:00Z"/>
        </w:rPr>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84"/>
                          <a:stretch>
                            <a:fillRect/>
                          </a:stretch>
                        </pic:blipFill>
                        <pic:spPr>
                          <a:xfrm>
                            <a:off x="0" y="0"/>
                            <a:ext cx="190500" cy="19812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CF963EB">
              <v:group id="Group 50" style="width:15.05pt;height:18.65pt;mso-position-horizontal-relative:char;mso-position-vertical-relative:line" coordsize="190881,236601" o:spid="_x0000_s1026" w14:anchorId="684F7DB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style="position:absolute;left:381;top:1906;width:190500;height:234696;visibility:visible;mso-wrap-style:square;v-text-anchor:top" coordsize="190500,234696" o:spid="_x0000_s1027" fillcolor="yellow" stroked="f" strokeweight="0" path="m,l190500,r,234696l,234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v:stroke miterlimit="83231f" joinstyle="miter"/>
                  <v:path textboxrect="0,0,190500,234696" arrowok="t"/>
                </v:shape>
                <v:shape id="Picture 52" style="position:absolute;width:190500;height:1981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o:title="" r:id="rId124"/>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p>
    <w:p w14:paraId="3A134353" w14:textId="77777777" w:rsidR="007A3D34" w:rsidRDefault="007A3D34">
      <w:pPr>
        <w:pStyle w:val="BodyText"/>
        <w:pPrChange w:id="2509" w:author="Moses, Robinson" w:date="2023-04-13T07:25:00Z">
          <w:pPr>
            <w:pStyle w:val="Caption"/>
          </w:pPr>
        </w:pPrChange>
      </w:pPr>
      <w:bookmarkStart w:id="2510" w:name="_Toc63697454"/>
    </w:p>
    <w:p w14:paraId="0CB83DA4" w14:textId="77777777" w:rsidR="007A3D34" w:rsidRDefault="007A3D34" w:rsidP="00672DC9">
      <w:pPr>
        <w:pStyle w:val="Caption"/>
      </w:pPr>
    </w:p>
    <w:p w14:paraId="57E96901" w14:textId="4946976B" w:rsidR="00490283" w:rsidRPr="00672DC9" w:rsidRDefault="00490283" w:rsidP="00672DC9">
      <w:pPr>
        <w:pStyle w:val="Caption"/>
      </w:pPr>
      <w:r w:rsidRPr="00672DC9">
        <w:t xml:space="preserve">FIGURE </w:t>
      </w:r>
      <w:fldSimple w:instr=" SEQ Figure \* ARABIC ">
        <w:r w:rsidR="0061087E">
          <w:rPr>
            <w:noProof/>
          </w:rPr>
          <w:t>31</w:t>
        </w:r>
      </w:fldSimple>
      <w:r w:rsidRPr="00672DC9">
        <w:t>: MASTER COFFER</w:t>
      </w:r>
      <w:bookmarkEnd w:id="2510"/>
    </w:p>
    <w:p w14:paraId="306E274D" w14:textId="1663B60F" w:rsidR="00490283" w:rsidRDefault="00490283" w:rsidP="00672DC9">
      <w:pPr>
        <w:pStyle w:val="BodyText"/>
      </w:pPr>
      <w:del w:id="2511" w:author="Pinnu, Sainath" w:date="2023-04-12T11:33:00Z">
        <w:r w:rsidDel="00052142">
          <w:rPr>
            <w:noProof/>
          </w:rPr>
          <w:drawing>
            <wp:inline distT="0" distB="0" distL="0" distR="0" wp14:anchorId="1DA7509A" wp14:editId="19A524E6">
              <wp:extent cx="4572000" cy="1085850"/>
              <wp:effectExtent l="76200" t="76200" r="133350" b="133350"/>
              <wp:docPr id="1303014880" name="Picture 13030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14880"/>
                      <pic:cNvPicPr/>
                    </pic:nvPicPr>
                    <pic:blipFill>
                      <a:blip r:embed="rId148">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512" w:author="Pinnu, Sainath" w:date="2023-04-12T11:33:00Z">
        <w:r w:rsidR="00052142">
          <w:rPr>
            <w:noProof/>
          </w:rPr>
          <w:drawing>
            <wp:inline distT="0" distB="0" distL="0" distR="0" wp14:anchorId="77C02967" wp14:editId="52654BDA">
              <wp:extent cx="5943600" cy="1290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290955"/>
                      </a:xfrm>
                      <a:prstGeom prst="rect">
                        <a:avLst/>
                      </a:prstGeom>
                    </pic:spPr>
                  </pic:pic>
                </a:graphicData>
              </a:graphic>
            </wp:inline>
          </w:drawing>
        </w:r>
      </w:ins>
    </w:p>
    <w:p w14:paraId="52B4567B" w14:textId="77777777" w:rsidR="00774F7A" w:rsidRDefault="00774F7A">
      <w:pPr>
        <w:rPr>
          <w:ins w:id="2513" w:author="Moses, Robinson" w:date="2023-04-13T07:25:00Z"/>
          <w:i/>
          <w:iCs/>
          <w:color w:val="44546A" w:themeColor="text2"/>
          <w:sz w:val="18"/>
          <w:szCs w:val="18"/>
        </w:rPr>
      </w:pPr>
      <w:bookmarkStart w:id="2514" w:name="_Toc63697455"/>
      <w:ins w:id="2515" w:author="Moses, Robinson" w:date="2023-04-13T07:25:00Z">
        <w:r>
          <w:br w:type="page"/>
        </w:r>
      </w:ins>
    </w:p>
    <w:p w14:paraId="0CE689F2" w14:textId="012FFD4F" w:rsidR="00490283" w:rsidRPr="00672DC9" w:rsidRDefault="00490283" w:rsidP="00672DC9">
      <w:pPr>
        <w:pStyle w:val="Caption"/>
      </w:pPr>
      <w:r w:rsidRPr="00672DC9">
        <w:t xml:space="preserve">FIGURE </w:t>
      </w:r>
      <w:fldSimple w:instr=" SEQ Figure \* ARABIC ">
        <w:r w:rsidR="0061087E">
          <w:rPr>
            <w:noProof/>
          </w:rPr>
          <w:t>32</w:t>
        </w:r>
      </w:fldSimple>
      <w:r w:rsidRPr="00672DC9">
        <w:t>: MASTER COFFER CREATION</w:t>
      </w:r>
      <w:bookmarkEnd w:id="2514"/>
    </w:p>
    <w:p w14:paraId="0346BBA5" w14:textId="18E36A02" w:rsidR="00490283" w:rsidRPr="003265EE" w:rsidRDefault="00490283" w:rsidP="00672DC9">
      <w:pPr>
        <w:pStyle w:val="BodyText"/>
      </w:pPr>
      <w:del w:id="2516" w:author="Pinnu, Sainath" w:date="2023-04-12T11:34:00Z">
        <w:r w:rsidDel="007419F4">
          <w:rPr>
            <w:noProof/>
          </w:rPr>
          <w:drawing>
            <wp:inline distT="0" distB="0" distL="0" distR="0" wp14:anchorId="486CB55E" wp14:editId="10CC8BE5">
              <wp:extent cx="4572000" cy="1543050"/>
              <wp:effectExtent l="76200" t="76200" r="133350" b="133350"/>
              <wp:docPr id="1968978481" name="Picture 19689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978481"/>
                      <pic:cNvPicPr/>
                    </pic:nvPicPr>
                    <pic:blipFill>
                      <a:blip r:embed="rId150">
                        <a:extLst>
                          <a:ext uri="{28A0092B-C50C-407E-A947-70E740481C1C}">
                            <a14:useLocalDpi xmlns:a14="http://schemas.microsoft.com/office/drawing/2010/main" val="0"/>
                          </a:ext>
                        </a:extLst>
                      </a:blip>
                      <a:stretch>
                        <a:fillRect/>
                      </a:stretch>
                    </pic:blipFill>
                    <pic:spPr>
                      <a:xfrm>
                        <a:off x="0" y="0"/>
                        <a:ext cx="45720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517" w:author="Pinnu, Sainath" w:date="2023-04-12T11:34:00Z">
        <w:r w:rsidR="007419F4">
          <w:rPr>
            <w:noProof/>
          </w:rPr>
          <w:drawing>
            <wp:inline distT="0" distB="0" distL="0" distR="0" wp14:anchorId="2829CEA8" wp14:editId="1E56199F">
              <wp:extent cx="5943600" cy="1495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495425"/>
                      </a:xfrm>
                      <a:prstGeom prst="rect">
                        <a:avLst/>
                      </a:prstGeom>
                    </pic:spPr>
                  </pic:pic>
                </a:graphicData>
              </a:graphic>
            </wp:inline>
          </w:drawing>
        </w:r>
      </w:ins>
    </w:p>
    <w:p w14:paraId="4B995B4B" w14:textId="66E60642" w:rsidR="00490283" w:rsidRPr="00774F7A" w:rsidDel="00774F7A" w:rsidRDefault="00783BEC">
      <w:pPr>
        <w:pStyle w:val="BodyText"/>
        <w:rPr>
          <w:del w:id="2518" w:author="Moses, Robinson" w:date="2023-04-13T07:25:00Z"/>
          <w:rPrChange w:id="2519" w:author="Moses, Robinson" w:date="2023-04-13T07:26:00Z">
            <w:rPr>
              <w:del w:id="2520" w:author="Moses, Robinson" w:date="2023-04-13T07:25:00Z"/>
              <w:color w:val="92D050"/>
            </w:rPr>
          </w:rPrChange>
        </w:rPr>
        <w:pPrChange w:id="2521" w:author="Moses, Robinson" w:date="2023-04-13T07:26:00Z">
          <w:pPr>
            <w:pStyle w:val="Caption"/>
          </w:pPr>
        </w:pPrChange>
      </w:pPr>
      <w:del w:id="2522" w:author="Moses, Robinson" w:date="2023-04-13T07:25:00Z">
        <w:r w:rsidRPr="00774F7A" w:rsidDel="00774F7A">
          <w:fldChar w:fldCharType="begin"/>
        </w:r>
        <w:r w:rsidRPr="00774F7A" w:rsidDel="00774F7A">
          <w:delInstrText xml:space="preserve"> HYPERLINK \l "_SETTINGS" </w:delInstrText>
        </w:r>
        <w:r w:rsidRPr="00774F7A" w:rsidDel="00774F7A">
          <w:fldChar w:fldCharType="separate"/>
        </w:r>
        <w:r w:rsidR="00490283" w:rsidRPr="00774F7A" w:rsidDel="00774F7A">
          <w:rPr>
            <w:rStyle w:val="Hyperlink"/>
            <w:color w:val="auto"/>
            <w:u w:val="none"/>
            <w:rPrChange w:id="2523" w:author="Moses, Robinson" w:date="2023-04-13T07:26:00Z">
              <w:rPr>
                <w:rStyle w:val="Hyperlink"/>
                <w:color w:val="92D050"/>
              </w:rPr>
            </w:rPrChange>
          </w:rPr>
          <w:delText>Return to: Settings</w:delText>
        </w:r>
        <w:r w:rsidRPr="00774F7A" w:rsidDel="00774F7A">
          <w:rPr>
            <w:rStyle w:val="Hyperlink"/>
            <w:color w:val="auto"/>
            <w:u w:val="none"/>
            <w:rPrChange w:id="2524" w:author="Moses, Robinson" w:date="2023-04-13T07:26:00Z">
              <w:rPr>
                <w:rStyle w:val="Hyperlink"/>
                <w:color w:val="92D050"/>
              </w:rPr>
            </w:rPrChange>
          </w:rPr>
          <w:fldChar w:fldCharType="end"/>
        </w:r>
        <w:r w:rsidR="00490283" w:rsidRPr="00774F7A" w:rsidDel="00774F7A">
          <w:rPr>
            <w:rPrChange w:id="2525" w:author="Moses, Robinson" w:date="2023-04-13T07:26:00Z">
              <w:rPr>
                <w:color w:val="92D050"/>
              </w:rPr>
            </w:rPrChange>
          </w:rPr>
          <w:delText xml:space="preserve"> </w:delText>
        </w:r>
        <w:bookmarkStart w:id="2526" w:name="_Toc132264718"/>
        <w:bookmarkEnd w:id="2526"/>
      </w:del>
    </w:p>
    <w:p w14:paraId="5550287C" w14:textId="05C2441B" w:rsidR="00490283" w:rsidRPr="00774F7A" w:rsidDel="00774F7A" w:rsidRDefault="00490283" w:rsidP="006F4FA0">
      <w:pPr>
        <w:pStyle w:val="BodyText"/>
        <w:rPr>
          <w:del w:id="2527" w:author="Moses, Robinson" w:date="2023-04-13T07:25:00Z"/>
        </w:rPr>
      </w:pPr>
      <w:bookmarkStart w:id="2528" w:name="_Toc132264719"/>
      <w:bookmarkEnd w:id="2528"/>
    </w:p>
    <w:p w14:paraId="7F2DFE86" w14:textId="056C6E20" w:rsidR="00490283" w:rsidRPr="00774F7A" w:rsidDel="008C573E" w:rsidRDefault="00490283">
      <w:pPr>
        <w:pStyle w:val="BodyText"/>
        <w:rPr>
          <w:del w:id="2529" w:author="Moses, Robinson" w:date="2023-04-13T03:43:00Z"/>
        </w:rPr>
        <w:pPrChange w:id="2530" w:author="Moses, Robinson" w:date="2023-04-13T07:26:00Z">
          <w:pPr>
            <w:pStyle w:val="Heading2"/>
          </w:pPr>
        </w:pPrChange>
      </w:pPr>
      <w:bookmarkStart w:id="2531" w:name="_Toc63697415"/>
      <w:del w:id="2532" w:author="Moses, Robinson" w:date="2023-04-13T03:43:00Z">
        <w:r w:rsidRPr="00774F7A" w:rsidDel="008C573E">
          <w:delText>BALANCE ACTION MAP</w:delText>
        </w:r>
        <w:bookmarkEnd w:id="2531"/>
        <w:r w:rsidRPr="00774F7A" w:rsidDel="008C573E">
          <w:delText xml:space="preserve"> </w:delText>
        </w:r>
        <w:bookmarkStart w:id="2533" w:name="_Toc132264720"/>
        <w:bookmarkEnd w:id="2533"/>
      </w:del>
    </w:p>
    <w:p w14:paraId="228A66F3" w14:textId="27FF3070" w:rsidR="00490283" w:rsidRPr="00774F7A" w:rsidDel="008C573E" w:rsidRDefault="00490283" w:rsidP="006F4FA0">
      <w:pPr>
        <w:pStyle w:val="BodyText"/>
        <w:rPr>
          <w:del w:id="2534" w:author="Moses, Robinson" w:date="2023-04-13T03:43:00Z"/>
        </w:rPr>
      </w:pPr>
      <w:del w:id="2535" w:author="Moses, Robinson" w:date="2023-04-13T03:43:00Z">
        <w:r w:rsidRPr="00774F7A" w:rsidDel="008C573E">
          <w:rPr>
            <w:rPrChange w:id="2536" w:author="Moses, Robinson" w:date="2023-04-13T07:26:00Z">
              <w:rPr>
                <w:i/>
                <w:iCs/>
              </w:rPr>
            </w:rPrChange>
          </w:rPr>
          <w:delText>Settings</w:delText>
        </w:r>
        <w:r w:rsidRPr="00774F7A" w:rsidDel="008C573E">
          <w:rPr>
            <w:rFonts w:eastAsia="Wingdings"/>
            <w:rPrChange w:id="2537" w:author="Moses, Robinson" w:date="2023-04-13T07:26:00Z">
              <w:rPr>
                <w:rFonts w:ascii="Wingdings" w:eastAsia="Wingdings" w:hAnsi="Wingdings" w:cs="Wingdings"/>
                <w:i/>
                <w:iCs/>
              </w:rPr>
            </w:rPrChange>
          </w:rPr>
          <w:delText></w:delText>
        </w:r>
        <w:r w:rsidRPr="00774F7A" w:rsidDel="008C573E">
          <w:rPr>
            <w:rPrChange w:id="2538" w:author="Moses, Robinson" w:date="2023-04-13T07:26:00Z">
              <w:rPr>
                <w:i/>
                <w:iCs/>
              </w:rPr>
            </w:rPrChange>
          </w:rPr>
          <w:delText>Balance</w:delText>
        </w:r>
        <w:r w:rsidRPr="00774F7A" w:rsidDel="008C573E">
          <w:delText xml:space="preserve"> Action Map </w:delText>
        </w:r>
        <w:r w:rsidR="00686BD7" w:rsidRPr="00774F7A" w:rsidDel="008C573E">
          <w:delText>defines</w:delText>
        </w:r>
        <w:r w:rsidRPr="00774F7A" w:rsidDel="008C573E">
          <w:delText xml:space="preserve"> how Vault Balance will treat and reconcile cash movements. Vault Balance handles each workflow separately, and it also provides the ability to break</w:delText>
        </w:r>
        <w:r w:rsidR="00686BD7" w:rsidRPr="00774F7A" w:rsidDel="008C573E">
          <w:delText xml:space="preserve"> </w:delText>
        </w:r>
        <w:r w:rsidRPr="00774F7A" w:rsidDel="008C573E">
          <w:delText xml:space="preserve">down each workflow into its sub-parts. The Balance Action Map defines how Vault Balance should modify balances at each point in the chain. </w:delText>
        </w:r>
        <w:bookmarkStart w:id="2539" w:name="_Toc132264721"/>
        <w:bookmarkEnd w:id="2539"/>
      </w:del>
    </w:p>
    <w:p w14:paraId="329C2CF4" w14:textId="6D2754E7" w:rsidR="00490283" w:rsidRPr="00774F7A" w:rsidDel="008C573E" w:rsidRDefault="00490283" w:rsidP="006F4FA0">
      <w:pPr>
        <w:pStyle w:val="BodyText"/>
        <w:rPr>
          <w:del w:id="2540" w:author="Moses, Robinson" w:date="2023-04-13T03:43:00Z"/>
        </w:rPr>
      </w:pPr>
      <w:del w:id="2541" w:author="Moses, Robinson" w:date="2023-04-13T03:43:00Z">
        <w:r w:rsidRPr="00774F7A" w:rsidDel="008C573E">
          <w:delText xml:space="preserve">A workflow consists of States that an order can be in at a given time, and Tasks are actions that may be performed from a given State.  In the example diagram below, black text in bubbles </w:delText>
        </w:r>
        <w:r w:rsidR="00686BD7" w:rsidRPr="00774F7A" w:rsidDel="008C573E">
          <w:delText xml:space="preserve">is </w:delText>
        </w:r>
        <w:r w:rsidRPr="00A46034" w:rsidDel="008C573E">
          <w:delText>States</w:delText>
        </w:r>
        <w:r w:rsidRPr="00774F7A" w:rsidDel="008C573E">
          <w:delText xml:space="preserve">, while red text next to arrows represents </w:delText>
        </w:r>
        <w:r w:rsidRPr="00A46034" w:rsidDel="008C573E">
          <w:delText>Tasks</w:delText>
        </w:r>
        <w:r w:rsidRPr="00774F7A" w:rsidDel="008C573E">
          <w:delText>. For instance, Orders can be ‘</w:delText>
        </w:r>
        <w:r w:rsidRPr="00A46034" w:rsidDel="008C573E">
          <w:delText>Ordered</w:delText>
        </w:r>
        <w:r w:rsidRPr="00774F7A" w:rsidDel="008C573E">
          <w:delText>’ by OptiSuite users but a supervisor has to ‘</w:delText>
        </w:r>
        <w:r w:rsidRPr="00A46034" w:rsidDel="008C573E">
          <w:delText>Approve</w:delText>
        </w:r>
        <w:r w:rsidRPr="00774F7A" w:rsidDel="008C573E">
          <w:delText xml:space="preserve">’ the order before it goes on to be transmitted to the carrier.  </w:delText>
        </w:r>
        <w:bookmarkStart w:id="2542" w:name="_Toc132264722"/>
        <w:bookmarkEnd w:id="2542"/>
      </w:del>
    </w:p>
    <w:p w14:paraId="2D2602A9" w14:textId="75A46DF9" w:rsidR="00490283" w:rsidRPr="00774F7A" w:rsidDel="008C573E" w:rsidRDefault="00490283" w:rsidP="006F4FA0">
      <w:pPr>
        <w:pStyle w:val="BodyText"/>
        <w:rPr>
          <w:del w:id="2543" w:author="Moses, Robinson" w:date="2023-04-13T03:43:00Z"/>
        </w:rPr>
      </w:pPr>
      <w:del w:id="2544" w:author="Moses, Robinson" w:date="2023-04-13T03:43:00Z">
        <w:r w:rsidRPr="00A46034" w:rsidDel="008C573E">
          <w:delText>Workflows can be uniquely defined for order types:</w:delText>
        </w:r>
        <w:r w:rsidRPr="00774F7A" w:rsidDel="008C573E">
          <w:delTex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delText>
        </w:r>
        <w:bookmarkStart w:id="2545" w:name="_Toc132264723"/>
        <w:bookmarkEnd w:id="2545"/>
      </w:del>
    </w:p>
    <w:p w14:paraId="2640E19E" w14:textId="0B1EDBDD" w:rsidR="00490283" w:rsidRPr="00774F7A" w:rsidDel="008C573E" w:rsidRDefault="00490283" w:rsidP="006F4FA0">
      <w:pPr>
        <w:pStyle w:val="BodyText"/>
        <w:rPr>
          <w:del w:id="2546" w:author="Moses, Robinson" w:date="2023-04-13T03:43:00Z"/>
        </w:rPr>
      </w:pPr>
      <w:del w:id="2547" w:author="Moses, Robinson" w:date="2023-04-13T03:43:00Z">
        <w:r w:rsidRPr="00774F7A" w:rsidDel="008C573E">
          <w:delText xml:space="preserve">Additionally, a Balance Action Map entry is necessary when ATM Residual information is input into OptiCash (this does not follow a workflow). </w:delText>
        </w:r>
        <w:bookmarkStart w:id="2548" w:name="_Toc132264724"/>
        <w:bookmarkEnd w:id="2548"/>
      </w:del>
    </w:p>
    <w:p w14:paraId="449D38DE" w14:textId="32336E31" w:rsidR="0009659B" w:rsidRPr="00774F7A" w:rsidDel="008C573E" w:rsidRDefault="0009659B">
      <w:pPr>
        <w:pStyle w:val="BodyText"/>
        <w:rPr>
          <w:del w:id="2549" w:author="Moses, Robinson" w:date="2023-04-13T03:43:00Z"/>
          <w:rPrChange w:id="2550" w:author="Moses, Robinson" w:date="2023-04-13T07:26:00Z">
            <w:rPr>
              <w:del w:id="2551" w:author="Moses, Robinson" w:date="2023-04-13T03:43:00Z"/>
              <w:i/>
              <w:iCs/>
              <w:color w:val="44546A" w:themeColor="text2"/>
              <w:sz w:val="18"/>
              <w:szCs w:val="18"/>
            </w:rPr>
          </w:rPrChange>
        </w:rPr>
        <w:pPrChange w:id="2552" w:author="Moses, Robinson" w:date="2023-04-13T07:26:00Z">
          <w:pPr/>
        </w:pPrChange>
      </w:pPr>
      <w:bookmarkStart w:id="2553" w:name="_Toc63697456"/>
      <w:del w:id="2554" w:author="Moses, Robinson" w:date="2023-04-13T03:43:00Z">
        <w:r w:rsidRPr="00774F7A" w:rsidDel="008C573E">
          <w:br w:type="page"/>
        </w:r>
      </w:del>
    </w:p>
    <w:p w14:paraId="2CA4612F" w14:textId="2DED1F59" w:rsidR="00490283" w:rsidRPr="00774F7A" w:rsidDel="008C573E" w:rsidRDefault="00490283">
      <w:pPr>
        <w:pStyle w:val="BodyText"/>
        <w:rPr>
          <w:del w:id="2555" w:author="Moses, Robinson" w:date="2023-04-13T03:43:00Z"/>
        </w:rPr>
        <w:pPrChange w:id="2556" w:author="Moses, Robinson" w:date="2023-04-13T07:26:00Z">
          <w:pPr>
            <w:pStyle w:val="Caption"/>
          </w:pPr>
        </w:pPrChange>
      </w:pPr>
      <w:del w:id="2557" w:author="Moses, Robinson" w:date="2023-04-13T03:43:00Z">
        <w:r w:rsidRPr="00774F7A" w:rsidDel="008C573E">
          <w:delText xml:space="preserve">FIGURE </w:delText>
        </w:r>
        <w:r w:rsidRPr="00774F7A" w:rsidDel="008C573E">
          <w:fldChar w:fldCharType="begin"/>
        </w:r>
        <w:r w:rsidRPr="00774F7A" w:rsidDel="008C573E">
          <w:delInstrText>SEQ Figure \* ARABIC</w:delInstrText>
        </w:r>
        <w:r w:rsidRPr="00774F7A" w:rsidDel="008C573E">
          <w:fldChar w:fldCharType="separate"/>
        </w:r>
        <w:r w:rsidR="0061087E" w:rsidRPr="00774F7A" w:rsidDel="008C573E">
          <w:rPr>
            <w:rPrChange w:id="2558" w:author="Moses, Robinson" w:date="2023-04-13T07:26:00Z">
              <w:rPr>
                <w:noProof/>
              </w:rPr>
            </w:rPrChange>
          </w:rPr>
          <w:delText>33</w:delText>
        </w:r>
        <w:r w:rsidRPr="00774F7A" w:rsidDel="008C573E">
          <w:fldChar w:fldCharType="end"/>
        </w:r>
        <w:r w:rsidRPr="00774F7A" w:rsidDel="008C573E">
          <w:delText>: EXAMPLE OF AN ORDER WORKFLOW REQUIRING A BALANCE ACTION MAP</w:delText>
        </w:r>
        <w:bookmarkEnd w:id="2553"/>
        <w:r w:rsidRPr="00774F7A" w:rsidDel="008C573E">
          <w:delText xml:space="preserve"> </w:delText>
        </w:r>
        <w:bookmarkStart w:id="2559" w:name="_Toc132264725"/>
        <w:bookmarkEnd w:id="2559"/>
      </w:del>
    </w:p>
    <w:p w14:paraId="39312091" w14:textId="16587FD3" w:rsidR="00490283" w:rsidRPr="00774F7A" w:rsidDel="008C573E" w:rsidRDefault="00490283" w:rsidP="006F4FA0">
      <w:pPr>
        <w:pStyle w:val="BodyText"/>
        <w:rPr>
          <w:del w:id="2560" w:author="Moses, Robinson" w:date="2023-04-13T03:43:00Z"/>
        </w:rPr>
      </w:pPr>
      <w:del w:id="2561" w:author="Moses, Robinson" w:date="2023-04-13T03:43:00Z">
        <w:r w:rsidRPr="008C3B63" w:rsidDel="008C573E">
          <w:rPr>
            <w:noProof/>
          </w:rPr>
          <w:drawing>
            <wp:inline distT="0" distB="0" distL="0" distR="0" wp14:anchorId="1D4E2D23" wp14:editId="62743944">
              <wp:extent cx="5485892" cy="2840990"/>
              <wp:effectExtent l="76200" t="76200" r="133985" b="130810"/>
              <wp:docPr id="5334" name="Picture 5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92">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74F7A" w:rsidDel="008C573E">
          <w:delText xml:space="preserve"> </w:delText>
        </w:r>
        <w:bookmarkStart w:id="2562" w:name="_Toc132264726"/>
        <w:bookmarkEnd w:id="2562"/>
      </w:del>
    </w:p>
    <w:p w14:paraId="2CBB2202" w14:textId="4E9D797C" w:rsidR="00490283" w:rsidRPr="00774F7A" w:rsidDel="008C573E" w:rsidRDefault="00783BEC">
      <w:pPr>
        <w:pStyle w:val="BodyText"/>
        <w:rPr>
          <w:del w:id="2563" w:author="Moses, Robinson" w:date="2023-04-13T03:43:00Z"/>
          <w:rPrChange w:id="2564" w:author="Moses, Robinson" w:date="2023-04-13T07:26:00Z">
            <w:rPr>
              <w:del w:id="2565" w:author="Moses, Robinson" w:date="2023-04-13T03:43:00Z"/>
              <w:color w:val="92D050"/>
            </w:rPr>
          </w:rPrChange>
        </w:rPr>
        <w:pPrChange w:id="2566" w:author="Moses, Robinson" w:date="2023-04-13T07:26:00Z">
          <w:pPr>
            <w:pStyle w:val="Caption"/>
          </w:pPr>
        </w:pPrChange>
      </w:pPr>
      <w:del w:id="2567" w:author="Moses, Robinson" w:date="2023-04-13T03:43:00Z">
        <w:r w:rsidRPr="00774F7A" w:rsidDel="008C573E">
          <w:fldChar w:fldCharType="begin"/>
        </w:r>
        <w:r w:rsidRPr="00774F7A" w:rsidDel="008C573E">
          <w:delInstrText xml:space="preserve"> HYPERLINK \l "_SETTINGS" </w:delInstrText>
        </w:r>
        <w:r w:rsidRPr="00774F7A" w:rsidDel="008C573E">
          <w:fldChar w:fldCharType="separate"/>
        </w:r>
        <w:r w:rsidR="00490283" w:rsidRPr="00774F7A" w:rsidDel="008C573E">
          <w:rPr>
            <w:rStyle w:val="Hyperlink"/>
            <w:color w:val="auto"/>
            <w:u w:val="none"/>
            <w:rPrChange w:id="2568" w:author="Moses, Robinson" w:date="2023-04-13T07:26:00Z">
              <w:rPr>
                <w:rStyle w:val="Hyperlink"/>
                <w:color w:val="92D050"/>
              </w:rPr>
            </w:rPrChange>
          </w:rPr>
          <w:delText>Return to: Settings</w:delText>
        </w:r>
        <w:r w:rsidRPr="00774F7A" w:rsidDel="008C573E">
          <w:rPr>
            <w:rStyle w:val="Hyperlink"/>
            <w:color w:val="auto"/>
            <w:u w:val="none"/>
            <w:rPrChange w:id="2569" w:author="Moses, Robinson" w:date="2023-04-13T07:26:00Z">
              <w:rPr>
                <w:rStyle w:val="Hyperlink"/>
                <w:color w:val="92D050"/>
              </w:rPr>
            </w:rPrChange>
          </w:rPr>
          <w:fldChar w:fldCharType="end"/>
        </w:r>
        <w:r w:rsidR="00490283" w:rsidRPr="00774F7A" w:rsidDel="008C573E">
          <w:rPr>
            <w:rPrChange w:id="2570" w:author="Moses, Robinson" w:date="2023-04-13T07:26:00Z">
              <w:rPr>
                <w:color w:val="92D050"/>
              </w:rPr>
            </w:rPrChange>
          </w:rPr>
          <w:delText xml:space="preserve"> </w:delText>
        </w:r>
        <w:bookmarkStart w:id="2571" w:name="_Toc132264727"/>
        <w:bookmarkEnd w:id="2571"/>
      </w:del>
    </w:p>
    <w:p w14:paraId="07221186" w14:textId="0928EE6F" w:rsidR="00490283" w:rsidRPr="00774F7A" w:rsidDel="008C573E" w:rsidRDefault="00490283" w:rsidP="006F4FA0">
      <w:pPr>
        <w:pStyle w:val="BodyText"/>
        <w:rPr>
          <w:del w:id="2572" w:author="Moses, Robinson" w:date="2023-04-13T03:43:00Z"/>
        </w:rPr>
      </w:pPr>
      <w:del w:id="2573" w:author="Moses, Robinson" w:date="2023-04-13T03:43:00Z">
        <w:r w:rsidRPr="00774F7A" w:rsidDel="008C573E">
          <w:delText xml:space="preserve">The Balance Action Map in Vault Balance determines what action will be taken with the cash at each task occurrence.  </w:delText>
        </w:r>
        <w:r w:rsidRPr="00774F7A" w:rsidDel="008C573E">
          <w:rPr>
            <w:rPrChange w:id="2574" w:author="Moses, Robinson" w:date="2023-04-13T07:26:00Z">
              <w:rPr>
                <w:b/>
                <w:bCs/>
                <w:u w:val="single"/>
              </w:rPr>
            </w:rPrChange>
          </w:rPr>
          <w:delText>For example</w:delText>
        </w:r>
        <w:r w:rsidRPr="00774F7A" w:rsidDel="008C573E">
          <w:delText>, when a vault holds an order and it goes to state “</w:delText>
        </w:r>
        <w:r w:rsidRPr="00A46034" w:rsidDel="008C573E">
          <w:delText>In Transit</w:delText>
        </w:r>
        <w:r w:rsidRPr="00774F7A" w:rsidDel="008C573E">
          <w:delText xml:space="preserve">” the Admin user may determine that at that point the Balance Action should be to </w:delText>
        </w:r>
        <w:r w:rsidRPr="00774F7A" w:rsidDel="008C573E">
          <w:rPr>
            <w:rPrChange w:id="2575" w:author="Moses, Robinson" w:date="2023-04-13T07:26:00Z">
              <w:rPr>
                <w:i/>
              </w:rPr>
            </w:rPrChange>
          </w:rPr>
          <w:delText>subtract</w:delText>
        </w:r>
        <w:r w:rsidRPr="00774F7A" w:rsidDel="008C573E">
          <w:delText xml:space="preserve"> the In Transit amount from the vault balance. </w:delText>
        </w:r>
        <w:bookmarkStart w:id="2576" w:name="_Toc132264728"/>
        <w:bookmarkEnd w:id="2576"/>
      </w:del>
    </w:p>
    <w:p w14:paraId="502004FD" w14:textId="4C5B3159" w:rsidR="0009659B" w:rsidRPr="00774F7A" w:rsidDel="008C573E" w:rsidRDefault="0009659B">
      <w:pPr>
        <w:pStyle w:val="BodyText"/>
        <w:rPr>
          <w:del w:id="2577" w:author="Moses, Robinson" w:date="2023-04-13T03:43:00Z"/>
          <w:rPrChange w:id="2578" w:author="Moses, Robinson" w:date="2023-04-13T07:26:00Z">
            <w:rPr>
              <w:del w:id="2579" w:author="Moses, Robinson" w:date="2023-04-13T03:43:00Z"/>
              <w:i/>
              <w:iCs/>
              <w:color w:val="44546A" w:themeColor="text2"/>
              <w:sz w:val="18"/>
              <w:szCs w:val="18"/>
            </w:rPr>
          </w:rPrChange>
        </w:rPr>
        <w:pPrChange w:id="2580" w:author="Moses, Robinson" w:date="2023-04-13T07:26:00Z">
          <w:pPr/>
        </w:pPrChange>
      </w:pPr>
      <w:bookmarkStart w:id="2581" w:name="_Toc63697457"/>
      <w:del w:id="2582" w:author="Moses, Robinson" w:date="2023-04-13T03:43:00Z">
        <w:r w:rsidRPr="00774F7A" w:rsidDel="008C573E">
          <w:br w:type="page"/>
        </w:r>
      </w:del>
    </w:p>
    <w:p w14:paraId="41070018" w14:textId="7E64F498" w:rsidR="00490283" w:rsidRPr="00774F7A" w:rsidDel="008C573E" w:rsidRDefault="00490283">
      <w:pPr>
        <w:pStyle w:val="BodyText"/>
        <w:rPr>
          <w:del w:id="2583" w:author="Moses, Robinson" w:date="2023-04-13T03:43:00Z"/>
        </w:rPr>
        <w:pPrChange w:id="2584" w:author="Moses, Robinson" w:date="2023-04-13T07:26:00Z">
          <w:pPr>
            <w:pStyle w:val="Caption"/>
          </w:pPr>
        </w:pPrChange>
      </w:pPr>
      <w:del w:id="2585" w:author="Moses, Robinson" w:date="2023-04-13T03:43:00Z">
        <w:r w:rsidRPr="00774F7A" w:rsidDel="008C573E">
          <w:delText xml:space="preserve">FIGURE </w:delText>
        </w:r>
        <w:r w:rsidRPr="00774F7A" w:rsidDel="008C573E">
          <w:rPr>
            <w:rPrChange w:id="2586" w:author="Moses, Robinson" w:date="2023-04-13T07:26:00Z">
              <w:rPr>
                <w:noProof/>
              </w:rPr>
            </w:rPrChange>
          </w:rPr>
          <w:fldChar w:fldCharType="begin"/>
        </w:r>
        <w:r w:rsidRPr="00774F7A" w:rsidDel="008C573E">
          <w:rPr>
            <w:rPrChange w:id="2587" w:author="Moses, Robinson" w:date="2023-04-13T07:26:00Z">
              <w:rPr>
                <w:noProof/>
              </w:rPr>
            </w:rPrChange>
          </w:rPr>
          <w:delInstrText xml:space="preserve"> SEQ Figure \* ARABIC </w:delInstrText>
        </w:r>
        <w:r w:rsidRPr="00774F7A" w:rsidDel="008C573E">
          <w:rPr>
            <w:rPrChange w:id="2588" w:author="Moses, Robinson" w:date="2023-04-13T07:26:00Z">
              <w:rPr>
                <w:noProof/>
              </w:rPr>
            </w:rPrChange>
          </w:rPr>
          <w:fldChar w:fldCharType="separate"/>
        </w:r>
        <w:r w:rsidR="0061087E" w:rsidRPr="00774F7A" w:rsidDel="008C573E">
          <w:rPr>
            <w:rPrChange w:id="2589" w:author="Moses, Robinson" w:date="2023-04-13T07:26:00Z">
              <w:rPr>
                <w:noProof/>
              </w:rPr>
            </w:rPrChange>
          </w:rPr>
          <w:delText>34</w:delText>
        </w:r>
        <w:r w:rsidRPr="00774F7A" w:rsidDel="008C573E">
          <w:rPr>
            <w:rPrChange w:id="2590" w:author="Moses, Robinson" w:date="2023-04-13T07:26:00Z">
              <w:rPr>
                <w:noProof/>
              </w:rPr>
            </w:rPrChange>
          </w:rPr>
          <w:fldChar w:fldCharType="end"/>
        </w:r>
        <w:r w:rsidRPr="00774F7A" w:rsidDel="008C573E">
          <w:delText>: BALANCE ACTION MAP SC</w:delText>
        </w:r>
        <w:r w:rsidRPr="00774F7A" w:rsidDel="008C573E">
          <w:fldChar w:fldCharType="begin"/>
        </w:r>
        <w:r w:rsidRPr="00774F7A" w:rsidDel="008C573E">
          <w:delInstrText xml:space="preserve">  </w:delInstrText>
        </w:r>
        <w:r w:rsidRPr="00774F7A" w:rsidDel="008C573E">
          <w:fldChar w:fldCharType="end"/>
        </w:r>
        <w:r w:rsidRPr="00774F7A" w:rsidDel="008C573E">
          <w:delText>REEN</w:delText>
        </w:r>
        <w:bookmarkEnd w:id="2581"/>
        <w:r w:rsidRPr="00774F7A" w:rsidDel="008C573E">
          <w:delText xml:space="preserve"> </w:delText>
        </w:r>
        <w:bookmarkStart w:id="2591" w:name="_Toc132264729"/>
        <w:bookmarkEnd w:id="2591"/>
      </w:del>
    </w:p>
    <w:p w14:paraId="449B7E52" w14:textId="6D0EE833" w:rsidR="00490283" w:rsidRPr="00774F7A" w:rsidDel="008C573E" w:rsidRDefault="00490283" w:rsidP="006F4FA0">
      <w:pPr>
        <w:pStyle w:val="BodyText"/>
        <w:rPr>
          <w:del w:id="2592" w:author="Moses, Robinson" w:date="2023-04-13T03:43:00Z"/>
        </w:rPr>
      </w:pPr>
      <w:del w:id="2593" w:author="Moses, Robinson" w:date="2023-04-13T03:43:00Z">
        <w:r w:rsidRPr="008C3B63" w:rsidDel="008C573E">
          <w:rPr>
            <w:noProof/>
          </w:rPr>
          <w:drawing>
            <wp:inline distT="0" distB="0" distL="0" distR="0" wp14:anchorId="68B7961B" wp14:editId="5FDAC1DF">
              <wp:extent cx="4110445" cy="3750781"/>
              <wp:effectExtent l="76200" t="76200" r="137795" b="135890"/>
              <wp:docPr id="946291350" name="Picture 9462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91350"/>
                      <pic:cNvPicPr/>
                    </pic:nvPicPr>
                    <pic:blipFill>
                      <a:blip r:embed="rId152">
                        <a:extLst>
                          <a:ext uri="{28A0092B-C50C-407E-A947-70E740481C1C}">
                            <a14:useLocalDpi xmlns:a14="http://schemas.microsoft.com/office/drawing/2010/main" val="0"/>
                          </a:ext>
                        </a:extLst>
                      </a:blip>
                      <a:stretch>
                        <a:fillRect/>
                      </a:stretch>
                    </pic:blipFill>
                    <pic:spPr>
                      <a:xfrm>
                        <a:off x="0" y="0"/>
                        <a:ext cx="4113386" cy="375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594" w:author="Pinnu, Sainath" w:date="2023-04-12T11:35:00Z">
        <w:del w:id="2595" w:author="Moses, Robinson" w:date="2023-04-13T03:43:00Z">
          <w:r w:rsidR="00925F1C" w:rsidRPr="008C3B63" w:rsidDel="008C573E">
            <w:rPr>
              <w:noProof/>
            </w:rPr>
            <w:drawing>
              <wp:inline distT="0" distB="0" distL="0" distR="0" wp14:anchorId="552802CC" wp14:editId="1BF0BE44">
                <wp:extent cx="5943600" cy="2912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912110"/>
                        </a:xfrm>
                        <a:prstGeom prst="rect">
                          <a:avLst/>
                        </a:prstGeom>
                      </pic:spPr>
                    </pic:pic>
                  </a:graphicData>
                </a:graphic>
              </wp:inline>
            </w:drawing>
          </w:r>
        </w:del>
      </w:ins>
      <w:del w:id="2596" w:author="Moses, Robinson" w:date="2023-04-13T03:43:00Z">
        <w:r w:rsidRPr="00774F7A" w:rsidDel="008C573E">
          <w:delText xml:space="preserve"> </w:delText>
        </w:r>
        <w:bookmarkStart w:id="2597" w:name="_Toc132264730"/>
        <w:bookmarkEnd w:id="2597"/>
      </w:del>
    </w:p>
    <w:p w14:paraId="1C49F552" w14:textId="30BDFF5C" w:rsidR="00490283" w:rsidRPr="00774F7A" w:rsidDel="008C573E" w:rsidRDefault="00783BEC">
      <w:pPr>
        <w:pStyle w:val="BodyText"/>
        <w:rPr>
          <w:del w:id="2598" w:author="Moses, Robinson" w:date="2023-04-13T03:43:00Z"/>
          <w:rPrChange w:id="2599" w:author="Moses, Robinson" w:date="2023-04-13T07:26:00Z">
            <w:rPr>
              <w:del w:id="2600" w:author="Moses, Robinson" w:date="2023-04-13T03:43:00Z"/>
              <w:color w:val="92D050"/>
            </w:rPr>
          </w:rPrChange>
        </w:rPr>
        <w:pPrChange w:id="2601" w:author="Moses, Robinson" w:date="2023-04-13T07:26:00Z">
          <w:pPr>
            <w:pStyle w:val="Caption"/>
          </w:pPr>
        </w:pPrChange>
      </w:pPr>
      <w:del w:id="2602" w:author="Moses, Robinson" w:date="2023-04-13T03:43:00Z">
        <w:r w:rsidRPr="00774F7A" w:rsidDel="008C573E">
          <w:fldChar w:fldCharType="begin"/>
        </w:r>
        <w:r w:rsidRPr="00774F7A" w:rsidDel="008C573E">
          <w:delInstrText xml:space="preserve"> HYPERLINK \l "_SETTINGS" </w:delInstrText>
        </w:r>
        <w:r w:rsidRPr="00774F7A" w:rsidDel="008C573E">
          <w:fldChar w:fldCharType="separate"/>
        </w:r>
        <w:r w:rsidR="00490283" w:rsidRPr="00774F7A" w:rsidDel="008C573E">
          <w:rPr>
            <w:rStyle w:val="Hyperlink"/>
            <w:color w:val="auto"/>
            <w:u w:val="none"/>
            <w:rPrChange w:id="2603" w:author="Moses, Robinson" w:date="2023-04-13T07:26:00Z">
              <w:rPr>
                <w:rStyle w:val="Hyperlink"/>
                <w:color w:val="92D050"/>
              </w:rPr>
            </w:rPrChange>
          </w:rPr>
          <w:delText>Return to: Settings</w:delText>
        </w:r>
        <w:r w:rsidRPr="00774F7A" w:rsidDel="008C573E">
          <w:rPr>
            <w:rStyle w:val="Hyperlink"/>
            <w:color w:val="auto"/>
            <w:u w:val="none"/>
            <w:rPrChange w:id="2604" w:author="Moses, Robinson" w:date="2023-04-13T07:26:00Z">
              <w:rPr>
                <w:rStyle w:val="Hyperlink"/>
                <w:color w:val="92D050"/>
              </w:rPr>
            </w:rPrChange>
          </w:rPr>
          <w:fldChar w:fldCharType="end"/>
        </w:r>
        <w:r w:rsidR="00490283" w:rsidRPr="00774F7A" w:rsidDel="008C573E">
          <w:rPr>
            <w:rPrChange w:id="2605" w:author="Moses, Robinson" w:date="2023-04-13T07:26:00Z">
              <w:rPr>
                <w:color w:val="92D050"/>
              </w:rPr>
            </w:rPrChange>
          </w:rPr>
          <w:delText xml:space="preserve"> </w:delText>
        </w:r>
        <w:bookmarkStart w:id="2606" w:name="_Toc132264731"/>
        <w:bookmarkEnd w:id="2606"/>
      </w:del>
    </w:p>
    <w:p w14:paraId="5C5502FC" w14:textId="64D84745" w:rsidR="00490283" w:rsidRPr="00774F7A" w:rsidDel="008C573E" w:rsidRDefault="00490283">
      <w:pPr>
        <w:pStyle w:val="BodyText"/>
        <w:rPr>
          <w:del w:id="2607" w:author="Moses, Robinson" w:date="2023-04-13T03:43:00Z"/>
        </w:rPr>
        <w:pPrChange w:id="2608" w:author="Moses, Robinson" w:date="2023-04-13T07:26:00Z">
          <w:pPr>
            <w:pStyle w:val="Caption"/>
          </w:pPr>
        </w:pPrChange>
      </w:pPr>
      <w:bookmarkStart w:id="2609" w:name="_Toc63697487"/>
      <w:del w:id="2610" w:author="Moses, Robinson" w:date="2023-04-13T03:43:00Z">
        <w:r w:rsidRPr="00774F7A" w:rsidDel="008C573E">
          <w:delText xml:space="preserve">TABLE </w:delText>
        </w:r>
        <w:r w:rsidRPr="00774F7A" w:rsidDel="008C573E">
          <w:rPr>
            <w:rPrChange w:id="2611" w:author="Moses, Robinson" w:date="2023-04-13T07:26:00Z">
              <w:rPr>
                <w:noProof/>
              </w:rPr>
            </w:rPrChange>
          </w:rPr>
          <w:fldChar w:fldCharType="begin"/>
        </w:r>
        <w:r w:rsidRPr="00774F7A" w:rsidDel="008C573E">
          <w:rPr>
            <w:rPrChange w:id="2612" w:author="Moses, Robinson" w:date="2023-04-13T07:26:00Z">
              <w:rPr>
                <w:noProof/>
              </w:rPr>
            </w:rPrChange>
          </w:rPr>
          <w:delInstrText xml:space="preserve"> SEQ Table \* ARABIC </w:delInstrText>
        </w:r>
        <w:r w:rsidRPr="00774F7A" w:rsidDel="008C573E">
          <w:rPr>
            <w:rPrChange w:id="2613" w:author="Moses, Robinson" w:date="2023-04-13T07:26:00Z">
              <w:rPr>
                <w:noProof/>
              </w:rPr>
            </w:rPrChange>
          </w:rPr>
          <w:fldChar w:fldCharType="separate"/>
        </w:r>
        <w:r w:rsidR="0061087E" w:rsidRPr="00774F7A" w:rsidDel="008C573E">
          <w:rPr>
            <w:rPrChange w:id="2614" w:author="Moses, Robinson" w:date="2023-04-13T07:26:00Z">
              <w:rPr>
                <w:noProof/>
              </w:rPr>
            </w:rPrChange>
          </w:rPr>
          <w:delText>24</w:delText>
        </w:r>
        <w:r w:rsidRPr="00774F7A" w:rsidDel="008C573E">
          <w:rPr>
            <w:rPrChange w:id="2615" w:author="Moses, Robinson" w:date="2023-04-13T07:26:00Z">
              <w:rPr>
                <w:noProof/>
              </w:rPr>
            </w:rPrChange>
          </w:rPr>
          <w:fldChar w:fldCharType="end"/>
        </w:r>
        <w:r w:rsidRPr="00774F7A" w:rsidDel="008C573E">
          <w:delText>: BALANCE ACTION MAP FIELD DESCRIPTIONS</w:delText>
        </w:r>
        <w:bookmarkEnd w:id="2609"/>
        <w:r w:rsidRPr="00774F7A" w:rsidDel="008C573E">
          <w:delText xml:space="preserve"> </w:delText>
        </w:r>
        <w:bookmarkStart w:id="2616" w:name="_Toc132264732"/>
        <w:bookmarkEnd w:id="2616"/>
      </w:del>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490283" w:rsidRPr="00774F7A" w:rsidDel="008C573E" w14:paraId="1C4F0FB4" w14:textId="52523C25" w:rsidTr="005952E2">
        <w:trPr>
          <w:trHeight w:val="372"/>
          <w:del w:id="2617" w:author="Moses, Robinson" w:date="2023-04-13T03:43: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460603A" w14:textId="6BF3E49D" w:rsidR="00490283" w:rsidRPr="00774F7A" w:rsidDel="008C573E" w:rsidRDefault="00490283">
            <w:pPr>
              <w:pStyle w:val="BodyText"/>
              <w:rPr>
                <w:del w:id="2618" w:author="Moses, Robinson" w:date="2023-04-13T03:43:00Z"/>
              </w:rPr>
              <w:pPrChange w:id="2619" w:author="Pinnu, Sainath" w:date="2023-04-13T07:26:00Z">
                <w:pPr>
                  <w:pStyle w:val="TableHeading"/>
                </w:pPr>
              </w:pPrChange>
            </w:pPr>
            <w:del w:id="2620" w:author="Moses, Robinson" w:date="2023-04-13T03:43:00Z">
              <w:r w:rsidRPr="00774F7A" w:rsidDel="008C573E">
                <w:delText xml:space="preserve">Field </w:delText>
              </w:r>
              <w:bookmarkStart w:id="2621" w:name="_Toc132264733"/>
              <w:bookmarkEnd w:id="2621"/>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0587360" w14:textId="5CA21D7D" w:rsidR="00490283" w:rsidRPr="00774F7A" w:rsidDel="008C573E" w:rsidRDefault="00490283">
            <w:pPr>
              <w:pStyle w:val="BodyText"/>
              <w:rPr>
                <w:del w:id="2622" w:author="Moses, Robinson" w:date="2023-04-13T03:43:00Z"/>
              </w:rPr>
              <w:pPrChange w:id="2623" w:author="Pinnu, Sainath" w:date="2023-04-13T07:26:00Z">
                <w:pPr>
                  <w:pStyle w:val="TableHeading"/>
                </w:pPr>
              </w:pPrChange>
            </w:pPr>
            <w:del w:id="2624" w:author="Moses, Robinson" w:date="2023-04-13T03:43:00Z">
              <w:r w:rsidRPr="00774F7A" w:rsidDel="008C573E">
                <w:delText xml:space="preserve">Description </w:delText>
              </w:r>
              <w:bookmarkStart w:id="2625" w:name="_Toc132264734"/>
              <w:bookmarkEnd w:id="2625"/>
            </w:del>
          </w:p>
        </w:tc>
        <w:bookmarkStart w:id="2626" w:name="_Toc132264735"/>
        <w:bookmarkEnd w:id="2626"/>
      </w:tr>
      <w:tr w:rsidR="00490283" w:rsidDel="008C573E" w14:paraId="5226669E" w14:textId="4283AB7C">
        <w:trPr>
          <w:trHeight w:val="333"/>
          <w:del w:id="2627" w:author="Moses, Robinson" w:date="2023-04-13T03:43:00Z"/>
        </w:trPr>
        <w:tc>
          <w:tcPr>
            <w:tcW w:w="1881" w:type="dxa"/>
            <w:tcBorders>
              <w:top w:val="single" w:sz="3" w:space="0" w:color="000000"/>
              <w:left w:val="single" w:sz="4" w:space="0" w:color="000000"/>
              <w:bottom w:val="single" w:sz="4" w:space="0" w:color="000000"/>
              <w:right w:val="single" w:sz="4" w:space="0" w:color="000000"/>
            </w:tcBorders>
          </w:tcPr>
          <w:p w14:paraId="201A4076" w14:textId="4A229780" w:rsidR="00490283" w:rsidRPr="005952E2" w:rsidDel="008C573E" w:rsidRDefault="00490283">
            <w:pPr>
              <w:pStyle w:val="BodyText"/>
              <w:rPr>
                <w:del w:id="2628" w:author="Moses, Robinson" w:date="2023-04-13T03:43:00Z"/>
                <w:b/>
                <w:bCs/>
              </w:rPr>
              <w:pPrChange w:id="2629" w:author="Pinnu, Sainath" w:date="2023-04-13T07:26:00Z">
                <w:pPr>
                  <w:pStyle w:val="TableBody"/>
                </w:pPr>
              </w:pPrChange>
            </w:pPr>
            <w:del w:id="2630" w:author="Moses, Robinson" w:date="2023-04-13T03:43:00Z">
              <w:r w:rsidRPr="005952E2" w:rsidDel="008C573E">
                <w:rPr>
                  <w:b/>
                  <w:bCs/>
                </w:rPr>
                <w:delText xml:space="preserve">Filter by Workflow </w:delText>
              </w:r>
              <w:bookmarkStart w:id="2631" w:name="_Toc132264736"/>
              <w:bookmarkEnd w:id="2631"/>
            </w:del>
          </w:p>
        </w:tc>
        <w:tc>
          <w:tcPr>
            <w:tcW w:w="6194" w:type="dxa"/>
            <w:tcBorders>
              <w:top w:val="single" w:sz="3" w:space="0" w:color="000000"/>
              <w:left w:val="single" w:sz="4" w:space="0" w:color="000000"/>
              <w:bottom w:val="single" w:sz="4" w:space="0" w:color="000000"/>
              <w:right w:val="single" w:sz="4" w:space="0" w:color="000000"/>
            </w:tcBorders>
          </w:tcPr>
          <w:p w14:paraId="2A27C111" w14:textId="3A3FF415" w:rsidR="00490283" w:rsidDel="008C573E" w:rsidRDefault="00490283">
            <w:pPr>
              <w:pStyle w:val="BodyText"/>
              <w:rPr>
                <w:del w:id="2632" w:author="Moses, Robinson" w:date="2023-04-13T03:43:00Z"/>
              </w:rPr>
              <w:pPrChange w:id="2633" w:author="Pinnu, Sainath" w:date="2023-04-13T07:26:00Z">
                <w:pPr>
                  <w:pStyle w:val="TableBody"/>
                </w:pPr>
              </w:pPrChange>
            </w:pPr>
            <w:del w:id="2634" w:author="Moses, Robinson" w:date="2023-04-13T03:43:00Z">
              <w:r w:rsidDel="008C573E">
                <w:delText xml:space="preserve"> Allows User</w:delText>
              </w:r>
              <w:r w:rsidR="00551C91" w:rsidDel="008C573E">
                <w:delText>s</w:delText>
              </w:r>
              <w:r w:rsidDel="008C573E">
                <w:delText xml:space="preserve"> to filter </w:delText>
              </w:r>
              <w:r w:rsidR="00551C91" w:rsidDel="008C573E">
                <w:delText xml:space="preserve">the </w:delText>
              </w:r>
              <w:r w:rsidDel="008C573E">
                <w:delText xml:space="preserve">listing of Balance Action Map entries according to workflow. </w:delText>
              </w:r>
              <w:bookmarkStart w:id="2635" w:name="_Toc132264737"/>
              <w:bookmarkEnd w:id="2635"/>
            </w:del>
          </w:p>
        </w:tc>
        <w:bookmarkStart w:id="2636" w:name="_Toc132264738"/>
        <w:bookmarkEnd w:id="2636"/>
      </w:tr>
      <w:tr w:rsidR="00490283" w:rsidDel="008C573E" w14:paraId="519A2DD4" w14:textId="73946216">
        <w:trPr>
          <w:trHeight w:val="334"/>
          <w:del w:id="263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263B9324" w14:textId="24D5C065" w:rsidR="00490283" w:rsidRPr="005952E2" w:rsidDel="008C573E" w:rsidRDefault="00490283">
            <w:pPr>
              <w:pStyle w:val="BodyText"/>
              <w:rPr>
                <w:del w:id="2638" w:author="Moses, Robinson" w:date="2023-04-13T03:43:00Z"/>
                <w:b/>
                <w:bCs/>
              </w:rPr>
              <w:pPrChange w:id="2639" w:author="Pinnu, Sainath" w:date="2023-04-13T07:26:00Z">
                <w:pPr>
                  <w:pStyle w:val="TableBody"/>
                </w:pPr>
              </w:pPrChange>
            </w:pPr>
            <w:del w:id="2640" w:author="Moses, Robinson" w:date="2023-04-13T03:43:00Z">
              <w:r w:rsidRPr="005952E2" w:rsidDel="008C573E">
                <w:rPr>
                  <w:b/>
                  <w:bCs/>
                </w:rPr>
                <w:delText xml:space="preserve">Workflow </w:delText>
              </w:r>
              <w:bookmarkStart w:id="2641" w:name="_Toc132264739"/>
              <w:bookmarkEnd w:id="2641"/>
            </w:del>
          </w:p>
        </w:tc>
        <w:tc>
          <w:tcPr>
            <w:tcW w:w="6194" w:type="dxa"/>
            <w:tcBorders>
              <w:top w:val="single" w:sz="4" w:space="0" w:color="000000"/>
              <w:left w:val="single" w:sz="4" w:space="0" w:color="000000"/>
              <w:bottom w:val="single" w:sz="4" w:space="0" w:color="000000"/>
              <w:right w:val="single" w:sz="4" w:space="0" w:color="000000"/>
            </w:tcBorders>
          </w:tcPr>
          <w:p w14:paraId="56889A74" w14:textId="14CC1027" w:rsidR="00490283" w:rsidDel="008C573E" w:rsidRDefault="00490283">
            <w:pPr>
              <w:pStyle w:val="BodyText"/>
              <w:rPr>
                <w:del w:id="2642" w:author="Moses, Robinson" w:date="2023-04-13T03:43:00Z"/>
              </w:rPr>
              <w:pPrChange w:id="2643" w:author="Pinnu, Sainath" w:date="2023-04-13T07:26:00Z">
                <w:pPr>
                  <w:pStyle w:val="TableBody"/>
                </w:pPr>
              </w:pPrChange>
            </w:pPr>
            <w:del w:id="2644" w:author="Moses, Robinson" w:date="2023-04-13T03:43:00Z">
              <w:r w:rsidDel="008C573E">
                <w:delText xml:space="preserve"> Displays the workflow to which the Balance Action will apply. </w:delText>
              </w:r>
              <w:bookmarkStart w:id="2645" w:name="_Toc132264740"/>
              <w:bookmarkEnd w:id="2645"/>
            </w:del>
          </w:p>
        </w:tc>
        <w:bookmarkStart w:id="2646" w:name="_Toc132264741"/>
        <w:bookmarkEnd w:id="2646"/>
      </w:tr>
      <w:tr w:rsidR="00490283" w:rsidDel="008C573E" w14:paraId="0564991A" w14:textId="528272B6">
        <w:trPr>
          <w:trHeight w:val="336"/>
          <w:del w:id="264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22DD081E" w14:textId="41BBE506" w:rsidR="00490283" w:rsidRPr="005952E2" w:rsidDel="008C573E" w:rsidRDefault="00490283">
            <w:pPr>
              <w:pStyle w:val="BodyText"/>
              <w:rPr>
                <w:del w:id="2648" w:author="Moses, Robinson" w:date="2023-04-13T03:43:00Z"/>
                <w:b/>
                <w:bCs/>
              </w:rPr>
              <w:pPrChange w:id="2649" w:author="Pinnu, Sainath" w:date="2023-04-13T07:26:00Z">
                <w:pPr>
                  <w:pStyle w:val="TableBody"/>
                </w:pPr>
              </w:pPrChange>
            </w:pPr>
            <w:del w:id="2650" w:author="Moses, Robinson" w:date="2023-04-13T03:43:00Z">
              <w:r w:rsidRPr="005952E2" w:rsidDel="008C573E">
                <w:rPr>
                  <w:b/>
                  <w:bCs/>
                </w:rPr>
                <w:delText xml:space="preserve">From State </w:delText>
              </w:r>
              <w:bookmarkStart w:id="2651" w:name="_Toc132264742"/>
              <w:bookmarkEnd w:id="2651"/>
            </w:del>
          </w:p>
        </w:tc>
        <w:tc>
          <w:tcPr>
            <w:tcW w:w="6194" w:type="dxa"/>
            <w:tcBorders>
              <w:top w:val="single" w:sz="4" w:space="0" w:color="000000"/>
              <w:left w:val="single" w:sz="4" w:space="0" w:color="000000"/>
              <w:bottom w:val="single" w:sz="4" w:space="0" w:color="000000"/>
              <w:right w:val="single" w:sz="4" w:space="0" w:color="000000"/>
            </w:tcBorders>
          </w:tcPr>
          <w:p w14:paraId="148D222B" w14:textId="267ADD24" w:rsidR="00490283" w:rsidDel="008C573E" w:rsidRDefault="00490283">
            <w:pPr>
              <w:pStyle w:val="BodyText"/>
              <w:rPr>
                <w:del w:id="2652" w:author="Moses, Robinson" w:date="2023-04-13T03:43:00Z"/>
              </w:rPr>
              <w:pPrChange w:id="2653" w:author="Pinnu, Sainath" w:date="2023-04-13T07:26:00Z">
                <w:pPr>
                  <w:pStyle w:val="TableBody"/>
                </w:pPr>
              </w:pPrChange>
            </w:pPr>
            <w:del w:id="2654" w:author="Moses, Robinson" w:date="2023-04-13T03:43:00Z">
              <w:r w:rsidDel="008C573E">
                <w:delText xml:space="preserve"> Shows the beginning state for the action being defined. Valid States will vary by institution. </w:delText>
              </w:r>
              <w:bookmarkStart w:id="2655" w:name="_Toc132264743"/>
              <w:bookmarkEnd w:id="2655"/>
            </w:del>
          </w:p>
        </w:tc>
        <w:bookmarkStart w:id="2656" w:name="_Toc132264744"/>
        <w:bookmarkEnd w:id="2656"/>
      </w:tr>
      <w:tr w:rsidR="00490283" w:rsidDel="008C573E" w14:paraId="5A7AF572" w14:textId="7C3F3AD2">
        <w:trPr>
          <w:trHeight w:val="334"/>
          <w:del w:id="265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7F5226E0" w14:textId="1427B455" w:rsidR="00490283" w:rsidRPr="005952E2" w:rsidDel="008C573E" w:rsidRDefault="00490283">
            <w:pPr>
              <w:pStyle w:val="BodyText"/>
              <w:rPr>
                <w:del w:id="2658" w:author="Moses, Robinson" w:date="2023-04-13T03:43:00Z"/>
                <w:b/>
                <w:bCs/>
              </w:rPr>
              <w:pPrChange w:id="2659" w:author="Pinnu, Sainath" w:date="2023-04-13T07:26:00Z">
                <w:pPr>
                  <w:pStyle w:val="TableBody"/>
                </w:pPr>
              </w:pPrChange>
            </w:pPr>
            <w:del w:id="2660" w:author="Moses, Robinson" w:date="2023-04-13T03:43:00Z">
              <w:r w:rsidRPr="005952E2" w:rsidDel="008C573E">
                <w:rPr>
                  <w:b/>
                  <w:bCs/>
                </w:rPr>
                <w:delText xml:space="preserve">To State </w:delText>
              </w:r>
              <w:bookmarkStart w:id="2661" w:name="_Toc132264745"/>
              <w:bookmarkEnd w:id="2661"/>
            </w:del>
          </w:p>
        </w:tc>
        <w:tc>
          <w:tcPr>
            <w:tcW w:w="6194" w:type="dxa"/>
            <w:tcBorders>
              <w:top w:val="single" w:sz="4" w:space="0" w:color="000000"/>
              <w:left w:val="single" w:sz="4" w:space="0" w:color="000000"/>
              <w:bottom w:val="single" w:sz="4" w:space="0" w:color="000000"/>
              <w:right w:val="single" w:sz="4" w:space="0" w:color="000000"/>
            </w:tcBorders>
          </w:tcPr>
          <w:p w14:paraId="0DAA5491" w14:textId="28AC7CDF" w:rsidR="00490283" w:rsidDel="008C573E" w:rsidRDefault="00490283">
            <w:pPr>
              <w:pStyle w:val="BodyText"/>
              <w:rPr>
                <w:del w:id="2662" w:author="Moses, Robinson" w:date="2023-04-13T03:43:00Z"/>
              </w:rPr>
              <w:pPrChange w:id="2663" w:author="Pinnu, Sainath" w:date="2023-04-13T07:26:00Z">
                <w:pPr>
                  <w:pStyle w:val="TableBody"/>
                </w:pPr>
              </w:pPrChange>
            </w:pPr>
            <w:del w:id="2664" w:author="Moses, Robinson" w:date="2023-04-13T03:43:00Z">
              <w:r w:rsidDel="008C573E">
                <w:delText xml:space="preserve"> Shows the final state for the action being defined. Valid States will vary by institution. </w:delText>
              </w:r>
              <w:bookmarkStart w:id="2665" w:name="_Toc132264746"/>
              <w:bookmarkEnd w:id="2665"/>
            </w:del>
          </w:p>
        </w:tc>
        <w:bookmarkStart w:id="2666" w:name="_Toc132264747"/>
        <w:bookmarkEnd w:id="2666"/>
      </w:tr>
      <w:tr w:rsidR="00490283" w:rsidDel="008C573E" w14:paraId="23053749" w14:textId="1F206020">
        <w:trPr>
          <w:trHeight w:val="336"/>
          <w:del w:id="266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3A270E26" w14:textId="12045E30" w:rsidR="00490283" w:rsidRPr="005952E2" w:rsidDel="008C573E" w:rsidRDefault="00490283">
            <w:pPr>
              <w:pStyle w:val="BodyText"/>
              <w:rPr>
                <w:del w:id="2668" w:author="Moses, Robinson" w:date="2023-04-13T03:43:00Z"/>
                <w:b/>
                <w:bCs/>
              </w:rPr>
              <w:pPrChange w:id="2669" w:author="Pinnu, Sainath" w:date="2023-04-13T07:26:00Z">
                <w:pPr>
                  <w:pStyle w:val="TableBody"/>
                </w:pPr>
              </w:pPrChange>
            </w:pPr>
            <w:del w:id="2670" w:author="Moses, Robinson" w:date="2023-04-13T03:43:00Z">
              <w:r w:rsidRPr="005952E2" w:rsidDel="008C573E">
                <w:rPr>
                  <w:b/>
                  <w:bCs/>
                </w:rPr>
                <w:delText>Export Full</w:delText>
              </w:r>
              <w:bookmarkStart w:id="2671" w:name="_Toc132264748"/>
              <w:bookmarkEnd w:id="2671"/>
            </w:del>
          </w:p>
        </w:tc>
        <w:tc>
          <w:tcPr>
            <w:tcW w:w="6194" w:type="dxa"/>
            <w:tcBorders>
              <w:top w:val="single" w:sz="4" w:space="0" w:color="000000"/>
              <w:left w:val="single" w:sz="4" w:space="0" w:color="000000"/>
              <w:bottom w:val="single" w:sz="4" w:space="0" w:color="000000"/>
              <w:right w:val="single" w:sz="4" w:space="0" w:color="000000"/>
            </w:tcBorders>
          </w:tcPr>
          <w:p w14:paraId="0756ABB0" w14:textId="0C151056" w:rsidR="00490283" w:rsidDel="008C573E" w:rsidRDefault="00490283">
            <w:pPr>
              <w:pStyle w:val="BodyText"/>
              <w:rPr>
                <w:del w:id="2672" w:author="Moses, Robinson" w:date="2023-04-13T03:43:00Z"/>
              </w:rPr>
              <w:pPrChange w:id="2673" w:author="Pinnu, Sainath" w:date="2023-04-13T07:26:00Z">
                <w:pPr>
                  <w:pStyle w:val="TableBody"/>
                </w:pPr>
              </w:pPrChange>
            </w:pPr>
            <w:del w:id="2674" w:author="Moses, Robinson" w:date="2023-04-13T03:43:00Z">
              <w:r w:rsidRPr="004C3BFB" w:rsidDel="008C573E">
                <w:delText>This option exports all of the Balance Action Maps into a CSV file. This allows the user to edit the file to add/remove Balance Action maps and then reload it into Vault Balance, making it easier to do multiple changes at once.</w:delText>
              </w:r>
              <w:bookmarkStart w:id="2675" w:name="_Toc132264749"/>
              <w:bookmarkEnd w:id="2675"/>
            </w:del>
          </w:p>
        </w:tc>
        <w:bookmarkStart w:id="2676" w:name="_Toc132264750"/>
        <w:bookmarkEnd w:id="2676"/>
      </w:tr>
      <w:tr w:rsidR="00490283" w:rsidDel="008C573E" w14:paraId="706864D9" w14:textId="37E8829F">
        <w:trPr>
          <w:trHeight w:val="540"/>
          <w:del w:id="267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1A26B5C7" w14:textId="052EA4F8" w:rsidR="00490283" w:rsidRPr="005952E2" w:rsidDel="008C573E" w:rsidRDefault="00490283">
            <w:pPr>
              <w:pStyle w:val="BodyText"/>
              <w:rPr>
                <w:del w:id="2678" w:author="Moses, Robinson" w:date="2023-04-13T03:43:00Z"/>
                <w:b/>
                <w:bCs/>
              </w:rPr>
              <w:pPrChange w:id="2679" w:author="Pinnu, Sainath" w:date="2023-04-13T07:26:00Z">
                <w:pPr>
                  <w:pStyle w:val="TableBody"/>
                </w:pPr>
              </w:pPrChange>
            </w:pPr>
            <w:del w:id="2680" w:author="Moses, Robinson" w:date="2023-04-13T03:43:00Z">
              <w:r w:rsidRPr="005952E2" w:rsidDel="008C573E">
                <w:rPr>
                  <w:b/>
                  <w:bCs/>
                </w:rPr>
                <w:delText xml:space="preserve">Coffer </w:delText>
              </w:r>
              <w:bookmarkStart w:id="2681" w:name="_Toc132264751"/>
              <w:bookmarkEnd w:id="2681"/>
            </w:del>
          </w:p>
        </w:tc>
        <w:tc>
          <w:tcPr>
            <w:tcW w:w="6194" w:type="dxa"/>
            <w:tcBorders>
              <w:top w:val="single" w:sz="4" w:space="0" w:color="000000"/>
              <w:left w:val="single" w:sz="4" w:space="0" w:color="000000"/>
              <w:bottom w:val="single" w:sz="4" w:space="0" w:color="000000"/>
              <w:right w:val="single" w:sz="4" w:space="0" w:color="000000"/>
            </w:tcBorders>
          </w:tcPr>
          <w:p w14:paraId="5A1846FE" w14:textId="1FB32D95" w:rsidR="00490283" w:rsidDel="008C573E" w:rsidRDefault="00490283">
            <w:pPr>
              <w:pStyle w:val="BodyText"/>
              <w:rPr>
                <w:del w:id="2682" w:author="Moses, Robinson" w:date="2023-04-13T03:43:00Z"/>
              </w:rPr>
              <w:pPrChange w:id="2683" w:author="Pinnu, Sainath" w:date="2023-04-13T07:26:00Z">
                <w:pPr>
                  <w:pStyle w:val="TableBody"/>
                </w:pPr>
              </w:pPrChange>
            </w:pPr>
            <w:del w:id="2684" w:author="Moses, Robinson" w:date="2023-04-13T03:43:00Z">
              <w:r w:rsidDel="008C573E">
                <w:delText xml:space="preserve"> If a Coffer has been defined for a particular Workflow/Quality combination, it will be denoted in this column. </w:delText>
              </w:r>
              <w:bookmarkStart w:id="2685" w:name="_Toc132264752"/>
              <w:bookmarkEnd w:id="2685"/>
            </w:del>
          </w:p>
        </w:tc>
        <w:bookmarkStart w:id="2686" w:name="_Toc132264753"/>
        <w:bookmarkEnd w:id="2686"/>
      </w:tr>
      <w:tr w:rsidR="00490283" w:rsidDel="008C573E" w14:paraId="39A1DEB6" w14:textId="1E6D29CA">
        <w:trPr>
          <w:trHeight w:val="747"/>
          <w:del w:id="268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6FF1CC38" w14:textId="761F9FEE" w:rsidR="00490283" w:rsidRPr="005952E2" w:rsidDel="008C573E" w:rsidRDefault="00490283">
            <w:pPr>
              <w:pStyle w:val="BodyText"/>
              <w:rPr>
                <w:del w:id="2688" w:author="Moses, Robinson" w:date="2023-04-13T03:43:00Z"/>
                <w:b/>
                <w:bCs/>
              </w:rPr>
              <w:pPrChange w:id="2689" w:author="Pinnu, Sainath" w:date="2023-04-13T07:26:00Z">
                <w:pPr>
                  <w:pStyle w:val="TableBody"/>
                </w:pPr>
              </w:pPrChange>
            </w:pPr>
            <w:del w:id="2690" w:author="Moses, Robinson" w:date="2023-04-13T03:43:00Z">
              <w:r w:rsidRPr="005952E2" w:rsidDel="008C573E">
                <w:rPr>
                  <w:b/>
                  <w:bCs/>
                </w:rPr>
                <w:delText xml:space="preserve">Balance Action </w:delText>
              </w:r>
              <w:bookmarkStart w:id="2691" w:name="_Toc132264754"/>
              <w:bookmarkEnd w:id="2691"/>
            </w:del>
          </w:p>
        </w:tc>
        <w:tc>
          <w:tcPr>
            <w:tcW w:w="6194" w:type="dxa"/>
            <w:tcBorders>
              <w:top w:val="single" w:sz="4" w:space="0" w:color="000000"/>
              <w:left w:val="single" w:sz="4" w:space="0" w:color="000000"/>
              <w:bottom w:val="single" w:sz="4" w:space="0" w:color="000000"/>
              <w:right w:val="single" w:sz="4" w:space="0" w:color="000000"/>
            </w:tcBorders>
          </w:tcPr>
          <w:p w14:paraId="2A34760F" w14:textId="6E0A5BB5" w:rsidR="00490283" w:rsidDel="008C573E" w:rsidRDefault="00490283">
            <w:pPr>
              <w:pStyle w:val="BodyText"/>
              <w:rPr>
                <w:del w:id="2692" w:author="Moses, Robinson" w:date="2023-04-13T03:43:00Z"/>
              </w:rPr>
              <w:pPrChange w:id="2693" w:author="Pinnu, Sainath" w:date="2023-04-13T07:26:00Z">
                <w:pPr>
                  <w:pStyle w:val="TableBody"/>
                </w:pPr>
              </w:pPrChange>
            </w:pPr>
            <w:del w:id="2694" w:author="Moses, Robinson" w:date="2023-04-13T03:43:00Z">
              <w:r w:rsidDel="008C573E">
                <w:delText xml:space="preserve"> Determines what should be done with the Vault Balance amount.  Add, Subtract, or None. Some state changes may increase (Add) or decrease (Subtract) the balance whereas others would trigger no change (None). </w:delText>
              </w:r>
              <w:bookmarkStart w:id="2695" w:name="_Toc132264755"/>
              <w:bookmarkEnd w:id="2695"/>
            </w:del>
          </w:p>
        </w:tc>
        <w:bookmarkStart w:id="2696" w:name="_Toc132264756"/>
        <w:bookmarkEnd w:id="2696"/>
      </w:tr>
      <w:tr w:rsidR="00490283" w:rsidDel="008C573E" w14:paraId="0FC01D8B" w14:textId="4E67D337">
        <w:trPr>
          <w:trHeight w:val="744"/>
          <w:del w:id="269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11E9CDFA" w14:textId="6E0F8185" w:rsidR="00490283" w:rsidRPr="005952E2" w:rsidDel="008C573E" w:rsidRDefault="00490283">
            <w:pPr>
              <w:pStyle w:val="BodyText"/>
              <w:rPr>
                <w:del w:id="2698" w:author="Moses, Robinson" w:date="2023-04-13T03:43:00Z"/>
                <w:b/>
                <w:bCs/>
              </w:rPr>
              <w:pPrChange w:id="2699" w:author="Pinnu, Sainath" w:date="2023-04-13T07:26:00Z">
                <w:pPr>
                  <w:pStyle w:val="TableBody"/>
                </w:pPr>
              </w:pPrChange>
            </w:pPr>
            <w:del w:id="2700" w:author="Moses, Robinson" w:date="2023-04-13T03:43:00Z">
              <w:r w:rsidRPr="005952E2" w:rsidDel="008C573E">
                <w:rPr>
                  <w:b/>
                  <w:bCs/>
                </w:rPr>
                <w:delText xml:space="preserve">N/A Balance Action </w:delText>
              </w:r>
              <w:bookmarkStart w:id="2701" w:name="_Toc132264757"/>
              <w:bookmarkEnd w:id="2701"/>
            </w:del>
          </w:p>
        </w:tc>
        <w:tc>
          <w:tcPr>
            <w:tcW w:w="6194" w:type="dxa"/>
            <w:tcBorders>
              <w:top w:val="single" w:sz="4" w:space="0" w:color="000000"/>
              <w:left w:val="single" w:sz="4" w:space="0" w:color="000000"/>
              <w:bottom w:val="single" w:sz="4" w:space="0" w:color="000000"/>
              <w:right w:val="single" w:sz="4" w:space="0" w:color="000000"/>
            </w:tcBorders>
          </w:tcPr>
          <w:p w14:paraId="518FABD6" w14:textId="6026DFE2" w:rsidR="00490283" w:rsidDel="008C573E" w:rsidRDefault="00490283">
            <w:pPr>
              <w:pStyle w:val="BodyText"/>
              <w:rPr>
                <w:del w:id="2702" w:author="Moses, Robinson" w:date="2023-04-13T03:43:00Z"/>
              </w:rPr>
              <w:pPrChange w:id="2703" w:author="Pinnu, Sainath" w:date="2023-04-13T07:26:00Z">
                <w:pPr>
                  <w:pStyle w:val="TableBody"/>
                </w:pPr>
              </w:pPrChange>
            </w:pPr>
            <w:del w:id="2704" w:author="Moses, Robinson" w:date="2023-04-13T03:43:00Z">
              <w:r w:rsidDel="008C573E">
                <w:delText xml:space="preserve">Determines what should be done with the Vault Balance amount. Add, Subtract, or None. Some state changes may increase (Add) or decrease (Subtract) the balance whereas others would trigger no change (None). </w:delText>
              </w:r>
              <w:bookmarkStart w:id="2705" w:name="_Toc132264758"/>
              <w:bookmarkEnd w:id="2705"/>
            </w:del>
          </w:p>
        </w:tc>
        <w:bookmarkStart w:id="2706" w:name="_Toc132264759"/>
        <w:bookmarkEnd w:id="2706"/>
      </w:tr>
      <w:tr w:rsidR="00490283" w:rsidDel="008C573E" w14:paraId="6273BDB2" w14:textId="69ED82A1">
        <w:trPr>
          <w:trHeight w:val="744"/>
          <w:del w:id="2707"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583A0715" w14:textId="3A3745AC" w:rsidR="00490283" w:rsidRPr="005952E2" w:rsidDel="008C573E" w:rsidRDefault="00490283">
            <w:pPr>
              <w:pStyle w:val="BodyText"/>
              <w:rPr>
                <w:del w:id="2708" w:author="Moses, Robinson" w:date="2023-04-13T03:43:00Z"/>
                <w:b/>
                <w:bCs/>
              </w:rPr>
              <w:pPrChange w:id="2709" w:author="Pinnu, Sainath" w:date="2023-04-13T07:26:00Z">
                <w:pPr>
                  <w:pStyle w:val="TableBody"/>
                </w:pPr>
              </w:pPrChange>
            </w:pPr>
            <w:del w:id="2710" w:author="Moses, Robinson" w:date="2023-04-13T03:43:00Z">
              <w:r w:rsidRPr="005952E2" w:rsidDel="008C573E">
                <w:rPr>
                  <w:b/>
                  <w:bCs/>
                </w:rPr>
                <w:delText xml:space="preserve">Import Balance </w:delText>
              </w:r>
              <w:bookmarkStart w:id="2711" w:name="_Toc132264760"/>
              <w:bookmarkEnd w:id="2711"/>
            </w:del>
          </w:p>
          <w:p w14:paraId="452E8333" w14:textId="316B8665" w:rsidR="00490283" w:rsidRPr="005952E2" w:rsidDel="008C573E" w:rsidRDefault="00490283">
            <w:pPr>
              <w:pStyle w:val="BodyText"/>
              <w:rPr>
                <w:del w:id="2712" w:author="Moses, Robinson" w:date="2023-04-13T03:43:00Z"/>
                <w:b/>
                <w:bCs/>
              </w:rPr>
              <w:pPrChange w:id="2713" w:author="Pinnu, Sainath" w:date="2023-04-13T07:26:00Z">
                <w:pPr>
                  <w:pStyle w:val="TableBody"/>
                </w:pPr>
              </w:pPrChange>
            </w:pPr>
            <w:del w:id="2714" w:author="Moses, Robinson" w:date="2023-04-13T03:43:00Z">
              <w:r w:rsidRPr="005952E2" w:rsidDel="008C573E">
                <w:rPr>
                  <w:b/>
                  <w:bCs/>
                </w:rPr>
                <w:delText>Action Map</w:delText>
              </w:r>
              <w:bookmarkStart w:id="2715" w:name="_Toc132264761"/>
              <w:bookmarkEnd w:id="2715"/>
            </w:del>
          </w:p>
        </w:tc>
        <w:tc>
          <w:tcPr>
            <w:tcW w:w="6194" w:type="dxa"/>
            <w:tcBorders>
              <w:top w:val="single" w:sz="4" w:space="0" w:color="000000"/>
              <w:left w:val="single" w:sz="4" w:space="0" w:color="000000"/>
              <w:bottom w:val="single" w:sz="4" w:space="0" w:color="000000"/>
              <w:right w:val="single" w:sz="4" w:space="0" w:color="000000"/>
            </w:tcBorders>
          </w:tcPr>
          <w:p w14:paraId="735E3080" w14:textId="422296B4" w:rsidR="00394D50" w:rsidDel="008C573E" w:rsidRDefault="00490283">
            <w:pPr>
              <w:pStyle w:val="BodyText"/>
              <w:rPr>
                <w:del w:id="2716" w:author="Moses, Robinson" w:date="2023-04-13T03:43:00Z"/>
              </w:rPr>
              <w:pPrChange w:id="2717" w:author="Pinnu, Sainath" w:date="2023-04-13T07:26:00Z">
                <w:pPr>
                  <w:pStyle w:val="TableBody"/>
                </w:pPr>
              </w:pPrChange>
            </w:pPr>
            <w:del w:id="2718" w:author="Moses, Robinson" w:date="2023-04-13T03:43:00Z">
              <w:r w:rsidRPr="00237C82" w:rsidDel="008C573E">
                <w:delText xml:space="preserve">Allows the user to upload the desired Balance Action Maps to Vault Balance in CSV format. </w:delText>
              </w:r>
              <w:bookmarkStart w:id="2719" w:name="_Toc132264762"/>
              <w:bookmarkEnd w:id="2719"/>
            </w:del>
          </w:p>
          <w:p w14:paraId="246C1BD0" w14:textId="5C7E075E" w:rsidR="00490283" w:rsidDel="008C573E" w:rsidRDefault="00490283">
            <w:pPr>
              <w:pStyle w:val="BodyText"/>
              <w:rPr>
                <w:del w:id="2720" w:author="Moses, Robinson" w:date="2023-04-13T03:43:00Z"/>
              </w:rPr>
              <w:pPrChange w:id="2721" w:author="Pinnu, Sainath" w:date="2023-04-13T07:26:00Z">
                <w:pPr>
                  <w:pStyle w:val="TableNote"/>
                </w:pPr>
              </w:pPrChange>
            </w:pPr>
            <w:del w:id="2722" w:author="Moses, Robinson" w:date="2023-04-13T03:43:00Z">
              <w:r w:rsidRPr="0060488A" w:rsidDel="008C573E">
                <w:rPr>
                  <w:b/>
                  <w:bCs/>
                </w:rPr>
                <w:delText>Note</w:delText>
              </w:r>
              <w:r w:rsidR="005A752E" w:rsidDel="008C573E">
                <w:delText>: Th</w:delText>
              </w:r>
              <w:r w:rsidR="001C39D6" w:rsidDel="008C573E">
                <w:delText>e contents of the file will overwrite what is currently there, rather than simply adding the contents of the file</w:delText>
              </w:r>
              <w:r w:rsidRPr="00237C82" w:rsidDel="008C573E">
                <w:delText>.</w:delText>
              </w:r>
              <w:bookmarkStart w:id="2723" w:name="_Toc132264763"/>
              <w:bookmarkEnd w:id="2723"/>
            </w:del>
          </w:p>
        </w:tc>
        <w:bookmarkStart w:id="2724" w:name="_Toc132264764"/>
        <w:bookmarkEnd w:id="2724"/>
      </w:tr>
    </w:tbl>
    <w:p w14:paraId="1EFED66F" w14:textId="33FD479E" w:rsidR="00EF5010" w:rsidDel="008C573E" w:rsidRDefault="00783BEC">
      <w:pPr>
        <w:pStyle w:val="BodyText"/>
        <w:rPr>
          <w:del w:id="2725" w:author="Moses, Robinson" w:date="2023-04-13T03:43:00Z"/>
          <w:rStyle w:val="Hyperlink"/>
          <w:iCs/>
          <w:color w:val="92D050"/>
          <w:szCs w:val="22"/>
        </w:rPr>
        <w:pPrChange w:id="2726" w:author="Moses, Robinson" w:date="2023-04-13T07:26:00Z">
          <w:pPr>
            <w:pStyle w:val="Caption"/>
          </w:pPr>
        </w:pPrChange>
      </w:pPr>
      <w:del w:id="2727" w:author="Moses, Robinson" w:date="2023-04-13T03:43:00Z">
        <w:r w:rsidDel="008C573E">
          <w:fldChar w:fldCharType="begin"/>
        </w:r>
        <w:r w:rsidDel="008C573E">
          <w:delInstrText xml:space="preserve"> HYPERLINK \l "_SETTINGS" </w:delInstrText>
        </w:r>
        <w:r w:rsidDel="008C573E">
          <w:fldChar w:fldCharType="separate"/>
        </w:r>
        <w:r w:rsidR="00490283" w:rsidRPr="004E344C" w:rsidDel="008C573E">
          <w:rPr>
            <w:rStyle w:val="Hyperlink"/>
            <w:color w:val="92D050"/>
          </w:rPr>
          <w:delText>Return to: Settings</w:delText>
        </w:r>
        <w:r w:rsidDel="008C573E">
          <w:rPr>
            <w:rStyle w:val="Hyperlink"/>
            <w:color w:val="92D050"/>
          </w:rPr>
          <w:fldChar w:fldCharType="end"/>
        </w:r>
        <w:bookmarkStart w:id="2728" w:name="_Toc132264765"/>
        <w:bookmarkEnd w:id="2728"/>
      </w:del>
    </w:p>
    <w:p w14:paraId="1D1807E0" w14:textId="282BE82F" w:rsidR="00490283" w:rsidRPr="004E344C" w:rsidDel="008C573E" w:rsidRDefault="00490283">
      <w:pPr>
        <w:pStyle w:val="BodyText"/>
        <w:rPr>
          <w:del w:id="2729" w:author="Moses, Robinson" w:date="2023-04-13T03:43:00Z"/>
          <w:color w:val="92D050"/>
        </w:rPr>
        <w:pPrChange w:id="2730" w:author="Moses, Robinson" w:date="2023-04-13T07:26:00Z">
          <w:pPr>
            <w:pStyle w:val="Caption"/>
          </w:pPr>
        </w:pPrChange>
      </w:pPr>
      <w:del w:id="2731" w:author="Moses, Robinson" w:date="2023-04-13T03:43:00Z">
        <w:r w:rsidRPr="004E344C" w:rsidDel="008C573E">
          <w:rPr>
            <w:color w:val="92D050"/>
          </w:rPr>
          <w:delText xml:space="preserve"> </w:delText>
        </w:r>
        <w:bookmarkStart w:id="2732" w:name="_Toc132264766"/>
        <w:bookmarkEnd w:id="2732"/>
      </w:del>
    </w:p>
    <w:p w14:paraId="3DF2EC2D" w14:textId="29A65781" w:rsidR="00490283" w:rsidDel="008C573E" w:rsidRDefault="00490283">
      <w:pPr>
        <w:pStyle w:val="BodyText"/>
        <w:rPr>
          <w:del w:id="2733" w:author="Moses, Robinson" w:date="2023-04-13T03:43:00Z"/>
        </w:rPr>
        <w:pPrChange w:id="2734" w:author="Moses, Robinson" w:date="2023-04-13T07:26:00Z">
          <w:pPr>
            <w:pStyle w:val="Heading3"/>
          </w:pPr>
        </w:pPrChange>
      </w:pPr>
      <w:del w:id="2735" w:author="Moses, Robinson" w:date="2023-04-13T03:43:00Z">
        <w:r w:rsidDel="008C573E">
          <w:delText xml:space="preserve">CREATE </w:delText>
        </w:r>
        <w:r w:rsidR="00551C91" w:rsidDel="008C573E">
          <w:delText xml:space="preserve">A </w:delText>
        </w:r>
        <w:r w:rsidDel="008C573E">
          <w:delText>NEW BALANCE ACTION MAP ENTRY</w:delText>
        </w:r>
        <w:bookmarkStart w:id="2736" w:name="_Toc132264767"/>
        <w:bookmarkEnd w:id="2736"/>
      </w:del>
    </w:p>
    <w:p w14:paraId="2B5B3EFC" w14:textId="070F5E5C" w:rsidR="00490283" w:rsidDel="008C573E" w:rsidRDefault="00490283" w:rsidP="006F4FA0">
      <w:pPr>
        <w:pStyle w:val="BodyText"/>
        <w:rPr>
          <w:del w:id="2737" w:author="Moses, Robinson" w:date="2023-04-13T03:43:00Z"/>
        </w:rPr>
      </w:pPr>
      <w:del w:id="2738" w:author="Moses, Robinson" w:date="2023-04-13T03:43:00Z">
        <w:r w:rsidDel="008C573E">
          <w:delText xml:space="preserve">New Balance Action Map entries may be established by filling in the fields in the blue section at the bottom of the </w:delText>
        </w:r>
        <w:r w:rsidRPr="0060488A" w:rsidDel="008C573E">
          <w:rPr>
            <w:b/>
            <w:bCs/>
          </w:rPr>
          <w:delText>Balance Action Map</w:delText>
        </w:r>
        <w:r w:rsidDel="008C573E">
          <w:delText xml:space="preserve"> screen and </w:delText>
        </w:r>
        <w:r w:rsidR="00026B12" w:rsidDel="008C573E">
          <w:delText>click</w:delText>
        </w:r>
        <w:r w:rsidR="00643CB8" w:rsidDel="008C573E">
          <w:delText>ing</w:delText>
        </w:r>
        <w:r w:rsidR="00026B12" w:rsidDel="008C573E">
          <w:delText xml:space="preserve"> </w:delText>
        </w:r>
        <w:r w:rsidRPr="0060488A" w:rsidDel="008C573E">
          <w:rPr>
            <w:b/>
            <w:bCs/>
          </w:rPr>
          <w:delText>SAVE</w:delText>
        </w:r>
        <w:r w:rsidDel="008C573E">
          <w:delText xml:space="preserve">. </w:delText>
        </w:r>
        <w:bookmarkStart w:id="2739" w:name="_Toc132264768"/>
        <w:bookmarkEnd w:id="2739"/>
      </w:del>
    </w:p>
    <w:p w14:paraId="668C0BB5" w14:textId="12894A93" w:rsidR="00490283" w:rsidDel="008C573E" w:rsidRDefault="00490283">
      <w:pPr>
        <w:pStyle w:val="BodyText"/>
        <w:rPr>
          <w:del w:id="2740" w:author="Moses, Robinson" w:date="2023-04-13T03:43:00Z"/>
        </w:rPr>
        <w:pPrChange w:id="2741" w:author="Moses, Robinson" w:date="2023-04-13T07:26:00Z">
          <w:pPr>
            <w:pStyle w:val="Caption"/>
          </w:pPr>
        </w:pPrChange>
      </w:pPr>
      <w:bookmarkStart w:id="2742" w:name="_Toc63697458"/>
      <w:del w:id="2743" w:author="Moses, Robinson" w:date="2023-04-13T03:43: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35</w:delText>
        </w:r>
        <w:r w:rsidDel="008C573E">
          <w:rPr>
            <w:noProof/>
          </w:rPr>
          <w:fldChar w:fldCharType="end"/>
        </w:r>
        <w:r w:rsidDel="008C573E">
          <w:delText>: CREATE NEW BALANCE ACTION MAPS</w:delText>
        </w:r>
        <w:bookmarkEnd w:id="2742"/>
        <w:r w:rsidDel="008C573E">
          <w:delText xml:space="preserve"> </w:delText>
        </w:r>
        <w:bookmarkStart w:id="2744" w:name="_Toc132264769"/>
        <w:bookmarkEnd w:id="2744"/>
      </w:del>
    </w:p>
    <w:p w14:paraId="25AA0781" w14:textId="4FB99E2C" w:rsidR="00490283" w:rsidDel="008C573E" w:rsidRDefault="00490283" w:rsidP="006F4FA0">
      <w:pPr>
        <w:pStyle w:val="BodyText"/>
        <w:rPr>
          <w:del w:id="2745" w:author="Moses, Robinson" w:date="2023-04-13T03:43:00Z"/>
        </w:rPr>
      </w:pPr>
      <w:del w:id="2746" w:author="Moses, Robinson" w:date="2023-04-13T03:43:00Z">
        <w:r w:rsidDel="008C573E">
          <w:rPr>
            <w:noProof/>
          </w:rPr>
          <w:drawing>
            <wp:inline distT="0" distB="0" distL="0" distR="0" wp14:anchorId="2262785A" wp14:editId="7FE644B7">
              <wp:extent cx="4572000" cy="990600"/>
              <wp:effectExtent l="76200" t="76200" r="133350" b="133350"/>
              <wp:docPr id="6440983" name="Picture 64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94">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sidDel="008C573E">
          <w:rPr>
            <w:color w:val="622423"/>
          </w:rPr>
          <w:delText xml:space="preserve"> </w:delText>
        </w:r>
        <w:bookmarkStart w:id="2747" w:name="_Toc132264770"/>
        <w:bookmarkEnd w:id="2747"/>
      </w:del>
    </w:p>
    <w:p w14:paraId="06EEB729" w14:textId="508D2D41" w:rsidR="00490283" w:rsidRPr="00865280" w:rsidDel="00774F7A" w:rsidRDefault="00783BEC">
      <w:pPr>
        <w:pStyle w:val="BodyText"/>
        <w:rPr>
          <w:del w:id="2748" w:author="Moses, Robinson" w:date="2023-04-13T07:25:00Z"/>
          <w:color w:val="92D050"/>
        </w:rPr>
        <w:pPrChange w:id="2749" w:author="Moses, Robinson" w:date="2023-04-13T07:26:00Z">
          <w:pPr>
            <w:pStyle w:val="Caption"/>
          </w:pPr>
        </w:pPrChange>
      </w:pPr>
      <w:del w:id="2750" w:author="Moses, Robinson" w:date="2023-04-13T03:43:00Z">
        <w:r w:rsidDel="008C573E">
          <w:fldChar w:fldCharType="begin"/>
        </w:r>
        <w:r w:rsidDel="008C573E">
          <w:delInstrText xml:space="preserve"> HYPERLINK \l "_SETTINGS" </w:delInstrText>
        </w:r>
        <w:r w:rsidDel="008C573E">
          <w:fldChar w:fldCharType="separate"/>
        </w:r>
        <w:r w:rsidR="00490283" w:rsidRPr="00865280" w:rsidDel="008C573E">
          <w:rPr>
            <w:rStyle w:val="Hyperlink"/>
            <w:color w:val="92D050"/>
          </w:rPr>
          <w:delText>Return to: Settings</w:delText>
        </w:r>
        <w:r w:rsidDel="008C573E">
          <w:rPr>
            <w:rStyle w:val="Hyperlink"/>
            <w:color w:val="92D050"/>
          </w:rPr>
          <w:fldChar w:fldCharType="end"/>
        </w:r>
      </w:del>
      <w:del w:id="2751" w:author="Moses, Robinson" w:date="2023-04-13T07:25:00Z">
        <w:r w:rsidR="00490283" w:rsidRPr="00865280" w:rsidDel="00774F7A">
          <w:rPr>
            <w:color w:val="92D050"/>
          </w:rPr>
          <w:delText xml:space="preserve"> </w:delText>
        </w:r>
        <w:bookmarkStart w:id="2752" w:name="_Toc132264771"/>
        <w:bookmarkEnd w:id="2752"/>
      </w:del>
    </w:p>
    <w:p w14:paraId="1B0218EC" w14:textId="5969FC1A" w:rsidR="00EF5010" w:rsidDel="00774F7A" w:rsidRDefault="00EF5010" w:rsidP="006F4FA0">
      <w:pPr>
        <w:pStyle w:val="BodyText"/>
        <w:rPr>
          <w:del w:id="2753" w:author="Moses, Robinson" w:date="2023-04-13T07:25:00Z"/>
        </w:rPr>
      </w:pPr>
      <w:bookmarkStart w:id="2754" w:name="_Toc132264772"/>
      <w:bookmarkStart w:id="2755" w:name="_Toc63697416"/>
      <w:bookmarkEnd w:id="2754"/>
    </w:p>
    <w:p w14:paraId="72502EEB" w14:textId="32054EE9" w:rsidR="00490283" w:rsidDel="008C573E" w:rsidRDefault="00490283">
      <w:pPr>
        <w:pStyle w:val="BodyText"/>
        <w:rPr>
          <w:del w:id="2756" w:author="Moses, Robinson" w:date="2023-04-13T03:46:00Z"/>
        </w:rPr>
        <w:pPrChange w:id="2757" w:author="Moses, Robinson" w:date="2023-04-13T07:26:00Z">
          <w:pPr>
            <w:pStyle w:val="Heading2"/>
          </w:pPr>
        </w:pPrChange>
      </w:pPr>
      <w:del w:id="2758" w:author="Moses, Robinson" w:date="2023-04-13T03:46:00Z">
        <w:r w:rsidDel="008C573E">
          <w:delText>SYSTEM EVENT LOG</w:delText>
        </w:r>
        <w:bookmarkEnd w:id="2755"/>
        <w:r w:rsidDel="008C573E">
          <w:delText xml:space="preserve"> </w:delText>
        </w:r>
        <w:bookmarkStart w:id="2759" w:name="_Toc132264773"/>
        <w:bookmarkEnd w:id="2759"/>
      </w:del>
    </w:p>
    <w:p w14:paraId="0924D53A" w14:textId="34CC6699" w:rsidR="00490283" w:rsidDel="008C573E" w:rsidRDefault="00490283" w:rsidP="006F4FA0">
      <w:pPr>
        <w:pStyle w:val="BodyText"/>
        <w:rPr>
          <w:del w:id="2760" w:author="Moses, Robinson" w:date="2023-04-13T03:46:00Z"/>
        </w:rPr>
      </w:pPr>
      <w:del w:id="2761" w:author="Moses, Robinson" w:date="2023-04-13T03:46: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System</w:delText>
        </w:r>
        <w:r w:rsidDel="008C573E">
          <w:delText xml:space="preserve"> Event Log provides access </w:delText>
        </w:r>
        <w:r w:rsidR="00551C91" w:rsidDel="008C573E">
          <w:delText xml:space="preserve">to </w:delText>
        </w:r>
        <w:r w:rsidDel="008C573E">
          <w:delText xml:space="preserve">tracking system events. Often these are generated as a result of the real-time interaction of Vault Balance with OptiSuite. User modifications to balances are also recorded here. </w:delText>
        </w:r>
        <w:bookmarkStart w:id="2762" w:name="_Toc132264774"/>
        <w:bookmarkEnd w:id="2762"/>
      </w:del>
    </w:p>
    <w:p w14:paraId="35DA85F8" w14:textId="39E0FF65" w:rsidR="0009659B" w:rsidDel="008C573E" w:rsidRDefault="0009659B">
      <w:pPr>
        <w:pStyle w:val="BodyText"/>
        <w:rPr>
          <w:del w:id="2763" w:author="Moses, Robinson" w:date="2023-04-13T03:46:00Z"/>
          <w:i/>
          <w:iCs/>
          <w:color w:val="44546A" w:themeColor="text2"/>
          <w:sz w:val="18"/>
          <w:szCs w:val="18"/>
        </w:rPr>
        <w:pPrChange w:id="2764" w:author="Moses, Robinson" w:date="2023-04-13T07:26:00Z">
          <w:pPr/>
        </w:pPrChange>
      </w:pPr>
      <w:bookmarkStart w:id="2765" w:name="_Toc63697459"/>
      <w:del w:id="2766" w:author="Moses, Robinson" w:date="2023-04-13T03:46:00Z">
        <w:r w:rsidDel="008C573E">
          <w:br w:type="page"/>
        </w:r>
      </w:del>
    </w:p>
    <w:p w14:paraId="6514BC41" w14:textId="1E2096B7" w:rsidR="00490283" w:rsidDel="008C573E" w:rsidRDefault="00490283">
      <w:pPr>
        <w:pStyle w:val="BodyText"/>
        <w:rPr>
          <w:del w:id="2767" w:author="Moses, Robinson" w:date="2023-04-13T03:46:00Z"/>
        </w:rPr>
        <w:pPrChange w:id="2768" w:author="Moses, Robinson" w:date="2023-04-13T07:26:00Z">
          <w:pPr>
            <w:pStyle w:val="Caption"/>
          </w:pPr>
        </w:pPrChange>
      </w:pPr>
      <w:del w:id="2769" w:author="Moses, Robinson" w:date="2023-04-13T03:46: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36</w:delText>
        </w:r>
        <w:r w:rsidDel="008C573E">
          <w:rPr>
            <w:noProof/>
          </w:rPr>
          <w:fldChar w:fldCharType="end"/>
        </w:r>
        <w:r w:rsidDel="008C573E">
          <w:delText>: SYSTEM EVENT LOG SCREEN</w:delText>
        </w:r>
        <w:bookmarkEnd w:id="2765"/>
        <w:r w:rsidDel="008C573E">
          <w:delText xml:space="preserve"> </w:delText>
        </w:r>
        <w:bookmarkStart w:id="2770" w:name="_Toc132264775"/>
        <w:bookmarkEnd w:id="2770"/>
      </w:del>
    </w:p>
    <w:p w14:paraId="6786ED91" w14:textId="1BCDC0B8" w:rsidR="00490283" w:rsidDel="008C573E" w:rsidRDefault="00490283">
      <w:pPr>
        <w:pStyle w:val="BodyText"/>
        <w:rPr>
          <w:del w:id="2771" w:author="Moses, Robinson" w:date="2023-04-13T03:46:00Z"/>
        </w:rPr>
        <w:pPrChange w:id="2772" w:author="Moses, Robinson" w:date="2023-04-13T07:26:00Z">
          <w:pPr>
            <w:spacing w:after="131"/>
            <w:ind w:right="1071"/>
            <w:jc w:val="right"/>
          </w:pPr>
        </w:pPrChange>
      </w:pPr>
      <w:del w:id="2773" w:author="Moses, Robinson" w:date="2023-04-13T03:46:00Z">
        <w:r w:rsidDel="008C573E">
          <w:rPr>
            <w:noProof/>
          </w:rPr>
          <w:drawing>
            <wp:inline distT="0" distB="0" distL="0" distR="0" wp14:anchorId="140EAA16" wp14:editId="599D575C">
              <wp:extent cx="4572000" cy="3171825"/>
              <wp:effectExtent l="76200" t="76200" r="133350" b="142875"/>
              <wp:docPr id="1682362492" name="Picture 16823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362492"/>
                      <pic:cNvPicPr/>
                    </pic:nvPicPr>
                    <pic:blipFill>
                      <a:blip r:embed="rId153">
                        <a:extLst>
                          <a:ext uri="{28A0092B-C50C-407E-A947-70E740481C1C}">
                            <a14:useLocalDpi xmlns:a14="http://schemas.microsoft.com/office/drawing/2010/main" val="0"/>
                          </a:ext>
                        </a:extLst>
                      </a:blip>
                      <a:stretch>
                        <a:fillRect/>
                      </a:stretch>
                    </pic:blipFill>
                    <pic:spPr>
                      <a:xfrm>
                        <a:off x="0" y="0"/>
                        <a:ext cx="4572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774" w:author="Pinnu, Sainath" w:date="2023-04-12T11:36:00Z">
        <w:del w:id="2775" w:author="Moses, Robinson" w:date="2023-04-13T03:46:00Z">
          <w:r w:rsidR="00DB0B1F" w:rsidDel="008C573E">
            <w:rPr>
              <w:noProof/>
            </w:rPr>
            <w:drawing>
              <wp:inline distT="0" distB="0" distL="0" distR="0" wp14:anchorId="1D366313" wp14:editId="31DDD524">
                <wp:extent cx="5943600" cy="2691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91765"/>
                        </a:xfrm>
                        <a:prstGeom prst="rect">
                          <a:avLst/>
                        </a:prstGeom>
                      </pic:spPr>
                    </pic:pic>
                  </a:graphicData>
                </a:graphic>
              </wp:inline>
            </w:drawing>
          </w:r>
        </w:del>
      </w:ins>
      <w:del w:id="2776" w:author="Moses, Robinson" w:date="2023-04-13T03:46:00Z">
        <w:r w:rsidRPr="6F20D2D3" w:rsidDel="008C573E">
          <w:rPr>
            <w:color w:val="76923C"/>
          </w:rPr>
          <w:delText xml:space="preserve"> </w:delText>
        </w:r>
        <w:bookmarkStart w:id="2777" w:name="_Toc132264776"/>
        <w:bookmarkEnd w:id="2777"/>
      </w:del>
    </w:p>
    <w:p w14:paraId="3E54B95B" w14:textId="5546FAC9" w:rsidR="00490283" w:rsidRPr="00F77890" w:rsidDel="008C573E" w:rsidRDefault="00783BEC">
      <w:pPr>
        <w:pStyle w:val="BodyText"/>
        <w:rPr>
          <w:del w:id="2778" w:author="Moses, Robinson" w:date="2023-04-13T03:46:00Z"/>
          <w:color w:val="92D050"/>
        </w:rPr>
        <w:pPrChange w:id="2779" w:author="Moses, Robinson" w:date="2023-04-13T07:26:00Z">
          <w:pPr>
            <w:pStyle w:val="Caption"/>
          </w:pPr>
        </w:pPrChange>
      </w:pPr>
      <w:del w:id="2780" w:author="Moses, Robinson" w:date="2023-04-13T03:46:00Z">
        <w:r w:rsidDel="008C573E">
          <w:fldChar w:fldCharType="begin"/>
        </w:r>
        <w:r w:rsidDel="008C573E">
          <w:delInstrText xml:space="preserve"> HYPERLINK \l "_SETTINGS" </w:delInstrText>
        </w:r>
        <w:r w:rsidDel="008C573E">
          <w:fldChar w:fldCharType="separate"/>
        </w:r>
        <w:r w:rsidR="00490283" w:rsidRPr="00F77890" w:rsidDel="008C573E">
          <w:rPr>
            <w:rStyle w:val="Hyperlink"/>
            <w:color w:val="92D050"/>
          </w:rPr>
          <w:delText>Return to: Settings</w:delText>
        </w:r>
        <w:r w:rsidDel="008C573E">
          <w:rPr>
            <w:rStyle w:val="Hyperlink"/>
            <w:color w:val="92D050"/>
          </w:rPr>
          <w:fldChar w:fldCharType="end"/>
        </w:r>
        <w:r w:rsidR="00490283" w:rsidRPr="00F77890" w:rsidDel="008C573E">
          <w:rPr>
            <w:color w:val="92D050"/>
          </w:rPr>
          <w:delText xml:space="preserve"> </w:delText>
        </w:r>
        <w:bookmarkStart w:id="2781" w:name="_Toc132264777"/>
        <w:bookmarkEnd w:id="2781"/>
      </w:del>
    </w:p>
    <w:p w14:paraId="53579E31" w14:textId="3DA3B78C" w:rsidR="00490283" w:rsidDel="008C573E" w:rsidRDefault="00490283">
      <w:pPr>
        <w:pStyle w:val="BodyText"/>
        <w:rPr>
          <w:del w:id="2782" w:author="Moses, Robinson" w:date="2023-04-13T03:46:00Z"/>
        </w:rPr>
        <w:pPrChange w:id="2783" w:author="Moses, Robinson" w:date="2023-04-13T07:26:00Z">
          <w:pPr>
            <w:spacing w:after="208"/>
          </w:pPr>
        </w:pPrChange>
      </w:pPr>
      <w:del w:id="2784" w:author="Moses, Robinson" w:date="2023-04-13T03:46:00Z">
        <w:r w:rsidDel="008C573E">
          <w:rPr>
            <w:color w:val="76923C"/>
          </w:rPr>
          <w:delText xml:space="preserve"> </w:delText>
        </w:r>
        <w:bookmarkStart w:id="2785" w:name="_Toc132264778"/>
        <w:bookmarkEnd w:id="2785"/>
      </w:del>
    </w:p>
    <w:p w14:paraId="635C983D" w14:textId="661FA51B" w:rsidR="00490283" w:rsidDel="008C573E" w:rsidRDefault="00490283">
      <w:pPr>
        <w:pStyle w:val="BodyText"/>
        <w:rPr>
          <w:del w:id="2786" w:author="Moses, Robinson" w:date="2023-04-13T03:46:00Z"/>
        </w:rPr>
        <w:pPrChange w:id="2787" w:author="Moses, Robinson" w:date="2023-04-13T07:26:00Z">
          <w:pPr>
            <w:pStyle w:val="Caption"/>
          </w:pPr>
        </w:pPrChange>
      </w:pPr>
      <w:bookmarkStart w:id="2788" w:name="_Toc63697488"/>
      <w:del w:id="2789" w:author="Moses, Robinson" w:date="2023-04-13T03:46: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25</w:delText>
        </w:r>
        <w:r w:rsidDel="008C573E">
          <w:rPr>
            <w:noProof/>
          </w:rPr>
          <w:fldChar w:fldCharType="end"/>
        </w:r>
        <w:r w:rsidDel="008C573E">
          <w:delText>: SYSTEM EVENT LOG FIELD DESCRIPTIONS</w:delText>
        </w:r>
        <w:bookmarkEnd w:id="2788"/>
        <w:r w:rsidDel="008C573E">
          <w:delText xml:space="preserve">  </w:delText>
        </w:r>
        <w:r w:rsidDel="008C573E">
          <w:tab/>
          <w:delText xml:space="preserve"> </w:delText>
        </w:r>
        <w:bookmarkStart w:id="2790" w:name="_Toc132264779"/>
        <w:bookmarkEnd w:id="2790"/>
      </w:del>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rsidDel="008C573E" w14:paraId="6402D380" w14:textId="34F8B9BC" w:rsidTr="00EF5010">
        <w:trPr>
          <w:trHeight w:val="370"/>
          <w:del w:id="2791" w:author="Moses, Robinson" w:date="2023-04-13T03:46: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2493F36" w14:textId="1E6E10BD" w:rsidR="00490283" w:rsidRPr="00EF5010" w:rsidDel="008C573E" w:rsidRDefault="00490283">
            <w:pPr>
              <w:pStyle w:val="BodyText"/>
              <w:rPr>
                <w:del w:id="2792" w:author="Moses, Robinson" w:date="2023-04-13T03:46:00Z"/>
              </w:rPr>
              <w:pPrChange w:id="2793" w:author="Pinnu, Sainath" w:date="2023-04-13T07:26:00Z">
                <w:pPr>
                  <w:pStyle w:val="TableHeading"/>
                </w:pPr>
              </w:pPrChange>
            </w:pPr>
            <w:del w:id="2794" w:author="Moses, Robinson" w:date="2023-04-13T03:46:00Z">
              <w:r w:rsidRPr="00EF5010" w:rsidDel="008C573E">
                <w:delText xml:space="preserve">Field </w:delText>
              </w:r>
              <w:bookmarkStart w:id="2795" w:name="_Toc132264780"/>
              <w:bookmarkEnd w:id="2795"/>
            </w:del>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F0AFFC3" w14:textId="28BB4FFF" w:rsidR="00490283" w:rsidDel="008C573E" w:rsidRDefault="00490283">
            <w:pPr>
              <w:pStyle w:val="BodyText"/>
              <w:rPr>
                <w:del w:id="2796" w:author="Moses, Robinson" w:date="2023-04-13T03:46:00Z"/>
              </w:rPr>
              <w:pPrChange w:id="2797" w:author="Pinnu, Sainath" w:date="2023-04-13T07:26:00Z">
                <w:pPr>
                  <w:pStyle w:val="TableHeading"/>
                </w:pPr>
              </w:pPrChange>
            </w:pPr>
            <w:del w:id="2798" w:author="Moses, Robinson" w:date="2023-04-13T03:46:00Z">
              <w:r w:rsidDel="008C573E">
                <w:delText xml:space="preserve">Description </w:delText>
              </w:r>
              <w:bookmarkStart w:id="2799" w:name="_Toc132264781"/>
              <w:bookmarkEnd w:id="2799"/>
            </w:del>
          </w:p>
        </w:tc>
        <w:bookmarkStart w:id="2800" w:name="_Toc132264782"/>
        <w:bookmarkEnd w:id="2800"/>
      </w:tr>
      <w:tr w:rsidR="00490283" w:rsidDel="008C573E" w14:paraId="5D7FD297" w14:textId="2A348B1D">
        <w:trPr>
          <w:trHeight w:val="333"/>
          <w:del w:id="2801" w:author="Moses, Robinson" w:date="2023-04-13T03:46: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B78B27C" w14:textId="4FBB53E0" w:rsidR="00490283" w:rsidRPr="00EF5010" w:rsidDel="008C573E" w:rsidRDefault="00490283">
            <w:pPr>
              <w:pStyle w:val="BodyText"/>
              <w:rPr>
                <w:del w:id="2802" w:author="Moses, Robinson" w:date="2023-04-13T03:46:00Z"/>
                <w:b/>
                <w:bCs/>
              </w:rPr>
              <w:pPrChange w:id="2803" w:author="Pinnu, Sainath" w:date="2023-04-13T07:26:00Z">
                <w:pPr>
                  <w:pStyle w:val="TableBody"/>
                </w:pPr>
              </w:pPrChange>
            </w:pPr>
            <w:del w:id="2804" w:author="Moses, Robinson" w:date="2023-04-13T03:46:00Z">
              <w:r w:rsidRPr="00EF5010" w:rsidDel="008C573E">
                <w:rPr>
                  <w:b/>
                  <w:bCs/>
                </w:rPr>
                <w:delText xml:space="preserve">Timestamp </w:delText>
              </w:r>
              <w:bookmarkStart w:id="2805" w:name="_Toc132264783"/>
              <w:bookmarkEnd w:id="2805"/>
            </w:del>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06428D9" w14:textId="34A49D55" w:rsidR="00490283" w:rsidDel="008C573E" w:rsidRDefault="00490283">
            <w:pPr>
              <w:pStyle w:val="BodyText"/>
              <w:rPr>
                <w:del w:id="2806" w:author="Moses, Robinson" w:date="2023-04-13T03:46:00Z"/>
              </w:rPr>
              <w:pPrChange w:id="2807" w:author="Pinnu, Sainath" w:date="2023-04-13T07:26:00Z">
                <w:pPr>
                  <w:pStyle w:val="TableBody"/>
                </w:pPr>
              </w:pPrChange>
            </w:pPr>
            <w:del w:id="2808" w:author="Moses, Robinson" w:date="2023-04-13T03:46:00Z">
              <w:r w:rsidDel="008C573E">
                <w:delText xml:space="preserve"> Shows system generated Timestamp for when each item occurred and generated a log entry. </w:delText>
              </w:r>
              <w:bookmarkStart w:id="2809" w:name="_Toc132264784"/>
              <w:bookmarkEnd w:id="2809"/>
            </w:del>
          </w:p>
        </w:tc>
        <w:bookmarkStart w:id="2810" w:name="_Toc132264785"/>
        <w:bookmarkEnd w:id="2810"/>
      </w:tr>
      <w:tr w:rsidR="00490283" w:rsidDel="008C573E" w14:paraId="72D2073F" w14:textId="7C69F42B">
        <w:trPr>
          <w:trHeight w:val="2900"/>
          <w:del w:id="2811"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BEC8D2" w14:textId="1FB50C6A" w:rsidR="00490283" w:rsidRPr="00EF5010" w:rsidDel="008C573E" w:rsidRDefault="00490283">
            <w:pPr>
              <w:pStyle w:val="BodyText"/>
              <w:rPr>
                <w:del w:id="2812" w:author="Moses, Robinson" w:date="2023-04-13T03:46:00Z"/>
                <w:b/>
                <w:bCs/>
              </w:rPr>
              <w:pPrChange w:id="2813" w:author="Pinnu, Sainath" w:date="2023-04-13T07:26:00Z">
                <w:pPr>
                  <w:pStyle w:val="TableBody"/>
                </w:pPr>
              </w:pPrChange>
            </w:pPr>
            <w:del w:id="2814" w:author="Moses, Robinson" w:date="2023-04-13T03:46:00Z">
              <w:r w:rsidRPr="00EF5010" w:rsidDel="008C573E">
                <w:rPr>
                  <w:b/>
                  <w:bCs/>
                </w:rPr>
                <w:delText xml:space="preserve">Type </w:delText>
              </w:r>
              <w:bookmarkStart w:id="2815" w:name="_Toc132264786"/>
              <w:bookmarkEnd w:id="2815"/>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ACB39" w14:textId="7009B6BC" w:rsidR="00490283" w:rsidDel="008C573E" w:rsidRDefault="00490283">
            <w:pPr>
              <w:pStyle w:val="BodyText"/>
              <w:rPr>
                <w:del w:id="2816" w:author="Moses, Robinson" w:date="2023-04-13T03:46:00Z"/>
              </w:rPr>
              <w:pPrChange w:id="2817" w:author="Pinnu, Sainath" w:date="2023-04-13T07:26:00Z">
                <w:pPr>
                  <w:pStyle w:val="TableBody"/>
                </w:pPr>
              </w:pPrChange>
            </w:pPr>
            <w:del w:id="2818" w:author="Moses, Robinson" w:date="2023-04-13T03:46:00Z">
              <w:r w:rsidDel="008C573E">
                <w:delText xml:space="preserve"> Icons show the nature of the log entry. Th</w:delText>
              </w:r>
              <w:r w:rsidR="004C3255" w:rsidDel="008C573E">
                <w:delText>ree icons</w:delText>
              </w:r>
              <w:r w:rsidDel="008C573E">
                <w:delText xml:space="preserve"> may occur: </w:delText>
              </w:r>
              <w:bookmarkStart w:id="2819" w:name="_Toc132264787"/>
              <w:bookmarkEnd w:id="2819"/>
            </w:del>
          </w:p>
          <w:p w14:paraId="51C3269E" w14:textId="03139CD2" w:rsidR="00490283" w:rsidDel="008C573E" w:rsidRDefault="00490283">
            <w:pPr>
              <w:pStyle w:val="BodyText"/>
              <w:rPr>
                <w:del w:id="2820" w:author="Moses, Robinson" w:date="2023-04-13T03:46:00Z"/>
              </w:rPr>
              <w:pPrChange w:id="2821" w:author="Pinnu, Sainath" w:date="2023-04-13T07:26:00Z">
                <w:pPr>
                  <w:pStyle w:val="TableBody"/>
                </w:pPr>
              </w:pPrChange>
            </w:pPr>
            <w:del w:id="2822" w:author="Moses, Robinson" w:date="2023-04-13T03:46:00Z">
              <w:r w:rsidDel="008C573E">
                <w:delText xml:space="preserve"> </w:delText>
              </w:r>
              <w:bookmarkStart w:id="2823" w:name="_Toc132264788"/>
              <w:bookmarkEnd w:id="2823"/>
            </w:del>
          </w:p>
          <w:p w14:paraId="46AD5E3B" w14:textId="08782F7E" w:rsidR="00490283" w:rsidDel="008C573E" w:rsidRDefault="00490283">
            <w:pPr>
              <w:pStyle w:val="BodyText"/>
              <w:rPr>
                <w:del w:id="2824" w:author="Moses, Robinson" w:date="2023-04-13T03:46:00Z"/>
              </w:rPr>
              <w:pPrChange w:id="2825" w:author="Pinnu, Sainath" w:date="2023-04-13T07:26:00Z">
                <w:pPr>
                  <w:pStyle w:val="TableBody"/>
                </w:pPr>
              </w:pPrChange>
            </w:pPr>
            <w:del w:id="2826" w:author="Moses, Robinson" w:date="2023-04-13T03:46:00Z">
              <w:r w:rsidRPr="6356747E" w:rsidDel="008C573E">
                <w:rPr>
                  <w:szCs w:val="16"/>
                </w:rPr>
                <w:delText xml:space="preserve"> </w:delText>
              </w:r>
              <w:r w:rsidDel="008C573E">
                <w:rPr>
                  <w:rFonts w:ascii="Open Sans" w:hAnsi="Open Sans" w:cs="Times New Roman"/>
                  <w:noProof/>
                  <w:szCs w:val="20"/>
                </w:rPr>
                <w:drawing>
                  <wp:inline distT="0" distB="0" distL="0" distR="0" wp14:anchorId="397A6282" wp14:editId="2721DD89">
                    <wp:extent cx="300355" cy="203835"/>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96"/>
                            <a:stretch>
                              <a:fillRect/>
                            </a:stretch>
                          </pic:blipFill>
                          <pic:spPr>
                            <a:xfrm>
                              <a:off x="0" y="0"/>
                              <a:ext cx="300355" cy="203835"/>
                            </a:xfrm>
                            <a:prstGeom prst="rect">
                              <a:avLst/>
                            </a:prstGeom>
                          </pic:spPr>
                        </pic:pic>
                      </a:graphicData>
                    </a:graphic>
                  </wp:inline>
                </w:drawing>
              </w:r>
              <w:r w:rsidDel="008C573E">
                <w:tab/>
              </w:r>
              <w:r w:rsidRPr="6356747E" w:rsidDel="008C573E">
                <w:rPr>
                  <w:szCs w:val="16"/>
                </w:rPr>
                <w:delText xml:space="preserve"> Denotes the entry is merely informational </w:delText>
              </w:r>
              <w:bookmarkStart w:id="2827" w:name="_Toc132264789"/>
              <w:bookmarkEnd w:id="2827"/>
            </w:del>
          </w:p>
          <w:p w14:paraId="0404C751" w14:textId="17A39217" w:rsidR="00490283" w:rsidDel="008C573E" w:rsidRDefault="00490283">
            <w:pPr>
              <w:pStyle w:val="BodyText"/>
              <w:rPr>
                <w:del w:id="2828" w:author="Moses, Robinson" w:date="2023-04-13T03:46:00Z"/>
              </w:rPr>
              <w:pPrChange w:id="2829" w:author="Pinnu, Sainath" w:date="2023-04-13T07:26:00Z">
                <w:pPr>
                  <w:pStyle w:val="TableBody"/>
                </w:pPr>
              </w:pPrChange>
            </w:pPr>
            <w:del w:id="2830" w:author="Moses, Robinson" w:date="2023-04-13T03:46:00Z">
              <w:r w:rsidDel="008C573E">
                <w:delText xml:space="preserve"> </w:delText>
              </w:r>
              <w:bookmarkStart w:id="2831" w:name="_Toc132264790"/>
              <w:bookmarkEnd w:id="2831"/>
            </w:del>
          </w:p>
          <w:p w14:paraId="465F25A6" w14:textId="3F75AC30" w:rsidR="00490283" w:rsidDel="008C573E" w:rsidRDefault="00490283">
            <w:pPr>
              <w:pStyle w:val="BodyText"/>
              <w:rPr>
                <w:del w:id="2832" w:author="Moses, Robinson" w:date="2023-04-13T03:46:00Z"/>
              </w:rPr>
              <w:pPrChange w:id="2833" w:author="Pinnu, Sainath" w:date="2023-04-13T07:26:00Z">
                <w:pPr>
                  <w:pStyle w:val="TableBody"/>
                </w:pPr>
              </w:pPrChange>
            </w:pPr>
            <w:del w:id="2834" w:author="Moses, Robinson" w:date="2023-04-13T03:46:00Z">
              <w:r w:rsidRPr="6356747E" w:rsidDel="008C573E">
                <w:rPr>
                  <w:szCs w:val="16"/>
                </w:rPr>
                <w:delText xml:space="preserve"> </w:delText>
              </w:r>
              <w:r w:rsidDel="008C573E">
                <w:rPr>
                  <w:rFonts w:ascii="Open Sans" w:hAnsi="Open Sans" w:cs="Times New Roman"/>
                  <w:noProof/>
                  <w:szCs w:val="20"/>
                </w:rPr>
                <w:drawing>
                  <wp:inline distT="0" distB="0" distL="0" distR="0" wp14:anchorId="593C8F1C" wp14:editId="06FB2A75">
                    <wp:extent cx="280035" cy="245745"/>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97"/>
                            <a:stretch>
                              <a:fillRect/>
                            </a:stretch>
                          </pic:blipFill>
                          <pic:spPr>
                            <a:xfrm>
                              <a:off x="0" y="0"/>
                              <a:ext cx="280035" cy="245745"/>
                            </a:xfrm>
                            <a:prstGeom prst="rect">
                              <a:avLst/>
                            </a:prstGeom>
                          </pic:spPr>
                        </pic:pic>
                      </a:graphicData>
                    </a:graphic>
                  </wp:inline>
                </w:drawing>
              </w:r>
              <w:r w:rsidDel="008C573E">
                <w:tab/>
              </w:r>
              <w:r w:rsidRPr="6356747E" w:rsidDel="008C573E">
                <w:rPr>
                  <w:szCs w:val="16"/>
                </w:rPr>
                <w:delText xml:space="preserve"> Denotes an occurrence that may require user investigation/action </w:delText>
              </w:r>
              <w:bookmarkStart w:id="2835" w:name="_Toc132264791"/>
              <w:bookmarkEnd w:id="2835"/>
            </w:del>
          </w:p>
          <w:p w14:paraId="4B342620" w14:textId="6FBDFEDB" w:rsidR="00490283" w:rsidDel="008C573E" w:rsidRDefault="00490283">
            <w:pPr>
              <w:pStyle w:val="BodyText"/>
              <w:rPr>
                <w:del w:id="2836" w:author="Moses, Robinson" w:date="2023-04-13T03:46:00Z"/>
              </w:rPr>
              <w:pPrChange w:id="2837" w:author="Pinnu, Sainath" w:date="2023-04-13T07:26:00Z">
                <w:pPr>
                  <w:pStyle w:val="TableBody"/>
                </w:pPr>
              </w:pPrChange>
            </w:pPr>
            <w:del w:id="2838" w:author="Moses, Robinson" w:date="2023-04-13T03:46:00Z">
              <w:r w:rsidDel="008C573E">
                <w:delText xml:space="preserve"> </w:delText>
              </w:r>
              <w:bookmarkStart w:id="2839" w:name="_Toc132264792"/>
              <w:bookmarkEnd w:id="2839"/>
            </w:del>
          </w:p>
          <w:p w14:paraId="2AA764C8" w14:textId="10468506" w:rsidR="00490283" w:rsidDel="008C573E" w:rsidRDefault="00490283">
            <w:pPr>
              <w:pStyle w:val="BodyText"/>
              <w:rPr>
                <w:del w:id="2840" w:author="Moses, Robinson" w:date="2023-04-13T03:46:00Z"/>
              </w:rPr>
              <w:pPrChange w:id="2841" w:author="Pinnu, Sainath" w:date="2023-04-13T07:26:00Z">
                <w:pPr>
                  <w:pStyle w:val="TableBody"/>
                </w:pPr>
              </w:pPrChange>
            </w:pPr>
            <w:del w:id="2842" w:author="Moses, Robinson" w:date="2023-04-13T03:46:00Z">
              <w:r w:rsidDel="008C573E">
                <w:rPr>
                  <w:rFonts w:ascii="Open Sans" w:hAnsi="Open Sans" w:cs="Times New Roman"/>
                  <w:noProof/>
                  <w:szCs w:val="20"/>
                </w:rPr>
                <w:drawing>
                  <wp:inline distT="0" distB="0" distL="0" distR="0" wp14:anchorId="6FDDDF7B" wp14:editId="511A6DEE">
                    <wp:extent cx="294005" cy="273050"/>
                    <wp:effectExtent l="0" t="0" r="0" b="0"/>
                    <wp:docPr id="5657" name="Picture 5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98">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rsidR="00D5411E" w:rsidDel="008C573E">
                <w:tab/>
              </w:r>
              <w:r w:rsidRPr="6F20D2D3" w:rsidDel="008C573E">
                <w:rPr>
                  <w:szCs w:val="16"/>
                </w:rPr>
                <w:delText xml:space="preserve"> Denotes a warning associated with an error such as there is not a proper </w:delText>
              </w:r>
              <w:r w:rsidRPr="0060488A" w:rsidDel="008C573E">
                <w:rPr>
                  <w:b/>
                  <w:bCs/>
                  <w:szCs w:val="16"/>
                </w:rPr>
                <w:delText>Balance</w:delText>
              </w:r>
              <w:r w:rsidR="00C108D6" w:rsidRPr="0060488A" w:rsidDel="008C573E">
                <w:rPr>
                  <w:b/>
                  <w:bCs/>
                  <w:szCs w:val="16"/>
                </w:rPr>
                <w:delText xml:space="preserve"> </w:delText>
              </w:r>
              <w:r w:rsidRPr="0060488A" w:rsidDel="008C573E">
                <w:rPr>
                  <w:b/>
                  <w:bCs/>
                  <w:szCs w:val="16"/>
                </w:rPr>
                <w:delText>Action Map</w:delText>
              </w:r>
              <w:r w:rsidRPr="6F20D2D3" w:rsidDel="008C573E">
                <w:rPr>
                  <w:szCs w:val="16"/>
                </w:rPr>
                <w:delText xml:space="preserve"> associated with the occurrence that generated the Log. User interaction will </w:delText>
              </w:r>
              <w:r w:rsidR="00EC78DB" w:rsidDel="008C573E">
                <w:rPr>
                  <w:szCs w:val="16"/>
                </w:rPr>
                <w:delText>b</w:delText>
              </w:r>
              <w:r w:rsidRPr="6F20D2D3" w:rsidDel="008C573E">
                <w:rPr>
                  <w:szCs w:val="16"/>
                </w:rPr>
                <w:delText xml:space="preserve">e necessary </w:delText>
              </w:r>
              <w:bookmarkStart w:id="2843" w:name="_Toc132264793"/>
              <w:bookmarkEnd w:id="2843"/>
            </w:del>
          </w:p>
        </w:tc>
        <w:bookmarkStart w:id="2844" w:name="_Toc132264794"/>
        <w:bookmarkEnd w:id="2844"/>
      </w:tr>
      <w:tr w:rsidR="00490283" w:rsidDel="008C573E" w14:paraId="11BC6F7A" w14:textId="67F513EE">
        <w:trPr>
          <w:trHeight w:val="334"/>
          <w:del w:id="2845"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CFDBC" w14:textId="47825AF8" w:rsidR="00490283" w:rsidRPr="00EF5010" w:rsidDel="008C573E" w:rsidRDefault="00490283">
            <w:pPr>
              <w:pStyle w:val="BodyText"/>
              <w:rPr>
                <w:del w:id="2846" w:author="Moses, Robinson" w:date="2023-04-13T03:46:00Z"/>
                <w:b/>
                <w:bCs/>
              </w:rPr>
              <w:pPrChange w:id="2847" w:author="Pinnu, Sainath" w:date="2023-04-13T07:26:00Z">
                <w:pPr>
                  <w:pStyle w:val="TableBody"/>
                </w:pPr>
              </w:pPrChange>
            </w:pPr>
            <w:del w:id="2848" w:author="Moses, Robinson" w:date="2023-04-13T03:46:00Z">
              <w:r w:rsidRPr="00EF5010" w:rsidDel="008C573E">
                <w:rPr>
                  <w:b/>
                  <w:bCs/>
                </w:rPr>
                <w:delText xml:space="preserve">Description </w:delText>
              </w:r>
              <w:bookmarkStart w:id="2849" w:name="_Toc132264795"/>
              <w:bookmarkEnd w:id="2849"/>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F0D42" w14:textId="7147BB9B" w:rsidR="00490283" w:rsidDel="008C573E" w:rsidRDefault="00490283">
            <w:pPr>
              <w:pStyle w:val="BodyText"/>
              <w:rPr>
                <w:del w:id="2850" w:author="Moses, Robinson" w:date="2023-04-13T03:46:00Z"/>
              </w:rPr>
              <w:pPrChange w:id="2851" w:author="Pinnu, Sainath" w:date="2023-04-13T07:26:00Z">
                <w:pPr>
                  <w:pStyle w:val="TableBody"/>
                </w:pPr>
              </w:pPrChange>
            </w:pPr>
            <w:del w:id="2852" w:author="Moses, Robinson" w:date="2023-04-13T03:46:00Z">
              <w:r w:rsidDel="008C573E">
                <w:delText xml:space="preserve"> Lists the actual log definition line describing the occurrence and the associated cashpoints </w:delText>
              </w:r>
              <w:bookmarkStart w:id="2853" w:name="_Toc132264796"/>
              <w:bookmarkEnd w:id="2853"/>
            </w:del>
          </w:p>
        </w:tc>
        <w:bookmarkStart w:id="2854" w:name="_Toc132264797"/>
        <w:bookmarkEnd w:id="2854"/>
      </w:tr>
      <w:tr w:rsidR="00490283" w:rsidDel="008C573E" w14:paraId="62BB21CF" w14:textId="3372098B">
        <w:trPr>
          <w:trHeight w:val="336"/>
          <w:del w:id="2855"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D4E47" w14:textId="6D809B16" w:rsidR="00490283" w:rsidRPr="00EF5010" w:rsidDel="008C573E" w:rsidRDefault="00490283">
            <w:pPr>
              <w:pStyle w:val="BodyText"/>
              <w:rPr>
                <w:del w:id="2856" w:author="Moses, Robinson" w:date="2023-04-13T03:46:00Z"/>
                <w:b/>
                <w:bCs/>
              </w:rPr>
              <w:pPrChange w:id="2857" w:author="Pinnu, Sainath" w:date="2023-04-13T07:26:00Z">
                <w:pPr>
                  <w:pStyle w:val="TableBody"/>
                </w:pPr>
              </w:pPrChange>
            </w:pPr>
            <w:del w:id="2858" w:author="Moses, Robinson" w:date="2023-04-13T03:46:00Z">
              <w:r w:rsidRPr="00EF5010" w:rsidDel="008C573E">
                <w:rPr>
                  <w:b/>
                  <w:bCs/>
                </w:rPr>
                <w:delText xml:space="preserve">Username </w:delText>
              </w:r>
              <w:bookmarkStart w:id="2859" w:name="_Toc132264798"/>
              <w:bookmarkEnd w:id="2859"/>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09AAF" w14:textId="6B68EDA7" w:rsidR="00490283" w:rsidDel="008C573E" w:rsidRDefault="00490283">
            <w:pPr>
              <w:pStyle w:val="BodyText"/>
              <w:rPr>
                <w:del w:id="2860" w:author="Moses, Robinson" w:date="2023-04-13T03:46:00Z"/>
              </w:rPr>
              <w:pPrChange w:id="2861" w:author="Pinnu, Sainath" w:date="2023-04-13T07:26:00Z">
                <w:pPr>
                  <w:pStyle w:val="TableBody"/>
                </w:pPr>
              </w:pPrChange>
            </w:pPr>
            <w:del w:id="2862" w:author="Moses, Robinson" w:date="2023-04-13T03:46:00Z">
              <w:r w:rsidDel="008C573E">
                <w:delText xml:space="preserve"> Will show the Vault Balance user that has interacted with or resolved the occurrence. </w:delText>
              </w:r>
              <w:bookmarkStart w:id="2863" w:name="_Toc132264799"/>
              <w:bookmarkEnd w:id="2863"/>
            </w:del>
          </w:p>
        </w:tc>
        <w:bookmarkStart w:id="2864" w:name="_Toc132264800"/>
        <w:bookmarkEnd w:id="2864"/>
      </w:tr>
      <w:tr w:rsidR="00490283" w:rsidDel="008C573E" w14:paraId="1C903917" w14:textId="55AF3C0A">
        <w:trPr>
          <w:trHeight w:val="336"/>
          <w:del w:id="2865"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CF42A" w14:textId="4063D26B" w:rsidR="00490283" w:rsidRPr="00EF5010" w:rsidDel="008C573E" w:rsidRDefault="00490283">
            <w:pPr>
              <w:pStyle w:val="BodyText"/>
              <w:rPr>
                <w:del w:id="2866" w:author="Moses, Robinson" w:date="2023-04-13T03:46:00Z"/>
                <w:b/>
                <w:bCs/>
              </w:rPr>
              <w:pPrChange w:id="2867" w:author="Pinnu, Sainath" w:date="2023-04-13T07:26:00Z">
                <w:pPr>
                  <w:pStyle w:val="TableBody"/>
                </w:pPr>
              </w:pPrChange>
            </w:pPr>
            <w:del w:id="2868" w:author="Moses, Robinson" w:date="2023-04-13T03:46:00Z">
              <w:r w:rsidRPr="00EF5010" w:rsidDel="008C573E">
                <w:rPr>
                  <w:b/>
                  <w:bCs/>
                </w:rPr>
                <w:delText>Keyword</w:delText>
              </w:r>
              <w:bookmarkStart w:id="2869" w:name="_Toc132264801"/>
              <w:bookmarkEnd w:id="2869"/>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E385" w14:textId="22313AF3" w:rsidR="00490283" w:rsidDel="008C573E" w:rsidRDefault="00AD4B92">
            <w:pPr>
              <w:pStyle w:val="BodyText"/>
              <w:rPr>
                <w:del w:id="2870" w:author="Moses, Robinson" w:date="2023-04-13T03:46:00Z"/>
              </w:rPr>
              <w:pPrChange w:id="2871" w:author="Pinnu, Sainath" w:date="2023-04-13T07:26:00Z">
                <w:pPr>
                  <w:pStyle w:val="TableBody"/>
                </w:pPr>
              </w:pPrChange>
            </w:pPr>
            <w:del w:id="2872" w:author="Moses, Robinson" w:date="2023-04-13T03:46:00Z">
              <w:r w:rsidDel="008C573E">
                <w:delText xml:space="preserve"> </w:delText>
              </w:r>
              <w:r w:rsidR="00490283" w:rsidRPr="00925D47" w:rsidDel="008C573E">
                <w:delText xml:space="preserve">Allows the user to search the </w:delText>
              </w:r>
              <w:r w:rsidR="00490283" w:rsidRPr="0060488A" w:rsidDel="008C573E">
                <w:rPr>
                  <w:b/>
                  <w:bCs/>
                </w:rPr>
                <w:delText>Event Log</w:delText>
              </w:r>
              <w:r w:rsidR="00490283" w:rsidRPr="00925D47" w:rsidDel="008C573E">
                <w:delText xml:space="preserve"> and return only those results that contain the keyword. Useful for search</w:delText>
              </w:r>
              <w:r w:rsidR="004C3255" w:rsidDel="008C573E">
                <w:delText>ing</w:delText>
              </w:r>
              <w:r w:rsidR="00490283" w:rsidRPr="00925D47" w:rsidDel="008C573E">
                <w:delText xml:space="preserve"> events tied to a specific Order Reference number.</w:delText>
              </w:r>
              <w:bookmarkStart w:id="2873" w:name="_Toc132264802"/>
              <w:bookmarkEnd w:id="2873"/>
            </w:del>
          </w:p>
        </w:tc>
        <w:bookmarkStart w:id="2874" w:name="_Toc132264803"/>
        <w:bookmarkEnd w:id="2874"/>
      </w:tr>
      <w:tr w:rsidR="00490283" w:rsidDel="008C573E" w14:paraId="1B9CD178" w14:textId="58DD3BE1">
        <w:trPr>
          <w:trHeight w:val="336"/>
          <w:del w:id="2875"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ADDAD" w14:textId="7DBD5E79" w:rsidR="00490283" w:rsidRPr="00EF5010" w:rsidDel="008C573E" w:rsidRDefault="00490283">
            <w:pPr>
              <w:pStyle w:val="BodyText"/>
              <w:rPr>
                <w:del w:id="2876" w:author="Moses, Robinson" w:date="2023-04-13T03:46:00Z"/>
                <w:b/>
                <w:bCs/>
              </w:rPr>
              <w:pPrChange w:id="2877" w:author="Pinnu, Sainath" w:date="2023-04-13T07:26:00Z">
                <w:pPr>
                  <w:pStyle w:val="TableBody"/>
                </w:pPr>
              </w:pPrChange>
            </w:pPr>
            <w:del w:id="2878" w:author="Moses, Robinson" w:date="2023-04-13T03:46:00Z">
              <w:r w:rsidRPr="00EF5010" w:rsidDel="008C573E">
                <w:rPr>
                  <w:b/>
                  <w:bCs/>
                </w:rPr>
                <w:delText>From and To Dates</w:delText>
              </w:r>
              <w:bookmarkStart w:id="2879" w:name="_Toc132264804"/>
              <w:bookmarkEnd w:id="2879"/>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856F4" w14:textId="361EDBA6" w:rsidR="00490283" w:rsidDel="008C573E" w:rsidRDefault="00AD4B92">
            <w:pPr>
              <w:pStyle w:val="BodyText"/>
              <w:rPr>
                <w:del w:id="2880" w:author="Moses, Robinson" w:date="2023-04-13T03:46:00Z"/>
              </w:rPr>
              <w:pPrChange w:id="2881" w:author="Pinnu, Sainath" w:date="2023-04-13T07:26:00Z">
                <w:pPr>
                  <w:pStyle w:val="TableBody"/>
                </w:pPr>
              </w:pPrChange>
            </w:pPr>
            <w:del w:id="2882" w:author="Moses, Robinson" w:date="2023-04-13T03:46:00Z">
              <w:r w:rsidDel="008C573E">
                <w:delText xml:space="preserve"> </w:delText>
              </w:r>
              <w:r w:rsidR="00490283" w:rsidRPr="00925D47" w:rsidDel="008C573E">
                <w:delText xml:space="preserve">Allows the user to search the </w:delText>
              </w:r>
              <w:r w:rsidR="00490283" w:rsidRPr="0060488A" w:rsidDel="008C573E">
                <w:rPr>
                  <w:b/>
                  <w:bCs/>
                </w:rPr>
                <w:delText>Event Log</w:delText>
              </w:r>
              <w:r w:rsidR="00490283" w:rsidRPr="00925D47" w:rsidDel="008C573E">
                <w:delText xml:space="preserve"> entries by Date</w:delText>
              </w:r>
              <w:r w:rsidR="00490283" w:rsidDel="008C573E">
                <w:delText>.</w:delText>
              </w:r>
              <w:bookmarkStart w:id="2883" w:name="_Toc132264805"/>
              <w:bookmarkEnd w:id="2883"/>
            </w:del>
          </w:p>
        </w:tc>
        <w:bookmarkStart w:id="2884" w:name="_Toc132264806"/>
        <w:bookmarkEnd w:id="2884"/>
      </w:tr>
      <w:tr w:rsidR="00490283" w:rsidDel="008C573E" w14:paraId="3828275D" w14:textId="67F7A398">
        <w:trPr>
          <w:trHeight w:val="336"/>
          <w:del w:id="2885"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A1C3" w14:textId="4F560098" w:rsidR="00490283" w:rsidRPr="00EF5010" w:rsidDel="008C573E" w:rsidRDefault="00490283">
            <w:pPr>
              <w:pStyle w:val="BodyText"/>
              <w:rPr>
                <w:del w:id="2886" w:author="Moses, Robinson" w:date="2023-04-13T03:46:00Z"/>
                <w:b/>
                <w:bCs/>
              </w:rPr>
              <w:pPrChange w:id="2887" w:author="Pinnu, Sainath" w:date="2023-04-13T07:26:00Z">
                <w:pPr>
                  <w:pStyle w:val="TableBody"/>
                </w:pPr>
              </w:pPrChange>
            </w:pPr>
            <w:del w:id="2888" w:author="Moses, Robinson" w:date="2023-04-13T03:46:00Z">
              <w:r w:rsidRPr="00EF5010" w:rsidDel="008C573E">
                <w:rPr>
                  <w:b/>
                  <w:bCs/>
                </w:rPr>
                <w:delText>Purge System</w:delText>
              </w:r>
              <w:r w:rsidR="00AD4B92" w:rsidDel="008C573E">
                <w:rPr>
                  <w:b/>
                  <w:bCs/>
                </w:rPr>
                <w:delText xml:space="preserve"> </w:delText>
              </w:r>
              <w:r w:rsidRPr="00EF5010" w:rsidDel="008C573E">
                <w:rPr>
                  <w:b/>
                  <w:bCs/>
                </w:rPr>
                <w:delText>Event History</w:delText>
              </w:r>
              <w:bookmarkStart w:id="2889" w:name="_Toc132264807"/>
              <w:bookmarkEnd w:id="2889"/>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9D0B2" w14:textId="178F1A7B" w:rsidR="00490283" w:rsidDel="008C573E" w:rsidRDefault="00AD4B92">
            <w:pPr>
              <w:pStyle w:val="BodyText"/>
              <w:rPr>
                <w:del w:id="2890" w:author="Moses, Robinson" w:date="2023-04-13T03:46:00Z"/>
              </w:rPr>
              <w:pPrChange w:id="2891" w:author="Pinnu, Sainath" w:date="2023-04-13T07:26:00Z">
                <w:pPr>
                  <w:pStyle w:val="TableBody"/>
                </w:pPr>
              </w:pPrChange>
            </w:pPr>
            <w:del w:id="2892" w:author="Moses, Robinson" w:date="2023-04-13T03:46:00Z">
              <w:r w:rsidDel="008C573E">
                <w:delText xml:space="preserve"> </w:delText>
              </w:r>
              <w:r w:rsidR="00490283" w:rsidRPr="00925D47" w:rsidDel="008C573E">
                <w:delText>Allows the user to purge the Logs in the specified Date range, or delete all Logs by leaving the fields blank.</w:delText>
              </w:r>
              <w:bookmarkStart w:id="2893" w:name="_Toc132264808"/>
              <w:bookmarkEnd w:id="2893"/>
            </w:del>
          </w:p>
        </w:tc>
        <w:bookmarkStart w:id="2894" w:name="_Toc132264809"/>
        <w:bookmarkEnd w:id="2894"/>
      </w:tr>
    </w:tbl>
    <w:p w14:paraId="410D868F" w14:textId="425B8BD2" w:rsidR="00490283" w:rsidRPr="00A63AD9" w:rsidDel="008C573E" w:rsidRDefault="00783BEC">
      <w:pPr>
        <w:pStyle w:val="BodyText"/>
        <w:rPr>
          <w:del w:id="2895" w:author="Moses, Robinson" w:date="2023-04-13T03:46:00Z"/>
          <w:color w:val="92D050"/>
        </w:rPr>
        <w:pPrChange w:id="2896" w:author="Moses, Robinson" w:date="2023-04-13T07:26:00Z">
          <w:pPr>
            <w:pStyle w:val="Caption"/>
          </w:pPr>
        </w:pPrChange>
      </w:pPr>
      <w:del w:id="2897" w:author="Moses, Robinson" w:date="2023-04-13T03:46:00Z">
        <w:r w:rsidDel="008C573E">
          <w:fldChar w:fldCharType="begin"/>
        </w:r>
        <w:r w:rsidDel="008C573E">
          <w:delInstrText xml:space="preserve"> HYPERLINK \l "_SETTINGS" </w:delInstrText>
        </w:r>
        <w:r w:rsidDel="008C573E">
          <w:fldChar w:fldCharType="separate"/>
        </w:r>
        <w:r w:rsidR="00490283" w:rsidRPr="00A63AD9" w:rsidDel="008C573E">
          <w:rPr>
            <w:rStyle w:val="Hyperlink"/>
            <w:color w:val="92D050"/>
          </w:rPr>
          <w:delText>Return to: Settings</w:delText>
        </w:r>
        <w:r w:rsidDel="008C573E">
          <w:rPr>
            <w:rStyle w:val="Hyperlink"/>
            <w:color w:val="92D050"/>
          </w:rPr>
          <w:fldChar w:fldCharType="end"/>
        </w:r>
        <w:r w:rsidR="00490283" w:rsidRPr="00A63AD9" w:rsidDel="008C573E">
          <w:rPr>
            <w:color w:val="92D050"/>
          </w:rPr>
          <w:delText xml:space="preserve"> </w:delText>
        </w:r>
        <w:bookmarkStart w:id="2898" w:name="_Toc132264810"/>
        <w:bookmarkEnd w:id="2898"/>
      </w:del>
    </w:p>
    <w:p w14:paraId="4F652D9C" w14:textId="318FC007" w:rsidR="00EF5010" w:rsidDel="00774F7A" w:rsidRDefault="00EF5010" w:rsidP="00774F7A">
      <w:pPr>
        <w:pStyle w:val="BodyText"/>
        <w:rPr>
          <w:del w:id="2899" w:author="Moses, Robinson" w:date="2023-04-13T07:26:00Z"/>
        </w:rPr>
      </w:pPr>
      <w:bookmarkStart w:id="2900" w:name="_Toc132264811"/>
      <w:bookmarkStart w:id="2901" w:name="_Toc63697417"/>
      <w:bookmarkEnd w:id="2900"/>
    </w:p>
    <w:p w14:paraId="161F9EC8" w14:textId="19A278B9" w:rsidR="00490283" w:rsidRDefault="00490283" w:rsidP="00C31E89">
      <w:pPr>
        <w:pStyle w:val="Heading2"/>
      </w:pPr>
      <w:bookmarkStart w:id="2902" w:name="_Toc133372459"/>
      <w:r>
        <w:t>APPLICATION SETTINGS</w:t>
      </w:r>
      <w:bookmarkEnd w:id="2901"/>
      <w:bookmarkEnd w:id="2902"/>
    </w:p>
    <w:p w14:paraId="561B2829" w14:textId="63C95CAE" w:rsidR="00490283" w:rsidRPr="00125315" w:rsidRDefault="00490283" w:rsidP="00125315">
      <w:pPr>
        <w:pStyle w:val="Caption"/>
      </w:pPr>
      <w:bookmarkStart w:id="2903" w:name="_Toc63697460"/>
      <w:r w:rsidRPr="00125315">
        <w:t xml:space="preserve">FIGURE </w:t>
      </w:r>
      <w:fldSimple w:instr=" SEQ Figure \* ARABIC ">
        <w:r w:rsidR="0061087E">
          <w:rPr>
            <w:noProof/>
          </w:rPr>
          <w:t>37</w:t>
        </w:r>
      </w:fldSimple>
      <w:r w:rsidRPr="00125315">
        <w:t>: APPLICATION SETTINGS</w:t>
      </w:r>
      <w:bookmarkEnd w:id="2903"/>
    </w:p>
    <w:p w14:paraId="6AE08E00" w14:textId="7EBDE36F" w:rsidR="00490283" w:rsidRDefault="00490283" w:rsidP="00125315">
      <w:pPr>
        <w:pStyle w:val="BodyText"/>
      </w:pPr>
      <w:del w:id="2904" w:author="Pinnu, Sainath" w:date="2023-04-12T11:37:00Z">
        <w:r w:rsidDel="00C131DD">
          <w:rPr>
            <w:noProof/>
          </w:rPr>
          <w:drawing>
            <wp:inline distT="0" distB="0" distL="0" distR="0" wp14:anchorId="246BB2A4" wp14:editId="22A75886">
              <wp:extent cx="4572000" cy="1533525"/>
              <wp:effectExtent l="76200" t="76200" r="133350" b="142875"/>
              <wp:docPr id="1491480603" name="Picture 149148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480603"/>
                      <pic:cNvPicPr/>
                    </pic:nvPicPr>
                    <pic:blipFill>
                      <a:blip r:embed="rId154">
                        <a:extLst>
                          <a:ext uri="{28A0092B-C50C-407E-A947-70E740481C1C}">
                            <a14:useLocalDpi xmlns:a14="http://schemas.microsoft.com/office/drawing/2010/main" val="0"/>
                          </a:ext>
                        </a:extLst>
                      </a:blip>
                      <a:stretch>
                        <a:fillRect/>
                      </a:stretch>
                    </pic:blipFill>
                    <pic:spPr>
                      <a:xfrm>
                        <a:off x="0" y="0"/>
                        <a:ext cx="45720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905" w:author="Pinnu, Sainath" w:date="2023-04-12T11:37:00Z">
        <w:r w:rsidR="00C131DD">
          <w:rPr>
            <w:noProof/>
          </w:rPr>
          <w:drawing>
            <wp:inline distT="0" distB="0" distL="0" distR="0" wp14:anchorId="3F7FEC0A" wp14:editId="2843A004">
              <wp:extent cx="5943600" cy="1578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578610"/>
                      </a:xfrm>
                      <a:prstGeom prst="rect">
                        <a:avLst/>
                      </a:prstGeom>
                    </pic:spPr>
                  </pic:pic>
                </a:graphicData>
              </a:graphic>
            </wp:inline>
          </w:drawing>
        </w:r>
      </w:ins>
    </w:p>
    <w:p w14:paraId="7E8941F3" w14:textId="72903D3B" w:rsidR="00490283" w:rsidRPr="00125315" w:rsidRDefault="00490283" w:rsidP="00125315">
      <w:pPr>
        <w:pStyle w:val="Caption"/>
      </w:pPr>
      <w:r w:rsidRPr="00125315">
        <w:t xml:space="preserve"> </w:t>
      </w:r>
      <w:bookmarkStart w:id="2906" w:name="_Toc63697489"/>
      <w:r w:rsidRPr="00125315">
        <w:t xml:space="preserve">TABLE </w:t>
      </w:r>
      <w:fldSimple w:instr=" SEQ Table \* ARABIC ">
        <w:r w:rsidR="0061087E">
          <w:rPr>
            <w:noProof/>
          </w:rPr>
          <w:t>26</w:t>
        </w:r>
      </w:fldSimple>
      <w:r w:rsidRPr="00125315">
        <w:t>: APPLICATION SETTINGS DESCRIPTIONS</w:t>
      </w:r>
      <w:bookmarkEnd w:id="2906"/>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74CB36B3" w:rsidR="00490283" w:rsidRDefault="00490283" w:rsidP="007B3A15">
            <w:pPr>
              <w:pStyle w:val="TableBody"/>
            </w:pPr>
            <w:r w:rsidRPr="007B73D7">
              <w:t>Drop down box allows the user to choose if the Coffer Balance, Master Coffer Balance or Both are enabled in the application.</w:t>
            </w:r>
          </w:p>
        </w:tc>
      </w:tr>
      <w:tr w:rsidR="00490283" w14:paraId="5FD1515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p w14:paraId="66BA2751" w14:textId="51D0830E" w:rsidR="00490283" w:rsidRPr="003B065F" w:rsidDel="00A46034" w:rsidRDefault="00774F7A" w:rsidP="00A46034">
      <w:pPr>
        <w:pStyle w:val="Caption"/>
        <w:rPr>
          <w:del w:id="2907" w:author="Moses, Robinson" w:date="2023-04-13T07:26:00Z"/>
          <w:rStyle w:val="Hyperlink"/>
          <w:color w:val="92D050"/>
          <w:u w:val="none"/>
          <w:rPrChange w:id="2908" w:author="Moses, Robinson" w:date="2023-04-13T07:36:00Z">
            <w:rPr>
              <w:del w:id="2909" w:author="Moses, Robinson" w:date="2023-04-13T07:26:00Z"/>
            </w:rPr>
          </w:rPrChange>
        </w:rPr>
      </w:pPr>
      <w:bookmarkStart w:id="2910" w:name="_ALERTS"/>
      <w:bookmarkEnd w:id="2910"/>
      <w:ins w:id="2911" w:author="Moses, Robinson" w:date="2023-04-13T07:26:00Z">
        <w:r w:rsidRPr="003B065F">
          <w:rPr>
            <w:rStyle w:val="Hyperlink"/>
            <w:color w:val="92D050"/>
            <w:u w:val="none"/>
            <w:rPrChange w:id="2912" w:author="Moses, Robinson" w:date="2023-04-13T07:36:00Z">
              <w:rPr/>
            </w:rPrChange>
          </w:rPr>
          <w:t>Return To:</w:t>
        </w:r>
      </w:ins>
      <w:ins w:id="2913" w:author="Moses, Robinson" w:date="2023-04-13T07:27:00Z">
        <w:r w:rsidR="00A46034" w:rsidRPr="003B065F">
          <w:rPr>
            <w:rStyle w:val="Hyperlink"/>
            <w:color w:val="92D050"/>
            <w:u w:val="none"/>
            <w:rPrChange w:id="2914" w:author="Moses, Robinson" w:date="2023-04-13T07:36:00Z">
              <w:rPr/>
            </w:rPrChange>
          </w:rPr>
          <w:t xml:space="preserve"> </w:t>
        </w:r>
      </w:ins>
      <w:del w:id="2915" w:author="Moses, Robinson" w:date="2023-04-13T07:26:00Z">
        <w:r w:rsidR="00490283" w:rsidRPr="003B065F" w:rsidDel="00774F7A">
          <w:rPr>
            <w:rStyle w:val="Hyperlink"/>
            <w:color w:val="92D050"/>
            <w:u w:val="none"/>
            <w:rPrChange w:id="2916" w:author="Moses, Robinson" w:date="2023-04-13T07:36:00Z">
              <w:rPr/>
            </w:rPrChange>
          </w:rPr>
          <w:fldChar w:fldCharType="begin"/>
        </w:r>
        <w:r w:rsidR="00490283" w:rsidRPr="003B065F" w:rsidDel="00774F7A">
          <w:rPr>
            <w:rStyle w:val="Hyperlink"/>
            <w:color w:val="92D050"/>
            <w:u w:val="none"/>
            <w:rPrChange w:id="2917" w:author="Moses, Robinson" w:date="2023-04-13T07:36:00Z">
              <w:rPr/>
            </w:rPrChange>
          </w:rPr>
          <w:delInstrText xml:space="preserve"> HYPERLINK \l "_SETTINGS" </w:delInstrText>
        </w:r>
        <w:r w:rsidR="00490283" w:rsidRPr="003B065F" w:rsidDel="00774F7A">
          <w:rPr>
            <w:rStyle w:val="Hyperlink"/>
            <w:color w:val="92D050"/>
            <w:u w:val="none"/>
            <w:rPrChange w:id="2918" w:author="Moses, Robinson" w:date="2023-04-13T07:36:00Z">
              <w:rPr>
                <w:rStyle w:val="Hyperlink"/>
                <w:color w:val="92D050"/>
              </w:rPr>
            </w:rPrChange>
          </w:rPr>
          <w:fldChar w:fldCharType="separate"/>
        </w:r>
        <w:r w:rsidR="00490283" w:rsidRPr="003B065F" w:rsidDel="00774F7A">
          <w:rPr>
            <w:rStyle w:val="Hyperlink"/>
            <w:color w:val="92D050"/>
            <w:u w:val="none"/>
            <w:rPrChange w:id="2919" w:author="Moses, Robinson" w:date="2023-04-13T07:36:00Z">
              <w:rPr>
                <w:rStyle w:val="Hyperlink"/>
                <w:color w:val="92D050"/>
              </w:rPr>
            </w:rPrChange>
          </w:rPr>
          <w:delText>Return to: Settings</w:delText>
        </w:r>
        <w:r w:rsidR="00490283" w:rsidRPr="003B065F" w:rsidDel="00774F7A">
          <w:rPr>
            <w:rStyle w:val="Hyperlink"/>
            <w:color w:val="92D050"/>
            <w:u w:val="none"/>
            <w:rPrChange w:id="2920" w:author="Moses, Robinson" w:date="2023-04-13T07:36:00Z">
              <w:rPr>
                <w:rStyle w:val="Hyperlink"/>
                <w:color w:val="92D050"/>
              </w:rPr>
            </w:rPrChange>
          </w:rPr>
          <w:fldChar w:fldCharType="end"/>
        </w:r>
        <w:r w:rsidR="00490283" w:rsidRPr="003B065F" w:rsidDel="00774F7A">
          <w:rPr>
            <w:rStyle w:val="Hyperlink"/>
            <w:color w:val="92D050"/>
            <w:u w:val="none"/>
            <w:rPrChange w:id="2921" w:author="Moses, Robinson" w:date="2023-04-13T07:36:00Z">
              <w:rPr>
                <w:color w:val="92D050"/>
              </w:rPr>
            </w:rPrChange>
          </w:rPr>
          <w:delText xml:space="preserve"> </w:delText>
        </w:r>
      </w:del>
    </w:p>
    <w:p w14:paraId="1EB384C5" w14:textId="12596F49" w:rsidR="00A46034" w:rsidRPr="003B065F" w:rsidRDefault="00A46034">
      <w:pPr>
        <w:rPr>
          <w:ins w:id="2922" w:author="Moses, Robinson" w:date="2023-04-13T07:27:00Z"/>
          <w:rStyle w:val="Hyperlink"/>
          <w:color w:val="92D050"/>
          <w:u w:val="none"/>
          <w:rPrChange w:id="2923" w:author="Moses, Robinson" w:date="2023-04-13T07:36:00Z">
            <w:rPr>
              <w:ins w:id="2924" w:author="Moses, Robinson" w:date="2023-04-13T07:27:00Z"/>
              <w:color w:val="92D050"/>
            </w:rPr>
          </w:rPrChange>
        </w:rPr>
        <w:pPrChange w:id="2925" w:author="Moses, Robinson" w:date="2023-04-13T07:27:00Z">
          <w:pPr>
            <w:pStyle w:val="Caption"/>
          </w:pPr>
        </w:pPrChange>
      </w:pPr>
      <w:ins w:id="2926" w:author="Moses, Robinson" w:date="2023-04-13T07:27:00Z">
        <w:r w:rsidRPr="003B065F">
          <w:rPr>
            <w:rStyle w:val="Hyperlink"/>
            <w:color w:val="92D050"/>
            <w:u w:val="none"/>
            <w:rPrChange w:id="2927" w:author="Moses, Robinson" w:date="2023-04-13T07:36:00Z">
              <w:rPr/>
            </w:rPrChange>
          </w:rPr>
          <w:fldChar w:fldCharType="begin"/>
        </w:r>
        <w:r w:rsidRPr="003B065F">
          <w:rPr>
            <w:rStyle w:val="Hyperlink"/>
            <w:color w:val="92D050"/>
            <w:u w:val="none"/>
            <w:rPrChange w:id="2928" w:author="Moses, Robinson" w:date="2023-04-13T07:36:00Z">
              <w:rPr/>
            </w:rPrChange>
          </w:rPr>
          <w:instrText xml:space="preserve"> REF _Ref132263249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2929" w:author="Moses, Robinson" w:date="2023-04-13T07:36:00Z">
            <w:rPr>
              <w:rStyle w:val="Hyperlink"/>
              <w:color w:val="92D050"/>
              <w:u w:val="none"/>
            </w:rPr>
          </w:rPrChange>
        </w:rPr>
      </w:r>
      <w:r w:rsidRPr="003B065F">
        <w:rPr>
          <w:rStyle w:val="Hyperlink"/>
          <w:color w:val="92D050"/>
          <w:u w:val="none"/>
          <w:rPrChange w:id="2930" w:author="Moses, Robinson" w:date="2023-04-13T07:36:00Z">
            <w:rPr/>
          </w:rPrChange>
        </w:rPr>
        <w:fldChar w:fldCharType="separate"/>
      </w:r>
      <w:ins w:id="2931" w:author="Moses, Robinson" w:date="2023-04-13T07:27:00Z">
        <w:r w:rsidRPr="003B065F">
          <w:rPr>
            <w:rStyle w:val="Hyperlink"/>
            <w:color w:val="92D050"/>
            <w:u w:val="none"/>
            <w:rPrChange w:id="2932" w:author="Moses, Robinson" w:date="2023-04-13T07:36:00Z">
              <w:rPr/>
            </w:rPrChange>
          </w:rPr>
          <w:t>SETTINGS</w:t>
        </w:r>
        <w:r w:rsidRPr="003B065F">
          <w:rPr>
            <w:rStyle w:val="Hyperlink"/>
            <w:color w:val="92D050"/>
            <w:u w:val="none"/>
            <w:rPrChange w:id="2933" w:author="Moses, Robinson" w:date="2023-04-13T07:36:00Z">
              <w:rPr/>
            </w:rPrChange>
          </w:rPr>
          <w:fldChar w:fldCharType="end"/>
        </w:r>
      </w:ins>
    </w:p>
    <w:p w14:paraId="595342DF" w14:textId="593E0396" w:rsidR="00490283" w:rsidRPr="00C6171A" w:rsidRDefault="00490283">
      <w:pPr>
        <w:pStyle w:val="Heading1"/>
        <w:pPrChange w:id="2934" w:author="Moses, Robinson" w:date="2023-04-13T07:47:00Z">
          <w:pPr>
            <w:pStyle w:val="Heading1"/>
            <w:ind w:left="-5"/>
          </w:pPr>
        </w:pPrChange>
      </w:pPr>
      <w:bookmarkStart w:id="2935" w:name="_Toc63697418"/>
      <w:bookmarkStart w:id="2936" w:name="_Toc133372460"/>
      <w:r w:rsidRPr="00C6171A">
        <w:t>DATABASE UPGRADES</w:t>
      </w:r>
      <w:bookmarkEnd w:id="2935"/>
      <w:bookmarkEnd w:id="2936"/>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98C559D" w14:textId="59F1A287" w:rsidR="00490283" w:rsidRDefault="00490283" w:rsidP="00777C81">
      <w:pPr>
        <w:pStyle w:val="Caption"/>
      </w:pPr>
      <w:bookmarkStart w:id="2937" w:name="_Toc63697461"/>
      <w:r w:rsidRPr="00C07B38">
        <w:t xml:space="preserve">FIGURE </w:t>
      </w:r>
      <w:r>
        <w:fldChar w:fldCharType="begin"/>
      </w:r>
      <w:r>
        <w:instrText>SEQ Figure \* ARABIC</w:instrText>
      </w:r>
      <w:r>
        <w:fldChar w:fldCharType="separate"/>
      </w:r>
      <w:r w:rsidR="0061087E">
        <w:rPr>
          <w:noProof/>
        </w:rPr>
        <w:t>38</w:t>
      </w:r>
      <w:r>
        <w:fldChar w:fldCharType="end"/>
      </w:r>
      <w:r>
        <w:t>: DATABASE UPGRADE SCREEN</w:t>
      </w:r>
      <w:bookmarkEnd w:id="2937"/>
    </w:p>
    <w:p w14:paraId="27BD5488" w14:textId="77777777" w:rsidR="00490283" w:rsidRPr="00480832" w:rsidRDefault="00490283" w:rsidP="00490283">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6">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2EC7B" w14:textId="0242AA6B" w:rsidR="00A46034" w:rsidRPr="003B065F" w:rsidRDefault="00A46034">
      <w:pPr>
        <w:rPr>
          <w:ins w:id="2938" w:author="Moses, Robinson" w:date="2023-04-13T07:27:00Z"/>
          <w:rStyle w:val="Hyperlink"/>
          <w:color w:val="92D050"/>
          <w:u w:val="none"/>
          <w:rPrChange w:id="2939" w:author="Moses, Robinson" w:date="2023-04-13T07:36:00Z">
            <w:rPr>
              <w:ins w:id="2940" w:author="Moses, Robinson" w:date="2023-04-13T07:27:00Z"/>
            </w:rPr>
          </w:rPrChange>
        </w:rPr>
        <w:pPrChange w:id="2941" w:author="Moses, Robinson" w:date="2023-04-13T07:36:00Z">
          <w:pPr>
            <w:pStyle w:val="Caption"/>
          </w:pPr>
        </w:pPrChange>
      </w:pPr>
      <w:ins w:id="2942" w:author="Moses, Robinson" w:date="2023-04-13T07:27:00Z">
        <w:r w:rsidRPr="003B065F">
          <w:rPr>
            <w:rStyle w:val="Hyperlink"/>
            <w:color w:val="92D050"/>
            <w:u w:val="none"/>
            <w:rPrChange w:id="2943" w:author="Moses, Robinson" w:date="2023-04-13T07:36:00Z">
              <w:rPr/>
            </w:rPrChange>
          </w:rPr>
          <w:t>Return To:</w:t>
        </w:r>
        <w:r w:rsidRPr="003B065F">
          <w:rPr>
            <w:rStyle w:val="Hyperlink"/>
            <w:color w:val="92D050"/>
            <w:u w:val="none"/>
            <w:rPrChange w:id="2944" w:author="Moses, Robinson" w:date="2023-04-13T07:36:00Z">
              <w:rPr/>
            </w:rPrChange>
          </w:rPr>
          <w:fldChar w:fldCharType="begin"/>
        </w:r>
        <w:r w:rsidRPr="003B065F">
          <w:rPr>
            <w:rStyle w:val="Hyperlink"/>
            <w:color w:val="92D050"/>
            <w:u w:val="none"/>
            <w:rPrChange w:id="2945" w:author="Moses, Robinson" w:date="2023-04-13T07:36:00Z">
              <w:rPr/>
            </w:rPrChange>
          </w:rPr>
          <w:instrText xml:space="preserve"> REF _Ref132263284 \h </w:instrText>
        </w:r>
      </w:ins>
      <w:r w:rsidR="003B065F">
        <w:rPr>
          <w:rStyle w:val="Hyperlink"/>
          <w:i/>
          <w:iCs/>
          <w:color w:val="92D050"/>
          <w:sz w:val="18"/>
          <w:szCs w:val="18"/>
          <w:u w:val="none"/>
        </w:rPr>
        <w:instrText xml:space="preserve"> \* MERGEFORMAT </w:instrText>
      </w:r>
      <w:r w:rsidRPr="003B065F">
        <w:rPr>
          <w:rStyle w:val="Hyperlink"/>
          <w:color w:val="92D050"/>
          <w:u w:val="none"/>
          <w:rPrChange w:id="2946" w:author="Moses, Robinson" w:date="2023-04-13T07:36:00Z">
            <w:rPr>
              <w:rStyle w:val="Hyperlink"/>
              <w:color w:val="92D050"/>
              <w:u w:val="none"/>
            </w:rPr>
          </w:rPrChange>
        </w:rPr>
      </w:r>
      <w:r w:rsidRPr="003B065F">
        <w:rPr>
          <w:rStyle w:val="Hyperlink"/>
          <w:color w:val="92D050"/>
          <w:u w:val="none"/>
          <w:rPrChange w:id="2947" w:author="Moses, Robinson" w:date="2023-04-13T07:36:00Z">
            <w:rPr/>
          </w:rPrChange>
        </w:rPr>
        <w:fldChar w:fldCharType="separate"/>
      </w:r>
      <w:ins w:id="2948" w:author="Moses, Robinson" w:date="2023-04-13T07:27:00Z">
        <w:r w:rsidRPr="003B065F">
          <w:rPr>
            <w:rStyle w:val="Hyperlink"/>
            <w:color w:val="92D050"/>
            <w:u w:val="none"/>
            <w:rPrChange w:id="2949" w:author="Moses, Robinson" w:date="2023-04-13T07:36:00Z">
              <w:rPr/>
            </w:rPrChange>
          </w:rPr>
          <w:t>SETTINGS</w:t>
        </w:r>
        <w:r w:rsidRPr="003B065F">
          <w:rPr>
            <w:rStyle w:val="Hyperlink"/>
            <w:color w:val="92D050"/>
            <w:u w:val="none"/>
            <w:rPrChange w:id="2950" w:author="Moses, Robinson" w:date="2023-04-13T07:36:00Z">
              <w:rPr/>
            </w:rPrChange>
          </w:rPr>
          <w:fldChar w:fldCharType="end"/>
        </w:r>
      </w:ins>
    </w:p>
    <w:p w14:paraId="7F1E5B62" w14:textId="717168F6" w:rsidR="00A46034" w:rsidRDefault="00A46034">
      <w:pPr>
        <w:rPr>
          <w:ins w:id="2951" w:author="Moses, Robinson" w:date="2023-04-13T07:27:00Z"/>
          <w:i/>
          <w:iCs/>
          <w:color w:val="44546A" w:themeColor="text2"/>
          <w:sz w:val="18"/>
          <w:szCs w:val="18"/>
        </w:rPr>
      </w:pPr>
    </w:p>
    <w:p w14:paraId="2560BFD9" w14:textId="63B703EC" w:rsidR="00490283" w:rsidRPr="00A63AD9" w:rsidDel="00A46034" w:rsidRDefault="00783BEC">
      <w:pPr>
        <w:pStyle w:val="Heading1"/>
        <w:rPr>
          <w:del w:id="2952" w:author="Moses, Robinson" w:date="2023-04-13T07:27:00Z"/>
          <w:color w:val="92D050"/>
        </w:rPr>
        <w:pPrChange w:id="2953" w:author="Moses, Robinson" w:date="2023-04-13T07:47:00Z">
          <w:pPr>
            <w:pStyle w:val="Caption"/>
          </w:pPr>
        </w:pPrChange>
      </w:pPr>
      <w:del w:id="2954" w:author="Moses, Robinson" w:date="2023-04-13T07:27:00Z">
        <w:r w:rsidDel="00A46034">
          <w:fldChar w:fldCharType="begin"/>
        </w:r>
        <w:r w:rsidDel="00A46034">
          <w:delInstrText xml:space="preserve"> HYPERLINK \l "_SETTINGS" </w:delInstrText>
        </w:r>
        <w:r w:rsidDel="00A46034">
          <w:fldChar w:fldCharType="separate"/>
        </w:r>
        <w:bookmarkStart w:id="2955" w:name="_Toc133372461"/>
        <w:bookmarkStart w:id="2956" w:name="_Toc133372398"/>
        <w:r w:rsidR="00490283" w:rsidRPr="00A63AD9" w:rsidDel="00A46034">
          <w:rPr>
            <w:rStyle w:val="Hyperlink"/>
            <w:color w:val="92D050"/>
          </w:rPr>
          <w:delText>Return to: Settings</w:delText>
        </w:r>
        <w:bookmarkEnd w:id="2955"/>
        <w:bookmarkEnd w:id="2956"/>
        <w:r w:rsidDel="00A46034">
          <w:rPr>
            <w:rStyle w:val="Hyperlink"/>
            <w:color w:val="92D050"/>
          </w:rPr>
          <w:fldChar w:fldCharType="end"/>
        </w:r>
        <w:r w:rsidR="00490283" w:rsidRPr="00A63AD9" w:rsidDel="00A46034">
          <w:rPr>
            <w:color w:val="92D050"/>
          </w:rPr>
          <w:delText xml:space="preserve"> </w:delText>
        </w:r>
        <w:bookmarkStart w:id="2957" w:name="_Toc132264814"/>
        <w:bookmarkEnd w:id="2957"/>
      </w:del>
    </w:p>
    <w:p w14:paraId="79308776" w14:textId="56412E07" w:rsidR="00490283" w:rsidRDefault="00490283">
      <w:pPr>
        <w:pStyle w:val="Heading1"/>
        <w:pPrChange w:id="2958" w:author="Moses, Robinson" w:date="2023-04-13T07:47:00Z">
          <w:pPr>
            <w:pStyle w:val="Heading1"/>
            <w:ind w:left="0" w:firstLine="0"/>
          </w:pPr>
        </w:pPrChange>
      </w:pPr>
      <w:bookmarkStart w:id="2959" w:name="_Toc63697419"/>
      <w:bookmarkStart w:id="2960" w:name="_Toc133372462"/>
      <w:r>
        <w:t>ALERTS</w:t>
      </w:r>
      <w:bookmarkEnd w:id="2959"/>
      <w:bookmarkEnd w:id="2960"/>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60488A">
      <w:pPr>
        <w:pStyle w:val="ListBullet"/>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F61E5">
      <w:pPr>
        <w:pStyle w:val="ListBullet"/>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60488A">
      <w:pPr>
        <w:pStyle w:val="ListBullet"/>
        <w:ind w:firstLine="0"/>
      </w:pPr>
    </w:p>
    <w:p w14:paraId="43635D95" w14:textId="4BE20DE4" w:rsidR="00490283" w:rsidRDefault="00490283" w:rsidP="0060488A">
      <w:pPr>
        <w:pStyle w:val="Heading2"/>
      </w:pPr>
      <w:bookmarkStart w:id="2961" w:name="_Toc63697420"/>
      <w:bookmarkStart w:id="2962" w:name="_Toc133372463"/>
      <w:r>
        <w:t>ACTIVE ALERTS</w:t>
      </w:r>
      <w:bookmarkEnd w:id="2961"/>
      <w:bookmarkEnd w:id="2962"/>
      <w:r>
        <w:t xml:space="preserve"> </w:t>
      </w:r>
    </w:p>
    <w:p w14:paraId="54E1B5F5" w14:textId="10D23AB0" w:rsidR="00490283" w:rsidRDefault="00490283" w:rsidP="00A42455">
      <w:pPr>
        <w:pStyle w:val="Caption"/>
      </w:pPr>
      <w:bookmarkStart w:id="2963"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sidR="0061087E">
        <w:rPr>
          <w:noProof/>
        </w:rPr>
        <w:t>39</w:t>
      </w:r>
      <w:r w:rsidRPr="50A1CAAB">
        <w:rPr>
          <w:noProof/>
        </w:rPr>
        <w:fldChar w:fldCharType="end"/>
      </w:r>
      <w:r>
        <w:t>: ACTIVE ALERTS SCREEN</w:t>
      </w:r>
      <w:bookmarkEnd w:id="2963"/>
      <w:r>
        <w:t xml:space="preserve"> </w:t>
      </w:r>
      <w:r w:rsidRPr="50A1CAAB">
        <w:rPr>
          <w:color w:val="76923C"/>
        </w:rPr>
        <w:t xml:space="preserve"> </w:t>
      </w:r>
    </w:p>
    <w:p w14:paraId="2CBC823E" w14:textId="0DF8C052" w:rsidR="00490283" w:rsidRDefault="00490283" w:rsidP="00A42455">
      <w:pPr>
        <w:pStyle w:val="BodyText"/>
        <w:rPr>
          <w:color w:val="76923C"/>
        </w:rPr>
      </w:pPr>
      <w:del w:id="2964" w:author="Pinnu, Sainath" w:date="2023-04-12T11:38:00Z">
        <w:r w:rsidDel="00FB5E1E">
          <w:rPr>
            <w:noProof/>
          </w:rPr>
          <w:drawing>
            <wp:inline distT="0" distB="0" distL="0" distR="0" wp14:anchorId="77168702" wp14:editId="578D25C4">
              <wp:extent cx="4572000" cy="2266950"/>
              <wp:effectExtent l="76200" t="76200" r="133350" b="133350"/>
              <wp:docPr id="1824941614" name="Picture 182494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323910"/>
                      <pic:cNvPicPr/>
                    </pic:nvPicPr>
                    <pic:blipFill>
                      <a:blip r:embed="rId157">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965" w:author="Pinnu, Sainath" w:date="2023-04-12T11:38:00Z">
        <w:r w:rsidR="00FB5E1E">
          <w:rPr>
            <w:noProof/>
          </w:rPr>
          <w:drawing>
            <wp:inline distT="0" distB="0" distL="0" distR="0" wp14:anchorId="5F58C6E5" wp14:editId="5686BA35">
              <wp:extent cx="594360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847850"/>
                      </a:xfrm>
                      <a:prstGeom prst="rect">
                        <a:avLst/>
                      </a:prstGeom>
                    </pic:spPr>
                  </pic:pic>
                </a:graphicData>
              </a:graphic>
            </wp:inline>
          </w:drawing>
        </w:r>
      </w:ins>
    </w:p>
    <w:p w14:paraId="03747EBD" w14:textId="77777777" w:rsidR="00490283" w:rsidRDefault="00000000"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75908118" w:rsidR="00490283" w:rsidRDefault="00490283" w:rsidP="00A42455">
      <w:pPr>
        <w:pStyle w:val="Caption"/>
      </w:pPr>
      <w:bookmarkStart w:id="2966" w:name="_Toc63697490"/>
      <w:r>
        <w:t xml:space="preserve">TABLE </w:t>
      </w:r>
      <w:r>
        <w:rPr>
          <w:noProof/>
        </w:rPr>
        <w:fldChar w:fldCharType="begin"/>
      </w:r>
      <w:r>
        <w:rPr>
          <w:noProof/>
        </w:rPr>
        <w:instrText xml:space="preserve"> SEQ Table \* ARABIC </w:instrText>
      </w:r>
      <w:r>
        <w:rPr>
          <w:noProof/>
        </w:rPr>
        <w:fldChar w:fldCharType="separate"/>
      </w:r>
      <w:r w:rsidR="0061087E">
        <w:rPr>
          <w:noProof/>
        </w:rPr>
        <w:t>27</w:t>
      </w:r>
      <w:r>
        <w:rPr>
          <w:noProof/>
        </w:rPr>
        <w:fldChar w:fldCharType="end"/>
      </w:r>
      <w:r>
        <w:t>: Alerts Field Descriptions</w:t>
      </w:r>
      <w:bookmarkEnd w:id="2966"/>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000000"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A42455"/>
    <w:p w14:paraId="2D826AC1" w14:textId="77777777" w:rsidR="00490283" w:rsidRDefault="00490283" w:rsidP="0060488A">
      <w:pPr>
        <w:pStyle w:val="Heading2"/>
      </w:pPr>
      <w:r>
        <w:t xml:space="preserve"> </w:t>
      </w:r>
      <w:bookmarkStart w:id="2967" w:name="_Toc63697421"/>
      <w:bookmarkStart w:id="2968" w:name="_Toc133372464"/>
      <w:r>
        <w:t>ALERTS HISTORY</w:t>
      </w:r>
      <w:bookmarkEnd w:id="2967"/>
      <w:bookmarkEnd w:id="2968"/>
      <w:r>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4332709E" w14:textId="71DFE094" w:rsidR="00490283" w:rsidRDefault="00490283" w:rsidP="00A42455">
      <w:pPr>
        <w:pStyle w:val="Caption"/>
      </w:pPr>
      <w:bookmarkStart w:id="2969" w:name="_Toc63697463"/>
      <w:r>
        <w:t xml:space="preserve">FIGURE </w:t>
      </w:r>
      <w:r>
        <w:rPr>
          <w:noProof/>
        </w:rPr>
        <w:fldChar w:fldCharType="begin"/>
      </w:r>
      <w:r>
        <w:rPr>
          <w:noProof/>
        </w:rPr>
        <w:instrText xml:space="preserve"> SEQ Figure \* ARABIC </w:instrText>
      </w:r>
      <w:r>
        <w:rPr>
          <w:noProof/>
        </w:rPr>
        <w:fldChar w:fldCharType="separate"/>
      </w:r>
      <w:r w:rsidR="0061087E">
        <w:rPr>
          <w:noProof/>
        </w:rPr>
        <w:t>40</w:t>
      </w:r>
      <w:r>
        <w:rPr>
          <w:noProof/>
        </w:rPr>
        <w:fldChar w:fldCharType="end"/>
      </w:r>
      <w:r>
        <w:t>: ALERTS HISTORY SCREEN</w:t>
      </w:r>
      <w:bookmarkEnd w:id="2969"/>
      <w:r>
        <w:t xml:space="preserve"> </w:t>
      </w:r>
    </w:p>
    <w:p w14:paraId="01174361" w14:textId="108E4DDC" w:rsidR="00490283" w:rsidRDefault="00490283" w:rsidP="00A42455">
      <w:pPr>
        <w:pStyle w:val="BodyText"/>
      </w:pPr>
      <w:del w:id="2970" w:author="Pinnu, Sainath" w:date="2023-04-12T11:39:00Z">
        <w:r w:rsidDel="00FA1D57">
          <w:rPr>
            <w:noProof/>
          </w:rPr>
          <w:drawing>
            <wp:inline distT="0" distB="0" distL="0" distR="0" wp14:anchorId="445D2F23" wp14:editId="7A548D62">
              <wp:extent cx="5476876" cy="3095625"/>
              <wp:effectExtent l="76200" t="76200" r="142875" b="123825"/>
              <wp:docPr id="627531171" name="Picture 6275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531171"/>
                      <pic:cNvPicPr/>
                    </pic:nvPicPr>
                    <pic:blipFill>
                      <a:blip r:embed="rId159">
                        <a:extLst>
                          <a:ext uri="{28A0092B-C50C-407E-A947-70E740481C1C}">
                            <a14:useLocalDpi xmlns:a14="http://schemas.microsoft.com/office/drawing/2010/main" val="0"/>
                          </a:ext>
                        </a:extLst>
                      </a:blip>
                      <a:stretch>
                        <a:fillRect/>
                      </a:stretch>
                    </pic:blipFill>
                    <pic:spPr>
                      <a:xfrm>
                        <a:off x="0" y="0"/>
                        <a:ext cx="5476876"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971" w:author="Pinnu, Sainath" w:date="2023-04-12T11:39:00Z">
        <w:r w:rsidR="00FA1D57">
          <w:rPr>
            <w:noProof/>
          </w:rPr>
          <w:drawing>
            <wp:inline distT="0" distB="0" distL="0" distR="0" wp14:anchorId="4CA5619C" wp14:editId="1CE526A9">
              <wp:extent cx="5943600" cy="1931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1931670"/>
                      </a:xfrm>
                      <a:prstGeom prst="rect">
                        <a:avLst/>
                      </a:prstGeom>
                    </pic:spPr>
                  </pic:pic>
                </a:graphicData>
              </a:graphic>
            </wp:inline>
          </w:drawing>
        </w:r>
      </w:ins>
      <w:r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61"/>
          <w:type w:val="continuous"/>
          <w:pgSz w:w="12240" w:h="15840" w:code="1"/>
          <w:pgMar w:top="1440" w:right="1440" w:bottom="1440" w:left="1440" w:header="709" w:footer="567" w:gutter="0"/>
          <w:cols w:space="708"/>
          <w:docGrid w:linePitch="360"/>
        </w:sectPr>
      </w:pPr>
    </w:p>
    <w:p w14:paraId="5372F352" w14:textId="53DBD52C" w:rsidR="009B2ABF" w:rsidRDefault="00A42455" w:rsidP="00D625A8">
      <w:pPr>
        <w:pStyle w:val="DocInfo"/>
        <w:rPr>
          <w:bCs/>
          <w:noProof/>
          <w:lang w:val="en-US"/>
        </w:rPr>
      </w:pPr>
      <w:r>
        <w:rPr>
          <w:noProof/>
        </w:rPr>
        <w:t>CXBanking, OptiVLM</w:t>
      </w:r>
      <w:r w:rsidR="00DF5B38">
        <w:rPr>
          <w:noProof/>
        </w:rPr>
        <w:t xml:space="preserve"> Vault Balance 10.</w:t>
      </w:r>
      <w:ins w:id="2972" w:author="Pinnu, Sainath" w:date="2023-04-12T11:39:00Z">
        <w:r w:rsidR="00FA1D57">
          <w:rPr>
            <w:noProof/>
          </w:rPr>
          <w:t>1</w:t>
        </w:r>
      </w:ins>
      <w:del w:id="2973" w:author="Pinnu, Sainath" w:date="2023-04-12T11:39:00Z">
        <w:r w:rsidR="00DF5B38" w:rsidDel="00FA1D57">
          <w:rPr>
            <w:noProof/>
          </w:rPr>
          <w:delText>0</w:delText>
        </w:r>
      </w:del>
      <w:r w:rsidR="00DF5B38">
        <w:rPr>
          <w:noProof/>
        </w:rPr>
        <w:t xml:space="preserve">, </w:t>
      </w:r>
      <w:r w:rsidR="00655E28">
        <w:rPr>
          <w:noProof/>
        </w:rPr>
        <w:t>User Reference Guide</w:t>
      </w:r>
    </w:p>
    <w:p w14:paraId="5EAD4DD2" w14:textId="04E82811" w:rsidR="004C3D3D" w:rsidRDefault="001A301E" w:rsidP="00D625A8">
      <w:pPr>
        <w:pStyle w:val="DocInfo"/>
      </w:pPr>
      <w:r>
        <w:rPr>
          <w:noProof/>
        </w:rPr>
        <w:t>April</w:t>
      </w:r>
      <w:r w:rsidR="00655E28">
        <w:rPr>
          <w:noProof/>
        </w:rPr>
        <w:t xml:space="preserve">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62"/>
      <w:footerReference w:type="default" r:id="rId163"/>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oses, Robinson" w:date="2023-04-26T03:55:00Z" w:initials="MR">
    <w:p w14:paraId="0AF51544" w14:textId="5AAC9928" w:rsidR="001A301E" w:rsidRDefault="001A301E">
      <w:pPr>
        <w:pStyle w:val="CommentText"/>
      </w:pPr>
      <w:r>
        <w:rPr>
          <w:rStyle w:val="CommentReference"/>
        </w:rPr>
        <w:annotationRef/>
      </w:r>
      <w:r>
        <w:t>Update, post PO review</w:t>
      </w:r>
    </w:p>
  </w:comment>
  <w:comment w:id="190" w:author="Moses, Robinson" w:date="2023-04-26T04:13:00Z" w:initials="MR">
    <w:p w14:paraId="36A402CA" w14:textId="6E183E80" w:rsidR="002C0556" w:rsidRDefault="002C0556">
      <w:pPr>
        <w:pStyle w:val="CommentText"/>
      </w:pPr>
      <w:r>
        <w:rPr>
          <w:rStyle w:val="CommentReference"/>
        </w:rPr>
        <w:annotationRef/>
      </w:r>
      <w:r>
        <w:t>Sainath was not able to find the screen in Vault Balance</w:t>
      </w:r>
      <w:r w:rsidR="008B0FD4">
        <w:br/>
        <w:t>Maybe Dev can help</w:t>
      </w:r>
    </w:p>
  </w:comment>
  <w:comment w:id="191" w:author="Kumar, Deepak" w:date="2023-04-26T06:12:00Z" w:initials="KD">
    <w:p w14:paraId="0FD09732" w14:textId="4D87561E" w:rsidR="00167A81" w:rsidRDefault="00167A81">
      <w:pPr>
        <w:pStyle w:val="CommentText"/>
      </w:pPr>
      <w:r>
        <w:rPr>
          <w:rStyle w:val="CommentReference"/>
        </w:rPr>
        <w:annotationRef/>
      </w:r>
      <w:r>
        <w:fldChar w:fldCharType="begin"/>
      </w:r>
      <w:r>
        <w:instrText xml:space="preserve"> HYPERLINK "mailto:Daryll.Rebeiro@ncr.com" </w:instrText>
      </w:r>
      <w:bookmarkStart w:id="192" w:name="_@_0B48F16D584040CCAD6DCB432B65B6E7Z"/>
      <w:r>
        <w:rPr>
          <w:rStyle w:val="Mention"/>
        </w:rPr>
        <w:fldChar w:fldCharType="separate"/>
      </w:r>
      <w:bookmarkEnd w:id="192"/>
      <w:r w:rsidRPr="004E69E1">
        <w:rPr>
          <w:rStyle w:val="Mention"/>
          <w:noProof/>
        </w:rPr>
        <w:t>@Rebeiro, Daryll</w:t>
      </w:r>
      <w:r>
        <w:fldChar w:fldCharType="end"/>
      </w:r>
      <w:r>
        <w:t xml:space="preserve">/ </w:t>
      </w:r>
      <w:r>
        <w:fldChar w:fldCharType="begin"/>
      </w:r>
      <w:r>
        <w:instrText xml:space="preserve"> HYPERLINK "mailto:Snehal.Jha@ncr.com" </w:instrText>
      </w:r>
      <w:bookmarkStart w:id="193" w:name="_@_E8C0A1AA399D46EAAC816FDF2F4EB8A0Z"/>
      <w:r>
        <w:rPr>
          <w:rStyle w:val="Mention"/>
        </w:rPr>
        <w:fldChar w:fldCharType="separate"/>
      </w:r>
      <w:bookmarkEnd w:id="193"/>
      <w:r w:rsidRPr="004E69E1">
        <w:rPr>
          <w:rStyle w:val="Mention"/>
          <w:noProof/>
        </w:rPr>
        <w:t>@Jha, Snehal</w:t>
      </w:r>
      <w:r>
        <w:fldChar w:fldCharType="end"/>
      </w:r>
      <w:r>
        <w:t xml:space="preserve"> can you help her to get updated screenshot.</w:t>
      </w:r>
    </w:p>
  </w:comment>
  <w:comment w:id="229" w:author="Moses, Robinson" w:date="2023-04-13T03:58:00Z" w:initials="MR">
    <w:p w14:paraId="7E38695F" w14:textId="22F21129" w:rsidR="00D0731E" w:rsidRDefault="00D0731E">
      <w:pPr>
        <w:pStyle w:val="CommentText"/>
      </w:pPr>
      <w:r>
        <w:rPr>
          <w:rStyle w:val="CommentReference"/>
        </w:rPr>
        <w:annotationRef/>
      </w:r>
      <w:r>
        <w:t>Review</w:t>
      </w:r>
    </w:p>
  </w:comment>
  <w:comment w:id="408" w:author="Moses, Robinson" w:date="2023-04-26T04:15:00Z" w:initials="MR">
    <w:p w14:paraId="6A07C23B" w14:textId="77BE59F5" w:rsidR="008B0FD4" w:rsidRDefault="008B0FD4">
      <w:pPr>
        <w:pStyle w:val="CommentText"/>
      </w:pPr>
      <w:r>
        <w:rPr>
          <w:rStyle w:val="CommentReference"/>
        </w:rPr>
        <w:annotationRef/>
      </w:r>
      <w:r>
        <w:t>Getting Errors while accessing the screen - Sainath</w:t>
      </w:r>
    </w:p>
  </w:comment>
  <w:comment w:id="409" w:author="Kumar, Deepak" w:date="2023-04-26T06:13:00Z" w:initials="KD">
    <w:p w14:paraId="22846BD8" w14:textId="77159508" w:rsidR="004E69E1" w:rsidRDefault="004E69E1">
      <w:pPr>
        <w:pStyle w:val="CommentText"/>
      </w:pPr>
      <w:r>
        <w:rPr>
          <w:rStyle w:val="CommentReference"/>
        </w:rPr>
        <w:annotationRef/>
      </w:r>
      <w:r>
        <w:fldChar w:fldCharType="begin"/>
      </w:r>
      <w:r>
        <w:instrText xml:space="preserve"> HYPERLINK "mailto:Daryll.Rebeiro@ncr.com" </w:instrText>
      </w:r>
      <w:bookmarkStart w:id="411" w:name="_@_CD1F534AB4D34916AA3A46E16E66104DZ"/>
      <w:r>
        <w:rPr>
          <w:rStyle w:val="Mention"/>
        </w:rPr>
        <w:fldChar w:fldCharType="separate"/>
      </w:r>
      <w:bookmarkEnd w:id="411"/>
      <w:r w:rsidRPr="004E69E1">
        <w:rPr>
          <w:rStyle w:val="Mention"/>
          <w:noProof/>
        </w:rPr>
        <w:t>@Rebeiro, Daryll</w:t>
      </w:r>
      <w:r>
        <w:fldChar w:fldCharType="end"/>
      </w:r>
      <w:r>
        <w:t xml:space="preserve"> and </w:t>
      </w:r>
      <w:r>
        <w:fldChar w:fldCharType="begin"/>
      </w:r>
      <w:r>
        <w:instrText xml:space="preserve"> HYPERLINK "mailto:Snehal.Jha@ncr.com" </w:instrText>
      </w:r>
      <w:bookmarkStart w:id="412" w:name="_@_8B2A315A81D74D5EA26D2CB6AE4ADCB7Z"/>
      <w:r>
        <w:rPr>
          <w:rStyle w:val="Mention"/>
        </w:rPr>
        <w:fldChar w:fldCharType="separate"/>
      </w:r>
      <w:bookmarkEnd w:id="412"/>
      <w:r w:rsidRPr="004E69E1">
        <w:rPr>
          <w:rStyle w:val="Mention"/>
          <w:noProof/>
        </w:rPr>
        <w:t>@Jha, Snehal</w:t>
      </w:r>
      <w:r>
        <w:fldChar w:fldCharType="end"/>
      </w:r>
      <w:r>
        <w:t xml:space="preserve"> kindly update</w:t>
      </w:r>
    </w:p>
  </w:comment>
  <w:comment w:id="1188" w:author="Pinnu, Sainath" w:date="2023-04-12T18:14:00Z" w:initials="PS">
    <w:p w14:paraId="676CFA72" w14:textId="77777777" w:rsidR="00D27CDB" w:rsidRDefault="00D27CDB" w:rsidP="00D27CDB">
      <w:pPr>
        <w:pStyle w:val="CommentText"/>
      </w:pPr>
      <w:r>
        <w:rPr>
          <w:rStyle w:val="CommentReference"/>
        </w:rPr>
        <w:annotationRef/>
      </w:r>
      <w:r>
        <w:t xml:space="preserve">Rearrange the contents in below manner </w:t>
      </w:r>
      <w:r>
        <w:br/>
        <w:t>3. Coffers and Qualities</w:t>
      </w:r>
    </w:p>
    <w:p w14:paraId="5AD0D7A8" w14:textId="52B3FAB6" w:rsidR="00D27CDB" w:rsidRDefault="00D27CDB" w:rsidP="00D27CDB">
      <w:pPr>
        <w:pStyle w:val="CommentText"/>
      </w:pPr>
      <w:r>
        <w:t xml:space="preserve"> 3.1 Vault orders</w:t>
      </w:r>
    </w:p>
    <w:p w14:paraId="18EE259F" w14:textId="77777777" w:rsidR="00D27CDB" w:rsidRDefault="00D27CDB" w:rsidP="00D27CDB">
      <w:pPr>
        <w:pStyle w:val="CommentText"/>
      </w:pPr>
      <w:r>
        <w:t xml:space="preserve"> 3.2 Vault Settings</w:t>
      </w:r>
    </w:p>
    <w:p w14:paraId="0325F339" w14:textId="77777777" w:rsidR="00D27CDB" w:rsidRDefault="00D27CDB" w:rsidP="00D27CDB">
      <w:pPr>
        <w:pStyle w:val="CommentText"/>
      </w:pPr>
      <w:r>
        <w:t xml:space="preserve"> 3.3 Process Cash By Qualoty Or Coffers</w:t>
      </w:r>
    </w:p>
    <w:p w14:paraId="61F0767F" w14:textId="77777777" w:rsidR="00D27CDB" w:rsidRDefault="00D27CDB" w:rsidP="00D27CDB">
      <w:pPr>
        <w:pStyle w:val="CommentText"/>
      </w:pPr>
      <w:r>
        <w:t xml:space="preserve"> 3.4 Force close</w:t>
      </w:r>
    </w:p>
    <w:p w14:paraId="60FEC718" w14:textId="77777777" w:rsidR="00D27CDB" w:rsidRDefault="00D27CDB" w:rsidP="00D27CDB">
      <w:pPr>
        <w:pStyle w:val="CommentText"/>
      </w:pPr>
      <w:r>
        <w:t xml:space="preserve"> 3.5 Cash Qualities</w:t>
      </w:r>
    </w:p>
    <w:p w14:paraId="2928D636" w14:textId="77777777" w:rsidR="00D27CDB" w:rsidRDefault="00D27CDB" w:rsidP="00D27CDB">
      <w:pPr>
        <w:pStyle w:val="CommentText"/>
      </w:pPr>
      <w:r>
        <w:t xml:space="preserve"> 3.6 Cash Quality Map</w:t>
      </w:r>
    </w:p>
    <w:p w14:paraId="1EAE9E13" w14:textId="77777777" w:rsidR="00D27CDB" w:rsidRDefault="00D27CDB" w:rsidP="00D27CDB">
      <w:pPr>
        <w:pStyle w:val="CommentText"/>
      </w:pPr>
      <w:r>
        <w:t xml:space="preserve"> 3.7 Coffers</w:t>
      </w:r>
    </w:p>
    <w:p w14:paraId="2BF30B2E" w14:textId="77777777" w:rsidR="00D27CDB" w:rsidRDefault="00D27CDB" w:rsidP="00D27CDB">
      <w:pPr>
        <w:pStyle w:val="CommentText"/>
      </w:pPr>
      <w:r>
        <w:t xml:space="preserve"> 3.8 Balance action map</w:t>
      </w:r>
    </w:p>
    <w:p w14:paraId="2600BA1B" w14:textId="77777777" w:rsidR="00D27CDB" w:rsidRDefault="00D27CDB" w:rsidP="00D27CDB">
      <w:pPr>
        <w:pStyle w:val="CommentText"/>
      </w:pPr>
      <w:r>
        <w:t xml:space="preserve"> </w:t>
      </w:r>
    </w:p>
    <w:p w14:paraId="04F061D9" w14:textId="77777777" w:rsidR="00D27CDB" w:rsidRDefault="00D27CDB" w:rsidP="00D27CDB">
      <w:pPr>
        <w:pStyle w:val="CommentText"/>
      </w:pPr>
      <w:r>
        <w:t>4. Logs</w:t>
      </w:r>
    </w:p>
    <w:p w14:paraId="14E6729D" w14:textId="77777777" w:rsidR="00D27CDB" w:rsidRDefault="00D27CDB" w:rsidP="00D27CDB">
      <w:pPr>
        <w:pStyle w:val="CommentText"/>
      </w:pPr>
      <w:r>
        <w:t xml:space="preserve"> 4.1 System event Logs</w:t>
      </w:r>
    </w:p>
    <w:p w14:paraId="67C7AE06" w14:textId="77777777" w:rsidR="00D27CDB" w:rsidRDefault="00D27CDB" w:rsidP="00D27CDB">
      <w:pPr>
        <w:pStyle w:val="CommentText"/>
      </w:pPr>
      <w:r>
        <w:t xml:space="preserve"> </w:t>
      </w:r>
    </w:p>
    <w:p w14:paraId="726C16D6" w14:textId="77777777" w:rsidR="00D27CDB" w:rsidRDefault="00D27CDB" w:rsidP="00D27CDB">
      <w:pPr>
        <w:pStyle w:val="CommentText"/>
      </w:pPr>
      <w:r>
        <w:t>5. Settings</w:t>
      </w:r>
    </w:p>
    <w:p w14:paraId="37B4F6D8" w14:textId="77777777" w:rsidR="00D27CDB" w:rsidRDefault="00D27CDB" w:rsidP="00D27CDB">
      <w:pPr>
        <w:pStyle w:val="CommentText"/>
      </w:pPr>
      <w:r>
        <w:t xml:space="preserve"> 5.1 Vaults </w:t>
      </w:r>
    </w:p>
    <w:p w14:paraId="346E93E9" w14:textId="77777777" w:rsidR="00D27CDB" w:rsidRDefault="00D27CDB" w:rsidP="00D27CDB">
      <w:pPr>
        <w:pStyle w:val="CommentText"/>
      </w:pPr>
      <w:r>
        <w:t xml:space="preserve"> 5.2 Master coffers</w:t>
      </w:r>
    </w:p>
    <w:p w14:paraId="112D2A83" w14:textId="77777777" w:rsidR="00D27CDB" w:rsidRDefault="00D27CDB" w:rsidP="00D27CDB">
      <w:pPr>
        <w:pStyle w:val="CommentText"/>
      </w:pPr>
      <w:r>
        <w:t xml:space="preserve"> 5.3 Curriencies</w:t>
      </w:r>
    </w:p>
    <w:p w14:paraId="0CC4A767" w14:textId="77777777" w:rsidR="00D27CDB" w:rsidRDefault="00D27CDB" w:rsidP="00D27CDB">
      <w:pPr>
        <w:pStyle w:val="CommentText"/>
      </w:pPr>
      <w:r>
        <w:t xml:space="preserve"> 5.4 Denominations</w:t>
      </w:r>
    </w:p>
    <w:p w14:paraId="17E06D26" w14:textId="6F56DCA7" w:rsidR="00D27CDB" w:rsidRDefault="00D27CDB" w:rsidP="00D27CDB">
      <w:pPr>
        <w:pStyle w:val="CommentText"/>
      </w:pPr>
      <w:r>
        <w:t xml:space="preserve"> 5.5 Application Settings</w:t>
      </w:r>
    </w:p>
  </w:comment>
  <w:comment w:id="1331" w:author="Moses, Robinson" w:date="2023-04-26T04:18:00Z" w:initials="MR">
    <w:p w14:paraId="3D5259D1" w14:textId="77777777" w:rsidR="008B0FD4" w:rsidRDefault="008B0FD4">
      <w:pPr>
        <w:pStyle w:val="CommentText"/>
      </w:pPr>
      <w:r>
        <w:rPr>
          <w:rStyle w:val="CommentReference"/>
        </w:rPr>
        <w:annotationRef/>
      </w:r>
      <w:r>
        <w:t>Unable to access the screen. Check with Dev</w:t>
      </w:r>
    </w:p>
    <w:p w14:paraId="2012879F" w14:textId="5FD65A48" w:rsidR="008B0FD4" w:rsidRDefault="008B0FD4">
      <w:pPr>
        <w:pStyle w:val="CommentText"/>
      </w:pPr>
      <w:r>
        <w:t xml:space="preserve"> - Sainath</w:t>
      </w:r>
    </w:p>
  </w:comment>
  <w:comment w:id="1375" w:author="Moses, Robinson" w:date="2023-04-26T04:19:00Z" w:initials="MR">
    <w:p w14:paraId="4B02F139" w14:textId="71561499" w:rsidR="008B0FD4" w:rsidRDefault="008B0FD4" w:rsidP="008B0FD4">
      <w:pPr>
        <w:pStyle w:val="CommentText"/>
      </w:pPr>
      <w:r>
        <w:rPr>
          <w:rStyle w:val="CommentReference"/>
        </w:rPr>
        <w:annotationRef/>
      </w:r>
      <w:r>
        <w:t>Unable to access the screen. Check with Dev</w:t>
      </w:r>
    </w:p>
    <w:p w14:paraId="07DC4624" w14:textId="4AECF524" w:rsidR="008B0FD4" w:rsidRDefault="008B0FD4" w:rsidP="008B0FD4">
      <w:pPr>
        <w:pStyle w:val="CommentText"/>
      </w:pPr>
      <w:r>
        <w:t xml:space="preserve"> - Sainath</w:t>
      </w:r>
    </w:p>
  </w:comment>
  <w:comment w:id="1398" w:author="Moses, Robinson" w:date="2023-04-26T04:20:00Z" w:initials="MR">
    <w:p w14:paraId="572BFADB" w14:textId="77777777" w:rsidR="008B0FD4" w:rsidRDefault="008B0FD4" w:rsidP="008B0FD4">
      <w:pPr>
        <w:pStyle w:val="CommentText"/>
      </w:pPr>
      <w:r>
        <w:rPr>
          <w:rStyle w:val="CommentReference"/>
        </w:rPr>
        <w:annotationRef/>
      </w:r>
      <w:r>
        <w:t>Unable to access the screen. Check with Dev</w:t>
      </w:r>
    </w:p>
    <w:p w14:paraId="350E712B" w14:textId="4D4393CD" w:rsidR="008B0FD4" w:rsidRDefault="008B0FD4" w:rsidP="008B0FD4">
      <w:pPr>
        <w:pStyle w:val="CommentText"/>
      </w:pPr>
      <w:r>
        <w:t xml:space="preserve"> - Sainath</w:t>
      </w:r>
    </w:p>
  </w:comment>
  <w:comment w:id="1551" w:author="Moses, Robinson" w:date="2023-04-26T04:23:00Z" w:initials="MR">
    <w:p w14:paraId="627FDE9C" w14:textId="3251E3BE" w:rsidR="008B0FD4" w:rsidRDefault="008B0FD4">
      <w:pPr>
        <w:pStyle w:val="CommentText"/>
      </w:pPr>
      <w:r>
        <w:rPr>
          <w:rStyle w:val="CommentReference"/>
        </w:rPr>
        <w:annotationRef/>
      </w:r>
      <w:r>
        <w:t>Unable to access the screen - Sainath</w:t>
      </w:r>
    </w:p>
  </w:comment>
  <w:comment w:id="1552" w:author="Moses, Robinson" w:date="2023-04-28T03:45:00Z" w:initials="MR">
    <w:p w14:paraId="03FB311F" w14:textId="78C5AE6E" w:rsidR="00102E8B" w:rsidRDefault="00102E8B">
      <w:pPr>
        <w:pStyle w:val="CommentText"/>
      </w:pPr>
      <w:r>
        <w:rPr>
          <w:rStyle w:val="CommentReference"/>
        </w:rPr>
        <w:annotationRef/>
      </w:r>
      <w:r>
        <w:t xml:space="preserve">New Screenshot </w:t>
      </w:r>
      <w:r w:rsidR="009E3CD5">
        <w:t xml:space="preserve">inserted </w:t>
      </w:r>
    </w:p>
  </w:comment>
  <w:comment w:id="1759" w:author="Moses, Robinson" w:date="2023-04-13T07:41:00Z" w:initials="MR">
    <w:p w14:paraId="7EE19843" w14:textId="5BB48C7A" w:rsidR="00F739D8" w:rsidRDefault="00F739D8">
      <w:pPr>
        <w:pStyle w:val="CommentText"/>
      </w:pPr>
      <w:r>
        <w:rPr>
          <w:rStyle w:val="CommentReference"/>
        </w:rPr>
        <w:annotationRef/>
      </w:r>
      <w:r>
        <w:t>Duplicates?</w:t>
      </w:r>
    </w:p>
  </w:comment>
  <w:comment w:id="1931" w:author="Pinnu, Sainath" w:date="2023-04-12T11:22:00Z" w:initials="PS">
    <w:p w14:paraId="0C6C1DF3" w14:textId="169EDBBE" w:rsidR="00F85C32" w:rsidRDefault="00F85C32">
      <w:pPr>
        <w:pStyle w:val="CommentText"/>
      </w:pPr>
      <w:r>
        <w:rPr>
          <w:rStyle w:val="CommentReference"/>
        </w:rPr>
        <w:annotationRef/>
      </w:r>
      <w:r>
        <w:t>This cretae new user can be made only from epss from 10.0  version</w:t>
      </w:r>
    </w:p>
  </w:comment>
  <w:comment w:id="1935" w:author="Moses, Robinson" w:date="2023-04-13T07:45:00Z" w:initials="MR">
    <w:p w14:paraId="2E6670FF" w14:textId="60961E81" w:rsidR="006F4FA0" w:rsidRDefault="006F4FA0">
      <w:pPr>
        <w:pStyle w:val="CommentText"/>
      </w:pPr>
      <w:r>
        <w:rPr>
          <w:rStyle w:val="CommentReference"/>
        </w:rPr>
        <w:annotationRef/>
      </w:r>
      <w:r>
        <w:t>Insert screen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51544" w15:done="0"/>
  <w15:commentEx w15:paraId="36A402CA" w15:done="0"/>
  <w15:commentEx w15:paraId="0FD09732" w15:paraIdParent="36A402CA" w15:done="0"/>
  <w15:commentEx w15:paraId="7E38695F" w15:done="0"/>
  <w15:commentEx w15:paraId="6A07C23B" w15:done="0"/>
  <w15:commentEx w15:paraId="22846BD8" w15:paraIdParent="6A07C23B" w15:done="0"/>
  <w15:commentEx w15:paraId="17E06D26" w15:done="0"/>
  <w15:commentEx w15:paraId="2012879F" w15:done="0"/>
  <w15:commentEx w15:paraId="07DC4624" w15:done="0"/>
  <w15:commentEx w15:paraId="350E712B" w15:done="0"/>
  <w15:commentEx w15:paraId="627FDE9C" w15:done="0"/>
  <w15:commentEx w15:paraId="03FB311F" w15:paraIdParent="627FDE9C" w15:done="0"/>
  <w15:commentEx w15:paraId="7EE19843" w15:done="0"/>
  <w15:commentEx w15:paraId="0C6C1DF3" w15:done="0"/>
  <w15:commentEx w15:paraId="2E6670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1F35" w16cex:dateUtc="2023-04-26T07:55:00Z"/>
  <w16cex:commentExtensible w16cex:durableId="27F32384" w16cex:dateUtc="2023-04-26T08:13:00Z"/>
  <w16cex:commentExtensible w16cex:durableId="27F33F38" w16cex:dateUtc="2023-04-26T10:12:00Z"/>
  <w16cex:commentExtensible w16cex:durableId="27E1FC58" w16cex:dateUtc="2023-04-13T07:58:00Z"/>
  <w16cex:commentExtensible w16cex:durableId="27F323F8" w16cex:dateUtc="2023-04-26T08:15:00Z"/>
  <w16cex:commentExtensible w16cex:durableId="27F33F82" w16cex:dateUtc="2023-04-26T10:13:00Z"/>
  <w16cex:commentExtensible w16cex:durableId="27F3249E" w16cex:dateUtc="2023-04-26T08:18:00Z"/>
  <w16cex:commentExtensible w16cex:durableId="27F324E8" w16cex:dateUtc="2023-04-26T08:19:00Z"/>
  <w16cex:commentExtensible w16cex:durableId="27F32511" w16cex:dateUtc="2023-04-26T08:20:00Z"/>
  <w16cex:commentExtensible w16cex:durableId="27F325B0" w16cex:dateUtc="2023-04-26T08:23:00Z"/>
  <w16cex:commentExtensible w16cex:durableId="27F5BFF1" w16cex:dateUtc="2023-04-28T07:45:00Z"/>
  <w16cex:commentExtensible w16cex:durableId="27E2308C" w16cex:dateUtc="2023-04-13T11:41:00Z"/>
  <w16cex:commentExtensible w16cex:durableId="27E231B1" w16cex:dateUtc="2023-04-13T1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51544" w16cid:durableId="27F31F35"/>
  <w16cid:commentId w16cid:paraId="36A402CA" w16cid:durableId="27F32384"/>
  <w16cid:commentId w16cid:paraId="0FD09732" w16cid:durableId="27F33F38"/>
  <w16cid:commentId w16cid:paraId="7E38695F" w16cid:durableId="27E1FC58"/>
  <w16cid:commentId w16cid:paraId="6A07C23B" w16cid:durableId="27F323F8"/>
  <w16cid:commentId w16cid:paraId="22846BD8" w16cid:durableId="27F33F82"/>
  <w16cid:commentId w16cid:paraId="2012879F" w16cid:durableId="27F3249E"/>
  <w16cid:commentId w16cid:paraId="07DC4624" w16cid:durableId="27F324E8"/>
  <w16cid:commentId w16cid:paraId="350E712B" w16cid:durableId="27F32511"/>
  <w16cid:commentId w16cid:paraId="627FDE9C" w16cid:durableId="27F325B0"/>
  <w16cid:commentId w16cid:paraId="03FB311F" w16cid:durableId="27F5BFF1"/>
  <w16cid:commentId w16cid:paraId="7EE19843" w16cid:durableId="27E2308C"/>
  <w16cid:commentId w16cid:paraId="0C6C1DF3" w16cid:durableId="27FC5189"/>
  <w16cid:commentId w16cid:paraId="2E6670FF" w16cid:durableId="27E231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65BB4" w14:textId="77777777" w:rsidR="009A49B3" w:rsidRDefault="009A49B3" w:rsidP="00661F0B">
      <w:r>
        <w:separator/>
      </w:r>
    </w:p>
    <w:p w14:paraId="2568D99D" w14:textId="77777777" w:rsidR="009A49B3" w:rsidRDefault="009A49B3"/>
  </w:endnote>
  <w:endnote w:type="continuationSeparator" w:id="0">
    <w:p w14:paraId="0B972AC6" w14:textId="77777777" w:rsidR="009A49B3" w:rsidRDefault="009A49B3" w:rsidP="00661F0B">
      <w:r>
        <w:continuationSeparator/>
      </w:r>
    </w:p>
    <w:p w14:paraId="4150B76F" w14:textId="77777777" w:rsidR="009A49B3" w:rsidRDefault="009A49B3"/>
  </w:endnote>
  <w:endnote w:type="continuationNotice" w:id="1">
    <w:p w14:paraId="3EC2AB63" w14:textId="77777777" w:rsidR="009A49B3" w:rsidRDefault="009A49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71E7" w14:textId="77777777" w:rsidR="00290092" w:rsidRDefault="00290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F3F32" w14:textId="77777777" w:rsidR="009A49B3" w:rsidRDefault="009A49B3" w:rsidP="00661F0B">
      <w:r>
        <w:separator/>
      </w:r>
    </w:p>
  </w:footnote>
  <w:footnote w:type="continuationSeparator" w:id="0">
    <w:p w14:paraId="03EDB6D1" w14:textId="77777777" w:rsidR="009A49B3" w:rsidRDefault="009A49B3" w:rsidP="00661F0B">
      <w:r>
        <w:continuationSeparator/>
      </w:r>
    </w:p>
    <w:p w14:paraId="518B2700" w14:textId="77777777" w:rsidR="009A49B3" w:rsidRDefault="009A49B3"/>
  </w:footnote>
  <w:footnote w:type="continuationNotice" w:id="1">
    <w:p w14:paraId="30FC4CAE" w14:textId="77777777" w:rsidR="009A49B3" w:rsidRDefault="009A49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AAA36" w14:textId="77777777" w:rsidR="00290092" w:rsidRDefault="00290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1708C74E"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A75DAC">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A75DAC">
      <w:rPr>
        <w:noProof/>
      </w:rPr>
      <w:t>OptiVLM Vault Balance 10.10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A75DAC">
      <w:rPr>
        <w:noProof/>
      </w:rPr>
      <w:t>User Reference Guide</w:t>
    </w:r>
    <w:r w:rsidRPr="00DE5501">
      <w:rPr>
        <w:noProof/>
      </w:rPr>
      <w:fldChar w:fldCharType="end"/>
    </w:r>
  </w:p>
  <w:p w14:paraId="67AD88FF" w14:textId="1B07D90E" w:rsidR="00541F51" w:rsidRPr="00A71BC0" w:rsidRDefault="00000000" w:rsidP="003D020F">
    <w:pPr>
      <w:pStyle w:val="Header"/>
      <w:pBdr>
        <w:bottom w:val="single" w:sz="24" w:space="5" w:color="54B948"/>
      </w:pBdr>
    </w:pPr>
    <w:fldSimple w:instr=" STYLEREF  &quot;Chapter Title&quot;  \* MERGEFORMAT ">
      <w:r w:rsidR="00A75DAC">
        <w:rPr>
          <w:noProof/>
        </w:rPr>
        <w:t>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8240"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028672069" name="Picture 202867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31CEA1CF"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A75DAC">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A75DAC">
      <w:rPr>
        <w:noProof/>
      </w:rPr>
      <w:t>OptiVLM Vault Balance 10.10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A75DAC">
      <w:rPr>
        <w:noProof/>
      </w:rPr>
      <w:t>User Reference Guide</w:t>
    </w:r>
    <w:r w:rsidRPr="00DE5501">
      <w:rPr>
        <w:noProof/>
      </w:rPr>
      <w:fldChar w:fldCharType="end"/>
    </w:r>
  </w:p>
  <w:p w14:paraId="12E4E5B8" w14:textId="3F973254"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A75DAC">
      <w:rPr>
        <w:bCs/>
        <w:noProof/>
        <w:lang w:val="en-US"/>
      </w:rPr>
      <w:t>INTRODUCTION TO VAULT BALANCE</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4EF7CD3"/>
    <w:multiLevelType w:val="multilevel"/>
    <w:tmpl w:val="0002C1DE"/>
    <w:numStyleLink w:val="Warnings"/>
  </w:abstractNum>
  <w:abstractNum w:abstractNumId="19" w15:restartNumberingAfterBreak="0">
    <w:nsid w:val="3610378A"/>
    <w:multiLevelType w:val="multilevel"/>
    <w:tmpl w:val="5964A964"/>
    <w:numStyleLink w:val="ChaptersandAppendices"/>
  </w:abstractNum>
  <w:abstractNum w:abstractNumId="20" w15:restartNumberingAfterBreak="0">
    <w:nsid w:val="4AC52D55"/>
    <w:multiLevelType w:val="multilevel"/>
    <w:tmpl w:val="53E87238"/>
    <w:numStyleLink w:val="Captions"/>
  </w:abstractNum>
  <w:abstractNum w:abstractNumId="21"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3" w15:restartNumberingAfterBreak="0">
    <w:nsid w:val="51D40B1E"/>
    <w:multiLevelType w:val="multilevel"/>
    <w:tmpl w:val="1C8C91B8"/>
    <w:styleLink w:val="BulletLists"/>
    <w:lvl w:ilvl="0">
      <w:start w:val="1"/>
      <w:numFmt w:val="bullet"/>
      <w:lvlText w:val="●"/>
      <w:lvlJc w:val="left"/>
      <w:pPr>
        <w:ind w:left="1077" w:hanging="357"/>
      </w:pPr>
      <w:rPr>
        <w:rFonts w:ascii="Arial" w:hAnsi="Arial" w:hint="default"/>
      </w:rPr>
    </w:lvl>
    <w:lvl w:ilvl="1">
      <w:start w:val="1"/>
      <w:numFmt w:val="bullet"/>
      <w:lvlText w:val="○"/>
      <w:lvlJc w:val="left"/>
      <w:pPr>
        <w:ind w:left="1440" w:hanging="363"/>
      </w:pPr>
      <w:rPr>
        <w:rFonts w:ascii="Arial" w:hAnsi="Arial" w:hint="default"/>
      </w:rPr>
    </w:lvl>
    <w:lvl w:ilvl="2">
      <w:start w:val="1"/>
      <w:numFmt w:val="bullet"/>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4"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2B27"/>
    <w:multiLevelType w:val="multilevel"/>
    <w:tmpl w:val="53E87238"/>
    <w:numStyleLink w:val="Captions"/>
  </w:abstractNum>
  <w:abstractNum w:abstractNumId="26"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F7411DC"/>
    <w:multiLevelType w:val="multilevel"/>
    <w:tmpl w:val="2CD0B178"/>
    <w:numStyleLink w:val="NumberLists"/>
  </w:abstractNum>
  <w:abstractNum w:abstractNumId="29" w15:restartNumberingAfterBreak="0">
    <w:nsid w:val="77037E76"/>
    <w:multiLevelType w:val="multilevel"/>
    <w:tmpl w:val="1C8C91B8"/>
    <w:numStyleLink w:val="BulletLists"/>
  </w:abstractNum>
  <w:abstractNum w:abstractNumId="30"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3"/>
  </w:num>
  <w:num w:numId="3" w16cid:durableId="613833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7"/>
  </w:num>
  <w:num w:numId="5" w16cid:durableId="6886061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2"/>
  </w:num>
  <w:num w:numId="7" w16cid:durableId="19320828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8"/>
  </w:num>
  <w:num w:numId="17" w16cid:durableId="1272009964">
    <w:abstractNumId w:val="13"/>
  </w:num>
  <w:num w:numId="18" w16cid:durableId="10277506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5"/>
  </w:num>
  <w:num w:numId="26" w16cid:durableId="1692218718">
    <w:abstractNumId w:val="30"/>
  </w:num>
  <w:num w:numId="27" w16cid:durableId="2078850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29"/>
  </w:num>
  <w:num w:numId="29" w16cid:durableId="1061827104">
    <w:abstractNumId w:val="25"/>
  </w:num>
  <w:num w:numId="30" w16cid:durableId="961762833">
    <w:abstractNumId w:val="19"/>
  </w:num>
  <w:num w:numId="31" w16cid:durableId="1842237943">
    <w:abstractNumId w:val="20"/>
  </w:num>
  <w:num w:numId="32" w16cid:durableId="1291788467">
    <w:abstractNumId w:val="27"/>
  </w:num>
  <w:num w:numId="33" w16cid:durableId="2051804933">
    <w:abstractNumId w:val="11"/>
  </w:num>
  <w:num w:numId="34" w16cid:durableId="278806401">
    <w:abstractNumId w:val="31"/>
  </w:num>
  <w:num w:numId="35" w16cid:durableId="2139299126">
    <w:abstractNumId w:val="12"/>
  </w:num>
  <w:num w:numId="36" w16cid:durableId="1180703645">
    <w:abstractNumId w:val="16"/>
  </w:num>
  <w:num w:numId="37" w16cid:durableId="2067219631">
    <w:abstractNumId w:val="21"/>
  </w:num>
  <w:num w:numId="38" w16cid:durableId="709840475">
    <w:abstractNumId w:val="26"/>
  </w:num>
  <w:num w:numId="39" w16cid:durableId="1082684779">
    <w:abstractNumId w:val="24"/>
  </w:num>
  <w:num w:numId="40" w16cid:durableId="1765763215">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nu, Sainath">
    <w15:presenceInfo w15:providerId="AD" w15:userId="S::sp185524@ncr.com::698c1215-778b-483e-864e-956cf1a4b188"/>
  </w15:person>
  <w15:person w15:author="Moses, Robinson">
    <w15:presenceInfo w15:providerId="None" w15:userId="Moses, Robinson"/>
  </w15:person>
  <w15:person w15:author="Kumar, Deepak">
    <w15:presenceInfo w15:providerId="AD" w15:userId="S::dk185219@ncr.com::28a9ce9c-3830-439d-bbe6-661b24dc3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qwUAGJfDfSwAAAA="/>
  </w:docVars>
  <w:rsids>
    <w:rsidRoot w:val="003F7B64"/>
    <w:rsid w:val="00000261"/>
    <w:rsid w:val="00001AAC"/>
    <w:rsid w:val="00001D57"/>
    <w:rsid w:val="0000311C"/>
    <w:rsid w:val="00003CB2"/>
    <w:rsid w:val="00003F8E"/>
    <w:rsid w:val="00004178"/>
    <w:rsid w:val="000062D7"/>
    <w:rsid w:val="000066CF"/>
    <w:rsid w:val="00006AAD"/>
    <w:rsid w:val="00006FB3"/>
    <w:rsid w:val="0001267D"/>
    <w:rsid w:val="000126AB"/>
    <w:rsid w:val="00015567"/>
    <w:rsid w:val="00016A10"/>
    <w:rsid w:val="00017069"/>
    <w:rsid w:val="00017147"/>
    <w:rsid w:val="00020478"/>
    <w:rsid w:val="00021C2B"/>
    <w:rsid w:val="0002226B"/>
    <w:rsid w:val="00023B79"/>
    <w:rsid w:val="00025F15"/>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7027"/>
    <w:rsid w:val="00050D52"/>
    <w:rsid w:val="00051164"/>
    <w:rsid w:val="00052142"/>
    <w:rsid w:val="0005267C"/>
    <w:rsid w:val="000537E6"/>
    <w:rsid w:val="00055B10"/>
    <w:rsid w:val="00060937"/>
    <w:rsid w:val="000611FC"/>
    <w:rsid w:val="00063D34"/>
    <w:rsid w:val="00065759"/>
    <w:rsid w:val="000716AA"/>
    <w:rsid w:val="000735B2"/>
    <w:rsid w:val="00074EE1"/>
    <w:rsid w:val="00076B5E"/>
    <w:rsid w:val="00077BEE"/>
    <w:rsid w:val="00077EC0"/>
    <w:rsid w:val="00080D45"/>
    <w:rsid w:val="00081B69"/>
    <w:rsid w:val="00085739"/>
    <w:rsid w:val="00087A3C"/>
    <w:rsid w:val="00091877"/>
    <w:rsid w:val="00091DBC"/>
    <w:rsid w:val="00094A0B"/>
    <w:rsid w:val="000957DC"/>
    <w:rsid w:val="0009659B"/>
    <w:rsid w:val="00096CCE"/>
    <w:rsid w:val="000A113F"/>
    <w:rsid w:val="000A1819"/>
    <w:rsid w:val="000A3B74"/>
    <w:rsid w:val="000A4187"/>
    <w:rsid w:val="000A4E58"/>
    <w:rsid w:val="000A55B4"/>
    <w:rsid w:val="000A5FA1"/>
    <w:rsid w:val="000B069F"/>
    <w:rsid w:val="000B14C9"/>
    <w:rsid w:val="000B156D"/>
    <w:rsid w:val="000B213B"/>
    <w:rsid w:val="000B2FF7"/>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2E8B"/>
    <w:rsid w:val="00103D35"/>
    <w:rsid w:val="00105AD3"/>
    <w:rsid w:val="00106C5C"/>
    <w:rsid w:val="00107E36"/>
    <w:rsid w:val="00111783"/>
    <w:rsid w:val="00113ACD"/>
    <w:rsid w:val="00117C02"/>
    <w:rsid w:val="00121437"/>
    <w:rsid w:val="0012432D"/>
    <w:rsid w:val="00124765"/>
    <w:rsid w:val="00125315"/>
    <w:rsid w:val="001258D2"/>
    <w:rsid w:val="00126182"/>
    <w:rsid w:val="0013012C"/>
    <w:rsid w:val="001323C1"/>
    <w:rsid w:val="00135F3F"/>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A81"/>
    <w:rsid w:val="00167F90"/>
    <w:rsid w:val="001714BE"/>
    <w:rsid w:val="001722CD"/>
    <w:rsid w:val="0017441E"/>
    <w:rsid w:val="00174E45"/>
    <w:rsid w:val="00177B4F"/>
    <w:rsid w:val="00177F20"/>
    <w:rsid w:val="001800D1"/>
    <w:rsid w:val="0018281C"/>
    <w:rsid w:val="001830CA"/>
    <w:rsid w:val="00183E0C"/>
    <w:rsid w:val="001841E8"/>
    <w:rsid w:val="00184845"/>
    <w:rsid w:val="00184B10"/>
    <w:rsid w:val="00186B3C"/>
    <w:rsid w:val="00186BB9"/>
    <w:rsid w:val="001871F6"/>
    <w:rsid w:val="0019388E"/>
    <w:rsid w:val="00194324"/>
    <w:rsid w:val="00195089"/>
    <w:rsid w:val="00195854"/>
    <w:rsid w:val="0019644B"/>
    <w:rsid w:val="00197FC5"/>
    <w:rsid w:val="001A301E"/>
    <w:rsid w:val="001A3DDA"/>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6DE"/>
    <w:rsid w:val="001D5E93"/>
    <w:rsid w:val="001D7180"/>
    <w:rsid w:val="001D75EE"/>
    <w:rsid w:val="001E51A8"/>
    <w:rsid w:val="001E5F4E"/>
    <w:rsid w:val="001E7959"/>
    <w:rsid w:val="001E7AC7"/>
    <w:rsid w:val="001F0DB4"/>
    <w:rsid w:val="001F2C76"/>
    <w:rsid w:val="001F4C21"/>
    <w:rsid w:val="001F4C84"/>
    <w:rsid w:val="001F649F"/>
    <w:rsid w:val="001F6662"/>
    <w:rsid w:val="0020101B"/>
    <w:rsid w:val="00201D2F"/>
    <w:rsid w:val="00202B58"/>
    <w:rsid w:val="00203782"/>
    <w:rsid w:val="00210D2F"/>
    <w:rsid w:val="00210DFB"/>
    <w:rsid w:val="00211E45"/>
    <w:rsid w:val="002121A5"/>
    <w:rsid w:val="0021232F"/>
    <w:rsid w:val="0021478F"/>
    <w:rsid w:val="00215312"/>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4C0D"/>
    <w:rsid w:val="00285674"/>
    <w:rsid w:val="00286E0A"/>
    <w:rsid w:val="00287C9F"/>
    <w:rsid w:val="00290092"/>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0556"/>
    <w:rsid w:val="002C19C5"/>
    <w:rsid w:val="002C38D9"/>
    <w:rsid w:val="002C49B3"/>
    <w:rsid w:val="002D04B9"/>
    <w:rsid w:val="002D3AD4"/>
    <w:rsid w:val="002D4204"/>
    <w:rsid w:val="002D4DA9"/>
    <w:rsid w:val="002D5B96"/>
    <w:rsid w:val="002D635E"/>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059D"/>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3E7"/>
    <w:rsid w:val="003A28E4"/>
    <w:rsid w:val="003A6490"/>
    <w:rsid w:val="003B065F"/>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3FB"/>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6C01"/>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0C7"/>
    <w:rsid w:val="004B2E13"/>
    <w:rsid w:val="004B38FE"/>
    <w:rsid w:val="004B4EF0"/>
    <w:rsid w:val="004B5149"/>
    <w:rsid w:val="004B7C36"/>
    <w:rsid w:val="004C1041"/>
    <w:rsid w:val="004C1B57"/>
    <w:rsid w:val="004C2BBB"/>
    <w:rsid w:val="004C3255"/>
    <w:rsid w:val="004C3D3D"/>
    <w:rsid w:val="004C3D85"/>
    <w:rsid w:val="004C3E1A"/>
    <w:rsid w:val="004C54A0"/>
    <w:rsid w:val="004C61C7"/>
    <w:rsid w:val="004C63F7"/>
    <w:rsid w:val="004C7776"/>
    <w:rsid w:val="004C7A54"/>
    <w:rsid w:val="004C7DE3"/>
    <w:rsid w:val="004D14EC"/>
    <w:rsid w:val="004D33A9"/>
    <w:rsid w:val="004D4908"/>
    <w:rsid w:val="004D4995"/>
    <w:rsid w:val="004D57D5"/>
    <w:rsid w:val="004D6413"/>
    <w:rsid w:val="004E06E1"/>
    <w:rsid w:val="004E1CF2"/>
    <w:rsid w:val="004E1FA3"/>
    <w:rsid w:val="004E334E"/>
    <w:rsid w:val="004E47CA"/>
    <w:rsid w:val="004E4BB7"/>
    <w:rsid w:val="004E5792"/>
    <w:rsid w:val="004E69E1"/>
    <w:rsid w:val="004F0347"/>
    <w:rsid w:val="004F0C0D"/>
    <w:rsid w:val="004F1470"/>
    <w:rsid w:val="004F17B9"/>
    <w:rsid w:val="004F51AA"/>
    <w:rsid w:val="004F54B0"/>
    <w:rsid w:val="00502619"/>
    <w:rsid w:val="005100AD"/>
    <w:rsid w:val="0051044B"/>
    <w:rsid w:val="005111A7"/>
    <w:rsid w:val="00512CB4"/>
    <w:rsid w:val="0051423B"/>
    <w:rsid w:val="00514DA4"/>
    <w:rsid w:val="0051556A"/>
    <w:rsid w:val="00515B4D"/>
    <w:rsid w:val="0051607D"/>
    <w:rsid w:val="00520E51"/>
    <w:rsid w:val="005228B8"/>
    <w:rsid w:val="005228C7"/>
    <w:rsid w:val="00523FC7"/>
    <w:rsid w:val="0052674F"/>
    <w:rsid w:val="00526BFB"/>
    <w:rsid w:val="0052734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50D06"/>
    <w:rsid w:val="005510A0"/>
    <w:rsid w:val="00551C91"/>
    <w:rsid w:val="00552480"/>
    <w:rsid w:val="00552F48"/>
    <w:rsid w:val="005541B9"/>
    <w:rsid w:val="005544F1"/>
    <w:rsid w:val="005546DB"/>
    <w:rsid w:val="00554BB0"/>
    <w:rsid w:val="00555188"/>
    <w:rsid w:val="0055560E"/>
    <w:rsid w:val="00556782"/>
    <w:rsid w:val="00557117"/>
    <w:rsid w:val="00570AEC"/>
    <w:rsid w:val="00570C69"/>
    <w:rsid w:val="00571276"/>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97D98"/>
    <w:rsid w:val="005A0089"/>
    <w:rsid w:val="005A082A"/>
    <w:rsid w:val="005A50CB"/>
    <w:rsid w:val="005A68E0"/>
    <w:rsid w:val="005A752E"/>
    <w:rsid w:val="005B23CD"/>
    <w:rsid w:val="005B26EA"/>
    <w:rsid w:val="005B2B84"/>
    <w:rsid w:val="005B5780"/>
    <w:rsid w:val="005C08A7"/>
    <w:rsid w:val="005C1548"/>
    <w:rsid w:val="005C182C"/>
    <w:rsid w:val="005C38E0"/>
    <w:rsid w:val="005C47B0"/>
    <w:rsid w:val="005C4809"/>
    <w:rsid w:val="005C75FF"/>
    <w:rsid w:val="005D3833"/>
    <w:rsid w:val="005D48D5"/>
    <w:rsid w:val="005D5750"/>
    <w:rsid w:val="005D66A3"/>
    <w:rsid w:val="005E07F2"/>
    <w:rsid w:val="005E111A"/>
    <w:rsid w:val="005E3E5E"/>
    <w:rsid w:val="005E5DF9"/>
    <w:rsid w:val="005E7461"/>
    <w:rsid w:val="005F2BF0"/>
    <w:rsid w:val="005F2F15"/>
    <w:rsid w:val="005F4FDA"/>
    <w:rsid w:val="0060000E"/>
    <w:rsid w:val="006017FD"/>
    <w:rsid w:val="00601BB1"/>
    <w:rsid w:val="00602AFD"/>
    <w:rsid w:val="00602BAD"/>
    <w:rsid w:val="00602C40"/>
    <w:rsid w:val="00602E63"/>
    <w:rsid w:val="0060369A"/>
    <w:rsid w:val="0060369E"/>
    <w:rsid w:val="00603C43"/>
    <w:rsid w:val="00603FC0"/>
    <w:rsid w:val="006045DF"/>
    <w:rsid w:val="0060488A"/>
    <w:rsid w:val="00605844"/>
    <w:rsid w:val="00605C7F"/>
    <w:rsid w:val="0061087E"/>
    <w:rsid w:val="00610E38"/>
    <w:rsid w:val="0061137D"/>
    <w:rsid w:val="006116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4D48"/>
    <w:rsid w:val="006464F8"/>
    <w:rsid w:val="00646E86"/>
    <w:rsid w:val="00647761"/>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25B0"/>
    <w:rsid w:val="006843AB"/>
    <w:rsid w:val="00686BD7"/>
    <w:rsid w:val="00687DF9"/>
    <w:rsid w:val="0069378E"/>
    <w:rsid w:val="006940CA"/>
    <w:rsid w:val="006958CC"/>
    <w:rsid w:val="00696EA9"/>
    <w:rsid w:val="006A07B9"/>
    <w:rsid w:val="006A1B0F"/>
    <w:rsid w:val="006A3C63"/>
    <w:rsid w:val="006A4B9A"/>
    <w:rsid w:val="006A6900"/>
    <w:rsid w:val="006B15E8"/>
    <w:rsid w:val="006B572B"/>
    <w:rsid w:val="006B5BD3"/>
    <w:rsid w:val="006B5D03"/>
    <w:rsid w:val="006B6989"/>
    <w:rsid w:val="006C049F"/>
    <w:rsid w:val="006C10B3"/>
    <w:rsid w:val="006C63C0"/>
    <w:rsid w:val="006C64CC"/>
    <w:rsid w:val="006D078B"/>
    <w:rsid w:val="006D11BB"/>
    <w:rsid w:val="006D22D1"/>
    <w:rsid w:val="006D4DAE"/>
    <w:rsid w:val="006D6820"/>
    <w:rsid w:val="006E1488"/>
    <w:rsid w:val="006E1E4A"/>
    <w:rsid w:val="006E51C4"/>
    <w:rsid w:val="006E7189"/>
    <w:rsid w:val="006E76DA"/>
    <w:rsid w:val="006F4FA0"/>
    <w:rsid w:val="006F7E73"/>
    <w:rsid w:val="007004B3"/>
    <w:rsid w:val="007010E3"/>
    <w:rsid w:val="00704F2E"/>
    <w:rsid w:val="007057B2"/>
    <w:rsid w:val="007065A4"/>
    <w:rsid w:val="00711D05"/>
    <w:rsid w:val="0071317B"/>
    <w:rsid w:val="00713A6D"/>
    <w:rsid w:val="00715516"/>
    <w:rsid w:val="00715699"/>
    <w:rsid w:val="00716163"/>
    <w:rsid w:val="00717229"/>
    <w:rsid w:val="00721E1C"/>
    <w:rsid w:val="00722122"/>
    <w:rsid w:val="007260CD"/>
    <w:rsid w:val="00727AF9"/>
    <w:rsid w:val="00727FB1"/>
    <w:rsid w:val="007303C2"/>
    <w:rsid w:val="00731E74"/>
    <w:rsid w:val="00737115"/>
    <w:rsid w:val="00737795"/>
    <w:rsid w:val="00737877"/>
    <w:rsid w:val="00737E57"/>
    <w:rsid w:val="00740415"/>
    <w:rsid w:val="007416DC"/>
    <w:rsid w:val="007419F4"/>
    <w:rsid w:val="00741B6B"/>
    <w:rsid w:val="007429FE"/>
    <w:rsid w:val="0074461F"/>
    <w:rsid w:val="00744C27"/>
    <w:rsid w:val="00744E67"/>
    <w:rsid w:val="0074500C"/>
    <w:rsid w:val="00745C0A"/>
    <w:rsid w:val="00746C20"/>
    <w:rsid w:val="00747D38"/>
    <w:rsid w:val="00750B07"/>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4F7A"/>
    <w:rsid w:val="00777C81"/>
    <w:rsid w:val="00780178"/>
    <w:rsid w:val="00783BEC"/>
    <w:rsid w:val="007857DD"/>
    <w:rsid w:val="00785F49"/>
    <w:rsid w:val="007873F4"/>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4D2B"/>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7533"/>
    <w:rsid w:val="007E2F35"/>
    <w:rsid w:val="007E308D"/>
    <w:rsid w:val="007E32CA"/>
    <w:rsid w:val="007E4614"/>
    <w:rsid w:val="007E4C97"/>
    <w:rsid w:val="007E5690"/>
    <w:rsid w:val="007E7FFC"/>
    <w:rsid w:val="007F13BF"/>
    <w:rsid w:val="007F2423"/>
    <w:rsid w:val="007F2856"/>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3D4F"/>
    <w:rsid w:val="0081456B"/>
    <w:rsid w:val="00815420"/>
    <w:rsid w:val="00817C7B"/>
    <w:rsid w:val="00817FB7"/>
    <w:rsid w:val="008237D2"/>
    <w:rsid w:val="00825918"/>
    <w:rsid w:val="008270F5"/>
    <w:rsid w:val="00830085"/>
    <w:rsid w:val="008310CE"/>
    <w:rsid w:val="00833DCC"/>
    <w:rsid w:val="008373BD"/>
    <w:rsid w:val="00837B06"/>
    <w:rsid w:val="0084178F"/>
    <w:rsid w:val="008447FE"/>
    <w:rsid w:val="00846242"/>
    <w:rsid w:val="00846727"/>
    <w:rsid w:val="00852372"/>
    <w:rsid w:val="00853805"/>
    <w:rsid w:val="00855D73"/>
    <w:rsid w:val="00856631"/>
    <w:rsid w:val="0085746B"/>
    <w:rsid w:val="00857C92"/>
    <w:rsid w:val="00863483"/>
    <w:rsid w:val="00864C23"/>
    <w:rsid w:val="00865194"/>
    <w:rsid w:val="008672AF"/>
    <w:rsid w:val="00870A0A"/>
    <w:rsid w:val="00872D7D"/>
    <w:rsid w:val="00872F84"/>
    <w:rsid w:val="00873F8E"/>
    <w:rsid w:val="00874270"/>
    <w:rsid w:val="00874D16"/>
    <w:rsid w:val="00876269"/>
    <w:rsid w:val="0087651F"/>
    <w:rsid w:val="00881485"/>
    <w:rsid w:val="00881C49"/>
    <w:rsid w:val="00887865"/>
    <w:rsid w:val="008907B0"/>
    <w:rsid w:val="00890AE9"/>
    <w:rsid w:val="008919F8"/>
    <w:rsid w:val="008941EE"/>
    <w:rsid w:val="00894DF4"/>
    <w:rsid w:val="008A00D1"/>
    <w:rsid w:val="008A055A"/>
    <w:rsid w:val="008A13E0"/>
    <w:rsid w:val="008A432C"/>
    <w:rsid w:val="008A6D29"/>
    <w:rsid w:val="008A784B"/>
    <w:rsid w:val="008B0FD4"/>
    <w:rsid w:val="008B48D5"/>
    <w:rsid w:val="008C1ACB"/>
    <w:rsid w:val="008C2D60"/>
    <w:rsid w:val="008C3776"/>
    <w:rsid w:val="008C3B63"/>
    <w:rsid w:val="008C45E9"/>
    <w:rsid w:val="008C53D8"/>
    <w:rsid w:val="008C573E"/>
    <w:rsid w:val="008C6787"/>
    <w:rsid w:val="008C6CFC"/>
    <w:rsid w:val="008D0F23"/>
    <w:rsid w:val="008D10FE"/>
    <w:rsid w:val="008D5BD1"/>
    <w:rsid w:val="008D6614"/>
    <w:rsid w:val="008E2635"/>
    <w:rsid w:val="008E4F0D"/>
    <w:rsid w:val="008E5A24"/>
    <w:rsid w:val="008E70F9"/>
    <w:rsid w:val="008E7A47"/>
    <w:rsid w:val="008F446C"/>
    <w:rsid w:val="008F4CFE"/>
    <w:rsid w:val="008F6C9D"/>
    <w:rsid w:val="008F7AF4"/>
    <w:rsid w:val="00904109"/>
    <w:rsid w:val="009045D0"/>
    <w:rsid w:val="00904FB6"/>
    <w:rsid w:val="0090574B"/>
    <w:rsid w:val="00905898"/>
    <w:rsid w:val="00906CC0"/>
    <w:rsid w:val="00911B32"/>
    <w:rsid w:val="00914480"/>
    <w:rsid w:val="00914C82"/>
    <w:rsid w:val="00917C51"/>
    <w:rsid w:val="00921B82"/>
    <w:rsid w:val="00921C30"/>
    <w:rsid w:val="00922C5C"/>
    <w:rsid w:val="00924A45"/>
    <w:rsid w:val="00925F1C"/>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179D"/>
    <w:rsid w:val="0096322C"/>
    <w:rsid w:val="009632FE"/>
    <w:rsid w:val="00964606"/>
    <w:rsid w:val="0096711D"/>
    <w:rsid w:val="009724BF"/>
    <w:rsid w:val="00972EB6"/>
    <w:rsid w:val="009735C9"/>
    <w:rsid w:val="00974C72"/>
    <w:rsid w:val="00975175"/>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49B3"/>
    <w:rsid w:val="009A5824"/>
    <w:rsid w:val="009B2ABF"/>
    <w:rsid w:val="009B5D27"/>
    <w:rsid w:val="009B798B"/>
    <w:rsid w:val="009C00C6"/>
    <w:rsid w:val="009C097A"/>
    <w:rsid w:val="009C3519"/>
    <w:rsid w:val="009C3949"/>
    <w:rsid w:val="009C4347"/>
    <w:rsid w:val="009C4B96"/>
    <w:rsid w:val="009C566D"/>
    <w:rsid w:val="009D0132"/>
    <w:rsid w:val="009D69F2"/>
    <w:rsid w:val="009D6C9D"/>
    <w:rsid w:val="009E0EE9"/>
    <w:rsid w:val="009E1B7D"/>
    <w:rsid w:val="009E1DDC"/>
    <w:rsid w:val="009E3CD5"/>
    <w:rsid w:val="009E5D0E"/>
    <w:rsid w:val="009E678D"/>
    <w:rsid w:val="009F1AE7"/>
    <w:rsid w:val="009F2CBE"/>
    <w:rsid w:val="009F39D0"/>
    <w:rsid w:val="009F3BDF"/>
    <w:rsid w:val="009F4203"/>
    <w:rsid w:val="00A00024"/>
    <w:rsid w:val="00A029DF"/>
    <w:rsid w:val="00A054D7"/>
    <w:rsid w:val="00A10D66"/>
    <w:rsid w:val="00A126C9"/>
    <w:rsid w:val="00A12C70"/>
    <w:rsid w:val="00A140ED"/>
    <w:rsid w:val="00A2061E"/>
    <w:rsid w:val="00A21824"/>
    <w:rsid w:val="00A236D0"/>
    <w:rsid w:val="00A24E8F"/>
    <w:rsid w:val="00A3154F"/>
    <w:rsid w:val="00A32DE2"/>
    <w:rsid w:val="00A34563"/>
    <w:rsid w:val="00A35E5A"/>
    <w:rsid w:val="00A367E6"/>
    <w:rsid w:val="00A36E4F"/>
    <w:rsid w:val="00A370A3"/>
    <w:rsid w:val="00A41427"/>
    <w:rsid w:val="00A42455"/>
    <w:rsid w:val="00A43FA7"/>
    <w:rsid w:val="00A43FDB"/>
    <w:rsid w:val="00A45F57"/>
    <w:rsid w:val="00A46034"/>
    <w:rsid w:val="00A5176C"/>
    <w:rsid w:val="00A52851"/>
    <w:rsid w:val="00A53572"/>
    <w:rsid w:val="00A54977"/>
    <w:rsid w:val="00A54D05"/>
    <w:rsid w:val="00A56347"/>
    <w:rsid w:val="00A56CC6"/>
    <w:rsid w:val="00A64AEB"/>
    <w:rsid w:val="00A663FE"/>
    <w:rsid w:val="00A66ABF"/>
    <w:rsid w:val="00A671BE"/>
    <w:rsid w:val="00A704D3"/>
    <w:rsid w:val="00A716AC"/>
    <w:rsid w:val="00A71BC0"/>
    <w:rsid w:val="00A72106"/>
    <w:rsid w:val="00A72BF3"/>
    <w:rsid w:val="00A74F32"/>
    <w:rsid w:val="00A75DAC"/>
    <w:rsid w:val="00A77825"/>
    <w:rsid w:val="00A81187"/>
    <w:rsid w:val="00A84977"/>
    <w:rsid w:val="00A85326"/>
    <w:rsid w:val="00A855A0"/>
    <w:rsid w:val="00A87F4D"/>
    <w:rsid w:val="00A91DE0"/>
    <w:rsid w:val="00A92CC4"/>
    <w:rsid w:val="00A933F7"/>
    <w:rsid w:val="00A95B3C"/>
    <w:rsid w:val="00A96BD4"/>
    <w:rsid w:val="00A9728D"/>
    <w:rsid w:val="00AA025A"/>
    <w:rsid w:val="00AA271F"/>
    <w:rsid w:val="00AA2BD7"/>
    <w:rsid w:val="00AA5126"/>
    <w:rsid w:val="00AA6729"/>
    <w:rsid w:val="00AB09A3"/>
    <w:rsid w:val="00AB1ED1"/>
    <w:rsid w:val="00AB2BA6"/>
    <w:rsid w:val="00AB5BC2"/>
    <w:rsid w:val="00AB6842"/>
    <w:rsid w:val="00AC1350"/>
    <w:rsid w:val="00AC23E9"/>
    <w:rsid w:val="00AC28D2"/>
    <w:rsid w:val="00AC7BC9"/>
    <w:rsid w:val="00AD017D"/>
    <w:rsid w:val="00AD0C28"/>
    <w:rsid w:val="00AD1162"/>
    <w:rsid w:val="00AD345A"/>
    <w:rsid w:val="00AD4B92"/>
    <w:rsid w:val="00AD6B35"/>
    <w:rsid w:val="00AD708A"/>
    <w:rsid w:val="00AE0DA0"/>
    <w:rsid w:val="00AE1203"/>
    <w:rsid w:val="00AE1AA6"/>
    <w:rsid w:val="00AE233B"/>
    <w:rsid w:val="00AE2647"/>
    <w:rsid w:val="00AE501D"/>
    <w:rsid w:val="00AE697A"/>
    <w:rsid w:val="00AE6F49"/>
    <w:rsid w:val="00AF078C"/>
    <w:rsid w:val="00AF272C"/>
    <w:rsid w:val="00AF40B2"/>
    <w:rsid w:val="00AF47AB"/>
    <w:rsid w:val="00AF52D6"/>
    <w:rsid w:val="00AF7B5D"/>
    <w:rsid w:val="00B00711"/>
    <w:rsid w:val="00B007A7"/>
    <w:rsid w:val="00B017D1"/>
    <w:rsid w:val="00B028D8"/>
    <w:rsid w:val="00B037C4"/>
    <w:rsid w:val="00B038D9"/>
    <w:rsid w:val="00B03AF4"/>
    <w:rsid w:val="00B03ECA"/>
    <w:rsid w:val="00B04DC1"/>
    <w:rsid w:val="00B053C3"/>
    <w:rsid w:val="00B05E19"/>
    <w:rsid w:val="00B07902"/>
    <w:rsid w:val="00B113B2"/>
    <w:rsid w:val="00B12028"/>
    <w:rsid w:val="00B13F7B"/>
    <w:rsid w:val="00B15420"/>
    <w:rsid w:val="00B166E2"/>
    <w:rsid w:val="00B17480"/>
    <w:rsid w:val="00B21BD2"/>
    <w:rsid w:val="00B21DED"/>
    <w:rsid w:val="00B22603"/>
    <w:rsid w:val="00B234EF"/>
    <w:rsid w:val="00B26B18"/>
    <w:rsid w:val="00B26C11"/>
    <w:rsid w:val="00B30854"/>
    <w:rsid w:val="00B316D0"/>
    <w:rsid w:val="00B316E2"/>
    <w:rsid w:val="00B31A7D"/>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68CD"/>
    <w:rsid w:val="00B67C87"/>
    <w:rsid w:val="00B72B2A"/>
    <w:rsid w:val="00B74AD5"/>
    <w:rsid w:val="00B77878"/>
    <w:rsid w:val="00B77B7D"/>
    <w:rsid w:val="00B8158E"/>
    <w:rsid w:val="00B815F5"/>
    <w:rsid w:val="00B817E7"/>
    <w:rsid w:val="00B8261F"/>
    <w:rsid w:val="00B8452C"/>
    <w:rsid w:val="00B85FC9"/>
    <w:rsid w:val="00B90B30"/>
    <w:rsid w:val="00B92F04"/>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C725E"/>
    <w:rsid w:val="00BD09AD"/>
    <w:rsid w:val="00BD14E0"/>
    <w:rsid w:val="00BD2E10"/>
    <w:rsid w:val="00BD519D"/>
    <w:rsid w:val="00BD51AC"/>
    <w:rsid w:val="00BD5A8C"/>
    <w:rsid w:val="00BE0CF0"/>
    <w:rsid w:val="00BE2AB9"/>
    <w:rsid w:val="00BE3C42"/>
    <w:rsid w:val="00BE4DB6"/>
    <w:rsid w:val="00BE615F"/>
    <w:rsid w:val="00BE6F9A"/>
    <w:rsid w:val="00BF3057"/>
    <w:rsid w:val="00BF59AB"/>
    <w:rsid w:val="00C00103"/>
    <w:rsid w:val="00C01CEB"/>
    <w:rsid w:val="00C0595E"/>
    <w:rsid w:val="00C068FE"/>
    <w:rsid w:val="00C06923"/>
    <w:rsid w:val="00C100A2"/>
    <w:rsid w:val="00C108D6"/>
    <w:rsid w:val="00C131DD"/>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17D"/>
    <w:rsid w:val="00C43AD3"/>
    <w:rsid w:val="00C4427F"/>
    <w:rsid w:val="00C457BE"/>
    <w:rsid w:val="00C45D66"/>
    <w:rsid w:val="00C46547"/>
    <w:rsid w:val="00C47529"/>
    <w:rsid w:val="00C50097"/>
    <w:rsid w:val="00C51359"/>
    <w:rsid w:val="00C52391"/>
    <w:rsid w:val="00C610D5"/>
    <w:rsid w:val="00C6171A"/>
    <w:rsid w:val="00C61C28"/>
    <w:rsid w:val="00C632BA"/>
    <w:rsid w:val="00C632C3"/>
    <w:rsid w:val="00C64E0E"/>
    <w:rsid w:val="00C652A4"/>
    <w:rsid w:val="00C659D8"/>
    <w:rsid w:val="00C66CF9"/>
    <w:rsid w:val="00C70B03"/>
    <w:rsid w:val="00C778F1"/>
    <w:rsid w:val="00C81419"/>
    <w:rsid w:val="00C8217E"/>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C06"/>
    <w:rsid w:val="00CC722B"/>
    <w:rsid w:val="00CD0AE9"/>
    <w:rsid w:val="00CD0BBC"/>
    <w:rsid w:val="00CD0D4A"/>
    <w:rsid w:val="00CD3A7E"/>
    <w:rsid w:val="00CE1414"/>
    <w:rsid w:val="00CE1B93"/>
    <w:rsid w:val="00CE294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0731E"/>
    <w:rsid w:val="00D11059"/>
    <w:rsid w:val="00D17A72"/>
    <w:rsid w:val="00D21565"/>
    <w:rsid w:val="00D21AF3"/>
    <w:rsid w:val="00D226D0"/>
    <w:rsid w:val="00D22F24"/>
    <w:rsid w:val="00D2345C"/>
    <w:rsid w:val="00D252CD"/>
    <w:rsid w:val="00D27CDB"/>
    <w:rsid w:val="00D27EB9"/>
    <w:rsid w:val="00D31055"/>
    <w:rsid w:val="00D315AF"/>
    <w:rsid w:val="00D3514D"/>
    <w:rsid w:val="00D36C7F"/>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0B1F"/>
    <w:rsid w:val="00DB167B"/>
    <w:rsid w:val="00DB16E8"/>
    <w:rsid w:val="00DB4DA6"/>
    <w:rsid w:val="00DB6016"/>
    <w:rsid w:val="00DB60E0"/>
    <w:rsid w:val="00DC2712"/>
    <w:rsid w:val="00DC3515"/>
    <w:rsid w:val="00DC3738"/>
    <w:rsid w:val="00DC509B"/>
    <w:rsid w:val="00DC5F03"/>
    <w:rsid w:val="00DC6C2B"/>
    <w:rsid w:val="00DD1142"/>
    <w:rsid w:val="00DD146C"/>
    <w:rsid w:val="00DD3765"/>
    <w:rsid w:val="00DD4EFB"/>
    <w:rsid w:val="00DD570D"/>
    <w:rsid w:val="00DD6019"/>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179F5"/>
    <w:rsid w:val="00E23C69"/>
    <w:rsid w:val="00E243C5"/>
    <w:rsid w:val="00E24F9C"/>
    <w:rsid w:val="00E303B8"/>
    <w:rsid w:val="00E30C99"/>
    <w:rsid w:val="00E33D13"/>
    <w:rsid w:val="00E3579F"/>
    <w:rsid w:val="00E36B2F"/>
    <w:rsid w:val="00E37B0D"/>
    <w:rsid w:val="00E40485"/>
    <w:rsid w:val="00E4174E"/>
    <w:rsid w:val="00E44634"/>
    <w:rsid w:val="00E500CF"/>
    <w:rsid w:val="00E501D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2C3A"/>
    <w:rsid w:val="00E86401"/>
    <w:rsid w:val="00E86EC1"/>
    <w:rsid w:val="00E87DAE"/>
    <w:rsid w:val="00E92381"/>
    <w:rsid w:val="00E931FC"/>
    <w:rsid w:val="00E945E5"/>
    <w:rsid w:val="00EA13E7"/>
    <w:rsid w:val="00EA4423"/>
    <w:rsid w:val="00EA48FA"/>
    <w:rsid w:val="00EA4C5B"/>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E0133"/>
    <w:rsid w:val="00EE156F"/>
    <w:rsid w:val="00EE2021"/>
    <w:rsid w:val="00EE334A"/>
    <w:rsid w:val="00EE5653"/>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434"/>
    <w:rsid w:val="00F2096A"/>
    <w:rsid w:val="00F20DEE"/>
    <w:rsid w:val="00F22328"/>
    <w:rsid w:val="00F2240C"/>
    <w:rsid w:val="00F23621"/>
    <w:rsid w:val="00F24889"/>
    <w:rsid w:val="00F26711"/>
    <w:rsid w:val="00F317E8"/>
    <w:rsid w:val="00F328CC"/>
    <w:rsid w:val="00F37897"/>
    <w:rsid w:val="00F37E2A"/>
    <w:rsid w:val="00F42BBB"/>
    <w:rsid w:val="00F46161"/>
    <w:rsid w:val="00F46338"/>
    <w:rsid w:val="00F47C7B"/>
    <w:rsid w:val="00F518C5"/>
    <w:rsid w:val="00F5245E"/>
    <w:rsid w:val="00F52559"/>
    <w:rsid w:val="00F56777"/>
    <w:rsid w:val="00F575E5"/>
    <w:rsid w:val="00F57876"/>
    <w:rsid w:val="00F57A14"/>
    <w:rsid w:val="00F61F8D"/>
    <w:rsid w:val="00F7048A"/>
    <w:rsid w:val="00F70795"/>
    <w:rsid w:val="00F707AD"/>
    <w:rsid w:val="00F72516"/>
    <w:rsid w:val="00F739D8"/>
    <w:rsid w:val="00F73D01"/>
    <w:rsid w:val="00F73F14"/>
    <w:rsid w:val="00F77017"/>
    <w:rsid w:val="00F81038"/>
    <w:rsid w:val="00F814DB"/>
    <w:rsid w:val="00F830AD"/>
    <w:rsid w:val="00F83AB7"/>
    <w:rsid w:val="00F83D12"/>
    <w:rsid w:val="00F85C32"/>
    <w:rsid w:val="00F90CF8"/>
    <w:rsid w:val="00F922C0"/>
    <w:rsid w:val="00F92595"/>
    <w:rsid w:val="00F92E26"/>
    <w:rsid w:val="00F934E4"/>
    <w:rsid w:val="00F94746"/>
    <w:rsid w:val="00FA1118"/>
    <w:rsid w:val="00FA1D57"/>
    <w:rsid w:val="00FA31A6"/>
    <w:rsid w:val="00FA3596"/>
    <w:rsid w:val="00FA3C8F"/>
    <w:rsid w:val="00FA4135"/>
    <w:rsid w:val="00FA495E"/>
    <w:rsid w:val="00FA5EF5"/>
    <w:rsid w:val="00FA6D5B"/>
    <w:rsid w:val="00FA70FE"/>
    <w:rsid w:val="00FA7F2B"/>
    <w:rsid w:val="00FB439E"/>
    <w:rsid w:val="00FB5E1E"/>
    <w:rsid w:val="00FB7546"/>
    <w:rsid w:val="00FC33F8"/>
    <w:rsid w:val="00FC7096"/>
    <w:rsid w:val="00FC7480"/>
    <w:rsid w:val="00FD2538"/>
    <w:rsid w:val="00FD51DA"/>
    <w:rsid w:val="00FD68E6"/>
    <w:rsid w:val="00FD6EB6"/>
    <w:rsid w:val="00FE1DCA"/>
    <w:rsid w:val="00FE230E"/>
    <w:rsid w:val="00FE6D5E"/>
    <w:rsid w:val="00FE7208"/>
    <w:rsid w:val="00FF5C7D"/>
    <w:rsid w:val="00FF6007"/>
    <w:rsid w:val="00FF685E"/>
    <w:rsid w:val="0C0DF80E"/>
    <w:rsid w:val="2D3162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82FF4"/>
  <w15:chartTrackingRefBased/>
  <w15:docId w15:val="{6E67DAC0-4772-445F-BCAC-55E96ACA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8C3B63"/>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8C3B63"/>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ind w:left="1077" w:hanging="357"/>
    </w:pPr>
  </w:style>
  <w:style w:type="paragraph" w:styleId="ListBullet2">
    <w:name w:val="List Bullet 2"/>
    <w:basedOn w:val="ListBullet"/>
    <w:uiPriority w:val="9"/>
    <w:qFormat/>
    <w:rsid w:val="00C4427F"/>
    <w:pPr>
      <w:ind w:left="1440" w:hanging="363"/>
    </w:pPr>
  </w:style>
  <w:style w:type="paragraph" w:styleId="ListBullet3">
    <w:name w:val="List Bullet 3"/>
    <w:basedOn w:val="ListBullet2"/>
    <w:uiPriority w:val="99"/>
    <w:unhideWhenUsed/>
    <w:rsid w:val="00C4427F"/>
    <w:pPr>
      <w:ind w:left="1797" w:hanging="357"/>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tabs>
        <w:tab w:val="left" w:pos="1440"/>
      </w:tabs>
      <w:spacing w:before="240"/>
      <w:ind w:left="1701" w:hanging="981"/>
    </w:pPr>
    <w:rPr>
      <w:i/>
      <w:sz w:val="20"/>
    </w:rPr>
  </w:style>
  <w:style w:type="paragraph" w:customStyle="1" w:styleId="FigureCaption">
    <w:name w:val="Figure Caption"/>
    <w:basedOn w:val="BodyText"/>
    <w:next w:val="BodyText"/>
    <w:qFormat/>
    <w:rsid w:val="006B5D03"/>
    <w:pPr>
      <w:keepNext/>
      <w:spacing w:before="240"/>
      <w:ind w:left="1701" w:hanging="981"/>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 w:type="character" w:customStyle="1" w:styleId="normaltextrun">
    <w:name w:val="normaltextrun"/>
    <w:basedOn w:val="DefaultParagraphFont"/>
    <w:rsid w:val="000B2FF7"/>
  </w:style>
  <w:style w:type="character" w:customStyle="1" w:styleId="eop">
    <w:name w:val="eop"/>
    <w:basedOn w:val="DefaultParagraphFont"/>
    <w:rsid w:val="000B2FF7"/>
  </w:style>
  <w:style w:type="character" w:styleId="Mention">
    <w:name w:val="Mention"/>
    <w:basedOn w:val="DefaultParagraphFont"/>
    <w:uiPriority w:val="99"/>
    <w:unhideWhenUsed/>
    <w:rsid w:val="004E69E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2.png"/><Relationship Id="rId42" Type="http://schemas.openxmlformats.org/officeDocument/2006/relationships/image" Target="media/image16.png"/><Relationship Id="rId63" Type="http://schemas.openxmlformats.org/officeDocument/2006/relationships/oleObject" Target="embeddings/oleObject15.bin"/><Relationship Id="rId84" Type="http://schemas.openxmlformats.org/officeDocument/2006/relationships/image" Target="media/image42.jpg"/><Relationship Id="rId138" Type="http://schemas.openxmlformats.org/officeDocument/2006/relationships/image" Target="media/image83.png"/><Relationship Id="rId159" Type="http://schemas.openxmlformats.org/officeDocument/2006/relationships/image" Target="media/image104.png"/><Relationship Id="rId107" Type="http://schemas.openxmlformats.org/officeDocument/2006/relationships/oleObject" Target="embeddings/oleObject31.bin"/><Relationship Id="rId11" Type="http://schemas.openxmlformats.org/officeDocument/2006/relationships/comments" Target="comments.xml"/><Relationship Id="rId32" Type="http://schemas.openxmlformats.org/officeDocument/2006/relationships/image" Target="media/image11.png"/><Relationship Id="rId53" Type="http://schemas.openxmlformats.org/officeDocument/2006/relationships/oleObject" Target="embeddings/oleObject13.bin"/><Relationship Id="rId74" Type="http://schemas.openxmlformats.org/officeDocument/2006/relationships/image" Target="media/image35.png"/><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numbering" Target="numbering.xml"/><Relationship Id="rId95" Type="http://schemas.openxmlformats.org/officeDocument/2006/relationships/image" Target="media/image52.png"/><Relationship Id="rId160" Type="http://schemas.openxmlformats.org/officeDocument/2006/relationships/image" Target="media/image105.png"/><Relationship Id="rId22" Type="http://schemas.openxmlformats.org/officeDocument/2006/relationships/image" Target="media/image3.png"/><Relationship Id="rId43" Type="http://schemas.openxmlformats.org/officeDocument/2006/relationships/oleObject" Target="embeddings/oleObject8.bin"/><Relationship Id="rId64" Type="http://schemas.openxmlformats.org/officeDocument/2006/relationships/image" Target="media/image30.png"/><Relationship Id="rId118" Type="http://schemas.openxmlformats.org/officeDocument/2006/relationships/image" Target="media/image64.png"/><Relationship Id="rId139" Type="http://schemas.openxmlformats.org/officeDocument/2006/relationships/image" Target="media/image84.png"/><Relationship Id="rId85" Type="http://schemas.openxmlformats.org/officeDocument/2006/relationships/image" Target="media/image42.jpeg"/><Relationship Id="rId150" Type="http://schemas.openxmlformats.org/officeDocument/2006/relationships/image" Target="media/image95.png"/><Relationship Id="rId12" Type="http://schemas.microsoft.com/office/2011/relationships/commentsExtended" Target="commentsExtended.xml"/><Relationship Id="rId17" Type="http://schemas.openxmlformats.org/officeDocument/2006/relationships/footer" Target="footer1.xml"/><Relationship Id="rId33" Type="http://schemas.openxmlformats.org/officeDocument/2006/relationships/oleObject" Target="embeddings/oleObject3.bin"/><Relationship Id="rId38" Type="http://schemas.openxmlformats.org/officeDocument/2006/relationships/image" Target="media/image14.png"/><Relationship Id="rId59" Type="http://schemas.openxmlformats.org/officeDocument/2006/relationships/image" Target="media/image27.png"/><Relationship Id="rId103" Type="http://schemas.openxmlformats.org/officeDocument/2006/relationships/oleObject" Target="embeddings/oleObject27.bin"/><Relationship Id="rId108" Type="http://schemas.openxmlformats.org/officeDocument/2006/relationships/oleObject" Target="embeddings/oleObject32.bin"/><Relationship Id="rId124" Type="http://schemas.openxmlformats.org/officeDocument/2006/relationships/image" Target="media/image45.jpeg"/><Relationship Id="rId129" Type="http://schemas.openxmlformats.org/officeDocument/2006/relationships/image" Target="media/image74.png"/><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oleObject" Target="embeddings/oleObject21.bin"/><Relationship Id="rId91" Type="http://schemas.openxmlformats.org/officeDocument/2006/relationships/image" Target="media/image48.png"/><Relationship Id="rId96" Type="http://schemas.openxmlformats.org/officeDocument/2006/relationships/image" Target="media/image53.jpg"/><Relationship Id="rId140" Type="http://schemas.openxmlformats.org/officeDocument/2006/relationships/image" Target="media/image85.png"/><Relationship Id="rId145" Type="http://schemas.openxmlformats.org/officeDocument/2006/relationships/image" Target="media/image90.png"/><Relationship Id="rId161" Type="http://schemas.openxmlformats.org/officeDocument/2006/relationships/header" Target="header4.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jpg"/><Relationship Id="rId28" Type="http://schemas.openxmlformats.org/officeDocument/2006/relationships/image" Target="media/image9.png"/><Relationship Id="rId49" Type="http://schemas.openxmlformats.org/officeDocument/2006/relationships/oleObject" Target="embeddings/oleObject11.bin"/><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7.png"/><Relationship Id="rId60" Type="http://schemas.openxmlformats.org/officeDocument/2006/relationships/image" Target="media/image28.png"/><Relationship Id="rId65" Type="http://schemas.openxmlformats.org/officeDocument/2006/relationships/oleObject" Target="embeddings/oleObject16.bin"/><Relationship Id="rId81" Type="http://schemas.openxmlformats.org/officeDocument/2006/relationships/image" Target="media/image39.png"/><Relationship Id="rId86" Type="http://schemas.openxmlformats.org/officeDocument/2006/relationships/image" Target="media/image43.png"/><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3" Type="http://schemas.microsoft.com/office/2016/09/relationships/commentsIds" Target="commentsIds.xml"/><Relationship Id="rId18" Type="http://schemas.openxmlformats.org/officeDocument/2006/relationships/footer" Target="footer2.xml"/><Relationship Id="rId39" Type="http://schemas.openxmlformats.org/officeDocument/2006/relationships/oleObject" Target="embeddings/oleObject6.bin"/><Relationship Id="rId109" Type="http://schemas.openxmlformats.org/officeDocument/2006/relationships/oleObject" Target="embeddings/oleObject33.bin"/><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3.jpg"/><Relationship Id="rId76" Type="http://schemas.openxmlformats.org/officeDocument/2006/relationships/oleObject" Target="embeddings/oleObject22.bin"/><Relationship Id="rId97" Type="http://schemas.openxmlformats.org/officeDocument/2006/relationships/image" Target="media/image54.jpg"/><Relationship Id="rId104" Type="http://schemas.openxmlformats.org/officeDocument/2006/relationships/oleObject" Target="embeddings/oleObject28.bin"/><Relationship Id="rId120" Type="http://schemas.openxmlformats.org/officeDocument/2006/relationships/image" Target="media/image66.png"/><Relationship Id="rId125" Type="http://schemas.openxmlformats.org/officeDocument/2006/relationships/image" Target="media/image70.png"/><Relationship Id="rId141" Type="http://schemas.openxmlformats.org/officeDocument/2006/relationships/image" Target="media/image86.png"/><Relationship Id="rId146" Type="http://schemas.openxmlformats.org/officeDocument/2006/relationships/image" Target="media/image91.png"/><Relationship Id="rId7" Type="http://schemas.openxmlformats.org/officeDocument/2006/relationships/settings" Target="settings.xml"/><Relationship Id="rId71" Type="http://schemas.openxmlformats.org/officeDocument/2006/relationships/oleObject" Target="embeddings/oleObject19.bin"/><Relationship Id="rId92" Type="http://schemas.openxmlformats.org/officeDocument/2006/relationships/image" Target="media/image49.png"/><Relationship Id="rId162" Type="http://schemas.openxmlformats.org/officeDocument/2006/relationships/header" Target="header5.xml"/><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oleObject" Target="embeddings/oleObject9.bin"/><Relationship Id="rId66" Type="http://schemas.openxmlformats.org/officeDocument/2006/relationships/image" Target="media/image31.png"/><Relationship Id="rId87" Type="http://schemas.openxmlformats.org/officeDocument/2006/relationships/image" Target="media/image44.png"/><Relationship Id="rId110" Type="http://schemas.openxmlformats.org/officeDocument/2006/relationships/image" Target="media/image57.png"/><Relationship Id="rId115" Type="http://schemas.openxmlformats.org/officeDocument/2006/relationships/image" Target="media/image61.png"/><Relationship Id="rId131" Type="http://schemas.openxmlformats.org/officeDocument/2006/relationships/image" Target="media/image76.png"/><Relationship Id="rId136" Type="http://schemas.openxmlformats.org/officeDocument/2006/relationships/image" Target="media/image81.jpg"/><Relationship Id="rId157" Type="http://schemas.openxmlformats.org/officeDocument/2006/relationships/image" Target="media/image102.png"/><Relationship Id="rId61" Type="http://schemas.openxmlformats.org/officeDocument/2006/relationships/oleObject" Target="embeddings/oleObject14.bin"/><Relationship Id="rId82" Type="http://schemas.openxmlformats.org/officeDocument/2006/relationships/image" Target="media/image40.png"/><Relationship Id="rId152" Type="http://schemas.openxmlformats.org/officeDocument/2006/relationships/image" Target="media/image97.png"/><Relationship Id="rId19" Type="http://schemas.openxmlformats.org/officeDocument/2006/relationships/header" Target="header3.xml"/><Relationship Id="rId14" Type="http://schemas.microsoft.com/office/2018/08/relationships/commentsExtensible" Target="commentsExtensible.xml"/><Relationship Id="rId30" Type="http://schemas.openxmlformats.org/officeDocument/2006/relationships/image" Target="media/image10.png"/><Relationship Id="rId35" Type="http://schemas.openxmlformats.org/officeDocument/2006/relationships/oleObject" Target="embeddings/oleObject4.bin"/><Relationship Id="rId56" Type="http://schemas.openxmlformats.org/officeDocument/2006/relationships/image" Target="media/image24.png"/><Relationship Id="rId77" Type="http://schemas.openxmlformats.org/officeDocument/2006/relationships/image" Target="media/image36.png"/><Relationship Id="rId100" Type="http://schemas.openxmlformats.org/officeDocument/2006/relationships/oleObject" Target="embeddings/oleObject24.bin"/><Relationship Id="rId105" Type="http://schemas.openxmlformats.org/officeDocument/2006/relationships/oleObject" Target="embeddings/oleObject29.bin"/><Relationship Id="rId126" Type="http://schemas.openxmlformats.org/officeDocument/2006/relationships/image" Target="media/image71.png"/><Relationship Id="rId147" Type="http://schemas.openxmlformats.org/officeDocument/2006/relationships/image" Target="media/image92.png"/><Relationship Id="rId8" Type="http://schemas.openxmlformats.org/officeDocument/2006/relationships/webSettings" Target="webSettings.xml"/><Relationship Id="rId51" Type="http://schemas.openxmlformats.org/officeDocument/2006/relationships/oleObject" Target="embeddings/oleObject12.bin"/><Relationship Id="rId72" Type="http://schemas.openxmlformats.org/officeDocument/2006/relationships/image" Target="media/image34.png"/><Relationship Id="rId93" Type="http://schemas.openxmlformats.org/officeDocument/2006/relationships/image" Target="media/image50.png"/><Relationship Id="rId98" Type="http://schemas.openxmlformats.org/officeDocument/2006/relationships/image" Target="media/image55.jpg"/><Relationship Id="rId121" Type="http://schemas.openxmlformats.org/officeDocument/2006/relationships/image" Target="media/image67.png"/><Relationship Id="rId142" Type="http://schemas.openxmlformats.org/officeDocument/2006/relationships/image" Target="media/image87.png"/><Relationship Id="rId163" Type="http://schemas.openxmlformats.org/officeDocument/2006/relationships/footer" Target="footer4.xm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18.png"/><Relationship Id="rId67" Type="http://schemas.openxmlformats.org/officeDocument/2006/relationships/oleObject" Target="embeddings/oleObject17.bin"/><Relationship Id="rId116" Type="http://schemas.openxmlformats.org/officeDocument/2006/relationships/image" Target="media/image62.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footer" Target="footer3.xml"/><Relationship Id="rId41" Type="http://schemas.openxmlformats.org/officeDocument/2006/relationships/oleObject" Target="embeddings/oleObject7.bin"/><Relationship Id="rId62" Type="http://schemas.openxmlformats.org/officeDocument/2006/relationships/image" Target="media/image29.png"/><Relationship Id="rId83" Type="http://schemas.openxmlformats.org/officeDocument/2006/relationships/image" Target="media/image41.png"/><Relationship Id="rId88" Type="http://schemas.openxmlformats.org/officeDocument/2006/relationships/image" Target="media/image45.jpg"/><Relationship Id="rId111" Type="http://schemas.openxmlformats.org/officeDocument/2006/relationships/image" Target="media/image58.jpg"/><Relationship Id="rId132" Type="http://schemas.openxmlformats.org/officeDocument/2006/relationships/image" Target="media/image77.png"/><Relationship Id="rId153" Type="http://schemas.openxmlformats.org/officeDocument/2006/relationships/image" Target="media/image98.png"/><Relationship Id="rId15" Type="http://schemas.openxmlformats.org/officeDocument/2006/relationships/header" Target="header1.xml"/><Relationship Id="rId36" Type="http://schemas.openxmlformats.org/officeDocument/2006/relationships/image" Target="media/image13.png"/><Relationship Id="rId57" Type="http://schemas.openxmlformats.org/officeDocument/2006/relationships/image" Target="media/image25.png"/><Relationship Id="rId106" Type="http://schemas.openxmlformats.org/officeDocument/2006/relationships/oleObject" Target="embeddings/oleObject30.bin"/><Relationship Id="rId127" Type="http://schemas.openxmlformats.org/officeDocument/2006/relationships/image" Target="media/image72.png"/><Relationship Id="rId10" Type="http://schemas.openxmlformats.org/officeDocument/2006/relationships/endnotes" Target="endnotes.xml"/><Relationship Id="rId31" Type="http://schemas.openxmlformats.org/officeDocument/2006/relationships/oleObject" Target="embeddings/oleObject2.bin"/><Relationship Id="rId52" Type="http://schemas.openxmlformats.org/officeDocument/2006/relationships/image" Target="media/image21.png"/><Relationship Id="rId73" Type="http://schemas.openxmlformats.org/officeDocument/2006/relationships/oleObject" Target="embeddings/oleObject20.bin"/><Relationship Id="rId78" Type="http://schemas.openxmlformats.org/officeDocument/2006/relationships/oleObject" Target="embeddings/oleObject23.bin"/><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oleObject" Target="embeddings/oleObject25.bin"/><Relationship Id="rId122" Type="http://schemas.openxmlformats.org/officeDocument/2006/relationships/image" Target="media/image68.png"/><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png"/><Relationship Id="rId47" Type="http://schemas.openxmlformats.org/officeDocument/2006/relationships/oleObject" Target="embeddings/oleObject10.bin"/><Relationship Id="rId68" Type="http://schemas.openxmlformats.org/officeDocument/2006/relationships/image" Target="media/image32.png"/><Relationship Id="rId89" Type="http://schemas.openxmlformats.org/officeDocument/2006/relationships/image" Target="media/image46.png"/><Relationship Id="rId112" Type="http://schemas.openxmlformats.org/officeDocument/2006/relationships/image" Target="media/image35.jpeg"/><Relationship Id="rId133" Type="http://schemas.openxmlformats.org/officeDocument/2006/relationships/image" Target="media/image78.png"/><Relationship Id="rId154" Type="http://schemas.openxmlformats.org/officeDocument/2006/relationships/image" Target="media/image99.png"/><Relationship Id="rId16" Type="http://schemas.openxmlformats.org/officeDocument/2006/relationships/header" Target="header2.xml"/><Relationship Id="rId37" Type="http://schemas.openxmlformats.org/officeDocument/2006/relationships/oleObject" Target="embeddings/oleObject5.bin"/><Relationship Id="rId58" Type="http://schemas.openxmlformats.org/officeDocument/2006/relationships/image" Target="media/image26.png"/><Relationship Id="rId79" Type="http://schemas.openxmlformats.org/officeDocument/2006/relationships/image" Target="media/image37.png"/><Relationship Id="rId102" Type="http://schemas.openxmlformats.org/officeDocument/2006/relationships/oleObject" Target="embeddings/oleObject26.bin"/><Relationship Id="rId123" Type="http://schemas.openxmlformats.org/officeDocument/2006/relationships/image" Target="media/image69.png"/><Relationship Id="rId144" Type="http://schemas.openxmlformats.org/officeDocument/2006/relationships/image" Target="media/image89.png"/><Relationship Id="rId90" Type="http://schemas.openxmlformats.org/officeDocument/2006/relationships/image" Target="media/image47.png"/><Relationship Id="rId165" Type="http://schemas.microsoft.com/office/2011/relationships/people" Target="people.xml"/><Relationship Id="rId27" Type="http://schemas.openxmlformats.org/officeDocument/2006/relationships/image" Target="media/image8.png"/><Relationship Id="rId48" Type="http://schemas.openxmlformats.org/officeDocument/2006/relationships/image" Target="media/image19.png"/><Relationship Id="rId69" Type="http://schemas.openxmlformats.org/officeDocument/2006/relationships/oleObject" Target="embeddings/oleObject18.bin"/><Relationship Id="rId113" Type="http://schemas.openxmlformats.org/officeDocument/2006/relationships/image" Target="media/image59.png"/><Relationship Id="rId134" Type="http://schemas.openxmlformats.org/officeDocument/2006/relationships/image" Target="media/image79.png"/><Relationship Id="rId80" Type="http://schemas.openxmlformats.org/officeDocument/2006/relationships/image" Target="media/image38.png"/><Relationship Id="rId155" Type="http://schemas.openxmlformats.org/officeDocument/2006/relationships/image" Target="media/image100.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202</TotalTime>
  <Pages>11</Pages>
  <Words>11184</Words>
  <Characters>63527</Characters>
  <Application>Microsoft Office Word</Application>
  <DocSecurity>0</DocSecurity>
  <Lines>5775</Lines>
  <Paragraphs>4150</Paragraphs>
  <ScaleCrop>false</ScaleCrop>
  <Company>NCR</Company>
  <LinksUpToDate>false</LinksUpToDate>
  <CharactersWithSpaces>70561</CharactersWithSpaces>
  <SharedDoc>false</SharedDoc>
  <HLinks>
    <vt:vector size="432" baseType="variant">
      <vt:variant>
        <vt:i4>7340097</vt:i4>
      </vt:variant>
      <vt:variant>
        <vt:i4>1069</vt:i4>
      </vt:variant>
      <vt:variant>
        <vt:i4>0</vt:i4>
      </vt:variant>
      <vt:variant>
        <vt:i4>5</vt:i4>
      </vt:variant>
      <vt:variant>
        <vt:lpwstr/>
      </vt:variant>
      <vt:variant>
        <vt:lpwstr>_ALERTS</vt:lpwstr>
      </vt:variant>
      <vt:variant>
        <vt:i4>7340097</vt:i4>
      </vt:variant>
      <vt:variant>
        <vt:i4>1063</vt:i4>
      </vt:variant>
      <vt:variant>
        <vt:i4>0</vt:i4>
      </vt:variant>
      <vt:variant>
        <vt:i4>5</vt:i4>
      </vt:variant>
      <vt:variant>
        <vt:lpwstr/>
      </vt:variant>
      <vt:variant>
        <vt:lpwstr>_ALERTS</vt:lpwstr>
      </vt:variant>
      <vt:variant>
        <vt:i4>8192101</vt:i4>
      </vt:variant>
      <vt:variant>
        <vt:i4>755</vt:i4>
      </vt:variant>
      <vt:variant>
        <vt:i4>0</vt:i4>
      </vt:variant>
      <vt:variant>
        <vt:i4>5</vt:i4>
      </vt:variant>
      <vt:variant>
        <vt:lpwstr/>
      </vt:variant>
      <vt:variant>
        <vt:lpwstr>_VAULT_DETAILS</vt:lpwstr>
      </vt:variant>
      <vt:variant>
        <vt:i4>589856</vt:i4>
      </vt:variant>
      <vt:variant>
        <vt:i4>537</vt:i4>
      </vt:variant>
      <vt:variant>
        <vt:i4>0</vt:i4>
      </vt:variant>
      <vt:variant>
        <vt:i4>5</vt:i4>
      </vt:variant>
      <vt:variant>
        <vt:lpwstr/>
      </vt:variant>
      <vt:variant>
        <vt:lpwstr>_SETTINGS</vt:lpwstr>
      </vt:variant>
      <vt:variant>
        <vt:i4>1638403</vt:i4>
      </vt:variant>
      <vt:variant>
        <vt:i4>465</vt:i4>
      </vt:variant>
      <vt:variant>
        <vt:i4>0</vt:i4>
      </vt:variant>
      <vt:variant>
        <vt:i4>5</vt:i4>
      </vt:variant>
      <vt:variant>
        <vt:lpwstr/>
      </vt:variant>
      <vt:variant>
        <vt:lpwstr>_Process_Cash</vt:lpwstr>
      </vt:variant>
      <vt:variant>
        <vt:i4>524300</vt:i4>
      </vt:variant>
      <vt:variant>
        <vt:i4>459</vt:i4>
      </vt:variant>
      <vt:variant>
        <vt:i4>0</vt:i4>
      </vt:variant>
      <vt:variant>
        <vt:i4>5</vt:i4>
      </vt:variant>
      <vt:variant>
        <vt:lpwstr/>
      </vt:variant>
      <vt:variant>
        <vt:lpwstr>_Balance_History</vt:lpwstr>
      </vt:variant>
      <vt:variant>
        <vt:i4>8257650</vt:i4>
      </vt:variant>
      <vt:variant>
        <vt:i4>450</vt:i4>
      </vt:variant>
      <vt:variant>
        <vt:i4>0</vt:i4>
      </vt:variant>
      <vt:variant>
        <vt:i4>5</vt:i4>
      </vt:variant>
      <vt:variant>
        <vt:lpwstr/>
      </vt:variant>
      <vt:variant>
        <vt:lpwstr>_Vault_Settings</vt:lpwstr>
      </vt:variant>
      <vt:variant>
        <vt:i4>6357057</vt:i4>
      </vt:variant>
      <vt:variant>
        <vt:i4>423</vt:i4>
      </vt:variant>
      <vt:variant>
        <vt:i4>0</vt:i4>
      </vt:variant>
      <vt:variant>
        <vt:i4>5</vt:i4>
      </vt:variant>
      <vt:variant>
        <vt:lpwstr/>
      </vt:variant>
      <vt:variant>
        <vt:lpwstr>_FIGURE_5:_VAULT</vt:lpwstr>
      </vt:variant>
      <vt:variant>
        <vt:i4>4259860</vt:i4>
      </vt:variant>
      <vt:variant>
        <vt:i4>405</vt:i4>
      </vt:variant>
      <vt:variant>
        <vt:i4>0</vt:i4>
      </vt:variant>
      <vt:variant>
        <vt:i4>5</vt:i4>
      </vt:variant>
      <vt:variant>
        <vt:lpwstr/>
      </vt:variant>
      <vt:variant>
        <vt:lpwstr>_DASHBOARD_1</vt:lpwstr>
      </vt:variant>
      <vt:variant>
        <vt:i4>4259860</vt:i4>
      </vt:variant>
      <vt:variant>
        <vt:i4>399</vt:i4>
      </vt:variant>
      <vt:variant>
        <vt:i4>0</vt:i4>
      </vt:variant>
      <vt:variant>
        <vt:i4>5</vt:i4>
      </vt:variant>
      <vt:variant>
        <vt:lpwstr/>
      </vt:variant>
      <vt:variant>
        <vt:lpwstr>_DASHBOARD_1</vt:lpwstr>
      </vt:variant>
      <vt:variant>
        <vt:i4>7471203</vt:i4>
      </vt:variant>
      <vt:variant>
        <vt:i4>390</vt:i4>
      </vt:variant>
      <vt:variant>
        <vt:i4>0</vt:i4>
      </vt:variant>
      <vt:variant>
        <vt:i4>5</vt:i4>
      </vt:variant>
      <vt:variant>
        <vt:lpwstr/>
      </vt:variant>
      <vt:variant>
        <vt:lpwstr>_INTERFACE_OVERVIEW</vt:lpwstr>
      </vt:variant>
      <vt:variant>
        <vt:i4>7471203</vt:i4>
      </vt:variant>
      <vt:variant>
        <vt:i4>384</vt:i4>
      </vt:variant>
      <vt:variant>
        <vt:i4>0</vt:i4>
      </vt:variant>
      <vt:variant>
        <vt:i4>5</vt:i4>
      </vt:variant>
      <vt:variant>
        <vt:lpwstr/>
      </vt:variant>
      <vt:variant>
        <vt:lpwstr>_INTERFACE_OVERVIEW</vt:lpwstr>
      </vt:variant>
      <vt:variant>
        <vt:i4>7471203</vt:i4>
      </vt:variant>
      <vt:variant>
        <vt:i4>339</vt:i4>
      </vt:variant>
      <vt:variant>
        <vt:i4>0</vt:i4>
      </vt:variant>
      <vt:variant>
        <vt:i4>5</vt:i4>
      </vt:variant>
      <vt:variant>
        <vt:lpwstr/>
      </vt:variant>
      <vt:variant>
        <vt:lpwstr>_INTERFACE_OVERVIEW</vt:lpwstr>
      </vt:variant>
      <vt:variant>
        <vt:i4>7471203</vt:i4>
      </vt:variant>
      <vt:variant>
        <vt:i4>333</vt:i4>
      </vt:variant>
      <vt:variant>
        <vt:i4>0</vt:i4>
      </vt:variant>
      <vt:variant>
        <vt:i4>5</vt:i4>
      </vt:variant>
      <vt:variant>
        <vt:lpwstr/>
      </vt:variant>
      <vt:variant>
        <vt:lpwstr>_INTERFACE_OVERVIEW</vt:lpwstr>
      </vt:variant>
      <vt:variant>
        <vt:i4>4784200</vt:i4>
      </vt:variant>
      <vt:variant>
        <vt:i4>324</vt:i4>
      </vt:variant>
      <vt:variant>
        <vt:i4>0</vt:i4>
      </vt:variant>
      <vt:variant>
        <vt:i4>5</vt:i4>
      </vt:variant>
      <vt:variant>
        <vt:lpwstr/>
      </vt:variant>
      <vt:variant>
        <vt:lpwstr>_DATE_SELECTOR</vt:lpwstr>
      </vt:variant>
      <vt:variant>
        <vt:i4>5046324</vt:i4>
      </vt:variant>
      <vt:variant>
        <vt:i4>321</vt:i4>
      </vt:variant>
      <vt:variant>
        <vt:i4>0</vt:i4>
      </vt:variant>
      <vt:variant>
        <vt:i4>5</vt:i4>
      </vt:variant>
      <vt:variant>
        <vt:lpwstr/>
      </vt:variant>
      <vt:variant>
        <vt:lpwstr>_TABLE_4:_OPTIVLM-VAULT</vt:lpwstr>
      </vt:variant>
      <vt:variant>
        <vt:i4>6094957</vt:i4>
      </vt:variant>
      <vt:variant>
        <vt:i4>318</vt:i4>
      </vt:variant>
      <vt:variant>
        <vt:i4>0</vt:i4>
      </vt:variant>
      <vt:variant>
        <vt:i4>5</vt:i4>
      </vt:variant>
      <vt:variant>
        <vt:lpwstr/>
      </vt:variant>
      <vt:variant>
        <vt:lpwstr>_MAIN_MENU_TABS</vt:lpwstr>
      </vt:variant>
      <vt:variant>
        <vt:i4>1245233</vt:i4>
      </vt:variant>
      <vt:variant>
        <vt:i4>302</vt:i4>
      </vt:variant>
      <vt:variant>
        <vt:i4>0</vt:i4>
      </vt:variant>
      <vt:variant>
        <vt:i4>5</vt:i4>
      </vt:variant>
      <vt:variant>
        <vt:lpwstr/>
      </vt:variant>
      <vt:variant>
        <vt:lpwstr>_Toc133372464</vt:lpwstr>
      </vt:variant>
      <vt:variant>
        <vt:i4>1245233</vt:i4>
      </vt:variant>
      <vt:variant>
        <vt:i4>296</vt:i4>
      </vt:variant>
      <vt:variant>
        <vt:i4>0</vt:i4>
      </vt:variant>
      <vt:variant>
        <vt:i4>5</vt:i4>
      </vt:variant>
      <vt:variant>
        <vt:lpwstr/>
      </vt:variant>
      <vt:variant>
        <vt:lpwstr>_Toc133372463</vt:lpwstr>
      </vt:variant>
      <vt:variant>
        <vt:i4>1245233</vt:i4>
      </vt:variant>
      <vt:variant>
        <vt:i4>290</vt:i4>
      </vt:variant>
      <vt:variant>
        <vt:i4>0</vt:i4>
      </vt:variant>
      <vt:variant>
        <vt:i4>5</vt:i4>
      </vt:variant>
      <vt:variant>
        <vt:lpwstr/>
      </vt:variant>
      <vt:variant>
        <vt:lpwstr>_Toc133372462</vt:lpwstr>
      </vt:variant>
      <vt:variant>
        <vt:i4>1245233</vt:i4>
      </vt:variant>
      <vt:variant>
        <vt:i4>284</vt:i4>
      </vt:variant>
      <vt:variant>
        <vt:i4>0</vt:i4>
      </vt:variant>
      <vt:variant>
        <vt:i4>5</vt:i4>
      </vt:variant>
      <vt:variant>
        <vt:lpwstr/>
      </vt:variant>
      <vt:variant>
        <vt:lpwstr>_Toc133372460</vt:lpwstr>
      </vt:variant>
      <vt:variant>
        <vt:i4>1048625</vt:i4>
      </vt:variant>
      <vt:variant>
        <vt:i4>278</vt:i4>
      </vt:variant>
      <vt:variant>
        <vt:i4>0</vt:i4>
      </vt:variant>
      <vt:variant>
        <vt:i4>5</vt:i4>
      </vt:variant>
      <vt:variant>
        <vt:lpwstr/>
      </vt:variant>
      <vt:variant>
        <vt:lpwstr>_Toc133372459</vt:lpwstr>
      </vt:variant>
      <vt:variant>
        <vt:i4>1048625</vt:i4>
      </vt:variant>
      <vt:variant>
        <vt:i4>272</vt:i4>
      </vt:variant>
      <vt:variant>
        <vt:i4>0</vt:i4>
      </vt:variant>
      <vt:variant>
        <vt:i4>5</vt:i4>
      </vt:variant>
      <vt:variant>
        <vt:lpwstr/>
      </vt:variant>
      <vt:variant>
        <vt:lpwstr>_Toc133372458</vt:lpwstr>
      </vt:variant>
      <vt:variant>
        <vt:i4>1048625</vt:i4>
      </vt:variant>
      <vt:variant>
        <vt:i4>266</vt:i4>
      </vt:variant>
      <vt:variant>
        <vt:i4>0</vt:i4>
      </vt:variant>
      <vt:variant>
        <vt:i4>5</vt:i4>
      </vt:variant>
      <vt:variant>
        <vt:lpwstr/>
      </vt:variant>
      <vt:variant>
        <vt:lpwstr>_Toc133372451</vt:lpwstr>
      </vt:variant>
      <vt:variant>
        <vt:i4>1048625</vt:i4>
      </vt:variant>
      <vt:variant>
        <vt:i4>260</vt:i4>
      </vt:variant>
      <vt:variant>
        <vt:i4>0</vt:i4>
      </vt:variant>
      <vt:variant>
        <vt:i4>5</vt:i4>
      </vt:variant>
      <vt:variant>
        <vt:lpwstr/>
      </vt:variant>
      <vt:variant>
        <vt:lpwstr>_Toc133372450</vt:lpwstr>
      </vt:variant>
      <vt:variant>
        <vt:i4>1114161</vt:i4>
      </vt:variant>
      <vt:variant>
        <vt:i4>254</vt:i4>
      </vt:variant>
      <vt:variant>
        <vt:i4>0</vt:i4>
      </vt:variant>
      <vt:variant>
        <vt:i4>5</vt:i4>
      </vt:variant>
      <vt:variant>
        <vt:lpwstr/>
      </vt:variant>
      <vt:variant>
        <vt:lpwstr>_Toc133372449</vt:lpwstr>
      </vt:variant>
      <vt:variant>
        <vt:i4>1114161</vt:i4>
      </vt:variant>
      <vt:variant>
        <vt:i4>248</vt:i4>
      </vt:variant>
      <vt:variant>
        <vt:i4>0</vt:i4>
      </vt:variant>
      <vt:variant>
        <vt:i4>5</vt:i4>
      </vt:variant>
      <vt:variant>
        <vt:lpwstr/>
      </vt:variant>
      <vt:variant>
        <vt:lpwstr>_Toc133372448</vt:lpwstr>
      </vt:variant>
      <vt:variant>
        <vt:i4>1114161</vt:i4>
      </vt:variant>
      <vt:variant>
        <vt:i4>242</vt:i4>
      </vt:variant>
      <vt:variant>
        <vt:i4>0</vt:i4>
      </vt:variant>
      <vt:variant>
        <vt:i4>5</vt:i4>
      </vt:variant>
      <vt:variant>
        <vt:lpwstr/>
      </vt:variant>
      <vt:variant>
        <vt:lpwstr>_Toc133372447</vt:lpwstr>
      </vt:variant>
      <vt:variant>
        <vt:i4>1114161</vt:i4>
      </vt:variant>
      <vt:variant>
        <vt:i4>236</vt:i4>
      </vt:variant>
      <vt:variant>
        <vt:i4>0</vt:i4>
      </vt:variant>
      <vt:variant>
        <vt:i4>5</vt:i4>
      </vt:variant>
      <vt:variant>
        <vt:lpwstr/>
      </vt:variant>
      <vt:variant>
        <vt:lpwstr>_Toc133372446</vt:lpwstr>
      </vt:variant>
      <vt:variant>
        <vt:i4>1114161</vt:i4>
      </vt:variant>
      <vt:variant>
        <vt:i4>230</vt:i4>
      </vt:variant>
      <vt:variant>
        <vt:i4>0</vt:i4>
      </vt:variant>
      <vt:variant>
        <vt:i4>5</vt:i4>
      </vt:variant>
      <vt:variant>
        <vt:lpwstr/>
      </vt:variant>
      <vt:variant>
        <vt:lpwstr>_Toc133372445</vt:lpwstr>
      </vt:variant>
      <vt:variant>
        <vt:i4>1114161</vt:i4>
      </vt:variant>
      <vt:variant>
        <vt:i4>224</vt:i4>
      </vt:variant>
      <vt:variant>
        <vt:i4>0</vt:i4>
      </vt:variant>
      <vt:variant>
        <vt:i4>5</vt:i4>
      </vt:variant>
      <vt:variant>
        <vt:lpwstr/>
      </vt:variant>
      <vt:variant>
        <vt:lpwstr>_Toc133372444</vt:lpwstr>
      </vt:variant>
      <vt:variant>
        <vt:i4>1114161</vt:i4>
      </vt:variant>
      <vt:variant>
        <vt:i4>218</vt:i4>
      </vt:variant>
      <vt:variant>
        <vt:i4>0</vt:i4>
      </vt:variant>
      <vt:variant>
        <vt:i4>5</vt:i4>
      </vt:variant>
      <vt:variant>
        <vt:lpwstr/>
      </vt:variant>
      <vt:variant>
        <vt:lpwstr>_Toc133372443</vt:lpwstr>
      </vt:variant>
      <vt:variant>
        <vt:i4>1114161</vt:i4>
      </vt:variant>
      <vt:variant>
        <vt:i4>212</vt:i4>
      </vt:variant>
      <vt:variant>
        <vt:i4>0</vt:i4>
      </vt:variant>
      <vt:variant>
        <vt:i4>5</vt:i4>
      </vt:variant>
      <vt:variant>
        <vt:lpwstr/>
      </vt:variant>
      <vt:variant>
        <vt:lpwstr>_Toc133372440</vt:lpwstr>
      </vt:variant>
      <vt:variant>
        <vt:i4>1441841</vt:i4>
      </vt:variant>
      <vt:variant>
        <vt:i4>206</vt:i4>
      </vt:variant>
      <vt:variant>
        <vt:i4>0</vt:i4>
      </vt:variant>
      <vt:variant>
        <vt:i4>5</vt:i4>
      </vt:variant>
      <vt:variant>
        <vt:lpwstr/>
      </vt:variant>
      <vt:variant>
        <vt:lpwstr>_Toc133372438</vt:lpwstr>
      </vt:variant>
      <vt:variant>
        <vt:i4>1441841</vt:i4>
      </vt:variant>
      <vt:variant>
        <vt:i4>200</vt:i4>
      </vt:variant>
      <vt:variant>
        <vt:i4>0</vt:i4>
      </vt:variant>
      <vt:variant>
        <vt:i4>5</vt:i4>
      </vt:variant>
      <vt:variant>
        <vt:lpwstr/>
      </vt:variant>
      <vt:variant>
        <vt:lpwstr>_Toc133372437</vt:lpwstr>
      </vt:variant>
      <vt:variant>
        <vt:i4>1441841</vt:i4>
      </vt:variant>
      <vt:variant>
        <vt:i4>194</vt:i4>
      </vt:variant>
      <vt:variant>
        <vt:i4>0</vt:i4>
      </vt:variant>
      <vt:variant>
        <vt:i4>5</vt:i4>
      </vt:variant>
      <vt:variant>
        <vt:lpwstr/>
      </vt:variant>
      <vt:variant>
        <vt:lpwstr>_Toc133372434</vt:lpwstr>
      </vt:variant>
      <vt:variant>
        <vt:i4>1441841</vt:i4>
      </vt:variant>
      <vt:variant>
        <vt:i4>188</vt:i4>
      </vt:variant>
      <vt:variant>
        <vt:i4>0</vt:i4>
      </vt:variant>
      <vt:variant>
        <vt:i4>5</vt:i4>
      </vt:variant>
      <vt:variant>
        <vt:lpwstr/>
      </vt:variant>
      <vt:variant>
        <vt:lpwstr>_Toc133372433</vt:lpwstr>
      </vt:variant>
      <vt:variant>
        <vt:i4>1441841</vt:i4>
      </vt:variant>
      <vt:variant>
        <vt:i4>182</vt:i4>
      </vt:variant>
      <vt:variant>
        <vt:i4>0</vt:i4>
      </vt:variant>
      <vt:variant>
        <vt:i4>5</vt:i4>
      </vt:variant>
      <vt:variant>
        <vt:lpwstr/>
      </vt:variant>
      <vt:variant>
        <vt:lpwstr>_Toc133372432</vt:lpwstr>
      </vt:variant>
      <vt:variant>
        <vt:i4>1441841</vt:i4>
      </vt:variant>
      <vt:variant>
        <vt:i4>176</vt:i4>
      </vt:variant>
      <vt:variant>
        <vt:i4>0</vt:i4>
      </vt:variant>
      <vt:variant>
        <vt:i4>5</vt:i4>
      </vt:variant>
      <vt:variant>
        <vt:lpwstr/>
      </vt:variant>
      <vt:variant>
        <vt:lpwstr>_Toc133372431</vt:lpwstr>
      </vt:variant>
      <vt:variant>
        <vt:i4>1441841</vt:i4>
      </vt:variant>
      <vt:variant>
        <vt:i4>170</vt:i4>
      </vt:variant>
      <vt:variant>
        <vt:i4>0</vt:i4>
      </vt:variant>
      <vt:variant>
        <vt:i4>5</vt:i4>
      </vt:variant>
      <vt:variant>
        <vt:lpwstr/>
      </vt:variant>
      <vt:variant>
        <vt:lpwstr>_Toc133372430</vt:lpwstr>
      </vt:variant>
      <vt:variant>
        <vt:i4>1507377</vt:i4>
      </vt:variant>
      <vt:variant>
        <vt:i4>164</vt:i4>
      </vt:variant>
      <vt:variant>
        <vt:i4>0</vt:i4>
      </vt:variant>
      <vt:variant>
        <vt:i4>5</vt:i4>
      </vt:variant>
      <vt:variant>
        <vt:lpwstr/>
      </vt:variant>
      <vt:variant>
        <vt:lpwstr>_Toc133372429</vt:lpwstr>
      </vt:variant>
      <vt:variant>
        <vt:i4>1507377</vt:i4>
      </vt:variant>
      <vt:variant>
        <vt:i4>158</vt:i4>
      </vt:variant>
      <vt:variant>
        <vt:i4>0</vt:i4>
      </vt:variant>
      <vt:variant>
        <vt:i4>5</vt:i4>
      </vt:variant>
      <vt:variant>
        <vt:lpwstr/>
      </vt:variant>
      <vt:variant>
        <vt:lpwstr>_Toc133372428</vt:lpwstr>
      </vt:variant>
      <vt:variant>
        <vt:i4>1507377</vt:i4>
      </vt:variant>
      <vt:variant>
        <vt:i4>152</vt:i4>
      </vt:variant>
      <vt:variant>
        <vt:i4>0</vt:i4>
      </vt:variant>
      <vt:variant>
        <vt:i4>5</vt:i4>
      </vt:variant>
      <vt:variant>
        <vt:lpwstr/>
      </vt:variant>
      <vt:variant>
        <vt:lpwstr>_Toc133372427</vt:lpwstr>
      </vt:variant>
      <vt:variant>
        <vt:i4>1507377</vt:i4>
      </vt:variant>
      <vt:variant>
        <vt:i4>146</vt:i4>
      </vt:variant>
      <vt:variant>
        <vt:i4>0</vt:i4>
      </vt:variant>
      <vt:variant>
        <vt:i4>5</vt:i4>
      </vt:variant>
      <vt:variant>
        <vt:lpwstr/>
      </vt:variant>
      <vt:variant>
        <vt:lpwstr>_Toc133372426</vt:lpwstr>
      </vt:variant>
      <vt:variant>
        <vt:i4>1507377</vt:i4>
      </vt:variant>
      <vt:variant>
        <vt:i4>140</vt:i4>
      </vt:variant>
      <vt:variant>
        <vt:i4>0</vt:i4>
      </vt:variant>
      <vt:variant>
        <vt:i4>5</vt:i4>
      </vt:variant>
      <vt:variant>
        <vt:lpwstr/>
      </vt:variant>
      <vt:variant>
        <vt:lpwstr>_Toc133372425</vt:lpwstr>
      </vt:variant>
      <vt:variant>
        <vt:i4>1507377</vt:i4>
      </vt:variant>
      <vt:variant>
        <vt:i4>134</vt:i4>
      </vt:variant>
      <vt:variant>
        <vt:i4>0</vt:i4>
      </vt:variant>
      <vt:variant>
        <vt:i4>5</vt:i4>
      </vt:variant>
      <vt:variant>
        <vt:lpwstr/>
      </vt:variant>
      <vt:variant>
        <vt:lpwstr>_Toc133372424</vt:lpwstr>
      </vt:variant>
      <vt:variant>
        <vt:i4>1507377</vt:i4>
      </vt:variant>
      <vt:variant>
        <vt:i4>128</vt:i4>
      </vt:variant>
      <vt:variant>
        <vt:i4>0</vt:i4>
      </vt:variant>
      <vt:variant>
        <vt:i4>5</vt:i4>
      </vt:variant>
      <vt:variant>
        <vt:lpwstr/>
      </vt:variant>
      <vt:variant>
        <vt:lpwstr>_Toc133372423</vt:lpwstr>
      </vt:variant>
      <vt:variant>
        <vt:i4>1507377</vt:i4>
      </vt:variant>
      <vt:variant>
        <vt:i4>122</vt:i4>
      </vt:variant>
      <vt:variant>
        <vt:i4>0</vt:i4>
      </vt:variant>
      <vt:variant>
        <vt:i4>5</vt:i4>
      </vt:variant>
      <vt:variant>
        <vt:lpwstr/>
      </vt:variant>
      <vt:variant>
        <vt:lpwstr>_Toc133372422</vt:lpwstr>
      </vt:variant>
      <vt:variant>
        <vt:i4>1507377</vt:i4>
      </vt:variant>
      <vt:variant>
        <vt:i4>116</vt:i4>
      </vt:variant>
      <vt:variant>
        <vt:i4>0</vt:i4>
      </vt:variant>
      <vt:variant>
        <vt:i4>5</vt:i4>
      </vt:variant>
      <vt:variant>
        <vt:lpwstr/>
      </vt:variant>
      <vt:variant>
        <vt:lpwstr>_Toc133372421</vt:lpwstr>
      </vt:variant>
      <vt:variant>
        <vt:i4>1507377</vt:i4>
      </vt:variant>
      <vt:variant>
        <vt:i4>110</vt:i4>
      </vt:variant>
      <vt:variant>
        <vt:i4>0</vt:i4>
      </vt:variant>
      <vt:variant>
        <vt:i4>5</vt:i4>
      </vt:variant>
      <vt:variant>
        <vt:lpwstr/>
      </vt:variant>
      <vt:variant>
        <vt:lpwstr>_Toc133372420</vt:lpwstr>
      </vt:variant>
      <vt:variant>
        <vt:i4>1310769</vt:i4>
      </vt:variant>
      <vt:variant>
        <vt:i4>104</vt:i4>
      </vt:variant>
      <vt:variant>
        <vt:i4>0</vt:i4>
      </vt:variant>
      <vt:variant>
        <vt:i4>5</vt:i4>
      </vt:variant>
      <vt:variant>
        <vt:lpwstr/>
      </vt:variant>
      <vt:variant>
        <vt:lpwstr>_Toc133372419</vt:lpwstr>
      </vt:variant>
      <vt:variant>
        <vt:i4>1310769</vt:i4>
      </vt:variant>
      <vt:variant>
        <vt:i4>98</vt:i4>
      </vt:variant>
      <vt:variant>
        <vt:i4>0</vt:i4>
      </vt:variant>
      <vt:variant>
        <vt:i4>5</vt:i4>
      </vt:variant>
      <vt:variant>
        <vt:lpwstr/>
      </vt:variant>
      <vt:variant>
        <vt:lpwstr>_Toc133372418</vt:lpwstr>
      </vt:variant>
      <vt:variant>
        <vt:i4>1310769</vt:i4>
      </vt:variant>
      <vt:variant>
        <vt:i4>92</vt:i4>
      </vt:variant>
      <vt:variant>
        <vt:i4>0</vt:i4>
      </vt:variant>
      <vt:variant>
        <vt:i4>5</vt:i4>
      </vt:variant>
      <vt:variant>
        <vt:lpwstr/>
      </vt:variant>
      <vt:variant>
        <vt:lpwstr>_Toc133372417</vt:lpwstr>
      </vt:variant>
      <vt:variant>
        <vt:i4>1310769</vt:i4>
      </vt:variant>
      <vt:variant>
        <vt:i4>86</vt:i4>
      </vt:variant>
      <vt:variant>
        <vt:i4>0</vt:i4>
      </vt:variant>
      <vt:variant>
        <vt:i4>5</vt:i4>
      </vt:variant>
      <vt:variant>
        <vt:lpwstr/>
      </vt:variant>
      <vt:variant>
        <vt:lpwstr>_Toc133372416</vt:lpwstr>
      </vt:variant>
      <vt:variant>
        <vt:i4>1310769</vt:i4>
      </vt:variant>
      <vt:variant>
        <vt:i4>80</vt:i4>
      </vt:variant>
      <vt:variant>
        <vt:i4>0</vt:i4>
      </vt:variant>
      <vt:variant>
        <vt:i4>5</vt:i4>
      </vt:variant>
      <vt:variant>
        <vt:lpwstr/>
      </vt:variant>
      <vt:variant>
        <vt:lpwstr>_Toc133372415</vt:lpwstr>
      </vt:variant>
      <vt:variant>
        <vt:i4>1310769</vt:i4>
      </vt:variant>
      <vt:variant>
        <vt:i4>74</vt:i4>
      </vt:variant>
      <vt:variant>
        <vt:i4>0</vt:i4>
      </vt:variant>
      <vt:variant>
        <vt:i4>5</vt:i4>
      </vt:variant>
      <vt:variant>
        <vt:lpwstr/>
      </vt:variant>
      <vt:variant>
        <vt:lpwstr>_Toc133372414</vt:lpwstr>
      </vt:variant>
      <vt:variant>
        <vt:i4>1310769</vt:i4>
      </vt:variant>
      <vt:variant>
        <vt:i4>68</vt:i4>
      </vt:variant>
      <vt:variant>
        <vt:i4>0</vt:i4>
      </vt:variant>
      <vt:variant>
        <vt:i4>5</vt:i4>
      </vt:variant>
      <vt:variant>
        <vt:lpwstr/>
      </vt:variant>
      <vt:variant>
        <vt:lpwstr>_Toc133372413</vt:lpwstr>
      </vt:variant>
      <vt:variant>
        <vt:i4>1310769</vt:i4>
      </vt:variant>
      <vt:variant>
        <vt:i4>62</vt:i4>
      </vt:variant>
      <vt:variant>
        <vt:i4>0</vt:i4>
      </vt:variant>
      <vt:variant>
        <vt:i4>5</vt:i4>
      </vt:variant>
      <vt:variant>
        <vt:lpwstr/>
      </vt:variant>
      <vt:variant>
        <vt:lpwstr>_Toc133372412</vt:lpwstr>
      </vt:variant>
      <vt:variant>
        <vt:i4>1310769</vt:i4>
      </vt:variant>
      <vt:variant>
        <vt:i4>56</vt:i4>
      </vt:variant>
      <vt:variant>
        <vt:i4>0</vt:i4>
      </vt:variant>
      <vt:variant>
        <vt:i4>5</vt:i4>
      </vt:variant>
      <vt:variant>
        <vt:lpwstr/>
      </vt:variant>
      <vt:variant>
        <vt:lpwstr>_Toc133372411</vt:lpwstr>
      </vt:variant>
      <vt:variant>
        <vt:i4>1310769</vt:i4>
      </vt:variant>
      <vt:variant>
        <vt:i4>50</vt:i4>
      </vt:variant>
      <vt:variant>
        <vt:i4>0</vt:i4>
      </vt:variant>
      <vt:variant>
        <vt:i4>5</vt:i4>
      </vt:variant>
      <vt:variant>
        <vt:lpwstr/>
      </vt:variant>
      <vt:variant>
        <vt:lpwstr>_Toc133372410</vt:lpwstr>
      </vt:variant>
      <vt:variant>
        <vt:i4>1376305</vt:i4>
      </vt:variant>
      <vt:variant>
        <vt:i4>44</vt:i4>
      </vt:variant>
      <vt:variant>
        <vt:i4>0</vt:i4>
      </vt:variant>
      <vt:variant>
        <vt:i4>5</vt:i4>
      </vt:variant>
      <vt:variant>
        <vt:lpwstr/>
      </vt:variant>
      <vt:variant>
        <vt:lpwstr>_Toc133372409</vt:lpwstr>
      </vt:variant>
      <vt:variant>
        <vt:i4>1376305</vt:i4>
      </vt:variant>
      <vt:variant>
        <vt:i4>38</vt:i4>
      </vt:variant>
      <vt:variant>
        <vt:i4>0</vt:i4>
      </vt:variant>
      <vt:variant>
        <vt:i4>5</vt:i4>
      </vt:variant>
      <vt:variant>
        <vt:lpwstr/>
      </vt:variant>
      <vt:variant>
        <vt:lpwstr>_Toc133372408</vt:lpwstr>
      </vt:variant>
      <vt:variant>
        <vt:i4>1376305</vt:i4>
      </vt:variant>
      <vt:variant>
        <vt:i4>32</vt:i4>
      </vt:variant>
      <vt:variant>
        <vt:i4>0</vt:i4>
      </vt:variant>
      <vt:variant>
        <vt:i4>5</vt:i4>
      </vt:variant>
      <vt:variant>
        <vt:lpwstr/>
      </vt:variant>
      <vt:variant>
        <vt:lpwstr>_Toc133372407</vt:lpwstr>
      </vt:variant>
      <vt:variant>
        <vt:i4>1376305</vt:i4>
      </vt:variant>
      <vt:variant>
        <vt:i4>26</vt:i4>
      </vt:variant>
      <vt:variant>
        <vt:i4>0</vt:i4>
      </vt:variant>
      <vt:variant>
        <vt:i4>5</vt:i4>
      </vt:variant>
      <vt:variant>
        <vt:lpwstr/>
      </vt:variant>
      <vt:variant>
        <vt:lpwstr>_Toc133372406</vt:lpwstr>
      </vt:variant>
      <vt:variant>
        <vt:i4>1376305</vt:i4>
      </vt:variant>
      <vt:variant>
        <vt:i4>20</vt:i4>
      </vt:variant>
      <vt:variant>
        <vt:i4>0</vt:i4>
      </vt:variant>
      <vt:variant>
        <vt:i4>5</vt:i4>
      </vt:variant>
      <vt:variant>
        <vt:lpwstr/>
      </vt:variant>
      <vt:variant>
        <vt:lpwstr>_Toc133372405</vt:lpwstr>
      </vt:variant>
      <vt:variant>
        <vt:i4>1376305</vt:i4>
      </vt:variant>
      <vt:variant>
        <vt:i4>14</vt:i4>
      </vt:variant>
      <vt:variant>
        <vt:i4>0</vt:i4>
      </vt:variant>
      <vt:variant>
        <vt:i4>5</vt:i4>
      </vt:variant>
      <vt:variant>
        <vt:lpwstr/>
      </vt:variant>
      <vt:variant>
        <vt:lpwstr>_Toc133372404</vt:lpwstr>
      </vt:variant>
      <vt:variant>
        <vt:i4>1376305</vt:i4>
      </vt:variant>
      <vt:variant>
        <vt:i4>8</vt:i4>
      </vt:variant>
      <vt:variant>
        <vt:i4>0</vt:i4>
      </vt:variant>
      <vt:variant>
        <vt:i4>5</vt:i4>
      </vt:variant>
      <vt:variant>
        <vt:lpwstr/>
      </vt:variant>
      <vt:variant>
        <vt:lpwstr>_Toc133372403</vt:lpwstr>
      </vt:variant>
      <vt:variant>
        <vt:i4>1376305</vt:i4>
      </vt:variant>
      <vt:variant>
        <vt:i4>2</vt:i4>
      </vt:variant>
      <vt:variant>
        <vt:i4>0</vt:i4>
      </vt:variant>
      <vt:variant>
        <vt:i4>5</vt:i4>
      </vt:variant>
      <vt:variant>
        <vt:lpwstr/>
      </vt:variant>
      <vt:variant>
        <vt:lpwstr>_Toc133372402</vt:lpwstr>
      </vt:variant>
      <vt:variant>
        <vt:i4>3211348</vt:i4>
      </vt:variant>
      <vt:variant>
        <vt:i4>9</vt:i4>
      </vt:variant>
      <vt:variant>
        <vt:i4>0</vt:i4>
      </vt:variant>
      <vt:variant>
        <vt:i4>5</vt:i4>
      </vt:variant>
      <vt:variant>
        <vt:lpwstr>mailto:Snehal.Jha@ncr.com</vt:lpwstr>
      </vt:variant>
      <vt:variant>
        <vt:lpwstr/>
      </vt:variant>
      <vt:variant>
        <vt:i4>2490455</vt:i4>
      </vt:variant>
      <vt:variant>
        <vt:i4>6</vt:i4>
      </vt:variant>
      <vt:variant>
        <vt:i4>0</vt:i4>
      </vt:variant>
      <vt:variant>
        <vt:i4>5</vt:i4>
      </vt:variant>
      <vt:variant>
        <vt:lpwstr>mailto:Daryll.Rebeiro@ncr.com</vt:lpwstr>
      </vt:variant>
      <vt:variant>
        <vt:lpwstr/>
      </vt:variant>
      <vt:variant>
        <vt:i4>3211348</vt:i4>
      </vt:variant>
      <vt:variant>
        <vt:i4>3</vt:i4>
      </vt:variant>
      <vt:variant>
        <vt:i4>0</vt:i4>
      </vt:variant>
      <vt:variant>
        <vt:i4>5</vt:i4>
      </vt:variant>
      <vt:variant>
        <vt:lpwstr>mailto:Snehal.Jha@ncr.com</vt:lpwstr>
      </vt:variant>
      <vt:variant>
        <vt:lpwstr/>
      </vt:variant>
      <vt:variant>
        <vt:i4>2490455</vt:i4>
      </vt:variant>
      <vt:variant>
        <vt:i4>0</vt:i4>
      </vt:variant>
      <vt:variant>
        <vt:i4>0</vt:i4>
      </vt:variant>
      <vt:variant>
        <vt:i4>5</vt:i4>
      </vt:variant>
      <vt:variant>
        <vt:lpwstr>mailto:Daryll.Rebeiro@ncr.com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38</cp:revision>
  <cp:lastPrinted>2023-04-05T13:37:00Z</cp:lastPrinted>
  <dcterms:created xsi:type="dcterms:W3CDTF">2023-04-26T08:25:00Z</dcterms:created>
  <dcterms:modified xsi:type="dcterms:W3CDTF">2023-05-03T07:20:00Z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