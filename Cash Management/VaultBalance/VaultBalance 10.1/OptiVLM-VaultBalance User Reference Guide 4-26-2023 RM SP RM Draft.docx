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3C8B1A11" w:rsidR="00F56777" w:rsidRPr="00F56777" w:rsidRDefault="00B316E2" w:rsidP="00F56777">
      <w:pPr>
        <w:pStyle w:val="Product"/>
      </w:pPr>
      <w:r>
        <w:t>OptiVLM Vault Balance 10.</w:t>
      </w:r>
      <w:ins w:id="0" w:author="Pinnu, Sainath" w:date="2023-04-12T12:10:00Z">
        <w:r w:rsidR="00FA6D5B">
          <w:t>1</w:t>
        </w:r>
      </w:ins>
      <w:del w:id="1" w:author="Pinnu, Sainath" w:date="2023-04-12T12:10:00Z">
        <w:r w:rsidDel="00FA6D5B">
          <w:delText>0</w:delText>
        </w:r>
      </w:del>
    </w:p>
    <w:p w14:paraId="261B0E02" w14:textId="2B83C092" w:rsidR="000B3F3C" w:rsidRDefault="00111783" w:rsidP="00F56777">
      <w:pPr>
        <w:pStyle w:val="Title"/>
      </w:pPr>
      <w:r>
        <w:t>User Reference Guide</w:t>
      </w:r>
    </w:p>
    <w:p w14:paraId="76F539DD" w14:textId="62C762D8" w:rsidR="00215312" w:rsidRPr="00286E0A" w:rsidRDefault="00111783" w:rsidP="00387A0D">
      <w:pPr>
        <w:pStyle w:val="DocInfo"/>
        <w:rPr>
          <w:b/>
          <w:bCs/>
        </w:rPr>
      </w:pPr>
      <w:r w:rsidRPr="00286E0A">
        <w:rPr>
          <w:b/>
          <w:bCs/>
        </w:rPr>
        <w:t xml:space="preserve">Build </w:t>
      </w:r>
      <w:r w:rsidR="003D0497" w:rsidRPr="00286E0A">
        <w:rPr>
          <w:b/>
          <w:bCs/>
        </w:rPr>
        <w:t>5013</w:t>
      </w:r>
    </w:p>
    <w:p w14:paraId="30C219E1" w14:textId="58ADA640" w:rsidR="00286E0A" w:rsidRPr="00286E0A" w:rsidRDefault="00286E0A" w:rsidP="00215312">
      <w:pPr>
        <w:pStyle w:val="DocInfo"/>
        <w:rPr>
          <w:b/>
          <w:bCs/>
        </w:rPr>
      </w:pPr>
      <w:r w:rsidRPr="00286E0A">
        <w:rPr>
          <w:b/>
          <w:bCs/>
        </w:rPr>
        <w:t>Version 10.</w:t>
      </w:r>
      <w:ins w:id="2" w:author="Pinnu, Sainath" w:date="2023-04-12T12:10:00Z">
        <w:r w:rsidR="00FA6D5B">
          <w:rPr>
            <w:b/>
            <w:bCs/>
          </w:rPr>
          <w:t>1</w:t>
        </w:r>
      </w:ins>
      <w:del w:id="3" w:author="Pinnu, Sainath" w:date="2023-04-12T12:10:00Z">
        <w:r w:rsidRPr="00286E0A" w:rsidDel="00FA6D5B">
          <w:rPr>
            <w:b/>
            <w:bCs/>
          </w:rPr>
          <w:delText>0</w:delText>
        </w:r>
      </w:del>
    </w:p>
    <w:p w14:paraId="38B9DD01" w14:textId="457DEC62" w:rsidR="00215312" w:rsidRPr="00286E0A" w:rsidRDefault="003D0497" w:rsidP="00215312">
      <w:pPr>
        <w:pStyle w:val="DocInfo"/>
        <w:rPr>
          <w:b/>
          <w:bCs/>
        </w:rPr>
      </w:pPr>
      <w:r w:rsidRPr="00286E0A">
        <w:rPr>
          <w:b/>
          <w:bCs/>
        </w:rPr>
        <w:t>March 2023</w:t>
      </w:r>
    </w:p>
    <w:p w14:paraId="01162AE1" w14:textId="4E8D33FD" w:rsidR="008447FE" w:rsidRPr="002C38D9" w:rsidRDefault="008447FE" w:rsidP="00286E0A">
      <w:pPr>
        <w:pStyle w:val="ChapterTitle"/>
      </w:pPr>
      <w:bookmarkStart w:id="4" w:name="_Toc131579820"/>
      <w:r w:rsidRPr="002C38D9">
        <w:lastRenderedPageBreak/>
        <w:t>Copyright and Trademark Information</w:t>
      </w:r>
      <w:bookmarkEnd w:id="4"/>
    </w:p>
    <w:p w14:paraId="07DB83B3" w14:textId="77777777" w:rsidR="00080D45" w:rsidRDefault="00080D45" w:rsidP="00080D45">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5" w:name="_Toc131579821"/>
      <w:r>
        <w:lastRenderedPageBreak/>
        <w:t>Revision Record</w:t>
      </w:r>
      <w:bookmarkEnd w:id="5"/>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CF09C4">
        <w:tc>
          <w:tcPr>
            <w:tcW w:w="1440" w:type="dxa"/>
            <w:tcBorders>
              <w:bottom w:val="nil"/>
            </w:tcBorders>
          </w:tcPr>
          <w:p w14:paraId="4C0FEEC4" w14:textId="50EAA830" w:rsidR="002E1E15" w:rsidRPr="00F52559" w:rsidRDefault="008672AF" w:rsidP="002B4945">
            <w:pPr>
              <w:pStyle w:val="TableBody"/>
              <w:jc w:val="center"/>
            </w:pPr>
            <w:r>
              <w:t>March2023</w:t>
            </w:r>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3E83C068" w:rsidR="002E1E15" w:rsidRPr="00F52559" w:rsidRDefault="008672AF" w:rsidP="00303136">
            <w:pPr>
              <w:pStyle w:val="TableBody"/>
              <w:keepNext/>
            </w:pPr>
            <w:r>
              <w:t>Formatting Changes</w:t>
            </w:r>
          </w:p>
        </w:tc>
      </w:tr>
      <w:tr w:rsidR="002E1E15" w:rsidRPr="00F52559" w14:paraId="48177E5C" w14:textId="77777777" w:rsidTr="00CF09C4">
        <w:tc>
          <w:tcPr>
            <w:tcW w:w="1440" w:type="dxa"/>
            <w:tcBorders>
              <w:top w:val="nil"/>
              <w:bottom w:val="nil"/>
            </w:tcBorders>
          </w:tcPr>
          <w:p w14:paraId="55128149" w14:textId="77777777" w:rsidR="002E1E15" w:rsidRPr="00F52559" w:rsidRDefault="002E1E15" w:rsidP="002B4945">
            <w:pPr>
              <w:pStyle w:val="TableBody"/>
              <w:keepNext/>
              <w:jc w:val="center"/>
            </w:pPr>
          </w:p>
        </w:tc>
        <w:tc>
          <w:tcPr>
            <w:tcW w:w="1440" w:type="dxa"/>
          </w:tcPr>
          <w:p w14:paraId="41F6A88F" w14:textId="34300AD6" w:rsidR="002E1E15" w:rsidRDefault="002E1E15" w:rsidP="002B4945">
            <w:pPr>
              <w:pStyle w:val="TableBody"/>
              <w:keepNext/>
              <w:jc w:val="center"/>
            </w:pPr>
          </w:p>
        </w:tc>
        <w:tc>
          <w:tcPr>
            <w:tcW w:w="6480" w:type="dxa"/>
          </w:tcPr>
          <w:p w14:paraId="2EAD4407" w14:textId="0B4A15B9" w:rsidR="002E1E15" w:rsidRPr="00F52559" w:rsidRDefault="002E1E15" w:rsidP="002B4945">
            <w:pPr>
              <w:pStyle w:val="TableBody"/>
              <w:keepNext/>
            </w:pPr>
          </w:p>
        </w:tc>
      </w:tr>
      <w:tr w:rsidR="002E1E15" w:rsidRPr="00F52559" w14:paraId="78FC22B3" w14:textId="77777777" w:rsidTr="00CF09C4">
        <w:tc>
          <w:tcPr>
            <w:tcW w:w="1440" w:type="dxa"/>
            <w:tcBorders>
              <w:top w:val="nil"/>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6" w:name="_Toc131579822"/>
      <w:r w:rsidRPr="00C361EB">
        <w:lastRenderedPageBreak/>
        <w:t>Contents</w:t>
      </w:r>
      <w:bookmarkEnd w:id="6"/>
    </w:p>
    <w:p w14:paraId="07918BD5" w14:textId="2FEC0409" w:rsidR="0009659B"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1579820" w:history="1">
        <w:r w:rsidR="0009659B" w:rsidRPr="00EB1E65">
          <w:rPr>
            <w:rStyle w:val="Hyperlink"/>
            <w:noProof/>
          </w:rPr>
          <w:t>Copyright and Trademark Information</w:t>
        </w:r>
        <w:r w:rsidR="0009659B">
          <w:rPr>
            <w:noProof/>
            <w:webHidden/>
          </w:rPr>
          <w:tab/>
        </w:r>
        <w:r w:rsidR="0009659B">
          <w:rPr>
            <w:noProof/>
            <w:webHidden/>
          </w:rPr>
          <w:fldChar w:fldCharType="begin"/>
        </w:r>
        <w:r w:rsidR="0009659B">
          <w:rPr>
            <w:noProof/>
            <w:webHidden/>
          </w:rPr>
          <w:instrText xml:space="preserve"> PAGEREF _Toc131579820 \h </w:instrText>
        </w:r>
        <w:r w:rsidR="0009659B">
          <w:rPr>
            <w:noProof/>
            <w:webHidden/>
          </w:rPr>
        </w:r>
        <w:r w:rsidR="0009659B">
          <w:rPr>
            <w:noProof/>
            <w:webHidden/>
          </w:rPr>
          <w:fldChar w:fldCharType="separate"/>
        </w:r>
        <w:r w:rsidR="0061087E">
          <w:rPr>
            <w:noProof/>
            <w:webHidden/>
          </w:rPr>
          <w:t>2</w:t>
        </w:r>
        <w:r w:rsidR="0009659B">
          <w:rPr>
            <w:noProof/>
            <w:webHidden/>
          </w:rPr>
          <w:fldChar w:fldCharType="end"/>
        </w:r>
      </w:hyperlink>
    </w:p>
    <w:p w14:paraId="75AE2FAF" w14:textId="1BCD7FEB" w:rsidR="0009659B" w:rsidRDefault="00000000">
      <w:pPr>
        <w:pStyle w:val="TOC1"/>
        <w:rPr>
          <w:rFonts w:asciiTheme="minorHAnsi" w:eastAsiaTheme="minorEastAsia" w:hAnsiTheme="minorHAnsi" w:cstheme="minorBidi"/>
          <w:b w:val="0"/>
          <w:noProof/>
          <w:szCs w:val="22"/>
          <w:lang w:val="en-US"/>
        </w:rPr>
      </w:pPr>
      <w:hyperlink w:anchor="_Toc131579821" w:history="1">
        <w:r w:rsidR="0009659B" w:rsidRPr="00EB1E65">
          <w:rPr>
            <w:rStyle w:val="Hyperlink"/>
            <w:noProof/>
          </w:rPr>
          <w:t>Revision Record</w:t>
        </w:r>
        <w:r w:rsidR="0009659B">
          <w:rPr>
            <w:noProof/>
            <w:webHidden/>
          </w:rPr>
          <w:tab/>
        </w:r>
        <w:r w:rsidR="0009659B">
          <w:rPr>
            <w:noProof/>
            <w:webHidden/>
          </w:rPr>
          <w:fldChar w:fldCharType="begin"/>
        </w:r>
        <w:r w:rsidR="0009659B">
          <w:rPr>
            <w:noProof/>
            <w:webHidden/>
          </w:rPr>
          <w:instrText xml:space="preserve"> PAGEREF _Toc131579821 \h </w:instrText>
        </w:r>
        <w:r w:rsidR="0009659B">
          <w:rPr>
            <w:noProof/>
            <w:webHidden/>
          </w:rPr>
        </w:r>
        <w:r w:rsidR="0009659B">
          <w:rPr>
            <w:noProof/>
            <w:webHidden/>
          </w:rPr>
          <w:fldChar w:fldCharType="separate"/>
        </w:r>
        <w:r w:rsidR="0061087E">
          <w:rPr>
            <w:noProof/>
            <w:webHidden/>
          </w:rPr>
          <w:t>3</w:t>
        </w:r>
        <w:r w:rsidR="0009659B">
          <w:rPr>
            <w:noProof/>
            <w:webHidden/>
          </w:rPr>
          <w:fldChar w:fldCharType="end"/>
        </w:r>
      </w:hyperlink>
    </w:p>
    <w:p w14:paraId="36684D74" w14:textId="64C34B9F" w:rsidR="0009659B" w:rsidRDefault="00000000">
      <w:pPr>
        <w:pStyle w:val="TOC1"/>
        <w:rPr>
          <w:rFonts w:asciiTheme="minorHAnsi" w:eastAsiaTheme="minorEastAsia" w:hAnsiTheme="minorHAnsi" w:cstheme="minorBidi"/>
          <w:b w:val="0"/>
          <w:noProof/>
          <w:szCs w:val="22"/>
          <w:lang w:val="en-US"/>
        </w:rPr>
      </w:pPr>
      <w:hyperlink w:anchor="_Toc131579822" w:history="1">
        <w:r w:rsidR="0009659B" w:rsidRPr="00EB1E65">
          <w:rPr>
            <w:rStyle w:val="Hyperlink"/>
            <w:noProof/>
          </w:rPr>
          <w:t>Contents</w:t>
        </w:r>
        <w:r w:rsidR="0009659B">
          <w:rPr>
            <w:noProof/>
            <w:webHidden/>
          </w:rPr>
          <w:tab/>
        </w:r>
        <w:r w:rsidR="0009659B">
          <w:rPr>
            <w:noProof/>
            <w:webHidden/>
          </w:rPr>
          <w:fldChar w:fldCharType="begin"/>
        </w:r>
        <w:r w:rsidR="0009659B">
          <w:rPr>
            <w:noProof/>
            <w:webHidden/>
          </w:rPr>
          <w:instrText xml:space="preserve"> PAGEREF _Toc131579822 \h </w:instrText>
        </w:r>
        <w:r w:rsidR="0009659B">
          <w:rPr>
            <w:noProof/>
            <w:webHidden/>
          </w:rPr>
        </w:r>
        <w:r w:rsidR="0009659B">
          <w:rPr>
            <w:noProof/>
            <w:webHidden/>
          </w:rPr>
          <w:fldChar w:fldCharType="separate"/>
        </w:r>
        <w:r w:rsidR="0061087E">
          <w:rPr>
            <w:noProof/>
            <w:webHidden/>
          </w:rPr>
          <w:t>4</w:t>
        </w:r>
        <w:r w:rsidR="0009659B">
          <w:rPr>
            <w:noProof/>
            <w:webHidden/>
          </w:rPr>
          <w:fldChar w:fldCharType="end"/>
        </w:r>
      </w:hyperlink>
    </w:p>
    <w:p w14:paraId="5A701ECD" w14:textId="2E406EEC" w:rsidR="0009659B" w:rsidRDefault="00000000">
      <w:pPr>
        <w:pStyle w:val="TOC1"/>
        <w:rPr>
          <w:rFonts w:asciiTheme="minorHAnsi" w:eastAsiaTheme="minorEastAsia" w:hAnsiTheme="minorHAnsi" w:cstheme="minorBidi"/>
          <w:b w:val="0"/>
          <w:noProof/>
          <w:szCs w:val="22"/>
          <w:lang w:val="en-US"/>
        </w:rPr>
      </w:pPr>
      <w:hyperlink w:anchor="_Toc131579823" w:history="1">
        <w:r w:rsidR="0009659B" w:rsidRPr="00EB1E65">
          <w:rPr>
            <w:rStyle w:val="Hyperlink"/>
            <w:noProof/>
          </w:rPr>
          <w:t>CONVENTIONS USED IN THIS HELP DOCUMENTATION</w:t>
        </w:r>
        <w:r w:rsidR="0009659B">
          <w:rPr>
            <w:noProof/>
            <w:webHidden/>
          </w:rPr>
          <w:tab/>
        </w:r>
        <w:r w:rsidR="0009659B">
          <w:rPr>
            <w:noProof/>
            <w:webHidden/>
          </w:rPr>
          <w:fldChar w:fldCharType="begin"/>
        </w:r>
        <w:r w:rsidR="0009659B">
          <w:rPr>
            <w:noProof/>
            <w:webHidden/>
          </w:rPr>
          <w:instrText xml:space="preserve"> PAGEREF _Toc131579823 \h </w:instrText>
        </w:r>
        <w:r w:rsidR="0009659B">
          <w:rPr>
            <w:noProof/>
            <w:webHidden/>
          </w:rPr>
        </w:r>
        <w:r w:rsidR="0009659B">
          <w:rPr>
            <w:noProof/>
            <w:webHidden/>
          </w:rPr>
          <w:fldChar w:fldCharType="separate"/>
        </w:r>
        <w:r w:rsidR="0061087E">
          <w:rPr>
            <w:noProof/>
            <w:webHidden/>
          </w:rPr>
          <w:t>6</w:t>
        </w:r>
        <w:r w:rsidR="0009659B">
          <w:rPr>
            <w:noProof/>
            <w:webHidden/>
          </w:rPr>
          <w:fldChar w:fldCharType="end"/>
        </w:r>
      </w:hyperlink>
    </w:p>
    <w:p w14:paraId="1A5A7923" w14:textId="16EAFA18" w:rsidR="0009659B" w:rsidRDefault="00000000">
      <w:pPr>
        <w:pStyle w:val="TOC1"/>
        <w:tabs>
          <w:tab w:val="left" w:pos="1258"/>
        </w:tabs>
        <w:rPr>
          <w:rFonts w:asciiTheme="minorHAnsi" w:eastAsiaTheme="minorEastAsia" w:hAnsiTheme="minorHAnsi" w:cstheme="minorBidi"/>
          <w:b w:val="0"/>
          <w:noProof/>
          <w:szCs w:val="22"/>
          <w:lang w:val="en-US"/>
        </w:rPr>
      </w:pPr>
      <w:hyperlink w:anchor="_Toc131579824" w:history="1">
        <w:r w:rsidR="0009659B" w:rsidRPr="00EB1E65">
          <w:rPr>
            <w:rStyle w:val="Hyperlink"/>
            <w:noProof/>
          </w:rPr>
          <w:t>1</w:t>
        </w:r>
        <w:r w:rsidR="0009659B">
          <w:rPr>
            <w:rFonts w:asciiTheme="minorHAnsi" w:eastAsiaTheme="minorEastAsia" w:hAnsiTheme="minorHAnsi" w:cstheme="minorBidi"/>
            <w:b w:val="0"/>
            <w:noProof/>
            <w:szCs w:val="22"/>
            <w:lang w:val="en-US"/>
          </w:rPr>
          <w:tab/>
        </w:r>
        <w:r w:rsidR="0009659B" w:rsidRPr="00EB1E65">
          <w:rPr>
            <w:rStyle w:val="Hyperlink"/>
            <w:noProof/>
          </w:rPr>
          <w:t>INTRODUCTION TO VAULT BALANCE</w:t>
        </w:r>
        <w:r w:rsidR="0009659B">
          <w:rPr>
            <w:noProof/>
            <w:webHidden/>
          </w:rPr>
          <w:tab/>
        </w:r>
        <w:r w:rsidR="0009659B">
          <w:rPr>
            <w:noProof/>
            <w:webHidden/>
          </w:rPr>
          <w:fldChar w:fldCharType="begin"/>
        </w:r>
        <w:r w:rsidR="0009659B">
          <w:rPr>
            <w:noProof/>
            <w:webHidden/>
          </w:rPr>
          <w:instrText xml:space="preserve"> PAGEREF _Toc131579824 \h </w:instrText>
        </w:r>
        <w:r w:rsidR="0009659B">
          <w:rPr>
            <w:noProof/>
            <w:webHidden/>
          </w:rPr>
        </w:r>
        <w:r w:rsidR="0009659B">
          <w:rPr>
            <w:noProof/>
            <w:webHidden/>
          </w:rPr>
          <w:fldChar w:fldCharType="separate"/>
        </w:r>
        <w:r w:rsidR="0061087E">
          <w:rPr>
            <w:noProof/>
            <w:webHidden/>
          </w:rPr>
          <w:t>7</w:t>
        </w:r>
        <w:r w:rsidR="0009659B">
          <w:rPr>
            <w:noProof/>
            <w:webHidden/>
          </w:rPr>
          <w:fldChar w:fldCharType="end"/>
        </w:r>
      </w:hyperlink>
    </w:p>
    <w:p w14:paraId="1BE60550" w14:textId="5E128AE6"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25" w:history="1">
        <w:r w:rsidR="0009659B" w:rsidRPr="00EB1E65">
          <w:rPr>
            <w:rStyle w:val="Hyperlink"/>
            <w:noProof/>
          </w:rPr>
          <w:t>1.1</w:t>
        </w:r>
        <w:r w:rsidR="0009659B">
          <w:rPr>
            <w:rFonts w:asciiTheme="minorHAnsi" w:eastAsiaTheme="minorEastAsia" w:hAnsiTheme="minorHAnsi" w:cstheme="minorBidi"/>
            <w:noProof/>
            <w:sz w:val="22"/>
            <w:szCs w:val="22"/>
            <w:lang w:val="en-US"/>
          </w:rPr>
          <w:tab/>
        </w:r>
        <w:r w:rsidR="0009659B" w:rsidRPr="00EB1E65">
          <w:rPr>
            <w:rStyle w:val="Hyperlink"/>
            <w:noProof/>
          </w:rPr>
          <w:t>GETTING STARTED</w:t>
        </w:r>
        <w:r w:rsidR="0009659B">
          <w:rPr>
            <w:noProof/>
            <w:webHidden/>
          </w:rPr>
          <w:tab/>
        </w:r>
        <w:r w:rsidR="0009659B">
          <w:rPr>
            <w:noProof/>
            <w:webHidden/>
          </w:rPr>
          <w:fldChar w:fldCharType="begin"/>
        </w:r>
        <w:r w:rsidR="0009659B">
          <w:rPr>
            <w:noProof/>
            <w:webHidden/>
          </w:rPr>
          <w:instrText xml:space="preserve"> PAGEREF _Toc131579825 \h </w:instrText>
        </w:r>
        <w:r w:rsidR="0009659B">
          <w:rPr>
            <w:noProof/>
            <w:webHidden/>
          </w:rPr>
        </w:r>
        <w:r w:rsidR="0009659B">
          <w:rPr>
            <w:noProof/>
            <w:webHidden/>
          </w:rPr>
          <w:fldChar w:fldCharType="separate"/>
        </w:r>
        <w:r w:rsidR="0061087E">
          <w:rPr>
            <w:noProof/>
            <w:webHidden/>
          </w:rPr>
          <w:t>7</w:t>
        </w:r>
        <w:r w:rsidR="0009659B">
          <w:rPr>
            <w:noProof/>
            <w:webHidden/>
          </w:rPr>
          <w:fldChar w:fldCharType="end"/>
        </w:r>
      </w:hyperlink>
    </w:p>
    <w:p w14:paraId="6266A07B" w14:textId="059FE5E6"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26" w:history="1">
        <w:r w:rsidR="0009659B" w:rsidRPr="00EB1E65">
          <w:rPr>
            <w:rStyle w:val="Hyperlink"/>
            <w:noProof/>
          </w:rPr>
          <w:t>1.1.1</w:t>
        </w:r>
        <w:r w:rsidR="0009659B">
          <w:rPr>
            <w:rFonts w:asciiTheme="minorHAnsi" w:eastAsiaTheme="minorEastAsia" w:hAnsiTheme="minorHAnsi" w:cstheme="minorBidi"/>
            <w:noProof/>
            <w:sz w:val="22"/>
            <w:szCs w:val="22"/>
            <w:lang w:val="en-US"/>
          </w:rPr>
          <w:tab/>
        </w:r>
        <w:r w:rsidR="0009659B" w:rsidRPr="00EB1E65">
          <w:rPr>
            <w:rStyle w:val="Hyperlink"/>
            <w:noProof/>
          </w:rPr>
          <w:t>SCREEN RESOLUTION</w:t>
        </w:r>
        <w:r w:rsidR="0009659B">
          <w:rPr>
            <w:noProof/>
            <w:webHidden/>
          </w:rPr>
          <w:tab/>
        </w:r>
        <w:r w:rsidR="0009659B">
          <w:rPr>
            <w:noProof/>
            <w:webHidden/>
          </w:rPr>
          <w:fldChar w:fldCharType="begin"/>
        </w:r>
        <w:r w:rsidR="0009659B">
          <w:rPr>
            <w:noProof/>
            <w:webHidden/>
          </w:rPr>
          <w:instrText xml:space="preserve"> PAGEREF _Toc131579826 \h </w:instrText>
        </w:r>
        <w:r w:rsidR="0009659B">
          <w:rPr>
            <w:noProof/>
            <w:webHidden/>
          </w:rPr>
        </w:r>
        <w:r w:rsidR="0009659B">
          <w:rPr>
            <w:noProof/>
            <w:webHidden/>
          </w:rPr>
          <w:fldChar w:fldCharType="separate"/>
        </w:r>
        <w:r w:rsidR="0061087E">
          <w:rPr>
            <w:noProof/>
            <w:webHidden/>
          </w:rPr>
          <w:t>7</w:t>
        </w:r>
        <w:r w:rsidR="0009659B">
          <w:rPr>
            <w:noProof/>
            <w:webHidden/>
          </w:rPr>
          <w:fldChar w:fldCharType="end"/>
        </w:r>
      </w:hyperlink>
    </w:p>
    <w:p w14:paraId="16278765" w14:textId="4E14663B"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27" w:history="1">
        <w:r w:rsidR="0009659B" w:rsidRPr="00EB1E65">
          <w:rPr>
            <w:rStyle w:val="Hyperlink"/>
            <w:noProof/>
          </w:rPr>
          <w:t>1.1.2</w:t>
        </w:r>
        <w:r w:rsidR="0009659B">
          <w:rPr>
            <w:rFonts w:asciiTheme="minorHAnsi" w:eastAsiaTheme="minorEastAsia" w:hAnsiTheme="minorHAnsi" w:cstheme="minorBidi"/>
            <w:noProof/>
            <w:sz w:val="22"/>
            <w:szCs w:val="22"/>
            <w:lang w:val="en-US"/>
          </w:rPr>
          <w:tab/>
        </w:r>
        <w:r w:rsidR="0009659B" w:rsidRPr="00EB1E65">
          <w:rPr>
            <w:rStyle w:val="Hyperlink"/>
            <w:noProof/>
          </w:rPr>
          <w:t>NAVIGATION TIPS</w:t>
        </w:r>
        <w:r w:rsidR="0009659B">
          <w:rPr>
            <w:noProof/>
            <w:webHidden/>
          </w:rPr>
          <w:tab/>
        </w:r>
        <w:r w:rsidR="0009659B">
          <w:rPr>
            <w:noProof/>
            <w:webHidden/>
          </w:rPr>
          <w:fldChar w:fldCharType="begin"/>
        </w:r>
        <w:r w:rsidR="0009659B">
          <w:rPr>
            <w:noProof/>
            <w:webHidden/>
          </w:rPr>
          <w:instrText xml:space="preserve"> PAGEREF _Toc131579827 \h </w:instrText>
        </w:r>
        <w:r w:rsidR="0009659B">
          <w:rPr>
            <w:noProof/>
            <w:webHidden/>
          </w:rPr>
        </w:r>
        <w:r w:rsidR="0009659B">
          <w:rPr>
            <w:noProof/>
            <w:webHidden/>
          </w:rPr>
          <w:fldChar w:fldCharType="separate"/>
        </w:r>
        <w:r w:rsidR="0061087E">
          <w:rPr>
            <w:noProof/>
            <w:webHidden/>
          </w:rPr>
          <w:t>8</w:t>
        </w:r>
        <w:r w:rsidR="0009659B">
          <w:rPr>
            <w:noProof/>
            <w:webHidden/>
          </w:rPr>
          <w:fldChar w:fldCharType="end"/>
        </w:r>
      </w:hyperlink>
    </w:p>
    <w:p w14:paraId="0581F913" w14:textId="23D557FB"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28" w:history="1">
        <w:r w:rsidR="0009659B" w:rsidRPr="00EB1E65">
          <w:rPr>
            <w:rStyle w:val="Hyperlink"/>
            <w:noProof/>
          </w:rPr>
          <w:t>1.1.3</w:t>
        </w:r>
        <w:r w:rsidR="0009659B">
          <w:rPr>
            <w:rFonts w:asciiTheme="minorHAnsi" w:eastAsiaTheme="minorEastAsia" w:hAnsiTheme="minorHAnsi" w:cstheme="minorBidi"/>
            <w:noProof/>
            <w:sz w:val="22"/>
            <w:szCs w:val="22"/>
            <w:lang w:val="en-US"/>
          </w:rPr>
          <w:tab/>
        </w:r>
        <w:r w:rsidR="0009659B" w:rsidRPr="00EB1E65">
          <w:rPr>
            <w:rStyle w:val="Hyperlink"/>
            <w:noProof/>
          </w:rPr>
          <w:t>ACCESSING VAULT BALANCE</w:t>
        </w:r>
        <w:r w:rsidR="0009659B">
          <w:rPr>
            <w:noProof/>
            <w:webHidden/>
          </w:rPr>
          <w:tab/>
        </w:r>
        <w:r w:rsidR="0009659B">
          <w:rPr>
            <w:noProof/>
            <w:webHidden/>
          </w:rPr>
          <w:fldChar w:fldCharType="begin"/>
        </w:r>
        <w:r w:rsidR="0009659B">
          <w:rPr>
            <w:noProof/>
            <w:webHidden/>
          </w:rPr>
          <w:instrText xml:space="preserve"> PAGEREF _Toc131579828 \h </w:instrText>
        </w:r>
        <w:r w:rsidR="0009659B">
          <w:rPr>
            <w:noProof/>
            <w:webHidden/>
          </w:rPr>
        </w:r>
        <w:r w:rsidR="0009659B">
          <w:rPr>
            <w:noProof/>
            <w:webHidden/>
          </w:rPr>
          <w:fldChar w:fldCharType="separate"/>
        </w:r>
        <w:r w:rsidR="0061087E">
          <w:rPr>
            <w:noProof/>
            <w:webHidden/>
          </w:rPr>
          <w:t>8</w:t>
        </w:r>
        <w:r w:rsidR="0009659B">
          <w:rPr>
            <w:noProof/>
            <w:webHidden/>
          </w:rPr>
          <w:fldChar w:fldCharType="end"/>
        </w:r>
      </w:hyperlink>
    </w:p>
    <w:p w14:paraId="663CF709" w14:textId="02B2F0EE"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29" w:history="1">
        <w:r w:rsidR="0009659B" w:rsidRPr="00EB1E65">
          <w:rPr>
            <w:rStyle w:val="Hyperlink"/>
            <w:noProof/>
          </w:rPr>
          <w:t>1.1.4</w:t>
        </w:r>
        <w:r w:rsidR="0009659B">
          <w:rPr>
            <w:rFonts w:asciiTheme="minorHAnsi" w:eastAsiaTheme="minorEastAsia" w:hAnsiTheme="minorHAnsi" w:cstheme="minorBidi"/>
            <w:noProof/>
            <w:sz w:val="22"/>
            <w:szCs w:val="22"/>
            <w:lang w:val="en-US"/>
          </w:rPr>
          <w:tab/>
        </w:r>
        <w:r w:rsidR="0009659B" w:rsidRPr="00EB1E65">
          <w:rPr>
            <w:rStyle w:val="Hyperlink"/>
            <w:noProof/>
          </w:rPr>
          <w:t>LOGGING IN</w:t>
        </w:r>
        <w:r w:rsidR="0009659B">
          <w:rPr>
            <w:noProof/>
            <w:webHidden/>
          </w:rPr>
          <w:tab/>
        </w:r>
        <w:r w:rsidR="0009659B">
          <w:rPr>
            <w:noProof/>
            <w:webHidden/>
          </w:rPr>
          <w:fldChar w:fldCharType="begin"/>
        </w:r>
        <w:r w:rsidR="0009659B">
          <w:rPr>
            <w:noProof/>
            <w:webHidden/>
          </w:rPr>
          <w:instrText xml:space="preserve"> PAGEREF _Toc131579829 \h </w:instrText>
        </w:r>
        <w:r w:rsidR="0009659B">
          <w:rPr>
            <w:noProof/>
            <w:webHidden/>
          </w:rPr>
        </w:r>
        <w:r w:rsidR="0009659B">
          <w:rPr>
            <w:noProof/>
            <w:webHidden/>
          </w:rPr>
          <w:fldChar w:fldCharType="separate"/>
        </w:r>
        <w:r w:rsidR="0061087E">
          <w:rPr>
            <w:noProof/>
            <w:webHidden/>
          </w:rPr>
          <w:t>8</w:t>
        </w:r>
        <w:r w:rsidR="0009659B">
          <w:rPr>
            <w:noProof/>
            <w:webHidden/>
          </w:rPr>
          <w:fldChar w:fldCharType="end"/>
        </w:r>
      </w:hyperlink>
    </w:p>
    <w:p w14:paraId="4BDE09C2" w14:textId="73C33BE9"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30" w:history="1">
        <w:r w:rsidR="0009659B" w:rsidRPr="00EB1E65">
          <w:rPr>
            <w:rStyle w:val="Hyperlink"/>
            <w:noProof/>
          </w:rPr>
          <w:t>1.1.5</w:t>
        </w:r>
        <w:r w:rsidR="0009659B">
          <w:rPr>
            <w:rFonts w:asciiTheme="minorHAnsi" w:eastAsiaTheme="minorEastAsia" w:hAnsiTheme="minorHAnsi" w:cstheme="minorBidi"/>
            <w:noProof/>
            <w:sz w:val="22"/>
            <w:szCs w:val="22"/>
            <w:lang w:val="en-US"/>
          </w:rPr>
          <w:tab/>
        </w:r>
        <w:r w:rsidR="0009659B" w:rsidRPr="00EB1E65">
          <w:rPr>
            <w:rStyle w:val="Hyperlink"/>
            <w:noProof/>
          </w:rPr>
          <w:t>LOGGING OUT</w:t>
        </w:r>
        <w:r w:rsidR="0009659B">
          <w:rPr>
            <w:noProof/>
            <w:webHidden/>
          </w:rPr>
          <w:tab/>
        </w:r>
        <w:r w:rsidR="0009659B">
          <w:rPr>
            <w:noProof/>
            <w:webHidden/>
          </w:rPr>
          <w:fldChar w:fldCharType="begin"/>
        </w:r>
        <w:r w:rsidR="0009659B">
          <w:rPr>
            <w:noProof/>
            <w:webHidden/>
          </w:rPr>
          <w:instrText xml:space="preserve"> PAGEREF _Toc131579830 \h </w:instrText>
        </w:r>
        <w:r w:rsidR="0009659B">
          <w:rPr>
            <w:noProof/>
            <w:webHidden/>
          </w:rPr>
        </w:r>
        <w:r w:rsidR="0009659B">
          <w:rPr>
            <w:noProof/>
            <w:webHidden/>
          </w:rPr>
          <w:fldChar w:fldCharType="separate"/>
        </w:r>
        <w:r w:rsidR="0061087E">
          <w:rPr>
            <w:noProof/>
            <w:webHidden/>
          </w:rPr>
          <w:t>8</w:t>
        </w:r>
        <w:r w:rsidR="0009659B">
          <w:rPr>
            <w:noProof/>
            <w:webHidden/>
          </w:rPr>
          <w:fldChar w:fldCharType="end"/>
        </w:r>
      </w:hyperlink>
    </w:p>
    <w:p w14:paraId="20292A20" w14:textId="22216310"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31" w:history="1">
        <w:r w:rsidR="0009659B" w:rsidRPr="00EB1E65">
          <w:rPr>
            <w:rStyle w:val="Hyperlink"/>
            <w:noProof/>
          </w:rPr>
          <w:t>1.2</w:t>
        </w:r>
        <w:r w:rsidR="0009659B">
          <w:rPr>
            <w:rFonts w:asciiTheme="minorHAnsi" w:eastAsiaTheme="minorEastAsia" w:hAnsiTheme="minorHAnsi" w:cstheme="minorBidi"/>
            <w:noProof/>
            <w:sz w:val="22"/>
            <w:szCs w:val="22"/>
            <w:lang w:val="en-US"/>
          </w:rPr>
          <w:tab/>
        </w:r>
        <w:r w:rsidR="0009659B" w:rsidRPr="00EB1E65">
          <w:rPr>
            <w:rStyle w:val="Hyperlink"/>
            <w:noProof/>
          </w:rPr>
          <w:t>INTERFACE OVERVIEW</w:t>
        </w:r>
        <w:r w:rsidR="0009659B">
          <w:rPr>
            <w:noProof/>
            <w:webHidden/>
          </w:rPr>
          <w:tab/>
        </w:r>
        <w:r w:rsidR="0009659B">
          <w:rPr>
            <w:noProof/>
            <w:webHidden/>
          </w:rPr>
          <w:fldChar w:fldCharType="begin"/>
        </w:r>
        <w:r w:rsidR="0009659B">
          <w:rPr>
            <w:noProof/>
            <w:webHidden/>
          </w:rPr>
          <w:instrText xml:space="preserve"> PAGEREF _Toc131579831 \h </w:instrText>
        </w:r>
        <w:r w:rsidR="0009659B">
          <w:rPr>
            <w:noProof/>
            <w:webHidden/>
          </w:rPr>
        </w:r>
        <w:r w:rsidR="0009659B">
          <w:rPr>
            <w:noProof/>
            <w:webHidden/>
          </w:rPr>
          <w:fldChar w:fldCharType="separate"/>
        </w:r>
        <w:r w:rsidR="0061087E">
          <w:rPr>
            <w:noProof/>
            <w:webHidden/>
          </w:rPr>
          <w:t>9</w:t>
        </w:r>
        <w:r w:rsidR="0009659B">
          <w:rPr>
            <w:noProof/>
            <w:webHidden/>
          </w:rPr>
          <w:fldChar w:fldCharType="end"/>
        </w:r>
      </w:hyperlink>
    </w:p>
    <w:p w14:paraId="6641CE83" w14:textId="0129A3EC"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32" w:history="1">
        <w:r w:rsidR="0009659B" w:rsidRPr="00EB1E65">
          <w:rPr>
            <w:rStyle w:val="Hyperlink"/>
            <w:noProof/>
          </w:rPr>
          <w:t>1.2.1</w:t>
        </w:r>
        <w:r w:rsidR="0009659B">
          <w:rPr>
            <w:rFonts w:asciiTheme="minorHAnsi" w:eastAsiaTheme="minorEastAsia" w:hAnsiTheme="minorHAnsi" w:cstheme="minorBidi"/>
            <w:noProof/>
            <w:sz w:val="22"/>
            <w:szCs w:val="22"/>
            <w:lang w:val="en-US"/>
          </w:rPr>
          <w:tab/>
        </w:r>
        <w:r w:rsidR="0009659B" w:rsidRPr="00EB1E65">
          <w:rPr>
            <w:rStyle w:val="Hyperlink"/>
            <w:noProof/>
          </w:rPr>
          <w:t>MAIN MENU TABS</w:t>
        </w:r>
        <w:r w:rsidR="0009659B">
          <w:rPr>
            <w:noProof/>
            <w:webHidden/>
          </w:rPr>
          <w:tab/>
        </w:r>
        <w:r w:rsidR="0009659B">
          <w:rPr>
            <w:noProof/>
            <w:webHidden/>
          </w:rPr>
          <w:fldChar w:fldCharType="begin"/>
        </w:r>
        <w:r w:rsidR="0009659B">
          <w:rPr>
            <w:noProof/>
            <w:webHidden/>
          </w:rPr>
          <w:instrText xml:space="preserve"> PAGEREF _Toc131579832 \h </w:instrText>
        </w:r>
        <w:r w:rsidR="0009659B">
          <w:rPr>
            <w:noProof/>
            <w:webHidden/>
          </w:rPr>
        </w:r>
        <w:r w:rsidR="0009659B">
          <w:rPr>
            <w:noProof/>
            <w:webHidden/>
          </w:rPr>
          <w:fldChar w:fldCharType="separate"/>
        </w:r>
        <w:r w:rsidR="0061087E">
          <w:rPr>
            <w:noProof/>
            <w:webHidden/>
          </w:rPr>
          <w:t>9</w:t>
        </w:r>
        <w:r w:rsidR="0009659B">
          <w:rPr>
            <w:noProof/>
            <w:webHidden/>
          </w:rPr>
          <w:fldChar w:fldCharType="end"/>
        </w:r>
      </w:hyperlink>
    </w:p>
    <w:p w14:paraId="059C5CF9" w14:textId="63A5BF71"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33" w:history="1">
        <w:r w:rsidR="0009659B" w:rsidRPr="00EB1E65">
          <w:rPr>
            <w:rStyle w:val="Hyperlink"/>
            <w:noProof/>
          </w:rPr>
          <w:t>1.2.2</w:t>
        </w:r>
        <w:r w:rsidR="0009659B">
          <w:rPr>
            <w:rFonts w:asciiTheme="minorHAnsi" w:eastAsiaTheme="minorEastAsia" w:hAnsiTheme="minorHAnsi" w:cstheme="minorBidi"/>
            <w:noProof/>
            <w:sz w:val="22"/>
            <w:szCs w:val="22"/>
            <w:lang w:val="en-US"/>
          </w:rPr>
          <w:tab/>
        </w:r>
        <w:r w:rsidR="0009659B" w:rsidRPr="00EB1E65">
          <w:rPr>
            <w:rStyle w:val="Hyperlink"/>
            <w:noProof/>
          </w:rPr>
          <w:t>COMMON VAULT BALANCE ICONS AND BUTTONS</w:t>
        </w:r>
        <w:r w:rsidR="0009659B">
          <w:rPr>
            <w:noProof/>
            <w:webHidden/>
          </w:rPr>
          <w:tab/>
        </w:r>
        <w:r w:rsidR="0009659B">
          <w:rPr>
            <w:noProof/>
            <w:webHidden/>
          </w:rPr>
          <w:fldChar w:fldCharType="begin"/>
        </w:r>
        <w:r w:rsidR="0009659B">
          <w:rPr>
            <w:noProof/>
            <w:webHidden/>
          </w:rPr>
          <w:instrText xml:space="preserve"> PAGEREF _Toc131579833 \h </w:instrText>
        </w:r>
        <w:r w:rsidR="0009659B">
          <w:rPr>
            <w:noProof/>
            <w:webHidden/>
          </w:rPr>
        </w:r>
        <w:r w:rsidR="0009659B">
          <w:rPr>
            <w:noProof/>
            <w:webHidden/>
          </w:rPr>
          <w:fldChar w:fldCharType="separate"/>
        </w:r>
        <w:r w:rsidR="0061087E">
          <w:rPr>
            <w:noProof/>
            <w:webHidden/>
          </w:rPr>
          <w:t>10</w:t>
        </w:r>
        <w:r w:rsidR="0009659B">
          <w:rPr>
            <w:noProof/>
            <w:webHidden/>
          </w:rPr>
          <w:fldChar w:fldCharType="end"/>
        </w:r>
      </w:hyperlink>
    </w:p>
    <w:p w14:paraId="5AA766B7" w14:textId="7F7FDCD9"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34" w:history="1">
        <w:r w:rsidR="0009659B" w:rsidRPr="00EB1E65">
          <w:rPr>
            <w:rStyle w:val="Hyperlink"/>
            <w:noProof/>
          </w:rPr>
          <w:t>1.2.3</w:t>
        </w:r>
        <w:r w:rsidR="0009659B">
          <w:rPr>
            <w:rFonts w:asciiTheme="minorHAnsi" w:eastAsiaTheme="minorEastAsia" w:hAnsiTheme="minorHAnsi" w:cstheme="minorBidi"/>
            <w:noProof/>
            <w:sz w:val="22"/>
            <w:szCs w:val="22"/>
            <w:lang w:val="en-US"/>
          </w:rPr>
          <w:tab/>
        </w:r>
        <w:r w:rsidR="0009659B" w:rsidRPr="00EB1E65">
          <w:rPr>
            <w:rStyle w:val="Hyperlink"/>
            <w:noProof/>
          </w:rPr>
          <w:t>DATE SELECTOR</w:t>
        </w:r>
        <w:r w:rsidR="0009659B">
          <w:rPr>
            <w:noProof/>
            <w:webHidden/>
          </w:rPr>
          <w:tab/>
        </w:r>
        <w:r w:rsidR="0009659B">
          <w:rPr>
            <w:noProof/>
            <w:webHidden/>
          </w:rPr>
          <w:fldChar w:fldCharType="begin"/>
        </w:r>
        <w:r w:rsidR="0009659B">
          <w:rPr>
            <w:noProof/>
            <w:webHidden/>
          </w:rPr>
          <w:instrText xml:space="preserve"> PAGEREF _Toc131579834 \h </w:instrText>
        </w:r>
        <w:r w:rsidR="0009659B">
          <w:rPr>
            <w:noProof/>
            <w:webHidden/>
          </w:rPr>
        </w:r>
        <w:r w:rsidR="0009659B">
          <w:rPr>
            <w:noProof/>
            <w:webHidden/>
          </w:rPr>
          <w:fldChar w:fldCharType="separate"/>
        </w:r>
        <w:r w:rsidR="0061087E">
          <w:rPr>
            <w:noProof/>
            <w:webHidden/>
          </w:rPr>
          <w:t>11</w:t>
        </w:r>
        <w:r w:rsidR="0009659B">
          <w:rPr>
            <w:noProof/>
            <w:webHidden/>
          </w:rPr>
          <w:fldChar w:fldCharType="end"/>
        </w:r>
      </w:hyperlink>
    </w:p>
    <w:p w14:paraId="631C6567" w14:textId="5E707742" w:rsidR="0009659B" w:rsidRDefault="00000000">
      <w:pPr>
        <w:pStyle w:val="TOC1"/>
        <w:tabs>
          <w:tab w:val="left" w:pos="1258"/>
        </w:tabs>
        <w:rPr>
          <w:rFonts w:asciiTheme="minorHAnsi" w:eastAsiaTheme="minorEastAsia" w:hAnsiTheme="minorHAnsi" w:cstheme="minorBidi"/>
          <w:b w:val="0"/>
          <w:noProof/>
          <w:szCs w:val="22"/>
          <w:lang w:val="en-US"/>
        </w:rPr>
      </w:pPr>
      <w:hyperlink w:anchor="_Toc131579835" w:history="1">
        <w:r w:rsidR="0009659B" w:rsidRPr="00EB1E65">
          <w:rPr>
            <w:rStyle w:val="Hyperlink"/>
            <w:noProof/>
          </w:rPr>
          <w:t>2</w:t>
        </w:r>
        <w:r w:rsidR="0009659B">
          <w:rPr>
            <w:rFonts w:asciiTheme="minorHAnsi" w:eastAsiaTheme="minorEastAsia" w:hAnsiTheme="minorHAnsi" w:cstheme="minorBidi"/>
            <w:b w:val="0"/>
            <w:noProof/>
            <w:szCs w:val="22"/>
            <w:lang w:val="en-US"/>
          </w:rPr>
          <w:tab/>
        </w:r>
        <w:r w:rsidR="0009659B" w:rsidRPr="00EB1E65">
          <w:rPr>
            <w:rStyle w:val="Hyperlink"/>
            <w:noProof/>
          </w:rPr>
          <w:t>DASHBOARD</w:t>
        </w:r>
        <w:r w:rsidR="0009659B">
          <w:rPr>
            <w:noProof/>
            <w:webHidden/>
          </w:rPr>
          <w:tab/>
        </w:r>
        <w:r w:rsidR="0009659B">
          <w:rPr>
            <w:noProof/>
            <w:webHidden/>
          </w:rPr>
          <w:fldChar w:fldCharType="begin"/>
        </w:r>
        <w:r w:rsidR="0009659B">
          <w:rPr>
            <w:noProof/>
            <w:webHidden/>
          </w:rPr>
          <w:instrText xml:space="preserve"> PAGEREF _Toc131579835 \h </w:instrText>
        </w:r>
        <w:r w:rsidR="0009659B">
          <w:rPr>
            <w:noProof/>
            <w:webHidden/>
          </w:rPr>
        </w:r>
        <w:r w:rsidR="0009659B">
          <w:rPr>
            <w:noProof/>
            <w:webHidden/>
          </w:rPr>
          <w:fldChar w:fldCharType="separate"/>
        </w:r>
        <w:r w:rsidR="0061087E">
          <w:rPr>
            <w:noProof/>
            <w:webHidden/>
          </w:rPr>
          <w:t>12</w:t>
        </w:r>
        <w:r w:rsidR="0009659B">
          <w:rPr>
            <w:noProof/>
            <w:webHidden/>
          </w:rPr>
          <w:fldChar w:fldCharType="end"/>
        </w:r>
      </w:hyperlink>
    </w:p>
    <w:p w14:paraId="536B01F9" w14:textId="4B06CBB1"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36" w:history="1">
        <w:r w:rsidR="0009659B" w:rsidRPr="00EB1E65">
          <w:rPr>
            <w:rStyle w:val="Hyperlink"/>
            <w:noProof/>
          </w:rPr>
          <w:t>2.1</w:t>
        </w:r>
        <w:r w:rsidR="0009659B">
          <w:rPr>
            <w:rFonts w:asciiTheme="minorHAnsi" w:eastAsiaTheme="minorEastAsia" w:hAnsiTheme="minorHAnsi" w:cstheme="minorBidi"/>
            <w:noProof/>
            <w:sz w:val="22"/>
            <w:szCs w:val="22"/>
            <w:lang w:val="en-US"/>
          </w:rPr>
          <w:tab/>
        </w:r>
        <w:r w:rsidR="0009659B" w:rsidRPr="00EB1E65">
          <w:rPr>
            <w:rStyle w:val="Hyperlink"/>
            <w:noProof/>
          </w:rPr>
          <w:t>QUICK ADJUST</w:t>
        </w:r>
        <w:r w:rsidR="0009659B">
          <w:rPr>
            <w:noProof/>
            <w:webHidden/>
          </w:rPr>
          <w:tab/>
        </w:r>
        <w:r w:rsidR="0009659B">
          <w:rPr>
            <w:noProof/>
            <w:webHidden/>
          </w:rPr>
          <w:fldChar w:fldCharType="begin"/>
        </w:r>
        <w:r w:rsidR="0009659B">
          <w:rPr>
            <w:noProof/>
            <w:webHidden/>
          </w:rPr>
          <w:instrText xml:space="preserve"> PAGEREF _Toc131579836 \h </w:instrText>
        </w:r>
        <w:r w:rsidR="0009659B">
          <w:rPr>
            <w:noProof/>
            <w:webHidden/>
          </w:rPr>
        </w:r>
        <w:r w:rsidR="0009659B">
          <w:rPr>
            <w:noProof/>
            <w:webHidden/>
          </w:rPr>
          <w:fldChar w:fldCharType="separate"/>
        </w:r>
        <w:r w:rsidR="0061087E">
          <w:rPr>
            <w:noProof/>
            <w:webHidden/>
          </w:rPr>
          <w:t>13</w:t>
        </w:r>
        <w:r w:rsidR="0009659B">
          <w:rPr>
            <w:noProof/>
            <w:webHidden/>
          </w:rPr>
          <w:fldChar w:fldCharType="end"/>
        </w:r>
      </w:hyperlink>
    </w:p>
    <w:p w14:paraId="4B379A54" w14:textId="3089E8A0"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37" w:history="1">
        <w:r w:rsidR="0009659B" w:rsidRPr="00EB1E65">
          <w:rPr>
            <w:rStyle w:val="Hyperlink"/>
            <w:noProof/>
          </w:rPr>
          <w:t>2.2</w:t>
        </w:r>
        <w:r w:rsidR="0009659B">
          <w:rPr>
            <w:rFonts w:asciiTheme="minorHAnsi" w:eastAsiaTheme="minorEastAsia" w:hAnsiTheme="minorHAnsi" w:cstheme="minorBidi"/>
            <w:noProof/>
            <w:sz w:val="22"/>
            <w:szCs w:val="22"/>
            <w:lang w:val="en-US"/>
          </w:rPr>
          <w:tab/>
        </w:r>
        <w:r w:rsidR="0009659B" w:rsidRPr="00EB1E65">
          <w:rPr>
            <w:rStyle w:val="Hyperlink"/>
            <w:noProof/>
          </w:rPr>
          <w:t>BALANCE ADJUSTMENT</w:t>
        </w:r>
        <w:r w:rsidR="0009659B">
          <w:rPr>
            <w:noProof/>
            <w:webHidden/>
          </w:rPr>
          <w:tab/>
        </w:r>
        <w:r w:rsidR="0009659B">
          <w:rPr>
            <w:noProof/>
            <w:webHidden/>
          </w:rPr>
          <w:fldChar w:fldCharType="begin"/>
        </w:r>
        <w:r w:rsidR="0009659B">
          <w:rPr>
            <w:noProof/>
            <w:webHidden/>
          </w:rPr>
          <w:instrText xml:space="preserve"> PAGEREF _Toc131579837 \h </w:instrText>
        </w:r>
        <w:r w:rsidR="0009659B">
          <w:rPr>
            <w:noProof/>
            <w:webHidden/>
          </w:rPr>
        </w:r>
        <w:r w:rsidR="0009659B">
          <w:rPr>
            <w:noProof/>
            <w:webHidden/>
          </w:rPr>
          <w:fldChar w:fldCharType="separate"/>
        </w:r>
        <w:r w:rsidR="0061087E">
          <w:rPr>
            <w:noProof/>
            <w:webHidden/>
          </w:rPr>
          <w:t>14</w:t>
        </w:r>
        <w:r w:rsidR="0009659B">
          <w:rPr>
            <w:noProof/>
            <w:webHidden/>
          </w:rPr>
          <w:fldChar w:fldCharType="end"/>
        </w:r>
      </w:hyperlink>
    </w:p>
    <w:p w14:paraId="2F285F6F" w14:textId="6FAAEFFC" w:rsidR="0009659B" w:rsidRDefault="00000000">
      <w:pPr>
        <w:pStyle w:val="TOC1"/>
        <w:tabs>
          <w:tab w:val="left" w:pos="1258"/>
        </w:tabs>
        <w:rPr>
          <w:rFonts w:asciiTheme="minorHAnsi" w:eastAsiaTheme="minorEastAsia" w:hAnsiTheme="minorHAnsi" w:cstheme="minorBidi"/>
          <w:b w:val="0"/>
          <w:noProof/>
          <w:szCs w:val="22"/>
          <w:lang w:val="en-US"/>
        </w:rPr>
      </w:pPr>
      <w:hyperlink w:anchor="_Toc131579838" w:history="1">
        <w:r w:rsidR="0009659B" w:rsidRPr="00EB1E65">
          <w:rPr>
            <w:rStyle w:val="Hyperlink"/>
            <w:noProof/>
          </w:rPr>
          <w:t>3</w:t>
        </w:r>
        <w:r w:rsidR="0009659B">
          <w:rPr>
            <w:rFonts w:asciiTheme="minorHAnsi" w:eastAsiaTheme="minorEastAsia" w:hAnsiTheme="minorHAnsi" w:cstheme="minorBidi"/>
            <w:b w:val="0"/>
            <w:noProof/>
            <w:szCs w:val="22"/>
            <w:lang w:val="en-US"/>
          </w:rPr>
          <w:tab/>
        </w:r>
        <w:r w:rsidR="0009659B" w:rsidRPr="00EB1E65">
          <w:rPr>
            <w:rStyle w:val="Hyperlink"/>
            <w:noProof/>
          </w:rPr>
          <w:t>COFFERS</w:t>
        </w:r>
        <w:r w:rsidR="0009659B">
          <w:rPr>
            <w:noProof/>
            <w:webHidden/>
          </w:rPr>
          <w:tab/>
        </w:r>
        <w:r w:rsidR="0009659B">
          <w:rPr>
            <w:noProof/>
            <w:webHidden/>
          </w:rPr>
          <w:fldChar w:fldCharType="begin"/>
        </w:r>
        <w:r w:rsidR="0009659B">
          <w:rPr>
            <w:noProof/>
            <w:webHidden/>
          </w:rPr>
          <w:instrText xml:space="preserve"> PAGEREF _Toc131579838 \h </w:instrText>
        </w:r>
        <w:r w:rsidR="0009659B">
          <w:rPr>
            <w:noProof/>
            <w:webHidden/>
          </w:rPr>
        </w:r>
        <w:r w:rsidR="0009659B">
          <w:rPr>
            <w:noProof/>
            <w:webHidden/>
          </w:rPr>
          <w:fldChar w:fldCharType="separate"/>
        </w:r>
        <w:r w:rsidR="0061087E">
          <w:rPr>
            <w:noProof/>
            <w:webHidden/>
          </w:rPr>
          <w:t>16</w:t>
        </w:r>
        <w:r w:rsidR="0009659B">
          <w:rPr>
            <w:noProof/>
            <w:webHidden/>
          </w:rPr>
          <w:fldChar w:fldCharType="end"/>
        </w:r>
      </w:hyperlink>
    </w:p>
    <w:p w14:paraId="3AE1F3C6" w14:textId="318C2B18"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39" w:history="1">
        <w:r w:rsidR="0009659B" w:rsidRPr="00EB1E65">
          <w:rPr>
            <w:rStyle w:val="Hyperlink"/>
            <w:noProof/>
          </w:rPr>
          <w:t>3.1</w:t>
        </w:r>
        <w:r w:rsidR="0009659B">
          <w:rPr>
            <w:rFonts w:asciiTheme="minorHAnsi" w:eastAsiaTheme="minorEastAsia" w:hAnsiTheme="minorHAnsi" w:cstheme="minorBidi"/>
            <w:noProof/>
            <w:sz w:val="22"/>
            <w:szCs w:val="22"/>
            <w:lang w:val="en-US"/>
          </w:rPr>
          <w:tab/>
        </w:r>
        <w:r w:rsidR="0009659B" w:rsidRPr="00EB1E65">
          <w:rPr>
            <w:rStyle w:val="Hyperlink"/>
            <w:noProof/>
          </w:rPr>
          <w:t>VAULT DETAILS</w:t>
        </w:r>
        <w:r w:rsidR="0009659B">
          <w:rPr>
            <w:noProof/>
            <w:webHidden/>
          </w:rPr>
          <w:tab/>
        </w:r>
        <w:r w:rsidR="0009659B">
          <w:rPr>
            <w:noProof/>
            <w:webHidden/>
          </w:rPr>
          <w:fldChar w:fldCharType="begin"/>
        </w:r>
        <w:r w:rsidR="0009659B">
          <w:rPr>
            <w:noProof/>
            <w:webHidden/>
          </w:rPr>
          <w:instrText xml:space="preserve"> PAGEREF _Toc131579839 \h </w:instrText>
        </w:r>
        <w:r w:rsidR="0009659B">
          <w:rPr>
            <w:noProof/>
            <w:webHidden/>
          </w:rPr>
        </w:r>
        <w:r w:rsidR="0009659B">
          <w:rPr>
            <w:noProof/>
            <w:webHidden/>
          </w:rPr>
          <w:fldChar w:fldCharType="separate"/>
        </w:r>
        <w:r w:rsidR="0061087E">
          <w:rPr>
            <w:noProof/>
            <w:webHidden/>
          </w:rPr>
          <w:t>16</w:t>
        </w:r>
        <w:r w:rsidR="0009659B">
          <w:rPr>
            <w:noProof/>
            <w:webHidden/>
          </w:rPr>
          <w:fldChar w:fldCharType="end"/>
        </w:r>
      </w:hyperlink>
    </w:p>
    <w:p w14:paraId="0951D397" w14:textId="56592933"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40" w:history="1">
        <w:r w:rsidR="0009659B" w:rsidRPr="00EB1E65">
          <w:rPr>
            <w:rStyle w:val="Hyperlink"/>
            <w:noProof/>
          </w:rPr>
          <w:t>3.1.1</w:t>
        </w:r>
        <w:r w:rsidR="0009659B">
          <w:rPr>
            <w:rFonts w:asciiTheme="minorHAnsi" w:eastAsiaTheme="minorEastAsia" w:hAnsiTheme="minorHAnsi" w:cstheme="minorBidi"/>
            <w:noProof/>
            <w:sz w:val="22"/>
            <w:szCs w:val="22"/>
            <w:lang w:val="en-US"/>
          </w:rPr>
          <w:tab/>
        </w:r>
        <w:r w:rsidR="0009659B" w:rsidRPr="00EB1E65">
          <w:rPr>
            <w:rStyle w:val="Hyperlink"/>
            <w:noProof/>
          </w:rPr>
          <w:t>TRANS</w:t>
        </w:r>
        <w:r w:rsidR="0009659B" w:rsidRPr="00EB1E65">
          <w:rPr>
            <w:rStyle w:val="Hyperlink"/>
            <w:noProof/>
          </w:rPr>
          <w:t>A</w:t>
        </w:r>
        <w:r w:rsidR="0009659B" w:rsidRPr="00EB1E65">
          <w:rPr>
            <w:rStyle w:val="Hyperlink"/>
            <w:noProof/>
          </w:rPr>
          <w:t>CTIONS LIST</w:t>
        </w:r>
        <w:r w:rsidR="0009659B">
          <w:rPr>
            <w:noProof/>
            <w:webHidden/>
          </w:rPr>
          <w:tab/>
        </w:r>
        <w:r w:rsidR="0009659B">
          <w:rPr>
            <w:noProof/>
            <w:webHidden/>
          </w:rPr>
          <w:fldChar w:fldCharType="begin"/>
        </w:r>
        <w:r w:rsidR="0009659B">
          <w:rPr>
            <w:noProof/>
            <w:webHidden/>
          </w:rPr>
          <w:instrText xml:space="preserve"> PAGEREF _Toc131579840 \h </w:instrText>
        </w:r>
        <w:r w:rsidR="0009659B">
          <w:rPr>
            <w:noProof/>
            <w:webHidden/>
          </w:rPr>
        </w:r>
        <w:r w:rsidR="0009659B">
          <w:rPr>
            <w:noProof/>
            <w:webHidden/>
          </w:rPr>
          <w:fldChar w:fldCharType="separate"/>
        </w:r>
        <w:r w:rsidR="0061087E">
          <w:rPr>
            <w:noProof/>
            <w:webHidden/>
          </w:rPr>
          <w:t>18</w:t>
        </w:r>
        <w:r w:rsidR="0009659B">
          <w:rPr>
            <w:noProof/>
            <w:webHidden/>
          </w:rPr>
          <w:fldChar w:fldCharType="end"/>
        </w:r>
      </w:hyperlink>
    </w:p>
    <w:p w14:paraId="232F0779" w14:textId="36B70E95"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41" w:history="1">
        <w:r w:rsidR="0009659B" w:rsidRPr="00EB1E65">
          <w:rPr>
            <w:rStyle w:val="Hyperlink"/>
            <w:noProof/>
          </w:rPr>
          <w:t>3.1.2</w:t>
        </w:r>
        <w:r w:rsidR="0009659B">
          <w:rPr>
            <w:rFonts w:asciiTheme="minorHAnsi" w:eastAsiaTheme="minorEastAsia" w:hAnsiTheme="minorHAnsi" w:cstheme="minorBidi"/>
            <w:noProof/>
            <w:sz w:val="22"/>
            <w:szCs w:val="22"/>
            <w:lang w:val="en-US"/>
          </w:rPr>
          <w:tab/>
        </w:r>
        <w:r w:rsidR="0009659B" w:rsidRPr="00EB1E65">
          <w:rPr>
            <w:rStyle w:val="Hyperlink"/>
            <w:noProof/>
          </w:rPr>
          <w:t>SHOW OPTI ORDER SCREEN</w:t>
        </w:r>
        <w:r w:rsidR="0009659B">
          <w:rPr>
            <w:noProof/>
            <w:webHidden/>
          </w:rPr>
          <w:tab/>
        </w:r>
        <w:r w:rsidR="0009659B">
          <w:rPr>
            <w:noProof/>
            <w:webHidden/>
          </w:rPr>
          <w:fldChar w:fldCharType="begin"/>
        </w:r>
        <w:r w:rsidR="0009659B">
          <w:rPr>
            <w:noProof/>
            <w:webHidden/>
          </w:rPr>
          <w:instrText xml:space="preserve"> PAGEREF _Toc131579841 \h </w:instrText>
        </w:r>
        <w:r w:rsidR="0009659B">
          <w:rPr>
            <w:noProof/>
            <w:webHidden/>
          </w:rPr>
        </w:r>
        <w:r w:rsidR="0009659B">
          <w:rPr>
            <w:noProof/>
            <w:webHidden/>
          </w:rPr>
          <w:fldChar w:fldCharType="separate"/>
        </w:r>
        <w:r w:rsidR="0061087E">
          <w:rPr>
            <w:noProof/>
            <w:webHidden/>
          </w:rPr>
          <w:t>20</w:t>
        </w:r>
        <w:r w:rsidR="0009659B">
          <w:rPr>
            <w:noProof/>
            <w:webHidden/>
          </w:rPr>
          <w:fldChar w:fldCharType="end"/>
        </w:r>
      </w:hyperlink>
    </w:p>
    <w:p w14:paraId="5E3E6899" w14:textId="3C417812"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42" w:history="1">
        <w:r w:rsidR="0009659B" w:rsidRPr="00EB1E65">
          <w:rPr>
            <w:rStyle w:val="Hyperlink"/>
            <w:noProof/>
          </w:rPr>
          <w:t>3.2</w:t>
        </w:r>
        <w:r w:rsidR="0009659B">
          <w:rPr>
            <w:rFonts w:asciiTheme="minorHAnsi" w:eastAsiaTheme="minorEastAsia" w:hAnsiTheme="minorHAnsi" w:cstheme="minorBidi"/>
            <w:noProof/>
            <w:sz w:val="22"/>
            <w:szCs w:val="22"/>
            <w:lang w:val="en-US"/>
          </w:rPr>
          <w:tab/>
        </w:r>
        <w:r w:rsidR="0009659B" w:rsidRPr="00EB1E65">
          <w:rPr>
            <w:rStyle w:val="Hyperlink"/>
            <w:noProof/>
          </w:rPr>
          <w:t>VAULT SETTINGS</w:t>
        </w:r>
        <w:r w:rsidR="0009659B">
          <w:rPr>
            <w:noProof/>
            <w:webHidden/>
          </w:rPr>
          <w:tab/>
        </w:r>
        <w:r w:rsidR="0009659B">
          <w:rPr>
            <w:noProof/>
            <w:webHidden/>
          </w:rPr>
          <w:fldChar w:fldCharType="begin"/>
        </w:r>
        <w:r w:rsidR="0009659B">
          <w:rPr>
            <w:noProof/>
            <w:webHidden/>
          </w:rPr>
          <w:instrText xml:space="preserve"> PAGEREF _Toc131579842 \h </w:instrText>
        </w:r>
        <w:r w:rsidR="0009659B">
          <w:rPr>
            <w:noProof/>
            <w:webHidden/>
          </w:rPr>
        </w:r>
        <w:r w:rsidR="0009659B">
          <w:rPr>
            <w:noProof/>
            <w:webHidden/>
          </w:rPr>
          <w:fldChar w:fldCharType="separate"/>
        </w:r>
        <w:r w:rsidR="0061087E">
          <w:rPr>
            <w:noProof/>
            <w:webHidden/>
          </w:rPr>
          <w:t>22</w:t>
        </w:r>
        <w:r w:rsidR="0009659B">
          <w:rPr>
            <w:noProof/>
            <w:webHidden/>
          </w:rPr>
          <w:fldChar w:fldCharType="end"/>
        </w:r>
      </w:hyperlink>
    </w:p>
    <w:p w14:paraId="1B3FA5E7" w14:textId="680A7721"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43" w:history="1">
        <w:r w:rsidR="0009659B" w:rsidRPr="00EB1E65">
          <w:rPr>
            <w:rStyle w:val="Hyperlink"/>
            <w:noProof/>
          </w:rPr>
          <w:t>3.2.1</w:t>
        </w:r>
        <w:r w:rsidR="0009659B">
          <w:rPr>
            <w:rFonts w:asciiTheme="minorHAnsi" w:eastAsiaTheme="minorEastAsia" w:hAnsiTheme="minorHAnsi" w:cstheme="minorBidi"/>
            <w:noProof/>
            <w:sz w:val="22"/>
            <w:szCs w:val="22"/>
            <w:lang w:val="en-US"/>
          </w:rPr>
          <w:tab/>
        </w:r>
        <w:r w:rsidR="0009659B" w:rsidRPr="00EB1E65">
          <w:rPr>
            <w:rStyle w:val="Hyperlink"/>
            <w:noProof/>
          </w:rPr>
          <w:t>BALANCE HISTORY</w:t>
        </w:r>
        <w:r w:rsidR="0009659B">
          <w:rPr>
            <w:noProof/>
            <w:webHidden/>
          </w:rPr>
          <w:tab/>
        </w:r>
        <w:r w:rsidR="0009659B">
          <w:rPr>
            <w:noProof/>
            <w:webHidden/>
          </w:rPr>
          <w:fldChar w:fldCharType="begin"/>
        </w:r>
        <w:r w:rsidR="0009659B">
          <w:rPr>
            <w:noProof/>
            <w:webHidden/>
          </w:rPr>
          <w:instrText xml:space="preserve"> PAGEREF _Toc131579843 \h </w:instrText>
        </w:r>
        <w:r w:rsidR="0009659B">
          <w:rPr>
            <w:noProof/>
            <w:webHidden/>
          </w:rPr>
        </w:r>
        <w:r w:rsidR="0009659B">
          <w:rPr>
            <w:noProof/>
            <w:webHidden/>
          </w:rPr>
          <w:fldChar w:fldCharType="separate"/>
        </w:r>
        <w:r w:rsidR="0061087E">
          <w:rPr>
            <w:noProof/>
            <w:webHidden/>
          </w:rPr>
          <w:t>23</w:t>
        </w:r>
        <w:r w:rsidR="0009659B">
          <w:rPr>
            <w:noProof/>
            <w:webHidden/>
          </w:rPr>
          <w:fldChar w:fldCharType="end"/>
        </w:r>
      </w:hyperlink>
    </w:p>
    <w:p w14:paraId="73CC4D1B" w14:textId="4A1F4A6F"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44" w:history="1">
        <w:r w:rsidR="0009659B" w:rsidRPr="00EB1E65">
          <w:rPr>
            <w:rStyle w:val="Hyperlink"/>
            <w:noProof/>
          </w:rPr>
          <w:t>3.3</w:t>
        </w:r>
        <w:r w:rsidR="0009659B">
          <w:rPr>
            <w:rFonts w:asciiTheme="minorHAnsi" w:eastAsiaTheme="minorEastAsia" w:hAnsiTheme="minorHAnsi" w:cstheme="minorBidi"/>
            <w:noProof/>
            <w:sz w:val="22"/>
            <w:szCs w:val="22"/>
            <w:lang w:val="en-US"/>
          </w:rPr>
          <w:tab/>
        </w:r>
        <w:r w:rsidR="0009659B" w:rsidRPr="00EB1E65">
          <w:rPr>
            <w:rStyle w:val="Hyperlink"/>
            <w:noProof/>
          </w:rPr>
          <w:t>PROCESS CASH BY QUALITY OR COFFER</w:t>
        </w:r>
        <w:r w:rsidR="0009659B">
          <w:rPr>
            <w:noProof/>
            <w:webHidden/>
          </w:rPr>
          <w:tab/>
        </w:r>
        <w:r w:rsidR="0009659B">
          <w:rPr>
            <w:noProof/>
            <w:webHidden/>
          </w:rPr>
          <w:fldChar w:fldCharType="begin"/>
        </w:r>
        <w:r w:rsidR="0009659B">
          <w:rPr>
            <w:noProof/>
            <w:webHidden/>
          </w:rPr>
          <w:instrText xml:space="preserve"> PAGEREF _Toc131579844 \h </w:instrText>
        </w:r>
        <w:r w:rsidR="0009659B">
          <w:rPr>
            <w:noProof/>
            <w:webHidden/>
          </w:rPr>
        </w:r>
        <w:r w:rsidR="0009659B">
          <w:rPr>
            <w:noProof/>
            <w:webHidden/>
          </w:rPr>
          <w:fldChar w:fldCharType="separate"/>
        </w:r>
        <w:r w:rsidR="0061087E">
          <w:rPr>
            <w:noProof/>
            <w:webHidden/>
          </w:rPr>
          <w:t>24</w:t>
        </w:r>
        <w:r w:rsidR="0009659B">
          <w:rPr>
            <w:noProof/>
            <w:webHidden/>
          </w:rPr>
          <w:fldChar w:fldCharType="end"/>
        </w:r>
      </w:hyperlink>
    </w:p>
    <w:p w14:paraId="7FB6FBDE" w14:textId="587276C6"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45" w:history="1">
        <w:r w:rsidR="0009659B" w:rsidRPr="00EB1E65">
          <w:rPr>
            <w:rStyle w:val="Hyperlink"/>
            <w:noProof/>
          </w:rPr>
          <w:t>3.4</w:t>
        </w:r>
        <w:r w:rsidR="0009659B">
          <w:rPr>
            <w:rFonts w:asciiTheme="minorHAnsi" w:eastAsiaTheme="minorEastAsia" w:hAnsiTheme="minorHAnsi" w:cstheme="minorBidi"/>
            <w:noProof/>
            <w:sz w:val="22"/>
            <w:szCs w:val="22"/>
            <w:lang w:val="en-US"/>
          </w:rPr>
          <w:tab/>
        </w:r>
        <w:r w:rsidR="0009659B" w:rsidRPr="00EB1E65">
          <w:rPr>
            <w:rStyle w:val="Hyperlink"/>
            <w:noProof/>
          </w:rPr>
          <w:t>FORCE-CLOSE</w:t>
        </w:r>
        <w:r w:rsidR="0009659B">
          <w:rPr>
            <w:noProof/>
            <w:webHidden/>
          </w:rPr>
          <w:tab/>
        </w:r>
        <w:r w:rsidR="0009659B">
          <w:rPr>
            <w:noProof/>
            <w:webHidden/>
          </w:rPr>
          <w:fldChar w:fldCharType="begin"/>
        </w:r>
        <w:r w:rsidR="0009659B">
          <w:rPr>
            <w:noProof/>
            <w:webHidden/>
          </w:rPr>
          <w:instrText xml:space="preserve"> PAGEREF _Toc131579845 \h </w:instrText>
        </w:r>
        <w:r w:rsidR="0009659B">
          <w:rPr>
            <w:noProof/>
            <w:webHidden/>
          </w:rPr>
        </w:r>
        <w:r w:rsidR="0009659B">
          <w:rPr>
            <w:noProof/>
            <w:webHidden/>
          </w:rPr>
          <w:fldChar w:fldCharType="separate"/>
        </w:r>
        <w:r w:rsidR="0061087E">
          <w:rPr>
            <w:noProof/>
            <w:webHidden/>
          </w:rPr>
          <w:t>25</w:t>
        </w:r>
        <w:r w:rsidR="0009659B">
          <w:rPr>
            <w:noProof/>
            <w:webHidden/>
          </w:rPr>
          <w:fldChar w:fldCharType="end"/>
        </w:r>
      </w:hyperlink>
    </w:p>
    <w:p w14:paraId="29E9659E" w14:textId="45B6557B" w:rsidR="0009659B" w:rsidRDefault="00000000">
      <w:pPr>
        <w:pStyle w:val="TOC1"/>
        <w:tabs>
          <w:tab w:val="left" w:pos="1258"/>
        </w:tabs>
        <w:rPr>
          <w:rFonts w:asciiTheme="minorHAnsi" w:eastAsiaTheme="minorEastAsia" w:hAnsiTheme="minorHAnsi" w:cstheme="minorBidi"/>
          <w:b w:val="0"/>
          <w:noProof/>
          <w:szCs w:val="22"/>
          <w:lang w:val="en-US"/>
        </w:rPr>
      </w:pPr>
      <w:hyperlink w:anchor="_Toc131579846" w:history="1">
        <w:r w:rsidR="0009659B" w:rsidRPr="00EB1E65">
          <w:rPr>
            <w:rStyle w:val="Hyperlink"/>
            <w:noProof/>
          </w:rPr>
          <w:t>4</w:t>
        </w:r>
        <w:r w:rsidR="0009659B">
          <w:rPr>
            <w:rFonts w:asciiTheme="minorHAnsi" w:eastAsiaTheme="minorEastAsia" w:hAnsiTheme="minorHAnsi" w:cstheme="minorBidi"/>
            <w:b w:val="0"/>
            <w:noProof/>
            <w:szCs w:val="22"/>
            <w:lang w:val="en-US"/>
          </w:rPr>
          <w:tab/>
        </w:r>
        <w:r w:rsidR="0009659B" w:rsidRPr="00EB1E65">
          <w:rPr>
            <w:rStyle w:val="Hyperlink"/>
            <w:noProof/>
          </w:rPr>
          <w:t>SETTINGS</w:t>
        </w:r>
        <w:r w:rsidR="0009659B">
          <w:rPr>
            <w:noProof/>
            <w:webHidden/>
          </w:rPr>
          <w:tab/>
        </w:r>
        <w:r w:rsidR="0009659B">
          <w:rPr>
            <w:noProof/>
            <w:webHidden/>
          </w:rPr>
          <w:fldChar w:fldCharType="begin"/>
        </w:r>
        <w:r w:rsidR="0009659B">
          <w:rPr>
            <w:noProof/>
            <w:webHidden/>
          </w:rPr>
          <w:instrText xml:space="preserve"> PAGEREF _Toc131579846 \h </w:instrText>
        </w:r>
        <w:r w:rsidR="0009659B">
          <w:rPr>
            <w:noProof/>
            <w:webHidden/>
          </w:rPr>
        </w:r>
        <w:r w:rsidR="0009659B">
          <w:rPr>
            <w:noProof/>
            <w:webHidden/>
          </w:rPr>
          <w:fldChar w:fldCharType="separate"/>
        </w:r>
        <w:r w:rsidR="0061087E">
          <w:rPr>
            <w:noProof/>
            <w:webHidden/>
          </w:rPr>
          <w:t>27</w:t>
        </w:r>
        <w:r w:rsidR="0009659B">
          <w:rPr>
            <w:noProof/>
            <w:webHidden/>
          </w:rPr>
          <w:fldChar w:fldCharType="end"/>
        </w:r>
      </w:hyperlink>
    </w:p>
    <w:p w14:paraId="79EC1C83" w14:textId="5E1D8B17"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47" w:history="1">
        <w:r w:rsidR="0009659B" w:rsidRPr="00EB1E65">
          <w:rPr>
            <w:rStyle w:val="Hyperlink"/>
            <w:noProof/>
          </w:rPr>
          <w:t>4.1</w:t>
        </w:r>
        <w:r w:rsidR="0009659B">
          <w:rPr>
            <w:rFonts w:asciiTheme="minorHAnsi" w:eastAsiaTheme="minorEastAsia" w:hAnsiTheme="minorHAnsi" w:cstheme="minorBidi"/>
            <w:noProof/>
            <w:sz w:val="22"/>
            <w:szCs w:val="22"/>
            <w:lang w:val="en-US"/>
          </w:rPr>
          <w:tab/>
        </w:r>
        <w:r w:rsidR="0009659B" w:rsidRPr="00EB1E65">
          <w:rPr>
            <w:rStyle w:val="Hyperlink"/>
            <w:noProof/>
          </w:rPr>
          <w:t>VAULTS</w:t>
        </w:r>
        <w:r w:rsidR="0009659B">
          <w:rPr>
            <w:noProof/>
            <w:webHidden/>
          </w:rPr>
          <w:tab/>
        </w:r>
        <w:r w:rsidR="0009659B">
          <w:rPr>
            <w:noProof/>
            <w:webHidden/>
          </w:rPr>
          <w:fldChar w:fldCharType="begin"/>
        </w:r>
        <w:r w:rsidR="0009659B">
          <w:rPr>
            <w:noProof/>
            <w:webHidden/>
          </w:rPr>
          <w:instrText xml:space="preserve"> PAGEREF _Toc131579847 \h </w:instrText>
        </w:r>
        <w:r w:rsidR="0009659B">
          <w:rPr>
            <w:noProof/>
            <w:webHidden/>
          </w:rPr>
        </w:r>
        <w:r w:rsidR="0009659B">
          <w:rPr>
            <w:noProof/>
            <w:webHidden/>
          </w:rPr>
          <w:fldChar w:fldCharType="separate"/>
        </w:r>
        <w:r w:rsidR="0061087E">
          <w:rPr>
            <w:noProof/>
            <w:webHidden/>
          </w:rPr>
          <w:t>27</w:t>
        </w:r>
        <w:r w:rsidR="0009659B">
          <w:rPr>
            <w:noProof/>
            <w:webHidden/>
          </w:rPr>
          <w:fldChar w:fldCharType="end"/>
        </w:r>
      </w:hyperlink>
    </w:p>
    <w:p w14:paraId="720EBDAE" w14:textId="498B5B9F"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48" w:history="1">
        <w:r w:rsidR="0009659B" w:rsidRPr="00EB1E65">
          <w:rPr>
            <w:rStyle w:val="Hyperlink"/>
            <w:noProof/>
          </w:rPr>
          <w:t>4.1.1</w:t>
        </w:r>
        <w:r w:rsidR="0009659B">
          <w:rPr>
            <w:rFonts w:asciiTheme="minorHAnsi" w:eastAsiaTheme="minorEastAsia" w:hAnsiTheme="minorHAnsi" w:cstheme="minorBidi"/>
            <w:noProof/>
            <w:sz w:val="22"/>
            <w:szCs w:val="22"/>
            <w:lang w:val="en-US"/>
          </w:rPr>
          <w:tab/>
        </w:r>
        <w:r w:rsidR="0009659B" w:rsidRPr="00EB1E65">
          <w:rPr>
            <w:rStyle w:val="Hyperlink"/>
            <w:noProof/>
          </w:rPr>
          <w:t>CREATE NEW VAULTS</w:t>
        </w:r>
        <w:r w:rsidR="0009659B">
          <w:rPr>
            <w:noProof/>
            <w:webHidden/>
          </w:rPr>
          <w:tab/>
        </w:r>
        <w:r w:rsidR="0009659B">
          <w:rPr>
            <w:noProof/>
            <w:webHidden/>
          </w:rPr>
          <w:fldChar w:fldCharType="begin"/>
        </w:r>
        <w:r w:rsidR="0009659B">
          <w:rPr>
            <w:noProof/>
            <w:webHidden/>
          </w:rPr>
          <w:instrText xml:space="preserve"> PAGEREF _Toc131579848 \h </w:instrText>
        </w:r>
        <w:r w:rsidR="0009659B">
          <w:rPr>
            <w:noProof/>
            <w:webHidden/>
          </w:rPr>
        </w:r>
        <w:r w:rsidR="0009659B">
          <w:rPr>
            <w:noProof/>
            <w:webHidden/>
          </w:rPr>
          <w:fldChar w:fldCharType="separate"/>
        </w:r>
        <w:r w:rsidR="0061087E">
          <w:rPr>
            <w:noProof/>
            <w:webHidden/>
          </w:rPr>
          <w:t>28</w:t>
        </w:r>
        <w:r w:rsidR="0009659B">
          <w:rPr>
            <w:noProof/>
            <w:webHidden/>
          </w:rPr>
          <w:fldChar w:fldCharType="end"/>
        </w:r>
      </w:hyperlink>
    </w:p>
    <w:p w14:paraId="3A8FB239" w14:textId="715353DF"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49" w:history="1">
        <w:r w:rsidR="0009659B" w:rsidRPr="00EB1E65">
          <w:rPr>
            <w:rStyle w:val="Hyperlink"/>
            <w:noProof/>
          </w:rPr>
          <w:t>4.2</w:t>
        </w:r>
        <w:r w:rsidR="0009659B">
          <w:rPr>
            <w:rFonts w:asciiTheme="minorHAnsi" w:eastAsiaTheme="minorEastAsia" w:hAnsiTheme="minorHAnsi" w:cstheme="minorBidi"/>
            <w:noProof/>
            <w:sz w:val="22"/>
            <w:szCs w:val="22"/>
            <w:lang w:val="en-US"/>
          </w:rPr>
          <w:tab/>
        </w:r>
        <w:r w:rsidR="0009659B" w:rsidRPr="00EB1E65">
          <w:rPr>
            <w:rStyle w:val="Hyperlink"/>
            <w:noProof/>
          </w:rPr>
          <w:t>MASTER COFFERS</w:t>
        </w:r>
        <w:r w:rsidR="0009659B">
          <w:rPr>
            <w:noProof/>
            <w:webHidden/>
          </w:rPr>
          <w:tab/>
        </w:r>
        <w:r w:rsidR="0009659B">
          <w:rPr>
            <w:noProof/>
            <w:webHidden/>
          </w:rPr>
          <w:fldChar w:fldCharType="begin"/>
        </w:r>
        <w:r w:rsidR="0009659B">
          <w:rPr>
            <w:noProof/>
            <w:webHidden/>
          </w:rPr>
          <w:instrText xml:space="preserve"> PAGEREF _Toc131579849 \h </w:instrText>
        </w:r>
        <w:r w:rsidR="0009659B">
          <w:rPr>
            <w:noProof/>
            <w:webHidden/>
          </w:rPr>
        </w:r>
        <w:r w:rsidR="0009659B">
          <w:rPr>
            <w:noProof/>
            <w:webHidden/>
          </w:rPr>
          <w:fldChar w:fldCharType="separate"/>
        </w:r>
        <w:r w:rsidR="0061087E">
          <w:rPr>
            <w:noProof/>
            <w:webHidden/>
          </w:rPr>
          <w:t>29</w:t>
        </w:r>
        <w:r w:rsidR="0009659B">
          <w:rPr>
            <w:noProof/>
            <w:webHidden/>
          </w:rPr>
          <w:fldChar w:fldCharType="end"/>
        </w:r>
      </w:hyperlink>
    </w:p>
    <w:p w14:paraId="35B511D8" w14:textId="4665603F"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50" w:history="1">
        <w:r w:rsidR="0009659B" w:rsidRPr="00EB1E65">
          <w:rPr>
            <w:rStyle w:val="Hyperlink"/>
            <w:noProof/>
          </w:rPr>
          <w:t>4.2.1</w:t>
        </w:r>
        <w:r w:rsidR="0009659B">
          <w:rPr>
            <w:rFonts w:asciiTheme="minorHAnsi" w:eastAsiaTheme="minorEastAsia" w:hAnsiTheme="minorHAnsi" w:cstheme="minorBidi"/>
            <w:noProof/>
            <w:sz w:val="22"/>
            <w:szCs w:val="22"/>
            <w:lang w:val="en-US"/>
          </w:rPr>
          <w:tab/>
        </w:r>
        <w:r w:rsidR="0009659B" w:rsidRPr="00EB1E65">
          <w:rPr>
            <w:rStyle w:val="Hyperlink"/>
            <w:noProof/>
          </w:rPr>
          <w:t>USERS</w:t>
        </w:r>
        <w:r w:rsidR="0009659B">
          <w:rPr>
            <w:noProof/>
            <w:webHidden/>
          </w:rPr>
          <w:tab/>
        </w:r>
        <w:r w:rsidR="0009659B">
          <w:rPr>
            <w:noProof/>
            <w:webHidden/>
          </w:rPr>
          <w:fldChar w:fldCharType="begin"/>
        </w:r>
        <w:r w:rsidR="0009659B">
          <w:rPr>
            <w:noProof/>
            <w:webHidden/>
          </w:rPr>
          <w:instrText xml:space="preserve"> PAGEREF _Toc131579850 \h </w:instrText>
        </w:r>
        <w:r w:rsidR="0009659B">
          <w:rPr>
            <w:noProof/>
            <w:webHidden/>
          </w:rPr>
        </w:r>
        <w:r w:rsidR="0009659B">
          <w:rPr>
            <w:noProof/>
            <w:webHidden/>
          </w:rPr>
          <w:fldChar w:fldCharType="separate"/>
        </w:r>
        <w:r w:rsidR="0061087E">
          <w:rPr>
            <w:noProof/>
            <w:webHidden/>
          </w:rPr>
          <w:t>29</w:t>
        </w:r>
        <w:r w:rsidR="0009659B">
          <w:rPr>
            <w:noProof/>
            <w:webHidden/>
          </w:rPr>
          <w:fldChar w:fldCharType="end"/>
        </w:r>
      </w:hyperlink>
    </w:p>
    <w:p w14:paraId="7E7A5CD6" w14:textId="0056C07E"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51" w:history="1">
        <w:r w:rsidR="0009659B" w:rsidRPr="00EB1E65">
          <w:rPr>
            <w:rStyle w:val="Hyperlink"/>
            <w:noProof/>
          </w:rPr>
          <w:t>4.2.2</w:t>
        </w:r>
        <w:r w:rsidR="0009659B">
          <w:rPr>
            <w:rFonts w:asciiTheme="minorHAnsi" w:eastAsiaTheme="minorEastAsia" w:hAnsiTheme="minorHAnsi" w:cstheme="minorBidi"/>
            <w:noProof/>
            <w:sz w:val="22"/>
            <w:szCs w:val="22"/>
            <w:lang w:val="en-US"/>
          </w:rPr>
          <w:tab/>
        </w:r>
        <w:r w:rsidR="0009659B" w:rsidRPr="00EB1E65">
          <w:rPr>
            <w:rStyle w:val="Hyperlink"/>
            <w:noProof/>
          </w:rPr>
          <w:t>CREATE NEW USERS</w:t>
        </w:r>
        <w:r w:rsidR="0009659B">
          <w:rPr>
            <w:noProof/>
            <w:webHidden/>
          </w:rPr>
          <w:tab/>
        </w:r>
        <w:r w:rsidR="0009659B">
          <w:rPr>
            <w:noProof/>
            <w:webHidden/>
          </w:rPr>
          <w:fldChar w:fldCharType="begin"/>
        </w:r>
        <w:r w:rsidR="0009659B">
          <w:rPr>
            <w:noProof/>
            <w:webHidden/>
          </w:rPr>
          <w:instrText xml:space="preserve"> PAGEREF _Toc131579851 \h </w:instrText>
        </w:r>
        <w:r w:rsidR="0009659B">
          <w:rPr>
            <w:noProof/>
            <w:webHidden/>
          </w:rPr>
        </w:r>
        <w:r w:rsidR="0009659B">
          <w:rPr>
            <w:noProof/>
            <w:webHidden/>
          </w:rPr>
          <w:fldChar w:fldCharType="separate"/>
        </w:r>
        <w:r w:rsidR="0061087E">
          <w:rPr>
            <w:noProof/>
            <w:webHidden/>
          </w:rPr>
          <w:t>31</w:t>
        </w:r>
        <w:r w:rsidR="0009659B">
          <w:rPr>
            <w:noProof/>
            <w:webHidden/>
          </w:rPr>
          <w:fldChar w:fldCharType="end"/>
        </w:r>
      </w:hyperlink>
    </w:p>
    <w:p w14:paraId="374887FC" w14:textId="37E8CEA3"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52" w:history="1">
        <w:r w:rsidR="0009659B" w:rsidRPr="00EB1E65">
          <w:rPr>
            <w:rStyle w:val="Hyperlink"/>
            <w:noProof/>
          </w:rPr>
          <w:t>4.3</w:t>
        </w:r>
        <w:r w:rsidR="0009659B">
          <w:rPr>
            <w:rFonts w:asciiTheme="minorHAnsi" w:eastAsiaTheme="minorEastAsia" w:hAnsiTheme="minorHAnsi" w:cstheme="minorBidi"/>
            <w:noProof/>
            <w:sz w:val="22"/>
            <w:szCs w:val="22"/>
            <w:lang w:val="en-US"/>
          </w:rPr>
          <w:tab/>
        </w:r>
        <w:r w:rsidR="0009659B" w:rsidRPr="00EB1E65">
          <w:rPr>
            <w:rStyle w:val="Hyperlink"/>
            <w:noProof/>
          </w:rPr>
          <w:t>CURRENCIES</w:t>
        </w:r>
        <w:r w:rsidR="0009659B">
          <w:rPr>
            <w:noProof/>
            <w:webHidden/>
          </w:rPr>
          <w:tab/>
        </w:r>
        <w:r w:rsidR="0009659B">
          <w:rPr>
            <w:noProof/>
            <w:webHidden/>
          </w:rPr>
          <w:fldChar w:fldCharType="begin"/>
        </w:r>
        <w:r w:rsidR="0009659B">
          <w:rPr>
            <w:noProof/>
            <w:webHidden/>
          </w:rPr>
          <w:instrText xml:space="preserve"> PAGEREF _Toc131579852 \h </w:instrText>
        </w:r>
        <w:r w:rsidR="0009659B">
          <w:rPr>
            <w:noProof/>
            <w:webHidden/>
          </w:rPr>
        </w:r>
        <w:r w:rsidR="0009659B">
          <w:rPr>
            <w:noProof/>
            <w:webHidden/>
          </w:rPr>
          <w:fldChar w:fldCharType="separate"/>
        </w:r>
        <w:r w:rsidR="0061087E">
          <w:rPr>
            <w:noProof/>
            <w:webHidden/>
          </w:rPr>
          <w:t>31</w:t>
        </w:r>
        <w:r w:rsidR="0009659B">
          <w:rPr>
            <w:noProof/>
            <w:webHidden/>
          </w:rPr>
          <w:fldChar w:fldCharType="end"/>
        </w:r>
      </w:hyperlink>
    </w:p>
    <w:p w14:paraId="7495AD54" w14:textId="7645E7CD"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53" w:history="1">
        <w:r w:rsidR="0009659B" w:rsidRPr="00EB1E65">
          <w:rPr>
            <w:rStyle w:val="Hyperlink"/>
            <w:noProof/>
          </w:rPr>
          <w:t>4.3.1</w:t>
        </w:r>
        <w:r w:rsidR="0009659B">
          <w:rPr>
            <w:rFonts w:asciiTheme="minorHAnsi" w:eastAsiaTheme="minorEastAsia" w:hAnsiTheme="minorHAnsi" w:cstheme="minorBidi"/>
            <w:noProof/>
            <w:sz w:val="22"/>
            <w:szCs w:val="22"/>
            <w:lang w:val="en-US"/>
          </w:rPr>
          <w:tab/>
        </w:r>
        <w:r w:rsidR="0009659B" w:rsidRPr="00EB1E65">
          <w:rPr>
            <w:rStyle w:val="Hyperlink"/>
            <w:noProof/>
          </w:rPr>
          <w:t>CREATE NEW CURRENCIES</w:t>
        </w:r>
        <w:r w:rsidR="0009659B">
          <w:rPr>
            <w:noProof/>
            <w:webHidden/>
          </w:rPr>
          <w:tab/>
        </w:r>
        <w:r w:rsidR="0009659B">
          <w:rPr>
            <w:noProof/>
            <w:webHidden/>
          </w:rPr>
          <w:fldChar w:fldCharType="begin"/>
        </w:r>
        <w:r w:rsidR="0009659B">
          <w:rPr>
            <w:noProof/>
            <w:webHidden/>
          </w:rPr>
          <w:instrText xml:space="preserve"> PAGEREF _Toc131579853 \h </w:instrText>
        </w:r>
        <w:r w:rsidR="0009659B">
          <w:rPr>
            <w:noProof/>
            <w:webHidden/>
          </w:rPr>
        </w:r>
        <w:r w:rsidR="0009659B">
          <w:rPr>
            <w:noProof/>
            <w:webHidden/>
          </w:rPr>
          <w:fldChar w:fldCharType="separate"/>
        </w:r>
        <w:r w:rsidR="0061087E">
          <w:rPr>
            <w:noProof/>
            <w:webHidden/>
          </w:rPr>
          <w:t>32</w:t>
        </w:r>
        <w:r w:rsidR="0009659B">
          <w:rPr>
            <w:noProof/>
            <w:webHidden/>
          </w:rPr>
          <w:fldChar w:fldCharType="end"/>
        </w:r>
      </w:hyperlink>
    </w:p>
    <w:p w14:paraId="2D27671A" w14:textId="46B50D64"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54" w:history="1">
        <w:r w:rsidR="0009659B" w:rsidRPr="00EB1E65">
          <w:rPr>
            <w:rStyle w:val="Hyperlink"/>
            <w:noProof/>
          </w:rPr>
          <w:t>4.4</w:t>
        </w:r>
        <w:r w:rsidR="0009659B">
          <w:rPr>
            <w:rFonts w:asciiTheme="minorHAnsi" w:eastAsiaTheme="minorEastAsia" w:hAnsiTheme="minorHAnsi" w:cstheme="minorBidi"/>
            <w:noProof/>
            <w:sz w:val="22"/>
            <w:szCs w:val="22"/>
            <w:lang w:val="en-US"/>
          </w:rPr>
          <w:tab/>
        </w:r>
        <w:r w:rsidR="0009659B" w:rsidRPr="00EB1E65">
          <w:rPr>
            <w:rStyle w:val="Hyperlink"/>
            <w:noProof/>
          </w:rPr>
          <w:t>DENOMINATIONS</w:t>
        </w:r>
        <w:r w:rsidR="0009659B">
          <w:rPr>
            <w:noProof/>
            <w:webHidden/>
          </w:rPr>
          <w:tab/>
        </w:r>
        <w:r w:rsidR="0009659B">
          <w:rPr>
            <w:noProof/>
            <w:webHidden/>
          </w:rPr>
          <w:fldChar w:fldCharType="begin"/>
        </w:r>
        <w:r w:rsidR="0009659B">
          <w:rPr>
            <w:noProof/>
            <w:webHidden/>
          </w:rPr>
          <w:instrText xml:space="preserve"> PAGEREF _Toc131579854 \h </w:instrText>
        </w:r>
        <w:r w:rsidR="0009659B">
          <w:rPr>
            <w:noProof/>
            <w:webHidden/>
          </w:rPr>
        </w:r>
        <w:r w:rsidR="0009659B">
          <w:rPr>
            <w:noProof/>
            <w:webHidden/>
          </w:rPr>
          <w:fldChar w:fldCharType="separate"/>
        </w:r>
        <w:r w:rsidR="0061087E">
          <w:rPr>
            <w:noProof/>
            <w:webHidden/>
          </w:rPr>
          <w:t>33</w:t>
        </w:r>
        <w:r w:rsidR="0009659B">
          <w:rPr>
            <w:noProof/>
            <w:webHidden/>
          </w:rPr>
          <w:fldChar w:fldCharType="end"/>
        </w:r>
      </w:hyperlink>
    </w:p>
    <w:p w14:paraId="5BAB2663" w14:textId="77583A6E"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55" w:history="1">
        <w:r w:rsidR="0009659B" w:rsidRPr="00EB1E65">
          <w:rPr>
            <w:rStyle w:val="Hyperlink"/>
            <w:noProof/>
          </w:rPr>
          <w:t>4.4.1</w:t>
        </w:r>
        <w:r w:rsidR="0009659B">
          <w:rPr>
            <w:rFonts w:asciiTheme="minorHAnsi" w:eastAsiaTheme="minorEastAsia" w:hAnsiTheme="minorHAnsi" w:cstheme="minorBidi"/>
            <w:noProof/>
            <w:sz w:val="22"/>
            <w:szCs w:val="22"/>
            <w:lang w:val="en-US"/>
          </w:rPr>
          <w:tab/>
        </w:r>
        <w:r w:rsidR="0009659B" w:rsidRPr="00EB1E65">
          <w:rPr>
            <w:rStyle w:val="Hyperlink"/>
            <w:noProof/>
          </w:rPr>
          <w:t>CREATE NEW DENOMINATIONS</w:t>
        </w:r>
        <w:r w:rsidR="0009659B">
          <w:rPr>
            <w:noProof/>
            <w:webHidden/>
          </w:rPr>
          <w:tab/>
        </w:r>
        <w:r w:rsidR="0009659B">
          <w:rPr>
            <w:noProof/>
            <w:webHidden/>
          </w:rPr>
          <w:fldChar w:fldCharType="begin"/>
        </w:r>
        <w:r w:rsidR="0009659B">
          <w:rPr>
            <w:noProof/>
            <w:webHidden/>
          </w:rPr>
          <w:instrText xml:space="preserve"> PAGEREF _Toc131579855 \h </w:instrText>
        </w:r>
        <w:r w:rsidR="0009659B">
          <w:rPr>
            <w:noProof/>
            <w:webHidden/>
          </w:rPr>
        </w:r>
        <w:r w:rsidR="0009659B">
          <w:rPr>
            <w:noProof/>
            <w:webHidden/>
          </w:rPr>
          <w:fldChar w:fldCharType="separate"/>
        </w:r>
        <w:r w:rsidR="0061087E">
          <w:rPr>
            <w:noProof/>
            <w:webHidden/>
          </w:rPr>
          <w:t>34</w:t>
        </w:r>
        <w:r w:rsidR="0009659B">
          <w:rPr>
            <w:noProof/>
            <w:webHidden/>
          </w:rPr>
          <w:fldChar w:fldCharType="end"/>
        </w:r>
      </w:hyperlink>
    </w:p>
    <w:p w14:paraId="4FEC8AEA" w14:textId="6EFB9906"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56" w:history="1">
        <w:r w:rsidR="0009659B" w:rsidRPr="00EB1E65">
          <w:rPr>
            <w:rStyle w:val="Hyperlink"/>
            <w:noProof/>
          </w:rPr>
          <w:t>4.5</w:t>
        </w:r>
        <w:r w:rsidR="0009659B">
          <w:rPr>
            <w:rFonts w:asciiTheme="minorHAnsi" w:eastAsiaTheme="minorEastAsia" w:hAnsiTheme="minorHAnsi" w:cstheme="minorBidi"/>
            <w:noProof/>
            <w:sz w:val="22"/>
            <w:szCs w:val="22"/>
            <w:lang w:val="en-US"/>
          </w:rPr>
          <w:tab/>
        </w:r>
        <w:r w:rsidR="0009659B" w:rsidRPr="00EB1E65">
          <w:rPr>
            <w:rStyle w:val="Hyperlink"/>
            <w:noProof/>
          </w:rPr>
          <w:t>CASH QUALITIES</w:t>
        </w:r>
        <w:r w:rsidR="0009659B">
          <w:rPr>
            <w:noProof/>
            <w:webHidden/>
          </w:rPr>
          <w:tab/>
        </w:r>
        <w:r w:rsidR="0009659B">
          <w:rPr>
            <w:noProof/>
            <w:webHidden/>
          </w:rPr>
          <w:fldChar w:fldCharType="begin"/>
        </w:r>
        <w:r w:rsidR="0009659B">
          <w:rPr>
            <w:noProof/>
            <w:webHidden/>
          </w:rPr>
          <w:instrText xml:space="preserve"> PAGEREF _Toc131579856 \h </w:instrText>
        </w:r>
        <w:r w:rsidR="0009659B">
          <w:rPr>
            <w:noProof/>
            <w:webHidden/>
          </w:rPr>
        </w:r>
        <w:r w:rsidR="0009659B">
          <w:rPr>
            <w:noProof/>
            <w:webHidden/>
          </w:rPr>
          <w:fldChar w:fldCharType="separate"/>
        </w:r>
        <w:r w:rsidR="0061087E">
          <w:rPr>
            <w:noProof/>
            <w:webHidden/>
          </w:rPr>
          <w:t>34</w:t>
        </w:r>
        <w:r w:rsidR="0009659B">
          <w:rPr>
            <w:noProof/>
            <w:webHidden/>
          </w:rPr>
          <w:fldChar w:fldCharType="end"/>
        </w:r>
      </w:hyperlink>
    </w:p>
    <w:p w14:paraId="409A22E0" w14:textId="085F20B4"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57" w:history="1">
        <w:r w:rsidR="0009659B" w:rsidRPr="00EB1E65">
          <w:rPr>
            <w:rStyle w:val="Hyperlink"/>
            <w:noProof/>
          </w:rPr>
          <w:t>4.5.1</w:t>
        </w:r>
        <w:r w:rsidR="0009659B">
          <w:rPr>
            <w:rFonts w:asciiTheme="minorHAnsi" w:eastAsiaTheme="minorEastAsia" w:hAnsiTheme="minorHAnsi" w:cstheme="minorBidi"/>
            <w:noProof/>
            <w:sz w:val="22"/>
            <w:szCs w:val="22"/>
            <w:lang w:val="en-US"/>
          </w:rPr>
          <w:tab/>
        </w:r>
        <w:r w:rsidR="0009659B" w:rsidRPr="00EB1E65">
          <w:rPr>
            <w:rStyle w:val="Hyperlink"/>
            <w:noProof/>
          </w:rPr>
          <w:t>CREATE NEW QUALITIES</w:t>
        </w:r>
        <w:r w:rsidR="0009659B">
          <w:rPr>
            <w:noProof/>
            <w:webHidden/>
          </w:rPr>
          <w:tab/>
        </w:r>
        <w:r w:rsidR="0009659B">
          <w:rPr>
            <w:noProof/>
            <w:webHidden/>
          </w:rPr>
          <w:fldChar w:fldCharType="begin"/>
        </w:r>
        <w:r w:rsidR="0009659B">
          <w:rPr>
            <w:noProof/>
            <w:webHidden/>
          </w:rPr>
          <w:instrText xml:space="preserve"> PAGEREF _Toc131579857 \h </w:instrText>
        </w:r>
        <w:r w:rsidR="0009659B">
          <w:rPr>
            <w:noProof/>
            <w:webHidden/>
          </w:rPr>
        </w:r>
        <w:r w:rsidR="0009659B">
          <w:rPr>
            <w:noProof/>
            <w:webHidden/>
          </w:rPr>
          <w:fldChar w:fldCharType="separate"/>
        </w:r>
        <w:r w:rsidR="0061087E">
          <w:rPr>
            <w:noProof/>
            <w:webHidden/>
          </w:rPr>
          <w:t>36</w:t>
        </w:r>
        <w:r w:rsidR="0009659B">
          <w:rPr>
            <w:noProof/>
            <w:webHidden/>
          </w:rPr>
          <w:fldChar w:fldCharType="end"/>
        </w:r>
      </w:hyperlink>
    </w:p>
    <w:p w14:paraId="7438CC7B" w14:textId="07506AC4"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58" w:history="1">
        <w:r w:rsidR="0009659B" w:rsidRPr="00EB1E65">
          <w:rPr>
            <w:rStyle w:val="Hyperlink"/>
            <w:noProof/>
          </w:rPr>
          <w:t>4.6</w:t>
        </w:r>
        <w:r w:rsidR="0009659B">
          <w:rPr>
            <w:rFonts w:asciiTheme="minorHAnsi" w:eastAsiaTheme="minorEastAsia" w:hAnsiTheme="minorHAnsi" w:cstheme="minorBidi"/>
            <w:noProof/>
            <w:sz w:val="22"/>
            <w:szCs w:val="22"/>
            <w:lang w:val="en-US"/>
          </w:rPr>
          <w:tab/>
        </w:r>
        <w:r w:rsidR="0009659B" w:rsidRPr="00EB1E65">
          <w:rPr>
            <w:rStyle w:val="Hyperlink"/>
            <w:noProof/>
          </w:rPr>
          <w:t>CASH QUALITY MAP</w:t>
        </w:r>
        <w:r w:rsidR="0009659B">
          <w:rPr>
            <w:noProof/>
            <w:webHidden/>
          </w:rPr>
          <w:tab/>
        </w:r>
        <w:r w:rsidR="0009659B">
          <w:rPr>
            <w:noProof/>
            <w:webHidden/>
          </w:rPr>
          <w:fldChar w:fldCharType="begin"/>
        </w:r>
        <w:r w:rsidR="0009659B">
          <w:rPr>
            <w:noProof/>
            <w:webHidden/>
          </w:rPr>
          <w:instrText xml:space="preserve"> PAGEREF _Toc131579858 \h </w:instrText>
        </w:r>
        <w:r w:rsidR="0009659B">
          <w:rPr>
            <w:noProof/>
            <w:webHidden/>
          </w:rPr>
        </w:r>
        <w:r w:rsidR="0009659B">
          <w:rPr>
            <w:noProof/>
            <w:webHidden/>
          </w:rPr>
          <w:fldChar w:fldCharType="separate"/>
        </w:r>
        <w:r w:rsidR="0061087E">
          <w:rPr>
            <w:noProof/>
            <w:webHidden/>
          </w:rPr>
          <w:t>36</w:t>
        </w:r>
        <w:r w:rsidR="0009659B">
          <w:rPr>
            <w:noProof/>
            <w:webHidden/>
          </w:rPr>
          <w:fldChar w:fldCharType="end"/>
        </w:r>
      </w:hyperlink>
    </w:p>
    <w:p w14:paraId="4209741C" w14:textId="6C2CF59C"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59" w:history="1">
        <w:r w:rsidR="0009659B" w:rsidRPr="00EB1E65">
          <w:rPr>
            <w:rStyle w:val="Hyperlink"/>
            <w:noProof/>
          </w:rPr>
          <w:t>4.6.1</w:t>
        </w:r>
        <w:r w:rsidR="0009659B">
          <w:rPr>
            <w:rFonts w:asciiTheme="minorHAnsi" w:eastAsiaTheme="minorEastAsia" w:hAnsiTheme="minorHAnsi" w:cstheme="minorBidi"/>
            <w:noProof/>
            <w:sz w:val="22"/>
            <w:szCs w:val="22"/>
            <w:lang w:val="en-US"/>
          </w:rPr>
          <w:tab/>
        </w:r>
        <w:r w:rsidR="0009659B" w:rsidRPr="00EB1E65">
          <w:rPr>
            <w:rStyle w:val="Hyperlink"/>
            <w:noProof/>
          </w:rPr>
          <w:t>CREATE NEW CASH QUALITY</w:t>
        </w:r>
        <w:r w:rsidR="0009659B">
          <w:rPr>
            <w:noProof/>
            <w:webHidden/>
          </w:rPr>
          <w:tab/>
        </w:r>
        <w:r w:rsidR="0009659B">
          <w:rPr>
            <w:noProof/>
            <w:webHidden/>
          </w:rPr>
          <w:fldChar w:fldCharType="begin"/>
        </w:r>
        <w:r w:rsidR="0009659B">
          <w:rPr>
            <w:noProof/>
            <w:webHidden/>
          </w:rPr>
          <w:instrText xml:space="preserve"> PAGEREF _Toc131579859 \h </w:instrText>
        </w:r>
        <w:r w:rsidR="0009659B">
          <w:rPr>
            <w:noProof/>
            <w:webHidden/>
          </w:rPr>
        </w:r>
        <w:r w:rsidR="0009659B">
          <w:rPr>
            <w:noProof/>
            <w:webHidden/>
          </w:rPr>
          <w:fldChar w:fldCharType="separate"/>
        </w:r>
        <w:r w:rsidR="0061087E">
          <w:rPr>
            <w:noProof/>
            <w:webHidden/>
          </w:rPr>
          <w:t>37</w:t>
        </w:r>
        <w:r w:rsidR="0009659B">
          <w:rPr>
            <w:noProof/>
            <w:webHidden/>
          </w:rPr>
          <w:fldChar w:fldCharType="end"/>
        </w:r>
      </w:hyperlink>
    </w:p>
    <w:p w14:paraId="7FB81F86" w14:textId="48B8C15C"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60" w:history="1">
        <w:r w:rsidR="0009659B" w:rsidRPr="00EB1E65">
          <w:rPr>
            <w:rStyle w:val="Hyperlink"/>
            <w:noProof/>
          </w:rPr>
          <w:t>4.7</w:t>
        </w:r>
        <w:r w:rsidR="0009659B">
          <w:rPr>
            <w:rFonts w:asciiTheme="minorHAnsi" w:eastAsiaTheme="minorEastAsia" w:hAnsiTheme="minorHAnsi" w:cstheme="minorBidi"/>
            <w:noProof/>
            <w:sz w:val="22"/>
            <w:szCs w:val="22"/>
            <w:lang w:val="en-US"/>
          </w:rPr>
          <w:tab/>
        </w:r>
        <w:r w:rsidR="0009659B" w:rsidRPr="00EB1E65">
          <w:rPr>
            <w:rStyle w:val="Hyperlink"/>
            <w:noProof/>
          </w:rPr>
          <w:t>COFFERS</w:t>
        </w:r>
        <w:r w:rsidR="0009659B">
          <w:rPr>
            <w:noProof/>
            <w:webHidden/>
          </w:rPr>
          <w:tab/>
        </w:r>
        <w:r w:rsidR="0009659B">
          <w:rPr>
            <w:noProof/>
            <w:webHidden/>
          </w:rPr>
          <w:fldChar w:fldCharType="begin"/>
        </w:r>
        <w:r w:rsidR="0009659B">
          <w:rPr>
            <w:noProof/>
            <w:webHidden/>
          </w:rPr>
          <w:instrText xml:space="preserve"> PAGEREF _Toc131579860 \h </w:instrText>
        </w:r>
        <w:r w:rsidR="0009659B">
          <w:rPr>
            <w:noProof/>
            <w:webHidden/>
          </w:rPr>
        </w:r>
        <w:r w:rsidR="0009659B">
          <w:rPr>
            <w:noProof/>
            <w:webHidden/>
          </w:rPr>
          <w:fldChar w:fldCharType="separate"/>
        </w:r>
        <w:r w:rsidR="0061087E">
          <w:rPr>
            <w:noProof/>
            <w:webHidden/>
          </w:rPr>
          <w:t>38</w:t>
        </w:r>
        <w:r w:rsidR="0009659B">
          <w:rPr>
            <w:noProof/>
            <w:webHidden/>
          </w:rPr>
          <w:fldChar w:fldCharType="end"/>
        </w:r>
      </w:hyperlink>
    </w:p>
    <w:p w14:paraId="559E5136" w14:textId="685726EE"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61" w:history="1">
        <w:r w:rsidR="0009659B" w:rsidRPr="00EB1E65">
          <w:rPr>
            <w:rStyle w:val="Hyperlink"/>
            <w:noProof/>
          </w:rPr>
          <w:t>4.7.1</w:t>
        </w:r>
        <w:r w:rsidR="0009659B">
          <w:rPr>
            <w:rFonts w:asciiTheme="minorHAnsi" w:eastAsiaTheme="minorEastAsia" w:hAnsiTheme="minorHAnsi" w:cstheme="minorBidi"/>
            <w:noProof/>
            <w:sz w:val="22"/>
            <w:szCs w:val="22"/>
            <w:lang w:val="en-US"/>
          </w:rPr>
          <w:tab/>
        </w:r>
        <w:r w:rsidR="0009659B" w:rsidRPr="00EB1E65">
          <w:rPr>
            <w:rStyle w:val="Hyperlink"/>
            <w:noProof/>
          </w:rPr>
          <w:t>CREATE NEW COFFER</w:t>
        </w:r>
        <w:r w:rsidR="0009659B">
          <w:rPr>
            <w:noProof/>
            <w:webHidden/>
          </w:rPr>
          <w:tab/>
        </w:r>
        <w:r w:rsidR="0009659B">
          <w:rPr>
            <w:noProof/>
            <w:webHidden/>
          </w:rPr>
          <w:fldChar w:fldCharType="begin"/>
        </w:r>
        <w:r w:rsidR="0009659B">
          <w:rPr>
            <w:noProof/>
            <w:webHidden/>
          </w:rPr>
          <w:instrText xml:space="preserve"> PAGEREF _Toc131579861 \h </w:instrText>
        </w:r>
        <w:r w:rsidR="0009659B">
          <w:rPr>
            <w:noProof/>
            <w:webHidden/>
          </w:rPr>
        </w:r>
        <w:r w:rsidR="0009659B">
          <w:rPr>
            <w:noProof/>
            <w:webHidden/>
          </w:rPr>
          <w:fldChar w:fldCharType="separate"/>
        </w:r>
        <w:r w:rsidR="0061087E">
          <w:rPr>
            <w:noProof/>
            <w:webHidden/>
          </w:rPr>
          <w:t>39</w:t>
        </w:r>
        <w:r w:rsidR="0009659B">
          <w:rPr>
            <w:noProof/>
            <w:webHidden/>
          </w:rPr>
          <w:fldChar w:fldCharType="end"/>
        </w:r>
      </w:hyperlink>
    </w:p>
    <w:p w14:paraId="359E766F" w14:textId="4F8E45D4"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62" w:history="1">
        <w:r w:rsidR="0009659B" w:rsidRPr="00EB1E65">
          <w:rPr>
            <w:rStyle w:val="Hyperlink"/>
            <w:noProof/>
          </w:rPr>
          <w:t>4.7.2</w:t>
        </w:r>
        <w:r w:rsidR="0009659B">
          <w:rPr>
            <w:rFonts w:asciiTheme="minorHAnsi" w:eastAsiaTheme="minorEastAsia" w:hAnsiTheme="minorHAnsi" w:cstheme="minorBidi"/>
            <w:noProof/>
            <w:sz w:val="22"/>
            <w:szCs w:val="22"/>
            <w:lang w:val="en-US"/>
          </w:rPr>
          <w:tab/>
        </w:r>
        <w:r w:rsidR="0009659B" w:rsidRPr="00EB1E65">
          <w:rPr>
            <w:rStyle w:val="Hyperlink"/>
            <w:noProof/>
          </w:rPr>
          <w:t>MASTER COFFER</w:t>
        </w:r>
        <w:r w:rsidR="0009659B">
          <w:rPr>
            <w:noProof/>
            <w:webHidden/>
          </w:rPr>
          <w:tab/>
        </w:r>
        <w:r w:rsidR="0009659B">
          <w:rPr>
            <w:noProof/>
            <w:webHidden/>
          </w:rPr>
          <w:fldChar w:fldCharType="begin"/>
        </w:r>
        <w:r w:rsidR="0009659B">
          <w:rPr>
            <w:noProof/>
            <w:webHidden/>
          </w:rPr>
          <w:instrText xml:space="preserve"> PAGEREF _Toc131579862 \h </w:instrText>
        </w:r>
        <w:r w:rsidR="0009659B">
          <w:rPr>
            <w:noProof/>
            <w:webHidden/>
          </w:rPr>
        </w:r>
        <w:r w:rsidR="0009659B">
          <w:rPr>
            <w:noProof/>
            <w:webHidden/>
          </w:rPr>
          <w:fldChar w:fldCharType="separate"/>
        </w:r>
        <w:r w:rsidR="0061087E">
          <w:rPr>
            <w:noProof/>
            <w:webHidden/>
          </w:rPr>
          <w:t>39</w:t>
        </w:r>
        <w:r w:rsidR="0009659B">
          <w:rPr>
            <w:noProof/>
            <w:webHidden/>
          </w:rPr>
          <w:fldChar w:fldCharType="end"/>
        </w:r>
      </w:hyperlink>
    </w:p>
    <w:p w14:paraId="1B3256CB" w14:textId="17B810FD"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63" w:history="1">
        <w:r w:rsidR="0009659B" w:rsidRPr="00EB1E65">
          <w:rPr>
            <w:rStyle w:val="Hyperlink"/>
            <w:noProof/>
          </w:rPr>
          <w:t>4.8</w:t>
        </w:r>
        <w:r w:rsidR="0009659B">
          <w:rPr>
            <w:rFonts w:asciiTheme="minorHAnsi" w:eastAsiaTheme="minorEastAsia" w:hAnsiTheme="minorHAnsi" w:cstheme="minorBidi"/>
            <w:noProof/>
            <w:sz w:val="22"/>
            <w:szCs w:val="22"/>
            <w:lang w:val="en-US"/>
          </w:rPr>
          <w:tab/>
        </w:r>
        <w:r w:rsidR="0009659B" w:rsidRPr="00EB1E65">
          <w:rPr>
            <w:rStyle w:val="Hyperlink"/>
            <w:noProof/>
          </w:rPr>
          <w:t>BALANCE ACTION MAP</w:t>
        </w:r>
        <w:r w:rsidR="0009659B">
          <w:rPr>
            <w:noProof/>
            <w:webHidden/>
          </w:rPr>
          <w:tab/>
        </w:r>
        <w:r w:rsidR="0009659B">
          <w:rPr>
            <w:noProof/>
            <w:webHidden/>
          </w:rPr>
          <w:fldChar w:fldCharType="begin"/>
        </w:r>
        <w:r w:rsidR="0009659B">
          <w:rPr>
            <w:noProof/>
            <w:webHidden/>
          </w:rPr>
          <w:instrText xml:space="preserve"> PAGEREF _Toc131579863 \h </w:instrText>
        </w:r>
        <w:r w:rsidR="0009659B">
          <w:rPr>
            <w:noProof/>
            <w:webHidden/>
          </w:rPr>
        </w:r>
        <w:r w:rsidR="0009659B">
          <w:rPr>
            <w:noProof/>
            <w:webHidden/>
          </w:rPr>
          <w:fldChar w:fldCharType="separate"/>
        </w:r>
        <w:r w:rsidR="0061087E">
          <w:rPr>
            <w:noProof/>
            <w:webHidden/>
          </w:rPr>
          <w:t>40</w:t>
        </w:r>
        <w:r w:rsidR="0009659B">
          <w:rPr>
            <w:noProof/>
            <w:webHidden/>
          </w:rPr>
          <w:fldChar w:fldCharType="end"/>
        </w:r>
      </w:hyperlink>
    </w:p>
    <w:p w14:paraId="753874BF" w14:textId="736BFD45" w:rsidR="0009659B" w:rsidRDefault="00000000">
      <w:pPr>
        <w:pStyle w:val="TOC3"/>
        <w:tabs>
          <w:tab w:val="left" w:pos="2110"/>
        </w:tabs>
        <w:rPr>
          <w:rFonts w:asciiTheme="minorHAnsi" w:eastAsiaTheme="minorEastAsia" w:hAnsiTheme="minorHAnsi" w:cstheme="minorBidi"/>
          <w:noProof/>
          <w:sz w:val="22"/>
          <w:szCs w:val="22"/>
          <w:lang w:val="en-US"/>
        </w:rPr>
      </w:pPr>
      <w:hyperlink w:anchor="_Toc131579864" w:history="1">
        <w:r w:rsidR="0009659B" w:rsidRPr="00EB1E65">
          <w:rPr>
            <w:rStyle w:val="Hyperlink"/>
            <w:noProof/>
          </w:rPr>
          <w:t>4.8.1</w:t>
        </w:r>
        <w:r w:rsidR="0009659B">
          <w:rPr>
            <w:rFonts w:asciiTheme="minorHAnsi" w:eastAsiaTheme="minorEastAsia" w:hAnsiTheme="minorHAnsi" w:cstheme="minorBidi"/>
            <w:noProof/>
            <w:sz w:val="22"/>
            <w:szCs w:val="22"/>
            <w:lang w:val="en-US"/>
          </w:rPr>
          <w:tab/>
        </w:r>
        <w:r w:rsidR="0009659B" w:rsidRPr="00EB1E65">
          <w:rPr>
            <w:rStyle w:val="Hyperlink"/>
            <w:noProof/>
          </w:rPr>
          <w:t>CREATE A NEW BALANCE ACTION MAP ENTRY</w:t>
        </w:r>
        <w:r w:rsidR="0009659B">
          <w:rPr>
            <w:noProof/>
            <w:webHidden/>
          </w:rPr>
          <w:tab/>
        </w:r>
        <w:r w:rsidR="0009659B">
          <w:rPr>
            <w:noProof/>
            <w:webHidden/>
          </w:rPr>
          <w:fldChar w:fldCharType="begin"/>
        </w:r>
        <w:r w:rsidR="0009659B">
          <w:rPr>
            <w:noProof/>
            <w:webHidden/>
          </w:rPr>
          <w:instrText xml:space="preserve"> PAGEREF _Toc131579864 \h </w:instrText>
        </w:r>
        <w:r w:rsidR="0009659B">
          <w:rPr>
            <w:noProof/>
            <w:webHidden/>
          </w:rPr>
        </w:r>
        <w:r w:rsidR="0009659B">
          <w:rPr>
            <w:noProof/>
            <w:webHidden/>
          </w:rPr>
          <w:fldChar w:fldCharType="separate"/>
        </w:r>
        <w:r w:rsidR="0061087E">
          <w:rPr>
            <w:noProof/>
            <w:webHidden/>
          </w:rPr>
          <w:t>43</w:t>
        </w:r>
        <w:r w:rsidR="0009659B">
          <w:rPr>
            <w:noProof/>
            <w:webHidden/>
          </w:rPr>
          <w:fldChar w:fldCharType="end"/>
        </w:r>
      </w:hyperlink>
    </w:p>
    <w:p w14:paraId="11E3BCC6" w14:textId="072DDBE2"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65" w:history="1">
        <w:r w:rsidR="0009659B" w:rsidRPr="00EB1E65">
          <w:rPr>
            <w:rStyle w:val="Hyperlink"/>
            <w:noProof/>
          </w:rPr>
          <w:t>4.9</w:t>
        </w:r>
        <w:r w:rsidR="0009659B">
          <w:rPr>
            <w:rFonts w:asciiTheme="minorHAnsi" w:eastAsiaTheme="minorEastAsia" w:hAnsiTheme="minorHAnsi" w:cstheme="minorBidi"/>
            <w:noProof/>
            <w:sz w:val="22"/>
            <w:szCs w:val="22"/>
            <w:lang w:val="en-US"/>
          </w:rPr>
          <w:tab/>
        </w:r>
        <w:r w:rsidR="0009659B" w:rsidRPr="00EB1E65">
          <w:rPr>
            <w:rStyle w:val="Hyperlink"/>
            <w:noProof/>
          </w:rPr>
          <w:t>SYSTEM EVENT LOG</w:t>
        </w:r>
        <w:r w:rsidR="0009659B">
          <w:rPr>
            <w:noProof/>
            <w:webHidden/>
          </w:rPr>
          <w:tab/>
        </w:r>
        <w:r w:rsidR="0009659B">
          <w:rPr>
            <w:noProof/>
            <w:webHidden/>
          </w:rPr>
          <w:fldChar w:fldCharType="begin"/>
        </w:r>
        <w:r w:rsidR="0009659B">
          <w:rPr>
            <w:noProof/>
            <w:webHidden/>
          </w:rPr>
          <w:instrText xml:space="preserve"> PAGEREF _Toc131579865 \h </w:instrText>
        </w:r>
        <w:r w:rsidR="0009659B">
          <w:rPr>
            <w:noProof/>
            <w:webHidden/>
          </w:rPr>
        </w:r>
        <w:r w:rsidR="0009659B">
          <w:rPr>
            <w:noProof/>
            <w:webHidden/>
          </w:rPr>
          <w:fldChar w:fldCharType="separate"/>
        </w:r>
        <w:r w:rsidR="0061087E">
          <w:rPr>
            <w:noProof/>
            <w:webHidden/>
          </w:rPr>
          <w:t>43</w:t>
        </w:r>
        <w:r w:rsidR="0009659B">
          <w:rPr>
            <w:noProof/>
            <w:webHidden/>
          </w:rPr>
          <w:fldChar w:fldCharType="end"/>
        </w:r>
      </w:hyperlink>
    </w:p>
    <w:p w14:paraId="68CDB54B" w14:textId="49B9231D" w:rsidR="0009659B" w:rsidRDefault="00000000">
      <w:pPr>
        <w:pStyle w:val="TOC2"/>
        <w:tabs>
          <w:tab w:val="left" w:pos="1760"/>
        </w:tabs>
        <w:rPr>
          <w:rFonts w:asciiTheme="minorHAnsi" w:eastAsiaTheme="minorEastAsia" w:hAnsiTheme="minorHAnsi" w:cstheme="minorBidi"/>
          <w:noProof/>
          <w:sz w:val="22"/>
          <w:szCs w:val="22"/>
          <w:lang w:val="en-US"/>
        </w:rPr>
      </w:pPr>
      <w:hyperlink w:anchor="_Toc131579866" w:history="1">
        <w:r w:rsidR="0009659B" w:rsidRPr="00EB1E65">
          <w:rPr>
            <w:rStyle w:val="Hyperlink"/>
            <w:noProof/>
          </w:rPr>
          <w:t>4.10</w:t>
        </w:r>
        <w:r w:rsidR="0009659B">
          <w:rPr>
            <w:rFonts w:asciiTheme="minorHAnsi" w:eastAsiaTheme="minorEastAsia" w:hAnsiTheme="minorHAnsi" w:cstheme="minorBidi"/>
            <w:noProof/>
            <w:sz w:val="22"/>
            <w:szCs w:val="22"/>
            <w:lang w:val="en-US"/>
          </w:rPr>
          <w:tab/>
        </w:r>
        <w:r w:rsidR="0009659B" w:rsidRPr="00EB1E65">
          <w:rPr>
            <w:rStyle w:val="Hyperlink"/>
            <w:noProof/>
          </w:rPr>
          <w:t>APPLICATION SETTINGS</w:t>
        </w:r>
        <w:r w:rsidR="0009659B">
          <w:rPr>
            <w:noProof/>
            <w:webHidden/>
          </w:rPr>
          <w:tab/>
        </w:r>
        <w:r w:rsidR="0009659B">
          <w:rPr>
            <w:noProof/>
            <w:webHidden/>
          </w:rPr>
          <w:fldChar w:fldCharType="begin"/>
        </w:r>
        <w:r w:rsidR="0009659B">
          <w:rPr>
            <w:noProof/>
            <w:webHidden/>
          </w:rPr>
          <w:instrText xml:space="preserve"> PAGEREF _Toc131579866 \h </w:instrText>
        </w:r>
        <w:r w:rsidR="0009659B">
          <w:rPr>
            <w:noProof/>
            <w:webHidden/>
          </w:rPr>
        </w:r>
        <w:r w:rsidR="0009659B">
          <w:rPr>
            <w:noProof/>
            <w:webHidden/>
          </w:rPr>
          <w:fldChar w:fldCharType="separate"/>
        </w:r>
        <w:r w:rsidR="0061087E">
          <w:rPr>
            <w:noProof/>
            <w:webHidden/>
          </w:rPr>
          <w:t>45</w:t>
        </w:r>
        <w:r w:rsidR="0009659B">
          <w:rPr>
            <w:noProof/>
            <w:webHidden/>
          </w:rPr>
          <w:fldChar w:fldCharType="end"/>
        </w:r>
      </w:hyperlink>
    </w:p>
    <w:p w14:paraId="36B0F562" w14:textId="2EA31AE6" w:rsidR="0009659B" w:rsidRDefault="00000000">
      <w:pPr>
        <w:pStyle w:val="TOC1"/>
        <w:tabs>
          <w:tab w:val="left" w:pos="1258"/>
        </w:tabs>
        <w:rPr>
          <w:rFonts w:asciiTheme="minorHAnsi" w:eastAsiaTheme="minorEastAsia" w:hAnsiTheme="minorHAnsi" w:cstheme="minorBidi"/>
          <w:b w:val="0"/>
          <w:noProof/>
          <w:szCs w:val="22"/>
          <w:lang w:val="en-US"/>
        </w:rPr>
      </w:pPr>
      <w:hyperlink w:anchor="_Toc131579867" w:history="1">
        <w:r w:rsidR="0009659B" w:rsidRPr="00EB1E65">
          <w:rPr>
            <w:rStyle w:val="Hyperlink"/>
            <w:noProof/>
          </w:rPr>
          <w:t>5</w:t>
        </w:r>
        <w:r w:rsidR="0009659B">
          <w:rPr>
            <w:rFonts w:asciiTheme="minorHAnsi" w:eastAsiaTheme="minorEastAsia" w:hAnsiTheme="minorHAnsi" w:cstheme="minorBidi"/>
            <w:b w:val="0"/>
            <w:noProof/>
            <w:szCs w:val="22"/>
            <w:lang w:val="en-US"/>
          </w:rPr>
          <w:tab/>
        </w:r>
        <w:r w:rsidR="0009659B" w:rsidRPr="00EB1E65">
          <w:rPr>
            <w:rStyle w:val="Hyperlink"/>
            <w:noProof/>
          </w:rPr>
          <w:t>DATABASE UPGRADES</w:t>
        </w:r>
        <w:r w:rsidR="0009659B">
          <w:rPr>
            <w:noProof/>
            <w:webHidden/>
          </w:rPr>
          <w:tab/>
        </w:r>
        <w:r w:rsidR="0009659B">
          <w:rPr>
            <w:noProof/>
            <w:webHidden/>
          </w:rPr>
          <w:fldChar w:fldCharType="begin"/>
        </w:r>
        <w:r w:rsidR="0009659B">
          <w:rPr>
            <w:noProof/>
            <w:webHidden/>
          </w:rPr>
          <w:instrText xml:space="preserve"> PAGEREF _Toc131579867 \h </w:instrText>
        </w:r>
        <w:r w:rsidR="0009659B">
          <w:rPr>
            <w:noProof/>
            <w:webHidden/>
          </w:rPr>
        </w:r>
        <w:r w:rsidR="0009659B">
          <w:rPr>
            <w:noProof/>
            <w:webHidden/>
          </w:rPr>
          <w:fldChar w:fldCharType="separate"/>
        </w:r>
        <w:r w:rsidR="0061087E">
          <w:rPr>
            <w:noProof/>
            <w:webHidden/>
          </w:rPr>
          <w:t>47</w:t>
        </w:r>
        <w:r w:rsidR="0009659B">
          <w:rPr>
            <w:noProof/>
            <w:webHidden/>
          </w:rPr>
          <w:fldChar w:fldCharType="end"/>
        </w:r>
      </w:hyperlink>
    </w:p>
    <w:p w14:paraId="3DC28319" w14:textId="6CDF0A87" w:rsidR="0009659B" w:rsidRDefault="00000000">
      <w:pPr>
        <w:pStyle w:val="TOC1"/>
        <w:tabs>
          <w:tab w:val="left" w:pos="1258"/>
        </w:tabs>
        <w:rPr>
          <w:rFonts w:asciiTheme="minorHAnsi" w:eastAsiaTheme="minorEastAsia" w:hAnsiTheme="minorHAnsi" w:cstheme="minorBidi"/>
          <w:b w:val="0"/>
          <w:noProof/>
          <w:szCs w:val="22"/>
          <w:lang w:val="en-US"/>
        </w:rPr>
      </w:pPr>
      <w:hyperlink w:anchor="_Toc131579868" w:history="1">
        <w:r w:rsidR="0009659B" w:rsidRPr="00EB1E65">
          <w:rPr>
            <w:rStyle w:val="Hyperlink"/>
            <w:noProof/>
          </w:rPr>
          <w:t>6</w:t>
        </w:r>
        <w:r w:rsidR="0009659B">
          <w:rPr>
            <w:rFonts w:asciiTheme="minorHAnsi" w:eastAsiaTheme="minorEastAsia" w:hAnsiTheme="minorHAnsi" w:cstheme="minorBidi"/>
            <w:b w:val="0"/>
            <w:noProof/>
            <w:szCs w:val="22"/>
            <w:lang w:val="en-US"/>
          </w:rPr>
          <w:tab/>
        </w:r>
        <w:r w:rsidR="0009659B" w:rsidRPr="00EB1E65">
          <w:rPr>
            <w:rStyle w:val="Hyperlink"/>
            <w:noProof/>
          </w:rPr>
          <w:t>ALERTS</w:t>
        </w:r>
        <w:r w:rsidR="0009659B">
          <w:rPr>
            <w:noProof/>
            <w:webHidden/>
          </w:rPr>
          <w:tab/>
        </w:r>
        <w:r w:rsidR="0009659B">
          <w:rPr>
            <w:noProof/>
            <w:webHidden/>
          </w:rPr>
          <w:fldChar w:fldCharType="begin"/>
        </w:r>
        <w:r w:rsidR="0009659B">
          <w:rPr>
            <w:noProof/>
            <w:webHidden/>
          </w:rPr>
          <w:instrText xml:space="preserve"> PAGEREF _Toc131579868 \h </w:instrText>
        </w:r>
        <w:r w:rsidR="0009659B">
          <w:rPr>
            <w:noProof/>
            <w:webHidden/>
          </w:rPr>
        </w:r>
        <w:r w:rsidR="0009659B">
          <w:rPr>
            <w:noProof/>
            <w:webHidden/>
          </w:rPr>
          <w:fldChar w:fldCharType="separate"/>
        </w:r>
        <w:r w:rsidR="0061087E">
          <w:rPr>
            <w:noProof/>
            <w:webHidden/>
          </w:rPr>
          <w:t>48</w:t>
        </w:r>
        <w:r w:rsidR="0009659B">
          <w:rPr>
            <w:noProof/>
            <w:webHidden/>
          </w:rPr>
          <w:fldChar w:fldCharType="end"/>
        </w:r>
      </w:hyperlink>
    </w:p>
    <w:p w14:paraId="6A2C2F65" w14:textId="7FB673B4"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69" w:history="1">
        <w:r w:rsidR="0009659B" w:rsidRPr="00EB1E65">
          <w:rPr>
            <w:rStyle w:val="Hyperlink"/>
            <w:noProof/>
          </w:rPr>
          <w:t>6.1</w:t>
        </w:r>
        <w:r w:rsidR="0009659B">
          <w:rPr>
            <w:rFonts w:asciiTheme="minorHAnsi" w:eastAsiaTheme="minorEastAsia" w:hAnsiTheme="minorHAnsi" w:cstheme="minorBidi"/>
            <w:noProof/>
            <w:sz w:val="22"/>
            <w:szCs w:val="22"/>
            <w:lang w:val="en-US"/>
          </w:rPr>
          <w:tab/>
        </w:r>
        <w:r w:rsidR="0009659B" w:rsidRPr="00EB1E65">
          <w:rPr>
            <w:rStyle w:val="Hyperlink"/>
            <w:noProof/>
          </w:rPr>
          <w:t>ACTIVE ALERTS</w:t>
        </w:r>
        <w:r w:rsidR="0009659B">
          <w:rPr>
            <w:noProof/>
            <w:webHidden/>
          </w:rPr>
          <w:tab/>
        </w:r>
        <w:r w:rsidR="0009659B">
          <w:rPr>
            <w:noProof/>
            <w:webHidden/>
          </w:rPr>
          <w:fldChar w:fldCharType="begin"/>
        </w:r>
        <w:r w:rsidR="0009659B">
          <w:rPr>
            <w:noProof/>
            <w:webHidden/>
          </w:rPr>
          <w:instrText xml:space="preserve"> PAGEREF _Toc131579869 \h </w:instrText>
        </w:r>
        <w:r w:rsidR="0009659B">
          <w:rPr>
            <w:noProof/>
            <w:webHidden/>
          </w:rPr>
        </w:r>
        <w:r w:rsidR="0009659B">
          <w:rPr>
            <w:noProof/>
            <w:webHidden/>
          </w:rPr>
          <w:fldChar w:fldCharType="separate"/>
        </w:r>
        <w:r w:rsidR="0061087E">
          <w:rPr>
            <w:noProof/>
            <w:webHidden/>
          </w:rPr>
          <w:t>48</w:t>
        </w:r>
        <w:r w:rsidR="0009659B">
          <w:rPr>
            <w:noProof/>
            <w:webHidden/>
          </w:rPr>
          <w:fldChar w:fldCharType="end"/>
        </w:r>
      </w:hyperlink>
    </w:p>
    <w:p w14:paraId="3C232350" w14:textId="2C5F0935" w:rsidR="0009659B" w:rsidRDefault="00000000">
      <w:pPr>
        <w:pStyle w:val="TOC2"/>
        <w:tabs>
          <w:tab w:val="left" w:pos="1621"/>
        </w:tabs>
        <w:rPr>
          <w:rFonts w:asciiTheme="minorHAnsi" w:eastAsiaTheme="minorEastAsia" w:hAnsiTheme="minorHAnsi" w:cstheme="minorBidi"/>
          <w:noProof/>
          <w:sz w:val="22"/>
          <w:szCs w:val="22"/>
          <w:lang w:val="en-US"/>
        </w:rPr>
      </w:pPr>
      <w:hyperlink w:anchor="_Toc131579870" w:history="1">
        <w:r w:rsidR="0009659B" w:rsidRPr="00EB1E65">
          <w:rPr>
            <w:rStyle w:val="Hyperlink"/>
            <w:noProof/>
          </w:rPr>
          <w:t>6.2</w:t>
        </w:r>
        <w:r w:rsidR="0009659B">
          <w:rPr>
            <w:rFonts w:asciiTheme="minorHAnsi" w:eastAsiaTheme="minorEastAsia" w:hAnsiTheme="minorHAnsi" w:cstheme="minorBidi"/>
            <w:noProof/>
            <w:sz w:val="22"/>
            <w:szCs w:val="22"/>
            <w:lang w:val="en-US"/>
          </w:rPr>
          <w:tab/>
        </w:r>
        <w:r w:rsidR="0009659B" w:rsidRPr="00EB1E65">
          <w:rPr>
            <w:rStyle w:val="Hyperlink"/>
            <w:noProof/>
          </w:rPr>
          <w:t>ALERTS HISTORY</w:t>
        </w:r>
        <w:r w:rsidR="0009659B">
          <w:rPr>
            <w:noProof/>
            <w:webHidden/>
          </w:rPr>
          <w:tab/>
        </w:r>
        <w:r w:rsidR="0009659B">
          <w:rPr>
            <w:noProof/>
            <w:webHidden/>
          </w:rPr>
          <w:fldChar w:fldCharType="begin"/>
        </w:r>
        <w:r w:rsidR="0009659B">
          <w:rPr>
            <w:noProof/>
            <w:webHidden/>
          </w:rPr>
          <w:instrText xml:space="preserve"> PAGEREF _Toc131579870 \h </w:instrText>
        </w:r>
        <w:r w:rsidR="0009659B">
          <w:rPr>
            <w:noProof/>
            <w:webHidden/>
          </w:rPr>
        </w:r>
        <w:r w:rsidR="0009659B">
          <w:rPr>
            <w:noProof/>
            <w:webHidden/>
          </w:rPr>
          <w:fldChar w:fldCharType="separate"/>
        </w:r>
        <w:r w:rsidR="0061087E">
          <w:rPr>
            <w:noProof/>
            <w:webHidden/>
          </w:rPr>
          <w:t>49</w:t>
        </w:r>
        <w:r w:rsidR="0009659B">
          <w:rPr>
            <w:noProof/>
            <w:webHidden/>
          </w:rPr>
          <w:fldChar w:fldCharType="end"/>
        </w:r>
      </w:hyperlink>
    </w:p>
    <w:p w14:paraId="600D7AC0" w14:textId="2B0E83F0"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7" w:name="_Toc63697378"/>
      <w:bookmarkStart w:id="8" w:name="_Toc131579823"/>
      <w:r>
        <w:lastRenderedPageBreak/>
        <w:t>CONVENTIONS USED IN THIS HELP DOCUMENTATION</w:t>
      </w:r>
      <w:bookmarkEnd w:id="7"/>
      <w:bookmarkEnd w:id="8"/>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E90B46F" w:rsidR="00286E0A" w:rsidRPr="00240EEA" w:rsidRDefault="00286E0A" w:rsidP="00240EEA">
      <w:pPr>
        <w:pStyle w:val="Caption"/>
      </w:pPr>
      <w:bookmarkStart w:id="9"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61087E">
        <w:rPr>
          <w:noProof/>
        </w:rPr>
        <w:t>1</w:t>
      </w:r>
      <w:r w:rsidRPr="00240EEA">
        <w:rPr>
          <w:noProof/>
        </w:rPr>
        <w:fldChar w:fldCharType="end"/>
      </w:r>
      <w:r w:rsidRPr="00240EEA">
        <w:t>: CONVENTIONS</w:t>
      </w:r>
      <w:bookmarkEnd w:id="9"/>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rsidP="00BB302E">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rsidP="00BB302E">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rsidTr="00BB302E">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rsidP="00BB302E">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rsidTr="00BB302E">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rsidP="00BB302E">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rsidTr="00BB302E">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rsidP="00BB302E">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1B21A2F0"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10" w:name="_Toc63697377"/>
      <w:bookmarkStart w:id="11" w:name="_Toc131579824"/>
      <w:r>
        <w:lastRenderedPageBreak/>
        <w:t>INTRODUCTION TO VAULT BALANCE</w:t>
      </w:r>
      <w:bookmarkEnd w:id="10"/>
      <w:bookmarkEnd w:id="11"/>
      <w:r>
        <w:t xml:space="preserve"> </w:t>
      </w:r>
    </w:p>
    <w:p w14:paraId="3ECD8F80" w14:textId="341F90A0"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61087E" w:rsidRPr="00B668CD">
        <w:rPr>
          <w:sz w:val="18"/>
        </w:rPr>
        <w:t xml:space="preserve">TABLE </w:t>
      </w:r>
      <w:r w:rsidR="0061087E">
        <w:rPr>
          <w:noProof/>
          <w:sz w:val="18"/>
        </w:rPr>
        <w:t>2</w:t>
      </w:r>
      <w:r w:rsidR="0061087E">
        <w:rPr>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6F06E622" w14:textId="5C8D2628" w:rsidR="00402903" w:rsidRDefault="00402903" w:rsidP="00402903">
      <w:pPr>
        <w:spacing w:after="0"/>
        <w:ind w:left="-5" w:hanging="10"/>
      </w:pPr>
      <w:bookmarkStart w:id="12" w:name="_Toc63697464"/>
      <w:bookmarkStart w:id="13"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61087E">
        <w:rPr>
          <w:noProof/>
          <w:sz w:val="18"/>
        </w:rPr>
        <w:t>2</w:t>
      </w:r>
      <w:r w:rsidRPr="00B668CD">
        <w:rPr>
          <w:sz w:val="18"/>
        </w:rPr>
        <w:fldChar w:fldCharType="end"/>
      </w:r>
      <w:r>
        <w:rPr>
          <w:sz w:val="18"/>
        </w:rPr>
        <w:t>: OPTIVLM MODULES</w:t>
      </w:r>
      <w:bookmarkEnd w:id="12"/>
      <w:bookmarkEnd w:id="13"/>
      <w:r>
        <w:rPr>
          <w:sz w:val="18"/>
        </w:rPr>
        <w:t xml:space="preserve"> </w:t>
      </w:r>
    </w:p>
    <w:tbl>
      <w:tblPr>
        <w:tblStyle w:val="TableGrid1"/>
        <w:tblW w:w="8073" w:type="dxa"/>
        <w:tblInd w:w="390"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523FC7">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BB302E">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523FC7" w:rsidRDefault="00402903" w:rsidP="00523FC7">
            <w:pPr>
              <w:pStyle w:val="TableBody"/>
            </w:pPr>
            <w:r w:rsidRPr="00523FC7">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BB302E">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18DB3746" w:rsidR="00402903" w:rsidRPr="00523FC7" w:rsidRDefault="00402903" w:rsidP="00523FC7">
            <w:pPr>
              <w:pStyle w:val="TableBody"/>
            </w:pPr>
            <w:r w:rsidRPr="00523FC7">
              <w:t>Provides an interface for carriers (</w:t>
            </w:r>
            <w:r w:rsidR="000735B2" w:rsidRPr="00523FC7">
              <w:t>armoured</w:t>
            </w:r>
            <w:r w:rsidRPr="00523FC7">
              <w:t xml:space="preserve"> car vendors) to access and update order status. Carrier Web also provides branches access to information regarding authorized carrier personnel. </w:t>
            </w:r>
          </w:p>
        </w:tc>
      </w:tr>
      <w:tr w:rsidR="00402903" w14:paraId="5DC6688F" w14:textId="77777777" w:rsidTr="00BB302E">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523FC7" w:rsidRDefault="00402903" w:rsidP="00523FC7">
            <w:pPr>
              <w:pStyle w:val="TableBody"/>
            </w:pPr>
            <w:r w:rsidRPr="00523FC7">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391"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BB302E">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14" w:name="_Toc63697379"/>
      <w:bookmarkStart w:id="15" w:name="_Toc131579825"/>
      <w:r>
        <w:t>GETTING STARTED</w:t>
      </w:r>
      <w:bookmarkEnd w:id="14"/>
      <w:bookmarkEnd w:id="15"/>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510C8950" w14:textId="74BB67E6" w:rsidR="00490283" w:rsidRDefault="00490283" w:rsidP="00771AF8">
      <w:pPr>
        <w:pStyle w:val="Heading3"/>
      </w:pPr>
      <w:bookmarkStart w:id="16" w:name="_Toc63697380"/>
      <w:bookmarkStart w:id="17" w:name="_Toc131579826"/>
      <w:r>
        <w:t>SCREEN RESOLUTION</w:t>
      </w:r>
      <w:bookmarkEnd w:id="16"/>
      <w:bookmarkEnd w:id="17"/>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3DB3A191" w14:textId="4AB6C0E5" w:rsidR="00490283" w:rsidRDefault="00490283" w:rsidP="00771AF8">
      <w:pPr>
        <w:pStyle w:val="Heading3"/>
      </w:pPr>
      <w:bookmarkStart w:id="18" w:name="_Toc63697381"/>
      <w:bookmarkStart w:id="19" w:name="_Toc131579827"/>
      <w:r>
        <w:lastRenderedPageBreak/>
        <w:t>NAVIGATION TIPS</w:t>
      </w:r>
      <w:bookmarkEnd w:id="18"/>
      <w:bookmarkEnd w:id="19"/>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44728A73" w14:textId="798C3FD7" w:rsidR="00490283" w:rsidRDefault="00490283" w:rsidP="00771AF8">
      <w:pPr>
        <w:pStyle w:val="Heading3"/>
      </w:pPr>
      <w:bookmarkStart w:id="20" w:name="_Toc63697382"/>
      <w:bookmarkStart w:id="21" w:name="_Toc131579828"/>
      <w:r>
        <w:t>ACCESSING VAULT BALANCE</w:t>
      </w:r>
      <w:bookmarkEnd w:id="20"/>
      <w:bookmarkEnd w:id="21"/>
      <w:r>
        <w:t xml:space="preserve"> </w:t>
      </w:r>
    </w:p>
    <w:p w14:paraId="79362DCC" w14:textId="6D35FFBE" w:rsidR="00490283" w:rsidRDefault="00490283" w:rsidP="006772CA">
      <w:pPr>
        <w:pStyle w:val="BodyText"/>
      </w:pPr>
      <w:r>
        <w:t xml:space="preserve">To begin using the application, enter the required </w:t>
      </w:r>
      <w:ins w:id="22" w:author="Pinnu, Sainath" w:date="2023-04-11T22:44:00Z">
        <w:r w:rsidR="00737877">
          <w:t>EPSS Application</w:t>
        </w:r>
      </w:ins>
      <w:del w:id="23" w:author="Pinnu, Sainath" w:date="2023-04-11T22:44:00Z">
        <w:r w:rsidDel="00737877">
          <w:delText xml:space="preserve">OptiVLM </w:delText>
        </w:r>
      </w:del>
      <w:r>
        <w:t>URL in the Browser</w:t>
      </w:r>
      <w:ins w:id="24" w:author="Pinnu, Sainath" w:date="2023-04-11T22:44:00Z">
        <w:r w:rsidR="00737877">
          <w:t xml:space="preserve"> and then a</w:t>
        </w:r>
      </w:ins>
      <w:ins w:id="25" w:author="Pinnu, Sainath" w:date="2023-04-11T22:45:00Z">
        <w:r w:rsidR="00737877">
          <w:t>ccess vault balance</w:t>
        </w:r>
      </w:ins>
      <w:r>
        <w:t xml:space="preserve">.  </w:t>
      </w:r>
    </w:p>
    <w:tbl>
      <w:tblPr>
        <w:tblStyle w:val="TableGrid1"/>
        <w:tblW w:w="7830" w:type="dxa"/>
        <w:tblInd w:w="355"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704F2E">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C4C7105"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35DAABEC" w:rsidR="00490283" w:rsidRPr="005452DD" w:rsidRDefault="00490283" w:rsidP="005452DD">
            <w:pPr>
              <w:pStyle w:val="TableNote"/>
            </w:pPr>
            <w:r w:rsidRPr="005452DD">
              <w:rPr>
                <w:b/>
                <w:bCs/>
              </w:rPr>
              <w:t>Suggestion</w:t>
            </w:r>
            <w:r w:rsidRPr="005452DD">
              <w:t xml:space="preserve">: </w:t>
            </w:r>
            <w:r w:rsidR="005452DD" w:rsidRPr="005452DD">
              <w:t>S</w:t>
            </w:r>
            <w:r w:rsidRPr="005452DD">
              <w:t xml:space="preserve">ave the </w:t>
            </w:r>
            <w:ins w:id="26" w:author="Pinnu, Sainath" w:date="2023-04-11T22:55:00Z">
              <w:r w:rsidR="000B2FF7">
                <w:t>EPSS Application</w:t>
              </w:r>
            </w:ins>
            <w:del w:id="27" w:author="Pinnu, Sainath" w:date="2023-04-11T22:55:00Z">
              <w:r w:rsidRPr="005452DD" w:rsidDel="000B2FF7">
                <w:delText xml:space="preserve">OptiVLM </w:delText>
              </w:r>
            </w:del>
            <w:r w:rsidRPr="005452DD">
              <w:t xml:space="preserve">URL in the Favorites folder for easier future access. </w:t>
            </w:r>
          </w:p>
        </w:tc>
      </w:tr>
    </w:tbl>
    <w:p w14:paraId="676759D0" w14:textId="3ACF71FA" w:rsidR="00490283" w:rsidRDefault="00490283" w:rsidP="00490283">
      <w:pPr>
        <w:pStyle w:val="Heading3"/>
        <w:ind w:right="260"/>
      </w:pPr>
      <w:bookmarkStart w:id="28" w:name="_Toc63697383"/>
      <w:bookmarkStart w:id="29" w:name="_Toc131579829"/>
      <w:del w:id="30" w:author="Pinnu, Sainath" w:date="2023-04-11T22:46:00Z">
        <w:r w:rsidDel="00737877">
          <w:delText>LOGGING IN</w:delText>
        </w:r>
      </w:del>
      <w:bookmarkEnd w:id="28"/>
      <w:bookmarkEnd w:id="29"/>
      <w:r>
        <w:t xml:space="preserve"> </w:t>
      </w:r>
      <w:ins w:id="31" w:author="Pinnu, Sainath" w:date="2023-04-11T22:46:00Z">
        <w:r w:rsidR="00737877">
          <w:t xml:space="preserve">OPENING VAULT BALANCE </w:t>
        </w:r>
      </w:ins>
    </w:p>
    <w:p w14:paraId="02ED5C5B" w14:textId="6EE1B5FE" w:rsidR="00490283" w:rsidRDefault="00737877" w:rsidP="005452DD">
      <w:pPr>
        <w:pStyle w:val="BodyText"/>
        <w:rPr>
          <w:ins w:id="32" w:author="Pinnu, Sainath" w:date="2023-04-11T22:59:00Z"/>
        </w:rPr>
      </w:pPr>
      <w:ins w:id="33" w:author="Pinnu, Sainath" w:date="2023-04-11T22:46:00Z">
        <w:r>
          <w:t>EPSS Application</w:t>
        </w:r>
      </w:ins>
      <w:del w:id="34" w:author="Pinnu, Sainath" w:date="2023-04-11T22:46:00Z">
        <w:r w:rsidR="00490283" w:rsidDel="00737877">
          <w:delText>Vault Balance</w:delText>
        </w:r>
      </w:del>
      <w:r w:rsidR="00490283">
        <w:t xml:space="preserve"> will launch within the browser. Security is supplied </w:t>
      </w:r>
      <w:r w:rsidR="004C7A54">
        <w:t>through</w:t>
      </w:r>
      <w:r w:rsidR="00490283">
        <w:t xml:space="preserve"> external authentication via your systems network logon. If you are not already logged in via network authentication you will be prompted for a username and password.  To log</w:t>
      </w:r>
      <w:r w:rsidR="00443857">
        <w:t xml:space="preserve"> </w:t>
      </w:r>
      <w:r w:rsidR="00490283">
        <w:t xml:space="preserve">in, enter your Username and Password and click Login. </w:t>
      </w:r>
    </w:p>
    <w:p w14:paraId="370A4E07" w14:textId="77777777" w:rsidR="000B2FF7" w:rsidRDefault="000B2FF7" w:rsidP="000B2FF7">
      <w:pPr>
        <w:pStyle w:val="BodyText"/>
        <w:rPr>
          <w:ins w:id="35" w:author="Pinnu, Sainath" w:date="2023-04-11T23:00:00Z"/>
          <w:rFonts w:cs="Open Sans"/>
          <w:color w:val="0078D4"/>
          <w:u w:val="single"/>
          <w:shd w:val="clear" w:color="auto" w:fill="FFFFFF"/>
        </w:rPr>
      </w:pPr>
      <w:ins w:id="36" w:author="Pinnu, Sainath" w:date="2023-04-11T22:59:00Z">
        <w:r>
          <w:rPr>
            <w:noProof/>
          </w:rPr>
          <w:drawing>
            <wp:inline distT="0" distB="0" distL="0" distR="0" wp14:anchorId="7B408285" wp14:editId="74DC1050">
              <wp:extent cx="2684780" cy="3599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4780" cy="3599180"/>
                      </a:xfrm>
                      <a:prstGeom prst="rect">
                        <a:avLst/>
                      </a:prstGeom>
                      <a:noFill/>
                      <a:ln>
                        <a:noFill/>
                      </a:ln>
                    </pic:spPr>
                  </pic:pic>
                </a:graphicData>
              </a:graphic>
            </wp:inline>
          </w:drawing>
        </w:r>
      </w:ins>
      <w:ins w:id="37" w:author="Pinnu, Sainath" w:date="2023-04-11T23:00:00Z">
        <w:r w:rsidRPr="000B2FF7">
          <w:rPr>
            <w:rFonts w:cs="Open Sans"/>
            <w:color w:val="0078D4"/>
            <w:u w:val="single"/>
            <w:shd w:val="clear" w:color="auto" w:fill="FFFFFF"/>
          </w:rPr>
          <w:t xml:space="preserve"> </w:t>
        </w:r>
      </w:ins>
    </w:p>
    <w:p w14:paraId="7BCE6C4A" w14:textId="0681CA52" w:rsidR="000B2FF7" w:rsidRDefault="000B2FF7" w:rsidP="000B2FF7">
      <w:pPr>
        <w:pStyle w:val="BodyText"/>
        <w:rPr>
          <w:ins w:id="38" w:author="Pinnu, Sainath" w:date="2023-04-11T23:00:00Z"/>
          <w:rStyle w:val="eop"/>
          <w:rFonts w:cs="Open Sans"/>
          <w:color w:val="000000"/>
          <w:szCs w:val="22"/>
          <w:shd w:val="clear" w:color="auto" w:fill="FFFFFF"/>
        </w:rPr>
      </w:pPr>
      <w:ins w:id="39" w:author="Pinnu, Sainath" w:date="2023-04-11T23:00:00Z">
        <w:r>
          <w:rPr>
            <w:rStyle w:val="normaltextrun"/>
            <w:rFonts w:cs="Open Sans"/>
            <w:color w:val="0078D4"/>
            <w:szCs w:val="22"/>
            <w:u w:val="single"/>
            <w:shd w:val="clear" w:color="auto" w:fill="FFFFFF"/>
          </w:rPr>
          <w:t>Once Login is Successful Cash Management Dashboard Screen will appear as shown below. To access VaultBalance Open App Launcher, and click on ‘VB button  </w:t>
        </w:r>
        <w:r>
          <w:rPr>
            <w:rStyle w:val="eop"/>
            <w:rFonts w:cs="Open Sans"/>
            <w:color w:val="000000"/>
            <w:szCs w:val="22"/>
            <w:shd w:val="clear" w:color="auto" w:fill="FFFFFF"/>
          </w:rPr>
          <w:t> </w:t>
        </w:r>
      </w:ins>
    </w:p>
    <w:p w14:paraId="3C3B58F9" w14:textId="63648A62" w:rsidR="000B2FF7" w:rsidRDefault="000B2FF7" w:rsidP="000B2FF7">
      <w:pPr>
        <w:pStyle w:val="BodyText"/>
        <w:rPr>
          <w:ins w:id="40" w:author="Pinnu, Sainath" w:date="2023-04-11T23:00:00Z"/>
          <w:rStyle w:val="eop"/>
          <w:rFonts w:eastAsia="MS Mincho" w:cs="Open Sans"/>
          <w:color w:val="000000"/>
          <w:szCs w:val="22"/>
          <w:shd w:val="clear" w:color="auto" w:fill="FFFFFF"/>
        </w:rPr>
      </w:pPr>
      <w:ins w:id="41" w:author="Pinnu, Sainath" w:date="2023-04-11T23:00:00Z">
        <w:r>
          <w:rPr>
            <w:rFonts w:cs="Open Sans"/>
            <w:noProof/>
            <w:color w:val="0078D4"/>
            <w:szCs w:val="22"/>
            <w:u w:val="single"/>
            <w:shd w:val="clear" w:color="auto" w:fill="FFFFFF"/>
          </w:rPr>
          <w:lastRenderedPageBreak/>
          <w:drawing>
            <wp:inline distT="0" distB="0" distL="0" distR="0" wp14:anchorId="231DC990" wp14:editId="60DDCB85">
              <wp:extent cx="5943600" cy="3815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ins>
    </w:p>
    <w:p w14:paraId="640FBFA4" w14:textId="391D43F3" w:rsidR="000B2FF7" w:rsidRDefault="000B2FF7" w:rsidP="005452DD">
      <w:pPr>
        <w:pStyle w:val="BodyText"/>
      </w:pPr>
    </w:p>
    <w:tbl>
      <w:tblPr>
        <w:tblStyle w:val="TableGrid1"/>
        <w:tblW w:w="8061" w:type="dxa"/>
        <w:tblInd w:w="389" w:type="dxa"/>
        <w:tblCellMar>
          <w:left w:w="192" w:type="dxa"/>
          <w:right w:w="154" w:type="dxa"/>
        </w:tblCellMar>
        <w:tblLook w:val="04A0" w:firstRow="1" w:lastRow="0" w:firstColumn="1" w:lastColumn="0" w:noHBand="0" w:noVBand="1"/>
      </w:tblPr>
      <w:tblGrid>
        <w:gridCol w:w="1224"/>
        <w:gridCol w:w="6837"/>
      </w:tblGrid>
      <w:tr w:rsidR="00490283" w:rsidDel="00F17E9D" w14:paraId="0015B3E4" w14:textId="4DA06EFC" w:rsidTr="00BB302E">
        <w:trPr>
          <w:trHeight w:val="850"/>
          <w:del w:id="42" w:author="Moses, Robinson" w:date="2023-04-26T03:23:00Z"/>
        </w:trPr>
        <w:tc>
          <w:tcPr>
            <w:tcW w:w="1224" w:type="dxa"/>
            <w:tcBorders>
              <w:top w:val="single" w:sz="4" w:space="0" w:color="000000"/>
              <w:left w:val="single" w:sz="4" w:space="0" w:color="000000"/>
              <w:bottom w:val="single" w:sz="4" w:space="0" w:color="000000"/>
              <w:right w:val="single" w:sz="4" w:space="0" w:color="000000"/>
            </w:tcBorders>
            <w:vAlign w:val="bottom"/>
          </w:tcPr>
          <w:p w14:paraId="66FCAFBA" w14:textId="4F9CD33D" w:rsidR="00490283" w:rsidDel="00F17E9D" w:rsidRDefault="00490283" w:rsidP="00BB302E">
            <w:pPr>
              <w:ind w:right="28"/>
              <w:jc w:val="right"/>
              <w:rPr>
                <w:del w:id="43" w:author="Moses, Robinson" w:date="2023-04-26T03:23:00Z"/>
              </w:rPr>
            </w:pPr>
            <w:del w:id="44" w:author="Moses, Robinson" w:date="2023-04-26T03:23:00Z">
              <w:r w:rsidDel="00F17E9D">
                <w:rPr>
                  <w:noProof/>
                </w:rPr>
                <mc:AlternateContent>
                  <mc:Choice Requires="wpg">
                    <w:drawing>
                      <wp:inline distT="0" distB="0" distL="0" distR="0" wp14:anchorId="0A395861" wp14:editId="550025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1AA850C"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Del="00F17E9D">
                <w:rPr>
                  <w:b/>
                  <w:sz w:val="18"/>
                </w:rPr>
                <w:delText xml:space="preserve"> </w:delText>
              </w:r>
            </w:del>
          </w:p>
        </w:tc>
        <w:tc>
          <w:tcPr>
            <w:tcW w:w="6837" w:type="dxa"/>
            <w:tcBorders>
              <w:top w:val="single" w:sz="4" w:space="0" w:color="000000"/>
              <w:left w:val="single" w:sz="4" w:space="0" w:color="000000"/>
              <w:bottom w:val="single" w:sz="4" w:space="0" w:color="000000"/>
              <w:right w:val="single" w:sz="4" w:space="0" w:color="000000"/>
            </w:tcBorders>
            <w:vAlign w:val="center"/>
          </w:tcPr>
          <w:p w14:paraId="06EE53E9" w14:textId="2807C86B" w:rsidR="00490283" w:rsidDel="00F17E9D" w:rsidRDefault="00490283" w:rsidP="005452DD">
            <w:pPr>
              <w:pStyle w:val="TableNote"/>
              <w:rPr>
                <w:del w:id="45" w:author="Moses, Robinson" w:date="2023-04-26T03:23:00Z"/>
              </w:rPr>
            </w:pPr>
            <w:del w:id="46" w:author="Moses, Robinson" w:date="2023-04-26T03:23:00Z">
              <w:r w:rsidDel="00F17E9D">
                <w:rPr>
                  <w:b/>
                </w:rPr>
                <w:delText xml:space="preserve">Note: </w:delText>
              </w:r>
              <w:r w:rsidDel="00F17E9D">
                <w:delText xml:space="preserve"> For </w:delText>
              </w:r>
              <w:r w:rsidDel="00F17E9D">
                <w:rPr>
                  <w:b/>
                </w:rPr>
                <w:delText>External Authentication</w:delText>
              </w:r>
              <w:r w:rsidDel="00F17E9D">
                <w:delText xml:space="preserve">, the Login prompt will not be displayed. Login will be automatic based on network authentication.   </w:delText>
              </w:r>
            </w:del>
          </w:p>
        </w:tc>
      </w:tr>
    </w:tbl>
    <w:p w14:paraId="5BA2E5AD" w14:textId="23515003" w:rsidR="00490283" w:rsidRDefault="00490283" w:rsidP="00490283">
      <w:pPr>
        <w:pStyle w:val="Heading3"/>
      </w:pPr>
      <w:bookmarkStart w:id="47" w:name="_Toc63697384"/>
      <w:bookmarkStart w:id="48" w:name="_Toc131579830"/>
      <w:r>
        <w:t>LOGGING OUT</w:t>
      </w:r>
      <w:bookmarkEnd w:id="47"/>
      <w:bookmarkEnd w:id="48"/>
      <w:r>
        <w:t xml:space="preserve"> </w:t>
      </w:r>
      <w:ins w:id="49" w:author="Pinnu, Sainath" w:date="2023-04-11T23:01:00Z">
        <w:r w:rsidR="000B2FF7">
          <w:t>OF EPSS</w:t>
        </w:r>
      </w:ins>
    </w:p>
    <w:p w14:paraId="1352125E" w14:textId="74F9ADC4" w:rsidR="00490283" w:rsidRDefault="00490283" w:rsidP="000B543F">
      <w:pPr>
        <w:pStyle w:val="BodyText"/>
      </w:pPr>
      <w:r>
        <w:t xml:space="preserve">To logout, </w:t>
      </w:r>
      <w:del w:id="50" w:author="Pinnu, Sainath" w:date="2023-04-11T23:01:00Z">
        <w:r w:rsidDel="000B2FF7">
          <w:delText xml:space="preserve">simply close the browser or log out via </w:delText>
        </w:r>
        <w:r w:rsidR="00443857" w:rsidDel="000B2FF7">
          <w:delText xml:space="preserve">an </w:delText>
        </w:r>
        <w:r w:rsidDel="000B2FF7">
          <w:delText xml:space="preserve">external authentication method  </w:delText>
        </w:r>
      </w:del>
      <w:ins w:id="51" w:author="Pinnu, Sainath" w:date="2023-04-11T23:01:00Z">
        <w:r w:rsidR="000B2FF7">
          <w:rPr>
            <w:rStyle w:val="normaltextrun"/>
            <w:rFonts w:cs="Open Sans"/>
            <w:color w:val="000000"/>
            <w:szCs w:val="22"/>
            <w:bdr w:val="none" w:sz="0" w:space="0" w:color="auto" w:frame="1"/>
          </w:rPr>
          <w:t xml:space="preserve">click the Logout button </w:t>
        </w:r>
        <w:r w:rsidR="000B2FF7">
          <w:rPr>
            <w:rStyle w:val="normaltextrun"/>
            <w:rFonts w:cs="Open Sans"/>
            <w:color w:val="0078D4"/>
            <w:szCs w:val="22"/>
            <w:u w:val="single"/>
            <w:shd w:val="clear" w:color="auto" w:fill="FFFFFF"/>
          </w:rPr>
          <w:t xml:space="preserve">from User Menu Item Icon which is </w:t>
        </w:r>
        <w:r w:rsidR="000B2FF7">
          <w:rPr>
            <w:rStyle w:val="normaltextrun"/>
            <w:rFonts w:cs="Open Sans"/>
            <w:color w:val="000000"/>
            <w:szCs w:val="22"/>
            <w:shd w:val="clear" w:color="auto" w:fill="FFFFFF"/>
          </w:rPr>
          <w:t>located in the</w:t>
        </w:r>
        <w:r w:rsidR="000B2FF7">
          <w:rPr>
            <w:rStyle w:val="normaltextrun"/>
            <w:rFonts w:cs="Open Sans"/>
            <w:color w:val="0078D4"/>
            <w:szCs w:val="22"/>
            <w:u w:val="single"/>
            <w:shd w:val="clear" w:color="auto" w:fill="FFFFFF"/>
          </w:rPr>
          <w:t xml:space="preserve"> bottom left-side menu options </w:t>
        </w:r>
        <w:r w:rsidR="000B2FF7">
          <w:rPr>
            <w:rStyle w:val="normaltextrun"/>
            <w:rFonts w:cs="Open Sans"/>
            <w:color w:val="000000"/>
            <w:szCs w:val="22"/>
            <w:bdr w:val="none" w:sz="0" w:space="0" w:color="auto" w:frame="1"/>
          </w:rPr>
          <w:t>of the screen. </w:t>
        </w:r>
      </w:ins>
      <w:del w:id="52" w:author="Pinnu, Sainath" w:date="2023-04-11T23:01:00Z">
        <w:r w:rsidDel="000B2FF7">
          <w:delText xml:space="preserve"> </w:delText>
        </w:r>
      </w:del>
      <w:r>
        <w:br w:type="page"/>
      </w:r>
    </w:p>
    <w:p w14:paraId="4E974C35" w14:textId="3AEF92E0" w:rsidR="00490283" w:rsidRPr="00BA4873" w:rsidRDefault="00490283" w:rsidP="00BA4873">
      <w:pPr>
        <w:pStyle w:val="Heading2"/>
      </w:pPr>
      <w:bookmarkStart w:id="53" w:name="_INTERFACE_OVERVIEW"/>
      <w:bookmarkStart w:id="54" w:name="_Toc63697385"/>
      <w:bookmarkStart w:id="55" w:name="_Toc131579831"/>
      <w:bookmarkEnd w:id="53"/>
      <w:r w:rsidRPr="00BA4873">
        <w:lastRenderedPageBreak/>
        <w:t>INTERFACE OVERVIEW</w:t>
      </w:r>
      <w:bookmarkEnd w:id="54"/>
      <w:bookmarkEnd w:id="55"/>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BA4873" w:rsidRDefault="00000000" w:rsidP="00BA4873">
      <w:pPr>
        <w:pStyle w:val="ListBullet"/>
        <w:rPr>
          <w:color w:val="4472C4" w:themeColor="accent1"/>
        </w:rPr>
      </w:pPr>
      <w:hyperlink w:anchor="_MAIN_MENU_TABS" w:history="1">
        <w:r w:rsidR="00490283" w:rsidRPr="00BA4873">
          <w:rPr>
            <w:rStyle w:val="Hyperlink"/>
            <w:color w:val="4472C4" w:themeColor="accent1"/>
          </w:rPr>
          <w:t>Main Menu Tabs</w:t>
        </w:r>
      </w:hyperlink>
      <w:r w:rsidR="00490283" w:rsidRPr="00BA4873">
        <w:rPr>
          <w:color w:val="4472C4" w:themeColor="accent1"/>
        </w:rPr>
        <w:t xml:space="preserve"> </w:t>
      </w:r>
    </w:p>
    <w:p w14:paraId="38120065" w14:textId="77777777" w:rsidR="00490283" w:rsidRPr="00BA4873" w:rsidRDefault="00000000" w:rsidP="00BA4873">
      <w:pPr>
        <w:pStyle w:val="ListBullet"/>
        <w:rPr>
          <w:color w:val="4472C4" w:themeColor="accent1"/>
        </w:rPr>
      </w:pPr>
      <w:hyperlink w:anchor="_TABLE_4:_OPTIVLM-VAULT" w:history="1">
        <w:r w:rsidR="00490283" w:rsidRPr="00BA4873">
          <w:rPr>
            <w:rStyle w:val="Hyperlink"/>
            <w:color w:val="4472C4" w:themeColor="accent1"/>
          </w:rPr>
          <w:t>Common Vault Balance Icons and Buttons</w:t>
        </w:r>
      </w:hyperlink>
      <w:r w:rsidR="00490283" w:rsidRPr="00BA4873">
        <w:rPr>
          <w:color w:val="4472C4" w:themeColor="accent1"/>
        </w:rPr>
        <w:t xml:space="preserve"> </w:t>
      </w:r>
    </w:p>
    <w:p w14:paraId="25A5E395" w14:textId="77777777" w:rsidR="00490283" w:rsidRPr="00BA4873" w:rsidRDefault="00000000" w:rsidP="00BA4873">
      <w:pPr>
        <w:pStyle w:val="ListBullet"/>
        <w:rPr>
          <w:color w:val="4472C4" w:themeColor="accent1"/>
        </w:rPr>
      </w:pPr>
      <w:hyperlink w:anchor="_DATE_SELECTOR" w:history="1">
        <w:r w:rsidR="00490283" w:rsidRPr="00BA4873">
          <w:rPr>
            <w:rStyle w:val="Hyperlink"/>
            <w:color w:val="4472C4" w:themeColor="accent1"/>
          </w:rPr>
          <w:t xml:space="preserve">Date Selector </w:t>
        </w:r>
      </w:hyperlink>
      <w:r w:rsidR="00490283"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56" w:name="_MAIN_MENU_TABS"/>
      <w:bookmarkStart w:id="57" w:name="_Toc63697386"/>
      <w:bookmarkStart w:id="58" w:name="_Toc131579832"/>
      <w:bookmarkEnd w:id="56"/>
      <w:r>
        <w:t>MAIN MENU TABS</w:t>
      </w:r>
      <w:bookmarkEnd w:id="57"/>
      <w:bookmarkEnd w:id="58"/>
      <w:r>
        <w:t xml:space="preserve"> </w:t>
      </w:r>
    </w:p>
    <w:p w14:paraId="1B3A0BDB" w14:textId="742F9712"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61087E">
        <w:t xml:space="preserve">FIGURE </w:t>
      </w:r>
      <w:r w:rsidR="0061087E">
        <w:rPr>
          <w:noProof/>
        </w:rPr>
        <w:t>1</w:t>
      </w:r>
      <w:r w:rsidR="0061087E">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2EE6FDD6" w14:textId="481214DD" w:rsidR="00490283" w:rsidRDefault="00490283" w:rsidP="0060488A">
      <w:pPr>
        <w:pStyle w:val="Caption"/>
      </w:pPr>
      <w:bookmarkStart w:id="59" w:name="_Toc63697424"/>
      <w:bookmarkStart w:id="60"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sidR="0061087E">
        <w:rPr>
          <w:noProof/>
        </w:rPr>
        <w:t>1</w:t>
      </w:r>
      <w:r w:rsidRPr="56439675">
        <w:rPr>
          <w:noProof/>
        </w:rPr>
        <w:fldChar w:fldCharType="end"/>
      </w:r>
      <w:r>
        <w:t>: MAIN MENU TABS</w:t>
      </w:r>
      <w:bookmarkEnd w:id="59"/>
      <w:bookmarkEnd w:id="60"/>
      <w:r>
        <w:t xml:space="preserve"> </w:t>
      </w:r>
    </w:p>
    <w:p w14:paraId="418B0BAF" w14:textId="7CCB9D65" w:rsidR="00490283" w:rsidRPr="00BA4873" w:rsidRDefault="00490283" w:rsidP="0060488A">
      <w:pPr>
        <w:pStyle w:val="BodyText"/>
        <w:spacing w:before="0" w:after="0"/>
        <w:jc w:val="center"/>
        <w:rPr>
          <w:rStyle w:val="BodyTextChar"/>
          <w:i/>
          <w:iCs/>
          <w:color w:val="44546A" w:themeColor="text2"/>
          <w:sz w:val="18"/>
        </w:rPr>
      </w:pPr>
      <w:del w:id="61" w:author="Pinnu, Sainath" w:date="2023-04-11T23:21:00Z">
        <w:r w:rsidDel="00201D2F">
          <w:rPr>
            <w:noProof/>
          </w:rPr>
          <w:lastRenderedPageBreak/>
          <w:drawing>
            <wp:inline distT="0" distB="0" distL="0" distR="0" wp14:anchorId="01B15C27" wp14:editId="4F1D8571">
              <wp:extent cx="4572000" cy="504825"/>
              <wp:effectExtent l="76200" t="76200" r="133350" b="142875"/>
              <wp:docPr id="49941634" name="Picture 856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437"/>
                      <pic:cNvPicPr/>
                    </pic:nvPicPr>
                    <pic:blipFill>
                      <a:blip r:embed="rId22">
                        <a:extLst>
                          <a:ext uri="{28A0092B-C50C-407E-A947-70E740481C1C}">
                            <a14:useLocalDpi xmlns:a14="http://schemas.microsoft.com/office/drawing/2010/main" val="0"/>
                          </a:ext>
                        </a:extLst>
                      </a:blip>
                      <a:stretch>
                        <a:fillRect/>
                      </a:stretch>
                    </pic:blipFill>
                    <pic:spPr>
                      <a:xfrm>
                        <a:off x="0" y="0"/>
                        <a:ext cx="457200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62" w:author="Pinnu, Sainath" w:date="2023-04-11T23:21:00Z">
        <w:r w:rsidR="00201D2F" w:rsidRPr="00201D2F">
          <w:rPr>
            <w:noProof/>
          </w:rPr>
          <w:t xml:space="preserve"> </w:t>
        </w:r>
      </w:ins>
      <w:ins w:id="63" w:author="Pinnu, Sainath" w:date="2023-04-11T23:22:00Z">
        <w:r w:rsidR="00201D2F">
          <w:rPr>
            <w:noProof/>
          </w:rPr>
          <w:drawing>
            <wp:inline distT="0" distB="0" distL="0" distR="0" wp14:anchorId="0DBE1BBC" wp14:editId="032D319C">
              <wp:extent cx="5943600" cy="2704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4465"/>
                      </a:xfrm>
                      <a:prstGeom prst="rect">
                        <a:avLst/>
                      </a:prstGeom>
                    </pic:spPr>
                  </pic:pic>
                </a:graphicData>
              </a:graphic>
            </wp:inline>
          </w:drawing>
        </w:r>
      </w:ins>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pPr>
      <w:r w:rsidRPr="00F465FC">
        <w:fldChar w:fldCharType="end"/>
      </w:r>
      <w:bookmarkStart w:id="64" w:name="_Toc63697466"/>
    </w:p>
    <w:p w14:paraId="52F164AA" w14:textId="6FAB2AFD" w:rsidR="00490283" w:rsidRDefault="00490283" w:rsidP="0060488A">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61087E">
        <w:rPr>
          <w:noProof/>
        </w:rPr>
        <w:t>3</w:t>
      </w:r>
      <w:r>
        <w:rPr>
          <w:noProof/>
        </w:rPr>
        <w:fldChar w:fldCharType="end"/>
      </w:r>
      <w:r>
        <w:t>: MAIN MENU TABS</w:t>
      </w:r>
      <w:bookmarkEnd w:id="64"/>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rsidTr="00BB302E">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rsidTr="00BB302E">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rsidTr="00BB302E">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A54D05" w14:paraId="19E89818" w14:textId="77777777" w:rsidTr="00BB302E">
        <w:trPr>
          <w:trHeight w:val="336"/>
          <w:ins w:id="65" w:author="Pinnu, Sainath" w:date="2023-04-12T18:00:00Z"/>
        </w:trPr>
        <w:tc>
          <w:tcPr>
            <w:tcW w:w="1579" w:type="dxa"/>
            <w:tcBorders>
              <w:top w:val="single" w:sz="4" w:space="0" w:color="000000"/>
              <w:left w:val="single" w:sz="4" w:space="0" w:color="000000"/>
              <w:bottom w:val="single" w:sz="4" w:space="0" w:color="000000"/>
              <w:right w:val="single" w:sz="4" w:space="0" w:color="000000"/>
            </w:tcBorders>
          </w:tcPr>
          <w:p w14:paraId="731E32D4" w14:textId="00F0D89A" w:rsidR="00A54D05" w:rsidRPr="00BA4873" w:rsidRDefault="00A54D05" w:rsidP="00BA4873">
            <w:pPr>
              <w:pStyle w:val="TableBody"/>
              <w:rPr>
                <w:ins w:id="66" w:author="Pinnu, Sainath" w:date="2023-04-12T18:00:00Z"/>
                <w:b/>
                <w:bCs/>
              </w:rPr>
            </w:pPr>
            <w:ins w:id="67" w:author="Pinnu, Sainath" w:date="2023-04-12T18:01:00Z">
              <w:r>
                <w:rPr>
                  <w:b/>
                  <w:bCs/>
                </w:rPr>
                <w:t>Coffers and Qualities</w:t>
              </w:r>
            </w:ins>
          </w:p>
        </w:tc>
        <w:tc>
          <w:tcPr>
            <w:tcW w:w="6494" w:type="dxa"/>
            <w:tcBorders>
              <w:top w:val="single" w:sz="4" w:space="0" w:color="000000"/>
              <w:left w:val="single" w:sz="4" w:space="0" w:color="000000"/>
              <w:bottom w:val="single" w:sz="4" w:space="0" w:color="000000"/>
              <w:right w:val="single" w:sz="4" w:space="0" w:color="000000"/>
            </w:tcBorders>
          </w:tcPr>
          <w:p w14:paraId="6890E686" w14:textId="012F6306" w:rsidR="00A54D05" w:rsidRDefault="0061167D" w:rsidP="00BA4873">
            <w:pPr>
              <w:pStyle w:val="TableBody"/>
              <w:rPr>
                <w:ins w:id="68" w:author="Pinnu, Sainath" w:date="2023-04-12T18:00:00Z"/>
              </w:rPr>
            </w:pPr>
            <w:ins w:id="69" w:author="Pinnu, Sainath" w:date="2023-04-12T18:02:00Z">
              <w:r>
                <w:t xml:space="preserve">Coffer functionality allows users to create groupings of cash based on mapping of workflow and quality such as </w:t>
              </w:r>
              <w:r w:rsidRPr="0060488A">
                <w:rPr>
                  <w:b/>
                  <w:bCs/>
                </w:rPr>
                <w:t>ATM Replace Cash/Fit</w:t>
              </w:r>
              <w:r>
                <w:t xml:space="preserve"> quality would be two-way mapping thus creating a coffer</w:t>
              </w:r>
            </w:ins>
          </w:p>
        </w:tc>
      </w:tr>
      <w:tr w:rsidR="00A54D05" w14:paraId="691F118F" w14:textId="77777777" w:rsidTr="00BB302E">
        <w:trPr>
          <w:trHeight w:val="334"/>
          <w:ins w:id="70" w:author="Pinnu, Sainath" w:date="2023-04-12T18:00:00Z"/>
        </w:trPr>
        <w:tc>
          <w:tcPr>
            <w:tcW w:w="1579" w:type="dxa"/>
            <w:tcBorders>
              <w:top w:val="single" w:sz="4" w:space="0" w:color="000000"/>
              <w:left w:val="single" w:sz="4" w:space="0" w:color="000000"/>
              <w:bottom w:val="single" w:sz="4" w:space="0" w:color="000000"/>
              <w:right w:val="single" w:sz="4" w:space="0" w:color="000000"/>
            </w:tcBorders>
          </w:tcPr>
          <w:p w14:paraId="36B2E641" w14:textId="6C010180" w:rsidR="00A54D05" w:rsidRPr="00BA4873" w:rsidRDefault="00A54D05" w:rsidP="00BA4873">
            <w:pPr>
              <w:pStyle w:val="TableBody"/>
              <w:rPr>
                <w:ins w:id="71" w:author="Pinnu, Sainath" w:date="2023-04-12T18:00:00Z"/>
                <w:b/>
                <w:bCs/>
              </w:rPr>
            </w:pPr>
            <w:ins w:id="72" w:author="Pinnu, Sainath" w:date="2023-04-12T18:01:00Z">
              <w:r>
                <w:rPr>
                  <w:b/>
                  <w:bCs/>
                </w:rPr>
                <w:t>Logs</w:t>
              </w:r>
            </w:ins>
          </w:p>
        </w:tc>
        <w:tc>
          <w:tcPr>
            <w:tcW w:w="6494" w:type="dxa"/>
            <w:tcBorders>
              <w:top w:val="single" w:sz="4" w:space="0" w:color="000000"/>
              <w:left w:val="single" w:sz="4" w:space="0" w:color="000000"/>
              <w:bottom w:val="single" w:sz="4" w:space="0" w:color="000000"/>
              <w:right w:val="single" w:sz="4" w:space="0" w:color="000000"/>
            </w:tcBorders>
          </w:tcPr>
          <w:p w14:paraId="08380B88" w14:textId="429FA56E" w:rsidR="00A54D05" w:rsidRDefault="00F23621" w:rsidP="00BA4873">
            <w:pPr>
              <w:pStyle w:val="TableBody"/>
              <w:rPr>
                <w:ins w:id="73" w:author="Pinnu, Sainath" w:date="2023-04-12T18:00:00Z"/>
              </w:rPr>
            </w:pPr>
            <w:ins w:id="74" w:author="Pinnu, Sainath" w:date="2023-04-12T18:03:00Z">
              <w:r>
                <w:t>Log provides access to tracking system events</w:t>
              </w:r>
            </w:ins>
          </w:p>
        </w:tc>
      </w:tr>
      <w:tr w:rsidR="00490283" w14:paraId="4D964A15" w14:textId="77777777" w:rsidTr="00BB302E">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BA4873">
      <w:pPr>
        <w:pStyle w:val="Caption"/>
      </w:pPr>
      <w:r w:rsidRPr="00F465FC">
        <w:fldChar w:fldCharType="end"/>
      </w:r>
    </w:p>
    <w:p w14:paraId="1D889A19" w14:textId="73A60F94" w:rsidR="00490283" w:rsidRDefault="00490283" w:rsidP="00490283">
      <w:pPr>
        <w:pStyle w:val="Heading3"/>
        <w:ind w:right="261"/>
      </w:pPr>
      <w:bookmarkStart w:id="75" w:name="_Toc63697387"/>
      <w:bookmarkStart w:id="76" w:name="_Toc131579833"/>
      <w:r>
        <w:lastRenderedPageBreak/>
        <w:t>COMMON VAULT BALANCE ICONS AND BUTTONS</w:t>
      </w:r>
      <w:bookmarkEnd w:id="75"/>
      <w:bookmarkEnd w:id="76"/>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1F3778BF" w:rsidR="00490283" w:rsidRDefault="00490283" w:rsidP="00BA4873">
      <w:pPr>
        <w:pStyle w:val="Caption"/>
      </w:pPr>
      <w:bookmarkStart w:id="77" w:name="_TABLE_4:_OPTIVLM-VAULT"/>
      <w:bookmarkStart w:id="78" w:name="_Toc63697467"/>
      <w:bookmarkEnd w:id="77"/>
      <w:r>
        <w:t xml:space="preserve">TABLE </w:t>
      </w:r>
      <w:r>
        <w:rPr>
          <w:noProof/>
        </w:rPr>
        <w:fldChar w:fldCharType="begin"/>
      </w:r>
      <w:r>
        <w:rPr>
          <w:noProof/>
        </w:rPr>
        <w:instrText xml:space="preserve"> SEQ Table \* ARABIC </w:instrText>
      </w:r>
      <w:r>
        <w:rPr>
          <w:noProof/>
        </w:rPr>
        <w:fldChar w:fldCharType="separate"/>
      </w:r>
      <w:r w:rsidR="0061087E">
        <w:rPr>
          <w:noProof/>
        </w:rPr>
        <w:t>4</w:t>
      </w:r>
      <w:r>
        <w:rPr>
          <w:noProof/>
        </w:rPr>
        <w:fldChar w:fldCharType="end"/>
      </w:r>
      <w:r>
        <w:t>: OPTIVLM-VAULT BALANCE ICONS</w:t>
      </w:r>
      <w:bookmarkEnd w:id="78"/>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5.55pt" o:ole="">
                  <v:imagedata r:id="rId24" o:title=""/>
                </v:shape>
                <o:OLEObject Type="Embed" ProgID="PBrush" ShapeID="_x0000_i1025" DrawAspect="Content" ObjectID="_1743987723" r:id="rId25"/>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5.55pt;height:18.15pt" o:ole="">
                  <v:imagedata r:id="rId26" o:title=""/>
                </v:shape>
                <o:OLEObject Type="Embed" ProgID="PBrush" ShapeID="_x0000_i1026" DrawAspect="Content" ObjectID="_1743987724" r:id="rId27"/>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5.55pt;height:15.55pt" o:ole="">
                  <v:imagedata r:id="rId28" o:title=""/>
                </v:shape>
                <o:OLEObject Type="Embed" ProgID="PBrush" ShapeID="_x0000_i1027" DrawAspect="Content" ObjectID="_1743987725" r:id="rId29"/>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5.55pt;height:13.6pt" o:ole="">
                  <v:imagedata r:id="rId30" o:title=""/>
                </v:shape>
                <o:OLEObject Type="Embed" ProgID="PBrush" ShapeID="_x0000_i1028" DrawAspect="Content" ObjectID="_1743987726" r:id="rId31"/>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32" o:title=""/>
                </v:shape>
                <o:OLEObject Type="Embed" ProgID="PBrush" ShapeID="_x0000_i1029" DrawAspect="Content" ObjectID="_1743987727" r:id="rId33"/>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5.55pt" o:ole="">
                  <v:imagedata r:id="rId34" o:title=""/>
                </v:shape>
                <o:OLEObject Type="Embed" ProgID="PBrush" ShapeID="_x0000_i1030" DrawAspect="Content" ObjectID="_1743987728" r:id="rId35"/>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36" o:title=""/>
                </v:shape>
                <o:OLEObject Type="Embed" ProgID="PBrush" ShapeID="_x0000_i1031" DrawAspect="Content" ObjectID="_1743987729" r:id="rId37"/>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38" o:title=""/>
                </v:shape>
                <o:OLEObject Type="Embed" ProgID="PBrush" ShapeID="_x0000_i1032" DrawAspect="Content" ObjectID="_1743987730" r:id="rId39"/>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40" o:title=""/>
                </v:shape>
                <o:OLEObject Type="Embed" ProgID="PBrush" ShapeID="_x0000_i1033" DrawAspect="Content" ObjectID="_1743987731" r:id="rId41"/>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42" o:title=""/>
                </v:shape>
                <o:OLEObject Type="Embed" ProgID="PBrush" ShapeID="_x0000_i1034" DrawAspect="Content" ObjectID="_1743987732" r:id="rId43"/>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1.4pt;height:17.5pt" o:ole="">
                  <v:imagedata r:id="rId44" o:title=""/>
                </v:shape>
                <o:OLEObject Type="Embed" ProgID="PBrush" ShapeID="_x0000_i1035" DrawAspect="Content" ObjectID="_1743987733" r:id="rId45"/>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1.4pt;height:13.6pt" o:ole="">
                  <v:imagedata r:id="rId46" o:title=""/>
                </v:shape>
                <o:OLEObject Type="Embed" ProgID="PBrush" ShapeID="_x0000_i1036" DrawAspect="Content" ObjectID="_1743987734" r:id="rId47"/>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9pt;height:22.05pt" o:ole="">
                  <v:imagedata r:id="rId48" o:title=""/>
                </v:shape>
                <o:OLEObject Type="Embed" ProgID="PBrush" ShapeID="_x0000_i1037" DrawAspect="Content" ObjectID="_1743987735" r:id="rId49"/>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1EE399A" w14:textId="3A9941A7" w:rsidR="00BA4873" w:rsidRDefault="00490283" w:rsidP="00BA4873">
      <w:pPr>
        <w:pStyle w:val="Caption"/>
      </w:pPr>
      <w:r w:rsidRPr="00F465FC">
        <w:fldChar w:fldCharType="end"/>
      </w:r>
    </w:p>
    <w:p w14:paraId="24786A8D" w14:textId="77777777" w:rsidR="00BA4873" w:rsidRDefault="00BA4873">
      <w:pPr>
        <w:rPr>
          <w:i/>
          <w:iCs/>
          <w:color w:val="44546A" w:themeColor="text2"/>
          <w:sz w:val="18"/>
          <w:szCs w:val="18"/>
        </w:rPr>
      </w:pPr>
      <w:r>
        <w:br w:type="page"/>
      </w:r>
    </w:p>
    <w:p w14:paraId="5B24B37E" w14:textId="3837F943" w:rsidR="00490283" w:rsidRDefault="00490283" w:rsidP="00490283">
      <w:pPr>
        <w:pStyle w:val="Heading3"/>
        <w:ind w:right="1330"/>
      </w:pPr>
      <w:bookmarkStart w:id="79" w:name="_DATE_SELECTOR"/>
      <w:bookmarkStart w:id="80" w:name="_Toc63697388"/>
      <w:bookmarkStart w:id="81" w:name="_Toc131579834"/>
      <w:bookmarkEnd w:id="79"/>
      <w:r>
        <w:lastRenderedPageBreak/>
        <w:t>DATE SELECTOR</w:t>
      </w:r>
      <w:bookmarkEnd w:id="80"/>
      <w:bookmarkEnd w:id="81"/>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6219BF0C" w14:textId="6F3CE1C9" w:rsidR="00490283" w:rsidRDefault="00490283" w:rsidP="00BA4873">
      <w:pPr>
        <w:pStyle w:val="Caption"/>
      </w:pPr>
      <w:bookmarkStart w:id="82"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2</w:t>
      </w:r>
      <w:r w:rsidRPr="6356747E">
        <w:rPr>
          <w:noProof/>
        </w:rPr>
        <w:fldChar w:fldCharType="end"/>
      </w:r>
      <w:r>
        <w:t>: DATE SELECTOR</w:t>
      </w:r>
      <w:bookmarkEnd w:id="82"/>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50">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83" w:name="_Toc63697468"/>
    </w:p>
    <w:p w14:paraId="5CF72621" w14:textId="2B565E8D"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5</w:t>
      </w:r>
      <w:r>
        <w:rPr>
          <w:noProof/>
        </w:rPr>
        <w:fldChar w:fldCharType="end"/>
      </w:r>
      <w:r>
        <w:t>: DATE SELECTOR DESCRIPTION</w:t>
      </w:r>
      <w:bookmarkEnd w:id="83"/>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rsidTr="00BB302E">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51">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rsidTr="00BB302E">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rsidTr="00BB302E">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84" w:name="_DASHBOARD"/>
      <w:bookmarkStart w:id="85" w:name="_DASHBOARD_1"/>
      <w:bookmarkStart w:id="86" w:name="_Toc63697389"/>
      <w:bookmarkStart w:id="87" w:name="_Toc131579835"/>
      <w:bookmarkEnd w:id="84"/>
      <w:bookmarkEnd w:id="85"/>
      <w:r>
        <w:lastRenderedPageBreak/>
        <w:t>DASHBOARD</w:t>
      </w:r>
      <w:bookmarkEnd w:id="86"/>
      <w:bookmarkEnd w:id="87"/>
      <w:r>
        <w:t xml:space="preserve"> </w:t>
      </w:r>
    </w:p>
    <w:p w14:paraId="13BD6DF7" w14:textId="414288BD" w:rsidR="00490283"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 </w:t>
      </w:r>
    </w:p>
    <w:p w14:paraId="653066D5" w14:textId="3365B2E4" w:rsidR="00490283" w:rsidRDefault="00490283" w:rsidP="00490283">
      <w:pPr>
        <w:spacing w:after="0"/>
        <w:ind w:left="-5" w:hanging="10"/>
      </w:pPr>
      <w:bookmarkStart w:id="88"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88"/>
    </w:p>
    <w:p w14:paraId="0CE5EBDF" w14:textId="7B51CC34" w:rsidR="00490283" w:rsidRDefault="00490283" w:rsidP="00BA4873">
      <w:pPr>
        <w:spacing w:after="0"/>
        <w:ind w:left="-5" w:hanging="10"/>
        <w:jc w:val="center"/>
      </w:pPr>
      <w:del w:id="89" w:author="Pinnu, Sainath" w:date="2023-04-11T23:23:00Z">
        <w:r w:rsidDel="00201D2F">
          <w:rPr>
            <w:noProof/>
          </w:rPr>
          <w:drawing>
            <wp:inline distT="0" distB="0" distL="0" distR="0" wp14:anchorId="504DB0D6" wp14:editId="033C3F9E">
              <wp:extent cx="5476876" cy="2790825"/>
              <wp:effectExtent l="76200" t="76200" r="142875" b="123825"/>
              <wp:docPr id="539792910" name="Picture 539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92910"/>
                      <pic:cNvPicPr/>
                    </pic:nvPicPr>
                    <pic:blipFill>
                      <a:blip r:embed="rId52">
                        <a:extLst>
                          <a:ext uri="{28A0092B-C50C-407E-A947-70E740481C1C}">
                            <a14:useLocalDpi xmlns:a14="http://schemas.microsoft.com/office/drawing/2010/main" val="0"/>
                          </a:ext>
                        </a:extLst>
                      </a:blip>
                      <a:stretch>
                        <a:fillRect/>
                      </a:stretch>
                    </pic:blipFill>
                    <pic:spPr>
                      <a:xfrm>
                        <a:off x="0" y="0"/>
                        <a:ext cx="5476876"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90" w:author="Pinnu, Sainath" w:date="2023-04-11T23:23:00Z">
        <w:r w:rsidR="00201D2F" w:rsidRPr="00201D2F">
          <w:rPr>
            <w:noProof/>
          </w:rPr>
          <w:t xml:space="preserve"> </w:t>
        </w:r>
        <w:r w:rsidR="00201D2F">
          <w:rPr>
            <w:noProof/>
          </w:rPr>
          <w:drawing>
            <wp:inline distT="0" distB="0" distL="0" distR="0" wp14:anchorId="0429975A" wp14:editId="16681958">
              <wp:extent cx="5943600" cy="2700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0020"/>
                      </a:xfrm>
                      <a:prstGeom prst="rect">
                        <a:avLst/>
                      </a:prstGeom>
                    </pic:spPr>
                  </pic:pic>
                </a:graphicData>
              </a:graphic>
            </wp:inline>
          </w:drawing>
        </w:r>
      </w:ins>
    </w:p>
    <w:p w14:paraId="0A7DD1E0" w14:textId="415E4F4D" w:rsidR="00490283" w:rsidRPr="00F465FC" w:rsidRDefault="00490283" w:rsidP="00BA4873">
      <w:pPr>
        <w:pStyle w:val="Caption"/>
        <w:rPr>
          <w:color w:val="92D050"/>
        </w:rPr>
      </w:pPr>
      <w:r>
        <w:t xml:space="preserve"> </w:t>
      </w:r>
      <w:hyperlink w:anchor="_DASHBOARD_1" w:history="1">
        <w:r w:rsidRPr="00F465FC">
          <w:rPr>
            <w:rStyle w:val="Hyperlink"/>
            <w:color w:val="92D050"/>
          </w:rPr>
          <w:t>Return to: Dashboard</w:t>
        </w:r>
      </w:hyperlink>
      <w:r w:rsidRPr="00F465FC">
        <w:rPr>
          <w:color w:val="92D050"/>
        </w:rPr>
        <w:t xml:space="preserve"> </w:t>
      </w:r>
    </w:p>
    <w:p w14:paraId="17E92E8F" w14:textId="1EE5462F" w:rsidR="00490283" w:rsidRDefault="00490283" w:rsidP="0009659B">
      <w:pPr>
        <w:pStyle w:val="Heading5"/>
        <w:numPr>
          <w:ilvl w:val="0"/>
          <w:numId w:val="0"/>
        </w:numPr>
        <w:ind w:left="-5"/>
      </w:pPr>
      <w:bookmarkStart w:id="91" w:name="_Toc63697469"/>
      <w:bookmarkStart w:id="92" w:name="_Ref130878639"/>
      <w:r>
        <w:t xml:space="preserve">TABLE </w:t>
      </w:r>
      <w:r>
        <w:rPr>
          <w:noProof/>
        </w:rPr>
        <w:fldChar w:fldCharType="begin"/>
      </w:r>
      <w:r>
        <w:rPr>
          <w:noProof/>
        </w:rPr>
        <w:instrText xml:space="preserve"> SEQ Table \* ARABIC </w:instrText>
      </w:r>
      <w:r>
        <w:rPr>
          <w:noProof/>
        </w:rPr>
        <w:fldChar w:fldCharType="separate"/>
      </w:r>
      <w:r w:rsidR="0061087E">
        <w:rPr>
          <w:noProof/>
        </w:rPr>
        <w:t>6</w:t>
      </w:r>
      <w:r>
        <w:rPr>
          <w:noProof/>
        </w:rPr>
        <w:fldChar w:fldCharType="end"/>
      </w:r>
      <w:r>
        <w:t>: DASHBOARD FIELD DESCRIPTIONS</w:t>
      </w:r>
      <w:bookmarkEnd w:id="91"/>
      <w:bookmarkEnd w:id="92"/>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lastRenderedPageBreak/>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BB302E">
        <w:trPr>
          <w:trHeight w:val="1829"/>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rsidTr="00BB302E">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000000"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93" w:name="_Toc63697390"/>
      <w:bookmarkStart w:id="94" w:name="_Toc131579836"/>
      <w:r w:rsidRPr="00C1134B">
        <w:t>QUICK ADJUST</w:t>
      </w:r>
      <w:bookmarkEnd w:id="93"/>
      <w:bookmarkEnd w:id="94"/>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47D0B013" w14:textId="0AB92A0B" w:rsidR="00490283" w:rsidRDefault="00490283" w:rsidP="00490283">
      <w:pPr>
        <w:spacing w:after="0"/>
        <w:ind w:left="-5" w:hanging="10"/>
        <w:rPr>
          <w:sz w:val="18"/>
        </w:rPr>
      </w:pPr>
      <w:bookmarkStart w:id="95" w:name="_Toc63697427"/>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95"/>
    </w:p>
    <w:p w14:paraId="07A8F4FE" w14:textId="34DE3511" w:rsidR="00490283" w:rsidRDefault="00490283" w:rsidP="00F5245E">
      <w:pPr>
        <w:spacing w:after="0"/>
        <w:ind w:left="-5" w:hanging="10"/>
        <w:jc w:val="center"/>
      </w:pPr>
      <w:del w:id="96" w:author="Pinnu, Sainath" w:date="2023-04-12T12:21:00Z">
        <w:r w:rsidDel="00605844">
          <w:rPr>
            <w:noProof/>
          </w:rPr>
          <w:lastRenderedPageBreak/>
          <w:drawing>
            <wp:inline distT="0" distB="0" distL="0" distR="0" wp14:anchorId="5CB03B86" wp14:editId="40A240B9">
              <wp:extent cx="4480560" cy="2415606"/>
              <wp:effectExtent l="76200" t="76200" r="12954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4134" cy="241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97" w:author="Pinnu, Sainath" w:date="2023-04-12T12:21:00Z">
        <w:r w:rsidR="00605844">
          <w:rPr>
            <w:noProof/>
          </w:rPr>
          <w:drawing>
            <wp:inline distT="0" distB="0" distL="0" distR="0" wp14:anchorId="4BA69F39" wp14:editId="2FE95969">
              <wp:extent cx="5943600" cy="1984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84375"/>
                      </a:xfrm>
                      <a:prstGeom prst="rect">
                        <a:avLst/>
                      </a:prstGeom>
                    </pic:spPr>
                  </pic:pic>
                </a:graphicData>
              </a:graphic>
            </wp:inline>
          </w:drawing>
        </w:r>
      </w:ins>
    </w:p>
    <w:p w14:paraId="77CB7BD4" w14:textId="20BB7610" w:rsidR="00490283" w:rsidRDefault="00490283" w:rsidP="00F5245E">
      <w:pPr>
        <w:pStyle w:val="Caption"/>
      </w:pPr>
      <w:bookmarkStart w:id="98" w:name="_Toc63697470"/>
      <w:r>
        <w:t xml:space="preserve">TABLE </w:t>
      </w:r>
      <w:r>
        <w:rPr>
          <w:noProof/>
        </w:rPr>
        <w:fldChar w:fldCharType="begin"/>
      </w:r>
      <w:r>
        <w:rPr>
          <w:noProof/>
        </w:rPr>
        <w:instrText xml:space="preserve"> SEQ Table \* ARABIC </w:instrText>
      </w:r>
      <w:r>
        <w:rPr>
          <w:noProof/>
        </w:rPr>
        <w:fldChar w:fldCharType="separate"/>
      </w:r>
      <w:r w:rsidR="0061087E">
        <w:rPr>
          <w:noProof/>
        </w:rPr>
        <w:t>7</w:t>
      </w:r>
      <w:r>
        <w:rPr>
          <w:noProof/>
        </w:rPr>
        <w:fldChar w:fldCharType="end"/>
      </w:r>
      <w:r>
        <w:t>: QUICK ADJUST FIELD DESCRIPTION</w:t>
      </w:r>
      <w:bookmarkEnd w:id="98"/>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rsidTr="00BB302E">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rsidTr="00BB302E">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rsidTr="00BB302E">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rsidTr="00BB302E">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rsidTr="00BB302E">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rsidTr="00BB302E">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99" w:name="_Toc63697391"/>
      <w:bookmarkStart w:id="100" w:name="_Toc131579837"/>
      <w:r>
        <w:lastRenderedPageBreak/>
        <w:t>BALANCE ADJUSTMENT</w:t>
      </w:r>
      <w:bookmarkEnd w:id="99"/>
      <w:bookmarkEnd w:id="100"/>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3FDE2EDA" w14:textId="77777777" w:rsidR="0009659B" w:rsidRDefault="0009659B">
      <w:pPr>
        <w:rPr>
          <w:i/>
          <w:iCs/>
          <w:color w:val="44546A" w:themeColor="text2"/>
          <w:sz w:val="18"/>
          <w:szCs w:val="18"/>
        </w:rPr>
      </w:pPr>
      <w:bookmarkStart w:id="101" w:name="_Toc63697428"/>
      <w:r>
        <w:br w:type="page"/>
      </w:r>
    </w:p>
    <w:p w14:paraId="43F9AB91" w14:textId="0B5149C4" w:rsidR="00490283" w:rsidRDefault="00490283" w:rsidP="00F5245E">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5</w:t>
      </w:r>
      <w:r w:rsidRPr="6356747E">
        <w:rPr>
          <w:noProof/>
        </w:rPr>
        <w:fldChar w:fldCharType="end"/>
      </w:r>
      <w:r w:rsidRPr="6356747E">
        <w:t>: BALANCE ADJUSTMENT SCREEN</w:t>
      </w:r>
      <w:bookmarkEnd w:id="101"/>
    </w:p>
    <w:p w14:paraId="5C37ABA5" w14:textId="77777777" w:rsidR="00490283" w:rsidRDefault="00490283" w:rsidP="00F5245E">
      <w:pPr>
        <w:jc w:val="center"/>
      </w:pPr>
      <w:commentRangeStart w:id="102"/>
      <w:r>
        <w:rPr>
          <w:noProof/>
        </w:rPr>
        <w:drawing>
          <wp:inline distT="0" distB="0" distL="0" distR="0" wp14:anchorId="43A5A2F7" wp14:editId="7AB2FB91">
            <wp:extent cx="4572000" cy="2181225"/>
            <wp:effectExtent l="76200" t="76200" r="133350" b="142875"/>
            <wp:docPr id="2124318860" name="Picture 21243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318860"/>
                    <pic:cNvPicPr/>
                  </pic:nvPicPr>
                  <pic:blipFill>
                    <a:blip r:embed="rId56">
                      <a:extLst>
                        <a:ext uri="{28A0092B-C50C-407E-A947-70E740481C1C}">
                          <a14:useLocalDpi xmlns:a14="http://schemas.microsoft.com/office/drawing/2010/main" val="0"/>
                        </a:ext>
                      </a:extLst>
                    </a:blip>
                    <a:stretch>
                      <a:fillRect/>
                    </a:stretch>
                  </pic:blipFill>
                  <pic:spPr>
                    <a:xfrm>
                      <a:off x="0" y="0"/>
                      <a:ext cx="45720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02"/>
      <w:r w:rsidR="002434C1">
        <w:rPr>
          <w:rStyle w:val="CommentReference"/>
        </w:rPr>
        <w:commentReference w:id="102"/>
      </w:r>
    </w:p>
    <w:p w14:paraId="5EC0CE34" w14:textId="2BFCB848" w:rsidR="00490283" w:rsidRDefault="00490283" w:rsidP="00F5245E">
      <w:pPr>
        <w:pStyle w:val="Caption"/>
      </w:pPr>
      <w:bookmarkStart w:id="103" w:name="_Toc63697471"/>
      <w:r>
        <w:t xml:space="preserve">TABLE </w:t>
      </w:r>
      <w:r>
        <w:rPr>
          <w:noProof/>
        </w:rPr>
        <w:fldChar w:fldCharType="begin"/>
      </w:r>
      <w:r>
        <w:rPr>
          <w:noProof/>
        </w:rPr>
        <w:instrText xml:space="preserve"> SEQ Table \* ARABIC </w:instrText>
      </w:r>
      <w:r>
        <w:rPr>
          <w:noProof/>
        </w:rPr>
        <w:fldChar w:fldCharType="separate"/>
      </w:r>
      <w:r w:rsidR="0061087E">
        <w:rPr>
          <w:noProof/>
        </w:rPr>
        <w:t>8</w:t>
      </w:r>
      <w:r>
        <w:rPr>
          <w:noProof/>
        </w:rPr>
        <w:fldChar w:fldCharType="end"/>
      </w:r>
      <w:r>
        <w:t>: BALANCE ADJUSTMENT FIELD DESCRIPTION</w:t>
      </w:r>
      <w:bookmarkEnd w:id="103"/>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rsidTr="00BB302E">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rsidTr="00BB302E">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25DE8974" w14:textId="77777777" w:rsidR="00490283" w:rsidRPr="00833298" w:rsidRDefault="00490283" w:rsidP="00490283"/>
    <w:p w14:paraId="654BDEF6" w14:textId="1D92C476" w:rsidR="00490283" w:rsidRDefault="00490283" w:rsidP="00490283">
      <w:pPr>
        <w:pStyle w:val="Heading1"/>
        <w:ind w:left="-5"/>
      </w:pPr>
      <w:bookmarkStart w:id="104" w:name="_Toc63697392"/>
      <w:bookmarkStart w:id="105" w:name="_Toc131579838"/>
      <w:commentRangeStart w:id="106"/>
      <w:r>
        <w:lastRenderedPageBreak/>
        <w:t>COFFERS</w:t>
      </w:r>
      <w:bookmarkEnd w:id="104"/>
      <w:bookmarkEnd w:id="105"/>
      <w:commentRangeEnd w:id="106"/>
      <w:r w:rsidR="00D27CDB">
        <w:rPr>
          <w:rStyle w:val="CommentReference"/>
          <w:rFonts w:ascii="Calibri" w:eastAsia="Calibri" w:hAnsi="Calibri" w:cs="Calibri"/>
          <w:b w:val="0"/>
          <w:color w:val="000000"/>
          <w:lang w:val="en-US"/>
        </w:rPr>
        <w:commentReference w:id="106"/>
      </w:r>
    </w:p>
    <w:p w14:paraId="2AB56992" w14:textId="16F4FF7A" w:rsidR="00490283" w:rsidRDefault="00490283" w:rsidP="00E4174E">
      <w:pPr>
        <w:pStyle w:val="BodyText"/>
      </w:pPr>
      <w:r>
        <w:t xml:space="preserve">Coffer functionality allows users to create groupings of cash based </w:t>
      </w:r>
      <w:r w:rsidR="00870A0A">
        <w:t xml:space="preserve">on </w:t>
      </w:r>
      <w:r>
        <w:t xml:space="preserve">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p>
    <w:p w14:paraId="0C9FD697" w14:textId="77777777" w:rsidR="00490283" w:rsidRDefault="00490283" w:rsidP="00E4174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496347B6" w14:textId="77777777" w:rsidR="00E4174E" w:rsidRDefault="00E4174E" w:rsidP="00490283">
      <w:pPr>
        <w:spacing w:after="0"/>
        <w:ind w:left="-5" w:hanging="10"/>
        <w:rPr>
          <w:sz w:val="18"/>
          <w:szCs w:val="18"/>
        </w:rPr>
      </w:pPr>
      <w:bookmarkStart w:id="107" w:name="_Toc63697472"/>
    </w:p>
    <w:p w14:paraId="1E7375CD" w14:textId="58D78CD2" w:rsidR="00490283" w:rsidRDefault="00490283" w:rsidP="00E4174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sidR="0061087E">
        <w:rPr>
          <w:noProof/>
        </w:rPr>
        <w:t>9</w:t>
      </w:r>
      <w:r w:rsidRPr="00194D00">
        <w:rPr>
          <w:noProof/>
        </w:rPr>
        <w:fldChar w:fldCharType="end"/>
      </w:r>
      <w:r w:rsidRPr="00194D00">
        <w:t>: COFFER</w:t>
      </w:r>
      <w:r>
        <w:t xml:space="preserve"> DASHBOARD FIELD DESCRIPTIONS</w:t>
      </w:r>
      <w:bookmarkEnd w:id="107"/>
      <w:r>
        <w:t xml:space="preserve">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490283" w14:paraId="531C5CE7" w14:textId="77777777" w:rsidTr="00E4174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7AF245" w14:textId="77777777" w:rsidR="00490283" w:rsidRDefault="00490283" w:rsidP="00E4174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DAD0EC4" w14:textId="77777777" w:rsidR="00490283" w:rsidRDefault="00490283" w:rsidP="00E4174E">
            <w:pPr>
              <w:pStyle w:val="TableHeading"/>
            </w:pPr>
            <w:r>
              <w:t xml:space="preserve">Description </w:t>
            </w:r>
          </w:p>
        </w:tc>
      </w:tr>
      <w:tr w:rsidR="00490283" w14:paraId="1FB25455"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224F2BF" w14:textId="77777777" w:rsidR="00490283" w:rsidRPr="00E4174E" w:rsidRDefault="00490283" w:rsidP="00E4174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5E814148" w14:textId="77777777" w:rsidR="00490283" w:rsidRPr="00C144B4" w:rsidRDefault="00490283" w:rsidP="00C144B4">
            <w:pPr>
              <w:pStyle w:val="TableBody"/>
            </w:pPr>
            <w:r w:rsidRPr="00C144B4">
              <w:t xml:space="preserve"> Reflects current Day, Month, Year, and Time for transaction status </w:t>
            </w:r>
          </w:p>
        </w:tc>
      </w:tr>
      <w:tr w:rsidR="00490283" w14:paraId="4EF6895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759FDF3" w14:textId="77777777" w:rsidR="00490283" w:rsidRPr="00E4174E" w:rsidRDefault="00490283" w:rsidP="00E4174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7270082D" w14:textId="77777777" w:rsidR="00490283" w:rsidRPr="00C144B4" w:rsidRDefault="00490283" w:rsidP="00C144B4">
            <w:pPr>
              <w:pStyle w:val="TableBody"/>
            </w:pPr>
            <w:r w:rsidRPr="00C144B4">
              <w:t xml:space="preserve"> An individual tab for each currency utilized in the different vaults will be displayed. Users can navigate by clicking on each tab. </w:t>
            </w:r>
          </w:p>
        </w:tc>
      </w:tr>
      <w:tr w:rsidR="00490283" w14:paraId="5D57DF2A"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2FF3368" w14:textId="77777777" w:rsidR="00490283" w:rsidRPr="00E4174E" w:rsidRDefault="00490283" w:rsidP="00E4174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363F917" w14:textId="206E821F" w:rsidR="00490283" w:rsidRPr="00C144B4" w:rsidRDefault="00490283" w:rsidP="00C144B4">
            <w:pPr>
              <w:pStyle w:val="TableBody"/>
            </w:pPr>
            <w:r w:rsidRPr="00C144B4">
              <w:t xml:space="preserve"> </w:t>
            </w:r>
            <w:r w:rsidR="00C144B4" w:rsidRPr="00C144B4">
              <w:t xml:space="preserve">The hyperlinked </w:t>
            </w:r>
            <w:r w:rsidRPr="00C144B4">
              <w:t xml:space="preserve">ID of all vaults </w:t>
            </w:r>
            <w:r w:rsidR="004E06E1">
              <w:t xml:space="preserve">to which </w:t>
            </w:r>
            <w:r w:rsidR="00C144B4" w:rsidRPr="00C144B4">
              <w:t xml:space="preserve">the </w:t>
            </w:r>
            <w:r w:rsidRPr="00C144B4">
              <w:t xml:space="preserve">user has access. Hyperlink takes </w:t>
            </w:r>
            <w:r w:rsidR="00C144B4" w:rsidRPr="00C144B4">
              <w:t xml:space="preserve">the </w:t>
            </w:r>
            <w:r w:rsidRPr="00C144B4">
              <w:t xml:space="preserve">user to </w:t>
            </w:r>
            <w:r w:rsidR="00C144B4" w:rsidRPr="00C144B4">
              <w:t xml:space="preserve">the </w:t>
            </w:r>
            <w:hyperlink w:anchor="_FIGURE_5:_VAULT" w:history="1">
              <w:r w:rsidRPr="0060488A">
                <w:rPr>
                  <w:rStyle w:val="Hyperlink"/>
                  <w:b/>
                  <w:bCs/>
                  <w:color w:val="auto"/>
                  <w:u w:val="none"/>
                </w:rPr>
                <w:t>Vault Details</w:t>
              </w:r>
            </w:hyperlink>
            <w:r w:rsidRPr="00C144B4">
              <w:t xml:space="preserve"> screen where </w:t>
            </w:r>
            <w:r w:rsidR="00C144B4" w:rsidRPr="00C144B4">
              <w:t xml:space="preserve">the </w:t>
            </w:r>
            <w:r w:rsidRPr="00C144B4">
              <w:t xml:space="preserve">user can view detailed balance and transaction amounts. </w:t>
            </w:r>
          </w:p>
        </w:tc>
      </w:tr>
      <w:tr w:rsidR="00490283" w14:paraId="618CCC92"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F19392F" w14:textId="77777777" w:rsidR="00490283" w:rsidRPr="00E4174E" w:rsidRDefault="00490283" w:rsidP="00E4174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5B37B44" w14:textId="135D339F" w:rsidR="00490283" w:rsidRPr="00C144B4" w:rsidRDefault="00490283" w:rsidP="00C144B4">
            <w:pPr>
              <w:pStyle w:val="TableBody"/>
            </w:pPr>
            <w:r w:rsidRPr="00C144B4">
              <w:t xml:space="preserve"> Vault total Opening Balance for the period. When a vault is closed, its verified closing balance becomes the opening balance of the next period. </w:t>
            </w:r>
          </w:p>
        </w:tc>
      </w:tr>
      <w:tr w:rsidR="00490283" w14:paraId="662A06E4" w14:textId="77777777" w:rsidTr="00BB302E">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7190FA51" w14:textId="77777777" w:rsidR="00490283" w:rsidRPr="00E4174E" w:rsidRDefault="00490283" w:rsidP="00E4174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61DFEA3D" w14:textId="799216A0" w:rsidR="00490283" w:rsidRPr="00C144B4" w:rsidRDefault="00490283" w:rsidP="00C144B4">
            <w:pPr>
              <w:pStyle w:val="TableBody"/>
            </w:pPr>
            <w:r w:rsidRPr="00C144B4">
              <w:t xml:space="preserve"> Vault Balance comes with the “</w:t>
            </w:r>
            <w:r w:rsidRPr="0060488A">
              <w:rPr>
                <w:b/>
                <w:bCs/>
              </w:rPr>
              <w:t>Default</w:t>
            </w:r>
            <w:r w:rsidRPr="00C144B4">
              <w:t xml:space="preserve">” coffer </w:t>
            </w:r>
            <w:r w:rsidR="00997161">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p>
        </w:tc>
      </w:tr>
    </w:tbl>
    <w:p w14:paraId="301C9AD1" w14:textId="3D95E0D2" w:rsidR="00490283" w:rsidRPr="004921DF" w:rsidRDefault="00000000" w:rsidP="00E4174E">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ins w:id="108" w:author="Moses, Robinson" w:date="2023-04-26T04:06:00Z">
        <w:r w:rsidR="00547CDE">
          <w:rPr>
            <w:color w:val="92D050"/>
          </w:rPr>
          <w:t>bal</w:t>
        </w:r>
      </w:ins>
    </w:p>
    <w:p w14:paraId="546C0E54" w14:textId="77777777" w:rsidR="00490283" w:rsidRDefault="00490283" w:rsidP="00490283">
      <w:pPr>
        <w:spacing w:after="0"/>
      </w:pPr>
      <w:r>
        <w:rPr>
          <w:color w:val="76923C"/>
        </w:rPr>
        <w:t xml:space="preserve"> </w:t>
      </w:r>
    </w:p>
    <w:p w14:paraId="506E9484" w14:textId="4B6BC64C" w:rsidR="00490283" w:rsidRPr="008A784B" w:rsidRDefault="00490283" w:rsidP="008A784B">
      <w:pPr>
        <w:pStyle w:val="Heading2"/>
      </w:pPr>
      <w:bookmarkStart w:id="109" w:name="_VAULT_DETAILS"/>
      <w:bookmarkStart w:id="110" w:name="_Toc63697393"/>
      <w:bookmarkStart w:id="111" w:name="_Toc131579839"/>
      <w:bookmarkEnd w:id="109"/>
      <w:r w:rsidRPr="008A784B">
        <w:t>VAULT DETAILS</w:t>
      </w:r>
      <w:bookmarkEnd w:id="110"/>
      <w:bookmarkEnd w:id="111"/>
      <w:r w:rsidRPr="008A784B">
        <w:t xml:space="preserve"> </w:t>
      </w:r>
    </w:p>
    <w:p w14:paraId="0948E4EB" w14:textId="0FFBFC34" w:rsidR="008A784B" w:rsidRDefault="00490283" w:rsidP="0060488A">
      <w:pPr>
        <w:pStyle w:val="BodyText"/>
        <w:rPr>
          <w:i/>
          <w:iCs/>
          <w:color w:val="44546A" w:themeColor="text2"/>
          <w:sz w:val="18"/>
          <w:szCs w:val="18"/>
        </w:rPr>
      </w:pPr>
      <w:r>
        <w:t>Vault Details provides the same detail as the Dashboard screen in terms of cash movement and funding sources.  Vault Details also provides pertinent detail regarding cash movement and funding sources at the Denomination and Quality level.  For field</w:t>
      </w:r>
      <w:r w:rsidR="004B4EF0">
        <w:t>,</w:t>
      </w:r>
      <w:r>
        <w:t xml:space="preserve"> descriptions See: </w:t>
      </w:r>
      <w:r>
        <w:rPr>
          <w:color w:val="76923C"/>
        </w:rPr>
        <w:t xml:space="preserve"> </w:t>
      </w:r>
      <w:r w:rsidR="005E3E5E" w:rsidRPr="0060488A">
        <w:rPr>
          <w:color w:val="4472C4" w:themeColor="accent1"/>
        </w:rPr>
        <w:fldChar w:fldCharType="begin"/>
      </w:r>
      <w:r w:rsidR="005E3E5E" w:rsidRPr="0060488A">
        <w:rPr>
          <w:color w:val="4472C4" w:themeColor="accent1"/>
        </w:rPr>
        <w:instrText xml:space="preserve"> REF _Ref130878639 \h </w:instrText>
      </w:r>
      <w:r w:rsidR="005E3E5E" w:rsidRPr="0060488A">
        <w:rPr>
          <w:color w:val="4472C4" w:themeColor="accent1"/>
        </w:rPr>
      </w:r>
      <w:r w:rsidR="005E3E5E" w:rsidRPr="0060488A">
        <w:rPr>
          <w:color w:val="4472C4" w:themeColor="accent1"/>
        </w:rPr>
        <w:fldChar w:fldCharType="separate"/>
      </w:r>
      <w:r w:rsidR="0061087E">
        <w:t xml:space="preserve">TABLE </w:t>
      </w:r>
      <w:r w:rsidR="0061087E">
        <w:rPr>
          <w:noProof/>
        </w:rPr>
        <w:t>6</w:t>
      </w:r>
      <w:r w:rsidR="0061087E">
        <w:t>: DASHBOARD FIELD DESCRIPTIONS</w:t>
      </w:r>
      <w:r w:rsidR="005E3E5E" w:rsidRPr="0060488A">
        <w:rPr>
          <w:color w:val="4472C4" w:themeColor="accent1"/>
        </w:rPr>
        <w:fldChar w:fldCharType="end"/>
      </w:r>
      <w:bookmarkStart w:id="112" w:name="_FIGURE_5:_VAULT"/>
      <w:bookmarkStart w:id="113" w:name="_Toc63697429"/>
      <w:bookmarkEnd w:id="112"/>
      <w:r w:rsidR="008A784B">
        <w:br w:type="page"/>
      </w:r>
    </w:p>
    <w:p w14:paraId="31A529B4" w14:textId="75FA10DA" w:rsidR="00490283" w:rsidRDefault="00490283" w:rsidP="008A784B">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6</w:t>
      </w:r>
      <w:r w:rsidRPr="6356747E">
        <w:rPr>
          <w:noProof/>
        </w:rPr>
        <w:fldChar w:fldCharType="end"/>
      </w:r>
      <w:r>
        <w:t>: VAULT DETAILS SCREEN</w:t>
      </w:r>
      <w:bookmarkEnd w:id="113"/>
    </w:p>
    <w:p w14:paraId="283D9CBC" w14:textId="4D12B02D" w:rsidR="00490283" w:rsidRDefault="00490283" w:rsidP="008A784B">
      <w:pPr>
        <w:pStyle w:val="BodyText"/>
        <w:spacing w:before="0" w:after="0"/>
      </w:pPr>
      <w:del w:id="114" w:author="Pinnu, Sainath" w:date="2023-04-11T23:42:00Z">
        <w:r w:rsidDel="00837B06">
          <w:rPr>
            <w:noProof/>
          </w:rPr>
          <w:drawing>
            <wp:inline distT="0" distB="0" distL="0" distR="0" wp14:anchorId="290A12D0" wp14:editId="0C00C0A2">
              <wp:extent cx="5095874" cy="3095625"/>
              <wp:effectExtent l="76200" t="76200" r="124460" b="123825"/>
              <wp:docPr id="1233510124" name="Picture 12335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10124"/>
                      <pic:cNvPicPr/>
                    </pic:nvPicPr>
                    <pic:blipFill>
                      <a:blip r:embed="rId61">
                        <a:extLst>
                          <a:ext uri="{28A0092B-C50C-407E-A947-70E740481C1C}">
                            <a14:useLocalDpi xmlns:a14="http://schemas.microsoft.com/office/drawing/2010/main" val="0"/>
                          </a:ext>
                        </a:extLst>
                      </a:blip>
                      <a:stretch>
                        <a:fillRect/>
                      </a:stretch>
                    </pic:blipFill>
                    <pic:spPr>
                      <a:xfrm>
                        <a:off x="0" y="0"/>
                        <a:ext cx="5095874"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15" w:author="Pinnu, Sainath" w:date="2023-04-11T23:42:00Z">
        <w:r w:rsidR="00837B06">
          <w:rPr>
            <w:noProof/>
          </w:rPr>
          <w:drawing>
            <wp:inline distT="0" distB="0" distL="0" distR="0" wp14:anchorId="60FD98AB" wp14:editId="6E8280BB">
              <wp:extent cx="594360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0020"/>
                      </a:xfrm>
                      <a:prstGeom prst="rect">
                        <a:avLst/>
                      </a:prstGeom>
                    </pic:spPr>
                  </pic:pic>
                </a:graphicData>
              </a:graphic>
            </wp:inline>
          </w:drawing>
        </w:r>
      </w:ins>
    </w:p>
    <w:p w14:paraId="5EB29091" w14:textId="77777777" w:rsidR="00490283" w:rsidRDefault="00000000" w:rsidP="008A784B">
      <w:pPr>
        <w:pStyle w:val="Caption"/>
        <w:spacing w:after="0"/>
      </w:pPr>
      <w:hyperlink w:anchor="_DASHBOARD_1" w:history="1">
        <w:r w:rsidR="00490283" w:rsidRPr="004921DF">
          <w:rPr>
            <w:rStyle w:val="Hyperlink"/>
            <w:color w:val="92D050"/>
          </w:rPr>
          <w:t>Return to: Dashboard</w:t>
        </w:r>
      </w:hyperlink>
      <w:r w:rsidR="00490283">
        <w:rPr>
          <w:color w:val="76923C"/>
        </w:rPr>
        <w:t xml:space="preserve"> </w:t>
      </w:r>
    </w:p>
    <w:p w14:paraId="0360F454" w14:textId="77777777" w:rsidR="00490283" w:rsidRDefault="00490283" w:rsidP="00490283">
      <w:pPr>
        <w:spacing w:after="208"/>
      </w:pPr>
      <w:r>
        <w:rPr>
          <w:color w:val="76923C"/>
        </w:rPr>
        <w:t xml:space="preserve"> </w:t>
      </w:r>
    </w:p>
    <w:p w14:paraId="3989F257" w14:textId="6C41B258" w:rsidR="00490283" w:rsidRDefault="00490283" w:rsidP="00006AAD">
      <w:pPr>
        <w:pStyle w:val="Caption"/>
      </w:pPr>
      <w:bookmarkStart w:id="116" w:name="_Toc63697473"/>
      <w:r>
        <w:t xml:space="preserve">TABLE </w:t>
      </w:r>
      <w:r>
        <w:rPr>
          <w:noProof/>
        </w:rPr>
        <w:fldChar w:fldCharType="begin"/>
      </w:r>
      <w:r>
        <w:rPr>
          <w:noProof/>
        </w:rPr>
        <w:instrText xml:space="preserve"> SEQ Table \* ARABIC </w:instrText>
      </w:r>
      <w:r>
        <w:rPr>
          <w:noProof/>
        </w:rPr>
        <w:fldChar w:fldCharType="separate"/>
      </w:r>
      <w:r w:rsidR="0061087E">
        <w:rPr>
          <w:noProof/>
        </w:rPr>
        <w:t>10</w:t>
      </w:r>
      <w:r>
        <w:rPr>
          <w:noProof/>
        </w:rPr>
        <w:fldChar w:fldCharType="end"/>
      </w:r>
      <w:r>
        <w:t>: VAULT DETAILS ICON MENU</w:t>
      </w:r>
      <w:bookmarkEnd w:id="116"/>
      <w:r>
        <w:t xml:space="preserve"> </w:t>
      </w:r>
      <w:r>
        <w:tab/>
        <w:t xml:space="preserve"> </w:t>
      </w:r>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0310D8" w14:paraId="27E47857" w14:textId="77777777" w:rsidTr="000310D8">
        <w:trPr>
          <w:cantSplit/>
          <w:tblHeader/>
        </w:trPr>
        <w:tc>
          <w:tcPr>
            <w:tcW w:w="594" w:type="pct"/>
            <w:shd w:val="clear" w:color="auto" w:fill="60C03A"/>
          </w:tcPr>
          <w:p w14:paraId="7C22B371" w14:textId="77777777" w:rsidR="00490283" w:rsidRPr="0060488A" w:rsidRDefault="00490283" w:rsidP="0060488A">
            <w:pPr>
              <w:pStyle w:val="Header"/>
              <w:jc w:val="center"/>
              <w:rPr>
                <w:b/>
                <w:bCs/>
                <w:color w:val="FFFFFF" w:themeColor="background1"/>
              </w:rPr>
            </w:pPr>
            <w:r w:rsidRPr="0060488A">
              <w:rPr>
                <w:b/>
                <w:bCs/>
                <w:color w:val="FFFFFF" w:themeColor="background1"/>
              </w:rPr>
              <w:t>Icon</w:t>
            </w:r>
          </w:p>
        </w:tc>
        <w:tc>
          <w:tcPr>
            <w:tcW w:w="1105" w:type="pct"/>
            <w:shd w:val="clear" w:color="auto" w:fill="60C03A"/>
          </w:tcPr>
          <w:p w14:paraId="5A4AECF6" w14:textId="77777777" w:rsidR="00490283" w:rsidRPr="0060488A" w:rsidRDefault="00490283" w:rsidP="0060488A">
            <w:pPr>
              <w:pStyle w:val="Header"/>
              <w:jc w:val="center"/>
              <w:rPr>
                <w:b/>
                <w:bCs/>
                <w:color w:val="FFFFFF" w:themeColor="background1"/>
              </w:rPr>
            </w:pPr>
            <w:r w:rsidRPr="0060488A">
              <w:rPr>
                <w:b/>
                <w:bCs/>
                <w:color w:val="FFFFFF" w:themeColor="background1"/>
              </w:rPr>
              <w:t>Name</w:t>
            </w:r>
          </w:p>
        </w:tc>
        <w:tc>
          <w:tcPr>
            <w:tcW w:w="3302" w:type="pct"/>
            <w:shd w:val="clear" w:color="auto" w:fill="60C03A"/>
          </w:tcPr>
          <w:p w14:paraId="07717D66" w14:textId="77777777" w:rsidR="00490283" w:rsidRPr="0060488A" w:rsidRDefault="00490283" w:rsidP="0060488A">
            <w:pPr>
              <w:pStyle w:val="Header"/>
              <w:jc w:val="center"/>
              <w:rPr>
                <w:b/>
                <w:bCs/>
                <w:color w:val="FFFFFF" w:themeColor="background1"/>
              </w:rPr>
            </w:pPr>
            <w:r w:rsidRPr="0060488A">
              <w:rPr>
                <w:b/>
                <w:bCs/>
                <w:color w:val="FFFFFF" w:themeColor="background1"/>
              </w:rPr>
              <w:t>Description</w:t>
            </w:r>
          </w:p>
        </w:tc>
      </w:tr>
      <w:tr w:rsidR="00490283" w14:paraId="4B582B59" w14:textId="77777777" w:rsidTr="0060488A">
        <w:trPr>
          <w:cantSplit/>
        </w:trPr>
        <w:tc>
          <w:tcPr>
            <w:tcW w:w="594" w:type="pct"/>
            <w:vAlign w:val="center"/>
          </w:tcPr>
          <w:p w14:paraId="02E9639F" w14:textId="77777777" w:rsidR="00490283" w:rsidRDefault="00490283" w:rsidP="00BB302E">
            <w:pPr>
              <w:pStyle w:val="TableCellText"/>
              <w:snapToGrid w:val="0"/>
              <w:jc w:val="center"/>
              <w:rPr>
                <w:b/>
                <w:bCs/>
              </w:rPr>
            </w:pPr>
            <w:r>
              <w:object w:dxaOrig="615" w:dyaOrig="555" w14:anchorId="4D2A5151">
                <v:shape id="_x0000_i1038" type="#_x0000_t75" style="width:22.05pt;height:22.05pt" o:ole="">
                  <v:imagedata r:id="rId32" o:title=""/>
                </v:shape>
                <o:OLEObject Type="Embed" ProgID="PBrush" ShapeID="_x0000_i1038" DrawAspect="Content" ObjectID="_1743987736" r:id="rId62"/>
              </w:object>
            </w:r>
          </w:p>
        </w:tc>
        <w:tc>
          <w:tcPr>
            <w:tcW w:w="1105" w:type="pct"/>
          </w:tcPr>
          <w:p w14:paraId="4E9F7F36" w14:textId="77777777" w:rsidR="00490283" w:rsidRPr="008A784B" w:rsidRDefault="00490283" w:rsidP="008A784B">
            <w:pPr>
              <w:pStyle w:val="TableBody"/>
              <w:rPr>
                <w:b/>
                <w:bCs/>
              </w:rPr>
            </w:pPr>
            <w:r w:rsidRPr="008A784B">
              <w:rPr>
                <w:b/>
                <w:bCs/>
              </w:rPr>
              <w:t>RETURN TO DASHBOARD</w:t>
            </w:r>
          </w:p>
        </w:tc>
        <w:tc>
          <w:tcPr>
            <w:tcW w:w="3302" w:type="pct"/>
          </w:tcPr>
          <w:p w14:paraId="57E01A27" w14:textId="54A06379" w:rsidR="00490283" w:rsidRPr="008A784B" w:rsidRDefault="00490283" w:rsidP="008A784B">
            <w:pPr>
              <w:pStyle w:val="TableBody"/>
            </w:pPr>
            <w:r w:rsidRPr="008A784B">
              <w:t xml:space="preserve">Links </w:t>
            </w:r>
            <w:r w:rsidR="00A45F57">
              <w:t>u</w:t>
            </w:r>
            <w:r w:rsidRPr="008A784B">
              <w:t xml:space="preserve">ser back to main </w:t>
            </w:r>
            <w:r w:rsidRPr="0060488A">
              <w:rPr>
                <w:b/>
                <w:bCs/>
              </w:rPr>
              <w:t>Dashboard</w:t>
            </w:r>
            <w:r w:rsidRPr="008A784B">
              <w:t xml:space="preserve"> screen</w:t>
            </w:r>
          </w:p>
        </w:tc>
      </w:tr>
      <w:tr w:rsidR="00490283" w14:paraId="0AE85FB1" w14:textId="77777777" w:rsidTr="0060488A">
        <w:trPr>
          <w:cantSplit/>
        </w:trPr>
        <w:tc>
          <w:tcPr>
            <w:tcW w:w="594" w:type="pct"/>
            <w:vAlign w:val="center"/>
          </w:tcPr>
          <w:p w14:paraId="1083E5BA" w14:textId="77777777" w:rsidR="00490283" w:rsidRDefault="00490283" w:rsidP="00BB302E">
            <w:pPr>
              <w:pStyle w:val="TableCellText"/>
              <w:snapToGrid w:val="0"/>
              <w:jc w:val="center"/>
              <w:rPr>
                <w:b/>
                <w:bCs/>
              </w:rPr>
            </w:pPr>
            <w:r>
              <w:object w:dxaOrig="405" w:dyaOrig="330" w14:anchorId="6B7E811E">
                <v:shape id="_x0000_i1039" type="#_x0000_t75" style="width:20.75pt;height:15.55pt" o:ole="">
                  <v:imagedata r:id="rId63" o:title=""/>
                </v:shape>
                <o:OLEObject Type="Embed" ProgID="PBrush" ShapeID="_x0000_i1039" DrawAspect="Content" ObjectID="_1743987737" r:id="rId64"/>
              </w:object>
            </w:r>
          </w:p>
        </w:tc>
        <w:tc>
          <w:tcPr>
            <w:tcW w:w="1105" w:type="pct"/>
          </w:tcPr>
          <w:p w14:paraId="2F10D5BB" w14:textId="77777777" w:rsidR="00490283" w:rsidRPr="008A784B" w:rsidRDefault="00490283" w:rsidP="008A784B">
            <w:pPr>
              <w:pStyle w:val="TableBody"/>
              <w:rPr>
                <w:b/>
                <w:bCs/>
              </w:rPr>
            </w:pPr>
            <w:r w:rsidRPr="008A784B">
              <w:rPr>
                <w:b/>
                <w:bCs/>
              </w:rPr>
              <w:t>VAULT SETTINGS</w:t>
            </w:r>
          </w:p>
        </w:tc>
        <w:tc>
          <w:tcPr>
            <w:tcW w:w="3302" w:type="pct"/>
          </w:tcPr>
          <w:p w14:paraId="33E43383" w14:textId="7D240C2C" w:rsidR="00490283" w:rsidRPr="008A784B" w:rsidRDefault="00490283" w:rsidP="008A784B">
            <w:pPr>
              <w:pStyle w:val="TableBody"/>
            </w:pPr>
            <w:r w:rsidRPr="008A784B">
              <w:t xml:space="preserve">Links user to </w:t>
            </w:r>
            <w:r w:rsidRPr="0060488A">
              <w:rPr>
                <w:b/>
                <w:bCs/>
              </w:rPr>
              <w:t>Vault Settings</w:t>
            </w:r>
            <w:r w:rsidRPr="008A784B">
              <w:t xml:space="preserve"> </w:t>
            </w:r>
            <w:r w:rsidR="003127A7">
              <w:t>s</w:t>
            </w:r>
            <w:r w:rsidRPr="008A784B">
              <w:t xml:space="preserve">creen. </w:t>
            </w:r>
            <w:r w:rsidR="00A45F57">
              <w:t>S</w:t>
            </w:r>
            <w:r w:rsidRPr="008A784B">
              <w:t xml:space="preserve">ee:  </w:t>
            </w:r>
            <w:hyperlink w:anchor="_Vault_Settings" w:history="1">
              <w:r w:rsidRPr="008A784B">
                <w:rPr>
                  <w:rStyle w:val="Hyperlink"/>
                  <w:color w:val="4472C4" w:themeColor="accent1"/>
                  <w:u w:val="none"/>
                </w:rPr>
                <w:t>Vault Settings</w:t>
              </w:r>
            </w:hyperlink>
          </w:p>
          <w:p w14:paraId="5498F47E" w14:textId="77777777" w:rsidR="00490283" w:rsidRPr="008A784B" w:rsidRDefault="00490283" w:rsidP="008A784B">
            <w:pPr>
              <w:pStyle w:val="TableBody"/>
            </w:pPr>
          </w:p>
        </w:tc>
      </w:tr>
      <w:tr w:rsidR="00490283" w14:paraId="0743603F" w14:textId="77777777" w:rsidTr="0060488A">
        <w:trPr>
          <w:cantSplit/>
        </w:trPr>
        <w:tc>
          <w:tcPr>
            <w:tcW w:w="594" w:type="pct"/>
            <w:vAlign w:val="center"/>
          </w:tcPr>
          <w:p w14:paraId="0FABBB95" w14:textId="77777777" w:rsidR="00490283" w:rsidRDefault="00490283" w:rsidP="00BB302E">
            <w:pPr>
              <w:pStyle w:val="TableCellText"/>
              <w:snapToGrid w:val="0"/>
              <w:jc w:val="center"/>
              <w:rPr>
                <w:b/>
                <w:bCs/>
              </w:rPr>
            </w:pPr>
            <w:r>
              <w:object w:dxaOrig="390" w:dyaOrig="390" w14:anchorId="6F2C3CEE">
                <v:shape id="_x0000_i1040" type="#_x0000_t75" style="width:18.15pt;height:18.15pt" o:ole="">
                  <v:imagedata r:id="rId65" o:title=""/>
                </v:shape>
                <o:OLEObject Type="Embed" ProgID="PBrush" ShapeID="_x0000_i1040" DrawAspect="Content" ObjectID="_1743987738" r:id="rId66"/>
              </w:object>
            </w:r>
          </w:p>
        </w:tc>
        <w:tc>
          <w:tcPr>
            <w:tcW w:w="1105" w:type="pct"/>
          </w:tcPr>
          <w:p w14:paraId="4A47F209" w14:textId="77777777" w:rsidR="00490283" w:rsidRPr="008A784B" w:rsidRDefault="00490283" w:rsidP="008A784B">
            <w:pPr>
              <w:pStyle w:val="TableBody"/>
              <w:rPr>
                <w:b/>
                <w:bCs/>
              </w:rPr>
            </w:pPr>
            <w:r w:rsidRPr="008A784B">
              <w:rPr>
                <w:b/>
                <w:bCs/>
              </w:rPr>
              <w:t>ALERT HISTORY</w:t>
            </w:r>
          </w:p>
        </w:tc>
        <w:tc>
          <w:tcPr>
            <w:tcW w:w="3302" w:type="pct"/>
          </w:tcPr>
          <w:p w14:paraId="451D11DF" w14:textId="240A1738" w:rsidR="00490283" w:rsidRPr="008A784B" w:rsidRDefault="00490283" w:rsidP="008A784B">
            <w:pPr>
              <w:pStyle w:val="TableBody"/>
            </w:pPr>
            <w:r w:rsidRPr="008A784B">
              <w:t xml:space="preserve">Links to </w:t>
            </w:r>
            <w:r w:rsidRPr="0060488A">
              <w:rPr>
                <w:b/>
                <w:bCs/>
              </w:rPr>
              <w:t>Alert History</w:t>
            </w:r>
            <w:r w:rsidRPr="008A784B">
              <w:t xml:space="preserve"> screen. Alerts are filtered by the appropriate Vault ID. </w:t>
            </w:r>
            <w:r w:rsidR="003127A7">
              <w:t>S</w:t>
            </w:r>
            <w:r w:rsidRPr="008A784B">
              <w:t>ee Alert History.</w:t>
            </w:r>
          </w:p>
        </w:tc>
      </w:tr>
      <w:tr w:rsidR="00490283" w14:paraId="33CD43F6" w14:textId="77777777" w:rsidTr="0060488A">
        <w:trPr>
          <w:cantSplit/>
        </w:trPr>
        <w:tc>
          <w:tcPr>
            <w:tcW w:w="594" w:type="pct"/>
            <w:vAlign w:val="center"/>
          </w:tcPr>
          <w:p w14:paraId="3ED00842" w14:textId="77777777" w:rsidR="00490283" w:rsidRDefault="00490283" w:rsidP="00BB302E">
            <w:pPr>
              <w:pStyle w:val="TableCellText"/>
              <w:snapToGrid w:val="0"/>
              <w:jc w:val="center"/>
              <w:rPr>
                <w:b/>
                <w:bCs/>
              </w:rPr>
            </w:pPr>
            <w:r>
              <w:object w:dxaOrig="390" w:dyaOrig="405" w14:anchorId="0F2A58FF">
                <v:shape id="_x0000_i1041" type="#_x0000_t75" style="width:18.15pt;height:20.75pt" o:ole="">
                  <v:imagedata r:id="rId67" o:title=""/>
                </v:shape>
                <o:OLEObject Type="Embed" ProgID="PBrush" ShapeID="_x0000_i1041" DrawAspect="Content" ObjectID="_1743987739" r:id="rId68"/>
              </w:object>
            </w:r>
          </w:p>
        </w:tc>
        <w:tc>
          <w:tcPr>
            <w:tcW w:w="1105" w:type="pct"/>
          </w:tcPr>
          <w:p w14:paraId="4DD9AEBB" w14:textId="77777777" w:rsidR="00490283" w:rsidRPr="008A784B" w:rsidRDefault="00490283" w:rsidP="008A784B">
            <w:pPr>
              <w:pStyle w:val="TableBody"/>
              <w:rPr>
                <w:b/>
                <w:bCs/>
              </w:rPr>
            </w:pPr>
            <w:r w:rsidRPr="008A784B">
              <w:rPr>
                <w:b/>
                <w:bCs/>
              </w:rPr>
              <w:t>BALANCE HISTORY</w:t>
            </w:r>
          </w:p>
        </w:tc>
        <w:tc>
          <w:tcPr>
            <w:tcW w:w="3302" w:type="pct"/>
          </w:tcPr>
          <w:p w14:paraId="33112535" w14:textId="61A5FB6D" w:rsidR="00490283" w:rsidRPr="008A784B" w:rsidRDefault="00490283" w:rsidP="008A784B">
            <w:pPr>
              <w:pStyle w:val="TableBody"/>
            </w:pPr>
            <w:r w:rsidRPr="008A784B">
              <w:t xml:space="preserve">Links to </w:t>
            </w:r>
            <w:r w:rsidR="00C144B4">
              <w:t xml:space="preserve">the </w:t>
            </w:r>
            <w:r w:rsidRPr="008A784B">
              <w:t xml:space="preserve">filtered listing of </w:t>
            </w:r>
            <w:r w:rsidRPr="0060488A">
              <w:rPr>
                <w:b/>
                <w:bCs/>
              </w:rPr>
              <w:t>Closing Balances</w:t>
            </w:r>
            <w:r w:rsidRPr="008A784B">
              <w:t xml:space="preserve"> sorted by date.  </w:t>
            </w:r>
            <w:r w:rsidR="00165D1C">
              <w:t>S</w:t>
            </w:r>
            <w:r w:rsidRPr="008A784B">
              <w:t xml:space="preserve">ee </w:t>
            </w:r>
            <w:hyperlink w:anchor="_Balance_History" w:history="1">
              <w:r w:rsidR="007F2423">
                <w:rPr>
                  <w:rStyle w:val="Hyperlink"/>
                  <w:color w:val="4472C4" w:themeColor="accent1"/>
                  <w:u w:val="none"/>
                </w:rPr>
                <w:t>The Balance History</w:t>
              </w:r>
            </w:hyperlink>
            <w:r w:rsidRPr="008A784B">
              <w:t xml:space="preserve"> section.</w:t>
            </w:r>
          </w:p>
        </w:tc>
      </w:tr>
      <w:tr w:rsidR="00490283" w14:paraId="05085C0A" w14:textId="77777777" w:rsidTr="0060488A">
        <w:trPr>
          <w:cantSplit/>
        </w:trPr>
        <w:tc>
          <w:tcPr>
            <w:tcW w:w="594" w:type="pct"/>
            <w:vAlign w:val="center"/>
          </w:tcPr>
          <w:p w14:paraId="64B508CF" w14:textId="77777777" w:rsidR="00490283" w:rsidRDefault="00490283" w:rsidP="00BB302E">
            <w:pPr>
              <w:pStyle w:val="TableCellText"/>
              <w:snapToGrid w:val="0"/>
              <w:jc w:val="center"/>
              <w:rPr>
                <w:b/>
                <w:bCs/>
              </w:rPr>
            </w:pPr>
            <w:r>
              <w:object w:dxaOrig="450" w:dyaOrig="390" w14:anchorId="66A4DCB7">
                <v:shape id="_x0000_i1042" type="#_x0000_t75" style="width:22.05pt;height:18.15pt" o:ole="">
                  <v:imagedata r:id="rId69" o:title=""/>
                </v:shape>
                <o:OLEObject Type="Embed" ProgID="PBrush" ShapeID="_x0000_i1042" DrawAspect="Content" ObjectID="_1743987740" r:id="rId70"/>
              </w:object>
            </w:r>
          </w:p>
        </w:tc>
        <w:tc>
          <w:tcPr>
            <w:tcW w:w="1105" w:type="pct"/>
          </w:tcPr>
          <w:p w14:paraId="101FE23E" w14:textId="77777777" w:rsidR="00490283" w:rsidRPr="008A784B" w:rsidRDefault="00490283" w:rsidP="008A784B">
            <w:pPr>
              <w:pStyle w:val="TableBody"/>
              <w:rPr>
                <w:b/>
                <w:bCs/>
              </w:rPr>
            </w:pPr>
            <w:r w:rsidRPr="008A784B">
              <w:rPr>
                <w:b/>
                <w:bCs/>
              </w:rPr>
              <w:t>PROCESS CASH</w:t>
            </w:r>
          </w:p>
        </w:tc>
        <w:tc>
          <w:tcPr>
            <w:tcW w:w="3302" w:type="pct"/>
          </w:tcPr>
          <w:p w14:paraId="32370D5C" w14:textId="48801040" w:rsidR="00490283" w:rsidRPr="008A784B" w:rsidRDefault="00490283" w:rsidP="008A784B">
            <w:pPr>
              <w:pStyle w:val="TableBody"/>
            </w:pPr>
            <w:r w:rsidRPr="008A784B">
              <w:t xml:space="preserve">Links to </w:t>
            </w:r>
            <w:r w:rsidRPr="0060488A">
              <w:rPr>
                <w:b/>
                <w:bCs/>
              </w:rPr>
              <w:t>Process Cash</w:t>
            </w:r>
            <w:r w:rsidRPr="008A784B">
              <w:t xml:space="preserve"> screen. </w:t>
            </w:r>
            <w:r w:rsidR="005A082A">
              <w:t>S</w:t>
            </w:r>
            <w:r w:rsidRPr="008A784B">
              <w:t xml:space="preserve">ee: </w:t>
            </w:r>
            <w:hyperlink w:anchor="_Process_Cash" w:history="1">
              <w:r w:rsidR="007F2423">
                <w:rPr>
                  <w:rStyle w:val="Hyperlink"/>
                  <w:color w:val="4472C4" w:themeColor="accent1"/>
                  <w:u w:val="none"/>
                </w:rPr>
                <w:t>The Process Cash</w:t>
              </w:r>
            </w:hyperlink>
            <w:r w:rsidRPr="008A784B">
              <w:t xml:space="preserve"> screen</w:t>
            </w:r>
          </w:p>
        </w:tc>
      </w:tr>
      <w:tr w:rsidR="00490283" w14:paraId="77441049" w14:textId="77777777" w:rsidTr="0060488A">
        <w:trPr>
          <w:cantSplit/>
        </w:trPr>
        <w:tc>
          <w:tcPr>
            <w:tcW w:w="594" w:type="pct"/>
            <w:vAlign w:val="center"/>
          </w:tcPr>
          <w:p w14:paraId="2CBFA867" w14:textId="77777777" w:rsidR="00490283" w:rsidRDefault="00490283" w:rsidP="00BB302E">
            <w:pPr>
              <w:pStyle w:val="TableCellText"/>
              <w:snapToGrid w:val="0"/>
              <w:jc w:val="center"/>
              <w:rPr>
                <w:b/>
                <w:bCs/>
              </w:rPr>
            </w:pPr>
            <w:r>
              <w:object w:dxaOrig="405" w:dyaOrig="330" w14:anchorId="5DB44D84">
                <v:shape id="_x0000_i1043" type="#_x0000_t75" style="width:20.75pt;height:15.55pt" o:ole="">
                  <v:imagedata r:id="rId71" o:title=""/>
                </v:shape>
                <o:OLEObject Type="Embed" ProgID="PBrush" ShapeID="_x0000_i1043" DrawAspect="Content" ObjectID="_1743987741" r:id="rId72"/>
              </w:object>
            </w:r>
          </w:p>
        </w:tc>
        <w:tc>
          <w:tcPr>
            <w:tcW w:w="1105" w:type="pct"/>
          </w:tcPr>
          <w:p w14:paraId="4FAC36CF" w14:textId="77777777" w:rsidR="00490283" w:rsidRPr="008A784B" w:rsidRDefault="00490283" w:rsidP="008A784B">
            <w:pPr>
              <w:pStyle w:val="TableBody"/>
              <w:rPr>
                <w:b/>
                <w:bCs/>
              </w:rPr>
            </w:pPr>
            <w:r w:rsidRPr="008A784B">
              <w:rPr>
                <w:b/>
                <w:bCs/>
              </w:rPr>
              <w:t>FORCE-CLOSE</w:t>
            </w:r>
          </w:p>
        </w:tc>
        <w:tc>
          <w:tcPr>
            <w:tcW w:w="3302" w:type="pct"/>
          </w:tcPr>
          <w:p w14:paraId="1CBF704E" w14:textId="73FC4223" w:rsidR="00490283" w:rsidRPr="008A784B" w:rsidRDefault="00490283" w:rsidP="008A784B">
            <w:pPr>
              <w:pStyle w:val="TableBody"/>
            </w:pPr>
            <w:r w:rsidRPr="008A784B">
              <w:t xml:space="preserve">Links to screen for </w:t>
            </w:r>
            <w:r w:rsidR="007F2423">
              <w:t xml:space="preserve">the </w:t>
            </w:r>
            <w:r w:rsidRPr="008A784B">
              <w:t xml:space="preserve">user to enter </w:t>
            </w:r>
            <w:r w:rsidRPr="0060488A">
              <w:rPr>
                <w:b/>
                <w:bCs/>
              </w:rPr>
              <w:t>Closing Balances</w:t>
            </w:r>
            <w:r w:rsidRPr="008A784B">
              <w:t xml:space="preserve"> by denomination and close the vault manually.  </w:t>
            </w:r>
            <w:r w:rsidR="005A082A">
              <w:t>S</w:t>
            </w:r>
            <w:r w:rsidRPr="008A784B">
              <w:t xml:space="preserve">ee </w:t>
            </w:r>
            <w:r w:rsidR="007F2423">
              <w:t xml:space="preserve">the </w:t>
            </w:r>
            <w:r w:rsidRPr="008A784B">
              <w:rPr>
                <w:color w:val="4472C4" w:themeColor="accent1"/>
              </w:rPr>
              <w:t>Force-Close</w:t>
            </w:r>
            <w:r w:rsidRPr="008A784B">
              <w:t xml:space="preserve"> screen</w:t>
            </w:r>
          </w:p>
        </w:tc>
      </w:tr>
      <w:tr w:rsidR="00490283" w14:paraId="7BA00B0E" w14:textId="77777777" w:rsidTr="0060488A">
        <w:trPr>
          <w:cantSplit/>
        </w:trPr>
        <w:tc>
          <w:tcPr>
            <w:tcW w:w="594" w:type="pct"/>
            <w:vAlign w:val="center"/>
          </w:tcPr>
          <w:p w14:paraId="0931CA51" w14:textId="77777777" w:rsidR="00490283" w:rsidRDefault="00490283" w:rsidP="00BB302E">
            <w:pPr>
              <w:pStyle w:val="TableCellText"/>
              <w:snapToGrid w:val="0"/>
              <w:jc w:val="center"/>
            </w:pPr>
            <w:r>
              <w:object w:dxaOrig="480" w:dyaOrig="510" w14:anchorId="690EB683">
                <v:shape id="_x0000_i1044" type="#_x0000_t75" style="width:24.65pt;height:25.95pt" o:ole="">
                  <v:imagedata r:id="rId73" o:title=""/>
                </v:shape>
                <o:OLEObject Type="Embed" ProgID="PBrush" ShapeID="_x0000_i1044" DrawAspect="Content" ObjectID="_1743987742" r:id="rId74"/>
              </w:object>
            </w:r>
          </w:p>
        </w:tc>
        <w:tc>
          <w:tcPr>
            <w:tcW w:w="1105" w:type="pct"/>
          </w:tcPr>
          <w:p w14:paraId="562B3A66" w14:textId="77777777" w:rsidR="00490283" w:rsidRPr="008A784B" w:rsidRDefault="00490283" w:rsidP="008A784B">
            <w:pPr>
              <w:pStyle w:val="TableBody"/>
              <w:rPr>
                <w:b/>
                <w:bCs/>
              </w:rPr>
            </w:pPr>
            <w:r w:rsidRPr="008A784B">
              <w:rPr>
                <w:b/>
                <w:bCs/>
              </w:rPr>
              <w:t>EXPORT TO PDF</w:t>
            </w:r>
          </w:p>
        </w:tc>
        <w:tc>
          <w:tcPr>
            <w:tcW w:w="3302" w:type="pct"/>
          </w:tcPr>
          <w:p w14:paraId="536C4501" w14:textId="2F821F38" w:rsidR="00490283" w:rsidRPr="008A784B" w:rsidRDefault="00490283" w:rsidP="008A784B">
            <w:pPr>
              <w:pStyle w:val="TableBody"/>
            </w:pPr>
            <w:r w:rsidRPr="008A784B">
              <w:t xml:space="preserve"> This generates the contents of the </w:t>
            </w:r>
            <w:r w:rsidRPr="0060488A">
              <w:rPr>
                <w:b/>
                <w:bCs/>
              </w:rPr>
              <w:t>Vault Details</w:t>
            </w:r>
            <w:r w:rsidRPr="008A784B">
              <w:t xml:space="preserve"> to generate the Vault Balance report in PDF format</w:t>
            </w:r>
          </w:p>
        </w:tc>
      </w:tr>
      <w:tr w:rsidR="00490283" w14:paraId="75E949E4" w14:textId="77777777" w:rsidTr="0060488A">
        <w:trPr>
          <w:cantSplit/>
        </w:trPr>
        <w:tc>
          <w:tcPr>
            <w:tcW w:w="594" w:type="pct"/>
            <w:vAlign w:val="center"/>
          </w:tcPr>
          <w:p w14:paraId="45D5142B" w14:textId="77777777" w:rsidR="00490283" w:rsidRDefault="00490283" w:rsidP="00BB302E">
            <w:pPr>
              <w:pStyle w:val="TableCellText"/>
              <w:snapToGrid w:val="0"/>
              <w:jc w:val="center"/>
            </w:pPr>
            <w:r>
              <w:object w:dxaOrig="480" w:dyaOrig="480" w14:anchorId="747CBF91">
                <v:shape id="_x0000_i1045" type="#_x0000_t75" style="width:24.65pt;height:24.65pt" o:ole="">
                  <v:imagedata r:id="rId75" o:title=""/>
                </v:shape>
                <o:OLEObject Type="Embed" ProgID="PBrush" ShapeID="_x0000_i1045" DrawAspect="Content" ObjectID="_1743987743" r:id="rId76"/>
              </w:object>
            </w:r>
          </w:p>
        </w:tc>
        <w:tc>
          <w:tcPr>
            <w:tcW w:w="1105" w:type="pct"/>
          </w:tcPr>
          <w:p w14:paraId="1A7387AC" w14:textId="77777777" w:rsidR="00490283" w:rsidRPr="008A784B" w:rsidRDefault="00490283" w:rsidP="008A784B">
            <w:pPr>
              <w:pStyle w:val="TableBody"/>
              <w:rPr>
                <w:b/>
                <w:bCs/>
              </w:rPr>
            </w:pPr>
            <w:r w:rsidRPr="008A784B">
              <w:rPr>
                <w:b/>
                <w:bCs/>
              </w:rPr>
              <w:t>COFFER BALANCE</w:t>
            </w:r>
          </w:p>
        </w:tc>
        <w:tc>
          <w:tcPr>
            <w:tcW w:w="3302" w:type="pct"/>
          </w:tcPr>
          <w:p w14:paraId="5D2880FD" w14:textId="77777777" w:rsidR="00490283" w:rsidRPr="00A01CF9" w:rsidRDefault="00490283" w:rsidP="008A784B">
            <w:pPr>
              <w:pStyle w:val="TableBody"/>
            </w:pPr>
            <w:r w:rsidRPr="00A01CF9">
              <w:t xml:space="preserve"> Links to the Coffer Balance page for the Vault.</w:t>
            </w:r>
          </w:p>
        </w:tc>
      </w:tr>
      <w:tr w:rsidR="00490283" w14:paraId="358BDAB5" w14:textId="77777777" w:rsidTr="0060488A">
        <w:trPr>
          <w:cantSplit/>
        </w:trPr>
        <w:tc>
          <w:tcPr>
            <w:tcW w:w="594" w:type="pct"/>
            <w:vAlign w:val="center"/>
          </w:tcPr>
          <w:p w14:paraId="11C4A3D2" w14:textId="77777777" w:rsidR="00490283" w:rsidRDefault="00490283" w:rsidP="00BB302E">
            <w:pPr>
              <w:pStyle w:val="TableCellText"/>
              <w:snapToGrid w:val="0"/>
              <w:jc w:val="center"/>
            </w:pPr>
            <w:r>
              <w:object w:dxaOrig="480" w:dyaOrig="480" w14:anchorId="70CE00CE">
                <v:shape id="_x0000_i1046" type="#_x0000_t75" style="width:24.65pt;height:24.65pt" o:ole="">
                  <v:imagedata r:id="rId75" o:title=""/>
                </v:shape>
                <o:OLEObject Type="Embed" ProgID="PBrush" ShapeID="_x0000_i1046" DrawAspect="Content" ObjectID="_1743987744" r:id="rId77"/>
              </w:object>
            </w:r>
          </w:p>
        </w:tc>
        <w:tc>
          <w:tcPr>
            <w:tcW w:w="1105" w:type="pct"/>
          </w:tcPr>
          <w:p w14:paraId="3FCD69A9" w14:textId="77777777" w:rsidR="00490283" w:rsidRPr="008A784B" w:rsidRDefault="00490283" w:rsidP="008A784B">
            <w:pPr>
              <w:pStyle w:val="TableBody"/>
              <w:rPr>
                <w:b/>
                <w:bCs/>
              </w:rPr>
            </w:pPr>
            <w:r w:rsidRPr="008A784B">
              <w:rPr>
                <w:b/>
                <w:bCs/>
              </w:rPr>
              <w:t>MASTER COFFER BALANCE</w:t>
            </w:r>
          </w:p>
        </w:tc>
        <w:tc>
          <w:tcPr>
            <w:tcW w:w="3302" w:type="pct"/>
          </w:tcPr>
          <w:p w14:paraId="465B3EFA" w14:textId="77777777" w:rsidR="00490283" w:rsidRDefault="00490283" w:rsidP="008A784B">
            <w:pPr>
              <w:pStyle w:val="TableBody"/>
            </w:pPr>
            <w:r>
              <w:t xml:space="preserve">  Opens the </w:t>
            </w:r>
            <w:r w:rsidRPr="0060488A">
              <w:rPr>
                <w:b/>
                <w:bCs/>
              </w:rPr>
              <w:t>Master Coffer Balance</w:t>
            </w:r>
            <w:r>
              <w:t xml:space="preserve"> report of the vault by Master Coffer and Currency/Denomination</w:t>
            </w:r>
          </w:p>
        </w:tc>
      </w:tr>
      <w:tr w:rsidR="00490283" w14:paraId="0269FB9A" w14:textId="77777777" w:rsidTr="0060488A">
        <w:trPr>
          <w:cantSplit/>
        </w:trPr>
        <w:tc>
          <w:tcPr>
            <w:tcW w:w="594" w:type="pct"/>
            <w:vAlign w:val="center"/>
          </w:tcPr>
          <w:p w14:paraId="51521C15" w14:textId="77777777" w:rsidR="00490283" w:rsidRDefault="00490283" w:rsidP="00BB302E">
            <w:pPr>
              <w:pStyle w:val="TableCellText"/>
              <w:snapToGrid w:val="0"/>
              <w:jc w:val="center"/>
            </w:pPr>
            <w:r>
              <w:object w:dxaOrig="480" w:dyaOrig="480" w14:anchorId="2A01C4AA">
                <v:shape id="_x0000_i1047" type="#_x0000_t75" style="width:24.65pt;height:24.65pt" o:ole="">
                  <v:imagedata r:id="rId78" o:title=""/>
                </v:shape>
                <o:OLEObject Type="Embed" ProgID="PBrush" ShapeID="_x0000_i1047" DrawAspect="Content" ObjectID="_1743987745" r:id="rId79"/>
              </w:object>
            </w:r>
          </w:p>
        </w:tc>
        <w:tc>
          <w:tcPr>
            <w:tcW w:w="1105" w:type="pct"/>
          </w:tcPr>
          <w:p w14:paraId="560C32A9" w14:textId="77777777" w:rsidR="00490283" w:rsidRPr="008A784B" w:rsidRDefault="00490283" w:rsidP="008A784B">
            <w:pPr>
              <w:pStyle w:val="TableBody"/>
              <w:rPr>
                <w:b/>
                <w:bCs/>
              </w:rPr>
            </w:pPr>
            <w:r w:rsidRPr="008A784B">
              <w:rPr>
                <w:b/>
                <w:bCs/>
              </w:rPr>
              <w:t>VAULT LOG</w:t>
            </w:r>
          </w:p>
        </w:tc>
        <w:tc>
          <w:tcPr>
            <w:tcW w:w="3302" w:type="pct"/>
          </w:tcPr>
          <w:p w14:paraId="2D005FDA" w14:textId="77777777" w:rsidR="00490283" w:rsidRDefault="00490283" w:rsidP="008A784B">
            <w:pPr>
              <w:pStyle w:val="TableBody"/>
            </w:pPr>
            <w:r w:rsidRPr="00A01CF9">
              <w:t>Links to a page that displays the history of actions taken on the Vault. (i.e. Force closes, balance adjustments, etc.)</w:t>
            </w:r>
          </w:p>
        </w:tc>
      </w:tr>
    </w:tbl>
    <w:p w14:paraId="2D11D718" w14:textId="77777777" w:rsidR="00490283" w:rsidRPr="004921DF" w:rsidRDefault="00000000" w:rsidP="008A784B">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0884BA54" w14:textId="77777777" w:rsidR="00EE5653" w:rsidRDefault="00EE5653" w:rsidP="00EE5653">
      <w:pPr>
        <w:pStyle w:val="BodyText"/>
      </w:pPr>
      <w:bookmarkStart w:id="117" w:name="_Toc63697394"/>
    </w:p>
    <w:p w14:paraId="56E74E17" w14:textId="3B8F44BF" w:rsidR="00490283" w:rsidRDefault="00490283" w:rsidP="00DC509B">
      <w:pPr>
        <w:pStyle w:val="Heading3"/>
      </w:pPr>
      <w:bookmarkStart w:id="118" w:name="_Toc131579840"/>
      <w:r>
        <w:t>TRANSACTIONS LIST</w:t>
      </w:r>
      <w:bookmarkEnd w:id="117"/>
      <w:bookmarkEnd w:id="118"/>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3D0D8048" w:rsidR="00490283" w:rsidRDefault="00490283" w:rsidP="00EE5653">
      <w:pPr>
        <w:pStyle w:val="Caption"/>
      </w:pPr>
      <w:bookmarkStart w:id="119"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7</w:t>
      </w:r>
      <w:r w:rsidRPr="6356747E">
        <w:rPr>
          <w:noProof/>
        </w:rPr>
        <w:fldChar w:fldCharType="end"/>
      </w:r>
      <w:r>
        <w:t>: VAULT DETAILS TRANSACTION LIST</w:t>
      </w:r>
      <w:bookmarkEnd w:id="119"/>
      <w:r>
        <w:t xml:space="preserve"> </w:t>
      </w:r>
    </w:p>
    <w:p w14:paraId="0155C232" w14:textId="2C9C794A" w:rsidR="00490283" w:rsidRDefault="00490283" w:rsidP="00EE5653">
      <w:pPr>
        <w:pStyle w:val="BodyText"/>
      </w:pPr>
      <w:commentRangeStart w:id="120"/>
      <w:r>
        <w:rPr>
          <w:noProof/>
        </w:rPr>
        <w:lastRenderedPageBreak/>
        <w:drawing>
          <wp:inline distT="0" distB="0" distL="0" distR="0" wp14:anchorId="16FF0BA1" wp14:editId="7531F3F2">
            <wp:extent cx="4933952" cy="3073440"/>
            <wp:effectExtent l="76200" t="76200" r="133350" b="127000"/>
            <wp:docPr id="2087978224" name="Picture 208797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978224"/>
                    <pic:cNvPicPr/>
                  </pic:nvPicPr>
                  <pic:blipFill>
                    <a:blip r:embed="rId80">
                      <a:extLst>
                        <a:ext uri="{28A0092B-C50C-407E-A947-70E740481C1C}">
                          <a14:useLocalDpi xmlns:a14="http://schemas.microsoft.com/office/drawing/2010/main" val="0"/>
                        </a:ext>
                      </a:extLst>
                    </a:blip>
                    <a:stretch>
                      <a:fillRect/>
                    </a:stretch>
                  </pic:blipFill>
                  <pic:spPr>
                    <a:xfrm>
                      <a:off x="0" y="0"/>
                      <a:ext cx="4933952" cy="307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20"/>
      <w:r w:rsidR="00EA5287">
        <w:rPr>
          <w:rStyle w:val="CommentReference"/>
          <w:rFonts w:ascii="Calibri" w:eastAsia="Calibri" w:hAnsi="Calibri" w:cs="Calibri"/>
          <w:color w:val="000000"/>
          <w:lang w:val="en-US"/>
        </w:rPr>
        <w:commentReference w:id="120"/>
      </w:r>
    </w:p>
    <w:p w14:paraId="5207BAEA" w14:textId="77777777" w:rsidR="00490283" w:rsidRDefault="00000000" w:rsidP="00EE5653">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3F79355E" w14:textId="77777777" w:rsidR="00EE5653" w:rsidRDefault="00EE5653">
      <w:pPr>
        <w:rPr>
          <w:rFonts w:asciiTheme="majorHAnsi" w:eastAsiaTheme="majorEastAsia" w:hAnsiTheme="majorHAnsi" w:cstheme="majorBidi"/>
          <w:i/>
          <w:iCs/>
          <w:color w:val="1F3763" w:themeColor="accent1" w:themeShade="7F"/>
        </w:rPr>
      </w:pPr>
      <w:bookmarkStart w:id="121" w:name="_Toc63697474"/>
      <w:r>
        <w:br w:type="page"/>
      </w:r>
    </w:p>
    <w:p w14:paraId="7D420492" w14:textId="20228B3E"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11</w:t>
      </w:r>
      <w:r>
        <w:rPr>
          <w:noProof/>
        </w:rPr>
        <w:fldChar w:fldCharType="end"/>
      </w:r>
      <w:r>
        <w:t>: VAULT TRANSACTION LIST FIELD DEFINITIONS</w:t>
      </w:r>
      <w:bookmarkEnd w:id="121"/>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rsidTr="00BB302E">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rsidTr="00BB302E">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rsidTr="00BB302E">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rsidTr="00BB302E">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81"/>
                                <a:stretch>
                                  <a:fillRect/>
                                </a:stretch>
                              </pic:blipFill>
                              <pic:spPr>
                                <a:xfrm>
                                  <a:off x="0" y="0"/>
                                  <a:ext cx="204470" cy="238760"/>
                                </a:xfrm>
                                <a:prstGeom prst="rect">
                                  <a:avLst/>
                                </a:prstGeom>
                              </pic:spPr>
                            </pic:pic>
                          </wpg:wgp>
                        </a:graphicData>
                      </a:graphic>
                    </wp:inline>
                  </w:drawing>
                </mc:Choice>
                <mc:Fallback>
                  <w:pict>
                    <v:group w14:anchorId="60500DB0"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82"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5BEB668D"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color w:val="4472C4" w:themeColor="accent1"/>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color w:val="4472C4" w:themeColor="accent1"/>
              </w:rPr>
              <w:fldChar w:fldCharType="separate"/>
            </w:r>
            <w:r w:rsidR="0061087E">
              <w:t xml:space="preserve">FIGURE </w:t>
            </w:r>
            <w:r w:rsidR="0061087E">
              <w:rPr>
                <w:noProof/>
              </w:rPr>
              <w:t>8</w:t>
            </w:r>
            <w:r w:rsidR="0061087E">
              <w:t>: SHOW TRANSACTION SCREEN</w:t>
            </w:r>
            <w:r w:rsidR="003D7B63" w:rsidRPr="0060488A">
              <w:rPr>
                <w:color w:val="4472C4" w:themeColor="accent1"/>
              </w:rPr>
              <w:fldChar w:fldCharType="end"/>
            </w:r>
            <w:r>
              <w:t xml:space="preserve">) </w:t>
            </w:r>
          </w:p>
        </w:tc>
      </w:tr>
      <w:tr w:rsidR="00490283" w14:paraId="2DFC85D4" w14:textId="77777777" w:rsidTr="00BB302E">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rsidTr="00BB302E">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rsidTr="00BB302E">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rsidTr="00BB302E">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CB9569E" w14:textId="77777777" w:rsidR="00490283"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7BDF77DB" w14:textId="77777777" w:rsidR="00EE5653" w:rsidRDefault="00EE5653">
      <w:pPr>
        <w:rPr>
          <w:i/>
          <w:iCs/>
          <w:color w:val="44546A" w:themeColor="text2"/>
          <w:sz w:val="18"/>
          <w:szCs w:val="18"/>
        </w:rPr>
      </w:pPr>
      <w:bookmarkStart w:id="122" w:name="_Toc63697431"/>
      <w:r>
        <w:br w:type="page"/>
      </w:r>
    </w:p>
    <w:p w14:paraId="532A7BA8" w14:textId="42A03550" w:rsidR="00490283" w:rsidRDefault="00490283" w:rsidP="00EE5653">
      <w:pPr>
        <w:pStyle w:val="Caption"/>
      </w:pPr>
      <w:bookmarkStart w:id="123" w:name="_Ref130879371"/>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8</w:t>
      </w:r>
      <w:r w:rsidRPr="6356747E">
        <w:rPr>
          <w:noProof/>
        </w:rPr>
        <w:fldChar w:fldCharType="end"/>
      </w:r>
      <w:r>
        <w:t>: SHOW TRANSACTION SCREEN</w:t>
      </w:r>
      <w:bookmarkEnd w:id="122"/>
      <w:bookmarkEnd w:id="123"/>
      <w:r>
        <w:t xml:space="preserve"> </w:t>
      </w:r>
    </w:p>
    <w:p w14:paraId="1FD6C3F6" w14:textId="6476346D" w:rsidR="00490283" w:rsidRDefault="00490283" w:rsidP="00EE5653">
      <w:pPr>
        <w:pStyle w:val="BodyText"/>
      </w:pPr>
      <w:commentRangeStart w:id="124"/>
      <w:commentRangeStart w:id="125"/>
      <w:r>
        <w:rPr>
          <w:noProof/>
        </w:rPr>
        <w:drawing>
          <wp:inline distT="0" distB="0" distL="0" distR="0" wp14:anchorId="7C6FC6D2" wp14:editId="2A8D1EEF">
            <wp:extent cx="4572000" cy="2867025"/>
            <wp:effectExtent l="76200" t="76200" r="133350" b="142875"/>
            <wp:docPr id="1453887130" name="Picture 145388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7130"/>
                    <pic:cNvPicPr/>
                  </pic:nvPicPr>
                  <pic:blipFill>
                    <a:blip r:embed="rId83">
                      <a:extLst>
                        <a:ext uri="{28A0092B-C50C-407E-A947-70E740481C1C}">
                          <a14:useLocalDpi xmlns:a14="http://schemas.microsoft.com/office/drawing/2010/main" val="0"/>
                        </a:ext>
                      </a:extLst>
                    </a:blip>
                    <a:stretch>
                      <a:fillRect/>
                    </a:stretch>
                  </pic:blipFill>
                  <pic:spPr>
                    <a:xfrm>
                      <a:off x="0" y="0"/>
                      <a:ext cx="457200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24"/>
      <w:r w:rsidR="00EA5287">
        <w:rPr>
          <w:rStyle w:val="CommentReference"/>
          <w:rFonts w:ascii="Calibri" w:eastAsia="Calibri" w:hAnsi="Calibri" w:cs="Calibri"/>
          <w:color w:val="000000"/>
          <w:lang w:val="en-US"/>
        </w:rPr>
        <w:commentReference w:id="124"/>
      </w:r>
      <w:commentRangeEnd w:id="125"/>
      <w:r w:rsidR="00EA5287">
        <w:rPr>
          <w:rStyle w:val="CommentReference"/>
          <w:rFonts w:ascii="Calibri" w:eastAsia="Calibri" w:hAnsi="Calibri" w:cs="Calibri"/>
          <w:color w:val="000000"/>
          <w:lang w:val="en-US"/>
        </w:rPr>
        <w:commentReference w:id="125"/>
      </w:r>
    </w:p>
    <w:p w14:paraId="0D286560" w14:textId="77777777" w:rsidR="00490283" w:rsidRPr="004921DF"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16C219ED" w14:textId="77777777" w:rsidR="00EE5653" w:rsidRDefault="00EE5653" w:rsidP="00EE5653">
      <w:pPr>
        <w:pStyle w:val="BodyText"/>
      </w:pPr>
      <w:bookmarkStart w:id="126" w:name="_Toc63697395"/>
    </w:p>
    <w:p w14:paraId="61C5BF68" w14:textId="652B452E" w:rsidR="00490283" w:rsidRDefault="00490283" w:rsidP="00DC509B">
      <w:pPr>
        <w:pStyle w:val="Heading3"/>
      </w:pPr>
      <w:bookmarkStart w:id="127" w:name="_Toc131579841"/>
      <w:r>
        <w:t>SHOW OPTI ORDER SCREEN</w:t>
      </w:r>
      <w:bookmarkEnd w:id="126"/>
      <w:bookmarkEnd w:id="127"/>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273C5D99" w:rsidR="00490283" w:rsidRDefault="00490283" w:rsidP="00EE5653">
      <w:pPr>
        <w:pStyle w:val="Caption"/>
      </w:pPr>
      <w:bookmarkStart w:id="128"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9</w:t>
      </w:r>
      <w:r w:rsidRPr="6356747E">
        <w:rPr>
          <w:noProof/>
        </w:rPr>
        <w:fldChar w:fldCharType="end"/>
      </w:r>
      <w:r>
        <w:t>: SHOW OPTI ORDER SCREEN</w:t>
      </w:r>
      <w:bookmarkEnd w:id="128"/>
      <w:r>
        <w:t xml:space="preserve"> </w:t>
      </w:r>
    </w:p>
    <w:p w14:paraId="6C5D3AF0" w14:textId="77777777" w:rsidR="00490283" w:rsidRDefault="00490283" w:rsidP="00490283">
      <w:pPr>
        <w:spacing w:after="131"/>
        <w:ind w:right="1933"/>
        <w:jc w:val="right"/>
      </w:pPr>
      <w:commentRangeStart w:id="129"/>
      <w:r>
        <w:rPr>
          <w:noProof/>
        </w:rPr>
        <w:lastRenderedPageBreak/>
        <w:drawing>
          <wp:inline distT="0" distB="0" distL="0" distR="0" wp14:anchorId="0524D740" wp14:editId="45182EB3">
            <wp:extent cx="3574869" cy="3507840"/>
            <wp:effectExtent l="76200" t="76200" r="140335" b="130810"/>
            <wp:docPr id="334181369" name="Picture 3341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8136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79982" cy="351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29"/>
      <w:r w:rsidR="00EA5287">
        <w:rPr>
          <w:rStyle w:val="CommentReference"/>
        </w:rPr>
        <w:commentReference w:id="129"/>
      </w:r>
    </w:p>
    <w:p w14:paraId="4FAAF801" w14:textId="77777777" w:rsidR="00490283"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1CA57708" w14:textId="77777777" w:rsidR="00EE5653" w:rsidRDefault="00EE5653" w:rsidP="00EE5653">
      <w:pPr>
        <w:pStyle w:val="Caption"/>
      </w:pPr>
      <w:bookmarkStart w:id="130" w:name="_Toc63697475"/>
    </w:p>
    <w:p w14:paraId="2EDCA9A1" w14:textId="1FB73266"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12</w:t>
      </w:r>
      <w:r>
        <w:rPr>
          <w:noProof/>
        </w:rPr>
        <w:fldChar w:fldCharType="end"/>
      </w:r>
      <w:r>
        <w:t>: VAULT TRANSACTION LIST FIELD DEFINITIONS</w:t>
      </w:r>
      <w:bookmarkEnd w:id="13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rsidTr="00BB302E">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lastRenderedPageBreak/>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rsidTr="00BB302E">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60065CF2" w14:textId="77777777" w:rsidR="00490283" w:rsidRPr="004921DF"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44AE6872" w14:textId="77777777" w:rsidR="00EE5653" w:rsidRDefault="00EE5653" w:rsidP="00EE5653">
      <w:pPr>
        <w:spacing w:after="0"/>
        <w:jc w:val="both"/>
        <w:rPr>
          <w:color w:val="76923C"/>
        </w:rPr>
      </w:pPr>
      <w:bookmarkStart w:id="131" w:name="_Toc63697396"/>
    </w:p>
    <w:p w14:paraId="01B51D3A" w14:textId="1C767D4B" w:rsidR="00490283" w:rsidRPr="0003445A" w:rsidRDefault="00490283" w:rsidP="00113ACD">
      <w:pPr>
        <w:pStyle w:val="Heading2"/>
      </w:pPr>
      <w:bookmarkStart w:id="132" w:name="_Toc131579842"/>
      <w:r w:rsidRPr="0003445A">
        <w:t>VAULT SETTINGS</w:t>
      </w:r>
      <w:bookmarkEnd w:id="131"/>
      <w:bookmarkEnd w:id="132"/>
      <w:r w:rsidRPr="0003445A">
        <w:t xml:space="preserve"> </w:t>
      </w:r>
    </w:p>
    <w:p w14:paraId="1C2EFBC9" w14:textId="77777777" w:rsidR="00490283" w:rsidRDefault="00490283" w:rsidP="0003445A">
      <w:pPr>
        <w:pStyle w:val="BodyText"/>
      </w:pPr>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6CC125B6" w14:textId="77777777" w:rsidR="0009659B" w:rsidRDefault="0009659B">
      <w:pPr>
        <w:rPr>
          <w:i/>
          <w:iCs/>
          <w:color w:val="44546A" w:themeColor="text2"/>
          <w:sz w:val="18"/>
          <w:szCs w:val="18"/>
        </w:rPr>
      </w:pPr>
      <w:bookmarkStart w:id="133" w:name="_Toc63697433"/>
      <w:r>
        <w:br w:type="page"/>
      </w:r>
    </w:p>
    <w:p w14:paraId="517E0CF6" w14:textId="275B81F3" w:rsidR="00490283" w:rsidRDefault="00490283" w:rsidP="0003445A">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10</w:t>
      </w:r>
      <w:r w:rsidRPr="6356747E">
        <w:rPr>
          <w:noProof/>
        </w:rPr>
        <w:fldChar w:fldCharType="end"/>
      </w:r>
      <w:r>
        <w:t>: VAULT SETTINGS SCREEN</w:t>
      </w:r>
      <w:bookmarkEnd w:id="133"/>
    </w:p>
    <w:p w14:paraId="6BC41A06" w14:textId="77777777" w:rsidR="00490283" w:rsidRDefault="00490283" w:rsidP="0003445A">
      <w:pPr>
        <w:pStyle w:val="BodyText"/>
      </w:pPr>
      <w:commentRangeStart w:id="134"/>
      <w:commentRangeStart w:id="135"/>
      <w:r>
        <w:rPr>
          <w:noProof/>
        </w:rPr>
        <w:drawing>
          <wp:inline distT="0" distB="0" distL="0" distR="0" wp14:anchorId="682473E3" wp14:editId="016C3554">
            <wp:extent cx="4572000" cy="2009775"/>
            <wp:effectExtent l="76200" t="76200" r="133350" b="142875"/>
            <wp:docPr id="39396806" name="Picture 3939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85">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4"/>
      <w:r w:rsidR="008C7087">
        <w:rPr>
          <w:rStyle w:val="CommentReference"/>
          <w:rFonts w:ascii="Calibri" w:eastAsia="Calibri" w:hAnsi="Calibri" w:cs="Calibri"/>
          <w:color w:val="000000"/>
          <w:lang w:val="en-US"/>
        </w:rPr>
        <w:commentReference w:id="134"/>
      </w:r>
      <w:commentRangeEnd w:id="135"/>
      <w:r w:rsidR="008C7087">
        <w:rPr>
          <w:rStyle w:val="CommentReference"/>
          <w:rFonts w:ascii="Calibri" w:eastAsia="Calibri" w:hAnsi="Calibri" w:cs="Calibri"/>
          <w:color w:val="000000"/>
          <w:lang w:val="en-US"/>
        </w:rPr>
        <w:commentReference w:id="135"/>
      </w:r>
      <w:r w:rsidRPr="6F20D2D3">
        <w:rPr>
          <w:sz w:val="18"/>
          <w:szCs w:val="18"/>
        </w:rPr>
        <w:t xml:space="preserve"> </w:t>
      </w:r>
    </w:p>
    <w:p w14:paraId="5D273E28" w14:textId="77777777" w:rsidR="00490283" w:rsidRPr="004921DF" w:rsidRDefault="00000000" w:rsidP="0003445A">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3B704502" w14:textId="77777777" w:rsidR="0003445A" w:rsidRDefault="0003445A" w:rsidP="0003445A">
      <w:pPr>
        <w:pStyle w:val="Caption"/>
      </w:pPr>
      <w:bookmarkStart w:id="136" w:name="_Toc63697476"/>
    </w:p>
    <w:p w14:paraId="1CD565F6" w14:textId="525367C4" w:rsidR="00490283" w:rsidRDefault="00490283" w:rsidP="0003445A">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13</w:t>
      </w:r>
      <w:r>
        <w:rPr>
          <w:noProof/>
        </w:rPr>
        <w:fldChar w:fldCharType="end"/>
      </w:r>
      <w:r>
        <w:t>: VAULT SETTINGS FIELD DESCRIPTIONS</w:t>
      </w:r>
      <w:bookmarkEnd w:id="136"/>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490283" w14:paraId="7F1E1DD8" w14:textId="77777777" w:rsidTr="0003445A">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1B54870" w14:textId="77777777" w:rsidR="00490283" w:rsidRDefault="00490283" w:rsidP="0003445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A8C1C2" w14:textId="77777777" w:rsidR="00490283" w:rsidRDefault="00490283" w:rsidP="0003445A">
            <w:pPr>
              <w:pStyle w:val="TableHeading"/>
            </w:pPr>
            <w:r>
              <w:t xml:space="preserve">Description </w:t>
            </w:r>
          </w:p>
        </w:tc>
      </w:tr>
      <w:tr w:rsidR="00490283" w14:paraId="4A7B89B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6BD6AA" w14:textId="77777777" w:rsidR="00490283" w:rsidRPr="0003445A" w:rsidRDefault="00490283" w:rsidP="0003445A">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61170083" w14:textId="77777777" w:rsidR="00490283" w:rsidRDefault="00490283" w:rsidP="0003445A">
            <w:pPr>
              <w:pStyle w:val="TableBody"/>
            </w:pPr>
            <w:r>
              <w:t xml:space="preserve"> Preformatted dropdown where User can select Monday - Sunday </w:t>
            </w:r>
          </w:p>
        </w:tc>
      </w:tr>
      <w:tr w:rsidR="00490283" w14:paraId="1C9E6B7B" w14:textId="77777777" w:rsidTr="00BB302E">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006003F0" w14:textId="532343FB" w:rsidR="00490283" w:rsidRPr="0003445A" w:rsidRDefault="00490283" w:rsidP="0003445A">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7E83AD5B" w14:textId="0A7168CA" w:rsidR="00490283" w:rsidRDefault="00490283" w:rsidP="0003445A">
            <w:pPr>
              <w:pStyle w:val="TableBody"/>
            </w:pPr>
            <w:r>
              <w:t xml:space="preserve"> Input field for </w:t>
            </w:r>
            <w:r w:rsidR="00C34549">
              <w:t xml:space="preserve">the </w:t>
            </w:r>
            <w:r>
              <w:t xml:space="preserve">user to </w:t>
            </w:r>
            <w:r w:rsidR="00B166E2">
              <w:t xml:space="preserve">enter </w:t>
            </w:r>
            <w:r w:rsidRPr="0060488A">
              <w:rPr>
                <w:b/>
                <w:bCs/>
              </w:rPr>
              <w:t>Closing time</w:t>
            </w:r>
            <w:r>
              <w:t xml:space="preserve"> for the selected </w:t>
            </w:r>
            <w:r w:rsidRPr="0060488A">
              <w:rPr>
                <w:iCs/>
              </w:rPr>
              <w:t xml:space="preserve">Day of </w:t>
            </w:r>
            <w:r w:rsidR="00C34549" w:rsidRPr="0060488A">
              <w:rPr>
                <w:iCs/>
              </w:rPr>
              <w:t xml:space="preserve">the </w:t>
            </w:r>
            <w:r w:rsidRPr="0060488A">
              <w:rPr>
                <w:iCs/>
              </w:rPr>
              <w:t>Week</w:t>
            </w:r>
            <w:r>
              <w:t xml:space="preserve">. Format of time must be HH:MM:SS </w:t>
            </w:r>
          </w:p>
        </w:tc>
      </w:tr>
    </w:tbl>
    <w:p w14:paraId="598CB402" w14:textId="77777777" w:rsidR="00490283" w:rsidRPr="00F465FC" w:rsidRDefault="00490283" w:rsidP="00B67C87">
      <w:pPr>
        <w:pStyle w:val="Caption"/>
      </w:pPr>
      <w:r w:rsidRPr="00F465FC">
        <w:t xml:space="preserve">Return to: Dashboard </w:t>
      </w:r>
    </w:p>
    <w:p w14:paraId="05E2A864" w14:textId="1AC290CE" w:rsidR="00490283" w:rsidRDefault="00490283" w:rsidP="00490283">
      <w:pPr>
        <w:spacing w:after="0"/>
      </w:pPr>
    </w:p>
    <w:p w14:paraId="6362BAE0" w14:textId="2120279A" w:rsidR="00490283" w:rsidRDefault="00490283" w:rsidP="007C1774">
      <w:pPr>
        <w:pStyle w:val="Heading3"/>
      </w:pPr>
      <w:bookmarkStart w:id="137" w:name="_Toc131579843"/>
      <w:r>
        <w:t>BALANCE HISTORY</w:t>
      </w:r>
      <w:bookmarkEnd w:id="137"/>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F2F281F" w14:textId="77777777" w:rsidR="0009659B" w:rsidRDefault="0009659B">
      <w:pPr>
        <w:rPr>
          <w:i/>
          <w:iCs/>
          <w:color w:val="44546A" w:themeColor="text2"/>
          <w:sz w:val="18"/>
          <w:szCs w:val="18"/>
        </w:rPr>
      </w:pPr>
      <w:bookmarkStart w:id="138" w:name="_Toc63697434"/>
      <w:r>
        <w:br w:type="page"/>
      </w:r>
    </w:p>
    <w:p w14:paraId="1202E923" w14:textId="391BFFAE" w:rsidR="00490283" w:rsidRDefault="00490283" w:rsidP="00791C5D">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11</w:t>
      </w:r>
      <w:r w:rsidRPr="6356747E">
        <w:rPr>
          <w:noProof/>
        </w:rPr>
        <w:fldChar w:fldCharType="end"/>
      </w:r>
      <w:r>
        <w:t>: BALANCE HISTORY SCREEN</w:t>
      </w:r>
      <w:bookmarkEnd w:id="138"/>
    </w:p>
    <w:p w14:paraId="14B69AF1" w14:textId="77777777" w:rsidR="00490283" w:rsidRDefault="00490283" w:rsidP="00490283">
      <w:pPr>
        <w:spacing w:after="0"/>
        <w:ind w:right="1289"/>
        <w:jc w:val="right"/>
      </w:pPr>
      <w:commentRangeStart w:id="139"/>
      <w:r>
        <w:rPr>
          <w:noProof/>
        </w:rPr>
        <w:drawing>
          <wp:inline distT="0" distB="0" distL="0" distR="0" wp14:anchorId="6AFA2E9C" wp14:editId="5D1E2418">
            <wp:extent cx="4572000" cy="2286000"/>
            <wp:effectExtent l="76200" t="76200" r="133350" b="133350"/>
            <wp:docPr id="413276451" name="Picture 4132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76451"/>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9"/>
      <w:r w:rsidR="008C7087">
        <w:rPr>
          <w:rStyle w:val="CommentReference"/>
        </w:rPr>
        <w:commentReference w:id="139"/>
      </w:r>
      <w:r w:rsidRPr="6F20D2D3">
        <w:rPr>
          <w:color w:val="76923C"/>
          <w:sz w:val="18"/>
          <w:szCs w:val="18"/>
        </w:rPr>
        <w:t xml:space="preserve"> </w:t>
      </w:r>
    </w:p>
    <w:p w14:paraId="3C62BE02" w14:textId="77777777" w:rsidR="00490283" w:rsidRPr="00F465FC" w:rsidRDefault="00000000" w:rsidP="0060488A">
      <w:pPr>
        <w:pStyle w:val="Caption"/>
        <w:spacing w:after="0"/>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33201DE1" w14:textId="77777777" w:rsidR="00490283" w:rsidRDefault="00490283" w:rsidP="0060488A">
      <w:pPr>
        <w:pStyle w:val="BodyText"/>
      </w:pPr>
      <w:r>
        <w:rPr>
          <w:color w:val="622423"/>
          <w:sz w:val="24"/>
        </w:rPr>
        <w:t xml:space="preserve"> </w:t>
      </w:r>
    </w:p>
    <w:p w14:paraId="722721B1" w14:textId="0C48C94A" w:rsidR="00490283" w:rsidRPr="00526BFB" w:rsidRDefault="00490283" w:rsidP="0060488A">
      <w:pPr>
        <w:pStyle w:val="Heading2"/>
        <w:spacing w:before="0" w:after="0"/>
      </w:pPr>
      <w:bookmarkStart w:id="140" w:name="_Toc63697397"/>
      <w:bookmarkStart w:id="141" w:name="_Toc131579844"/>
      <w:r w:rsidRPr="00526BFB">
        <w:t>PROCESS CASH BY QUALITY OR COFFER</w:t>
      </w:r>
      <w:bookmarkEnd w:id="140"/>
      <w:bookmarkEnd w:id="141"/>
      <w:r w:rsidRPr="00526BFB">
        <w:t xml:space="preserve"> </w:t>
      </w:r>
    </w:p>
    <w:p w14:paraId="0DE87E38" w14:textId="77777777" w:rsidR="0000311C" w:rsidRDefault="00490283" w:rsidP="00526BFB">
      <w:pPr>
        <w:pStyle w:val="BodyText"/>
      </w:pPr>
      <w:r>
        <w:t>Process Cash function allows users to manually change amounts from one denomination and quality to a different denomination and quality. Usually</w:t>
      </w:r>
      <w:r w:rsidR="000A4E58">
        <w:t>,</w:t>
      </w:r>
      <w:r>
        <w:t xml:space="preserve"> this is due to internal vault actions which would not be reflected in the Order record. </w:t>
      </w:r>
    </w:p>
    <w:p w14:paraId="62448526" w14:textId="623EC397" w:rsidR="00490283" w:rsidRDefault="00490283" w:rsidP="00526BFB">
      <w:pPr>
        <w:pStyle w:val="BodyText"/>
      </w:pPr>
      <w:r w:rsidRPr="0060488A">
        <w:rPr>
          <w:b/>
          <w:bCs/>
          <w:u w:val="single"/>
        </w:rPr>
        <w:t>For example,</w:t>
      </w:r>
      <w:r>
        <w:t xml:space="preserve"> if a container comes into the vault with mixed denominations or varying qualities, </w:t>
      </w:r>
      <w:r w:rsidR="007F7ABF">
        <w:t>subseq</w:t>
      </w:r>
      <w:r w:rsidR="00F83D12">
        <w:t>uently, once the cash has been</w:t>
      </w:r>
      <w:r>
        <w:t xml:space="preserve"> sorted</w:t>
      </w:r>
      <w:r w:rsidR="00F83D12">
        <w:t>,</w:t>
      </w:r>
      <w:r>
        <w:t xml:space="preserve"> it can be entered here as the resulting amounts per quality and denomination. Cash can be processed from denomination/coffer combinations to others. </w:t>
      </w:r>
    </w:p>
    <w:p w14:paraId="1AEA582E" w14:textId="77777777" w:rsidR="0009659B" w:rsidRDefault="0009659B">
      <w:pPr>
        <w:rPr>
          <w:i/>
          <w:iCs/>
          <w:color w:val="44546A" w:themeColor="text2"/>
          <w:sz w:val="18"/>
          <w:szCs w:val="18"/>
        </w:rPr>
      </w:pPr>
      <w:bookmarkStart w:id="142" w:name="_Toc63697435"/>
      <w:r>
        <w:br w:type="page"/>
      </w:r>
    </w:p>
    <w:p w14:paraId="79B4FAC3" w14:textId="4882EC4D" w:rsidR="00490283" w:rsidRDefault="00490283" w:rsidP="00526BFB">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12</w:t>
      </w:r>
      <w:r w:rsidRPr="6356747E">
        <w:rPr>
          <w:noProof/>
        </w:rPr>
        <w:fldChar w:fldCharType="end"/>
      </w:r>
      <w:r>
        <w:t>: PROCESS CASH</w:t>
      </w:r>
      <w:bookmarkEnd w:id="142"/>
    </w:p>
    <w:p w14:paraId="2F0503A0" w14:textId="3495AB22" w:rsidR="00490283" w:rsidRDefault="00490283" w:rsidP="00526BFB">
      <w:pPr>
        <w:pStyle w:val="BodyText"/>
        <w:spacing w:before="0" w:after="0"/>
      </w:pPr>
      <w:del w:id="143" w:author="Pinnu, Sainath" w:date="2023-04-24T19:37:00Z">
        <w:r w:rsidDel="001122D5">
          <w:rPr>
            <w:noProof/>
          </w:rPr>
          <w:drawing>
            <wp:inline distT="0" distB="0" distL="0" distR="0" wp14:anchorId="5E380D17" wp14:editId="36DAE7D9">
              <wp:extent cx="4097383" cy="2731589"/>
              <wp:effectExtent l="76200" t="76200" r="132080" b="126365"/>
              <wp:docPr id="1838780261" name="Picture 18387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7">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commentRangeStart w:id="144"/>
      <w:ins w:id="145" w:author="Pinnu, Sainath" w:date="2023-04-24T19:37:00Z">
        <w:r w:rsidR="001122D5">
          <w:rPr>
            <w:noProof/>
          </w:rPr>
          <w:drawing>
            <wp:inline distT="0" distB="0" distL="0" distR="0" wp14:anchorId="6CD302F4" wp14:editId="31F627EB">
              <wp:extent cx="5943600" cy="1913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913255"/>
                      </a:xfrm>
                      <a:prstGeom prst="rect">
                        <a:avLst/>
                      </a:prstGeom>
                    </pic:spPr>
                  </pic:pic>
                </a:graphicData>
              </a:graphic>
            </wp:inline>
          </w:drawing>
        </w:r>
      </w:ins>
      <w:commentRangeEnd w:id="144"/>
      <w:r w:rsidR="002568DB">
        <w:rPr>
          <w:rStyle w:val="CommentReference"/>
          <w:rFonts w:ascii="Calibri" w:eastAsia="Calibri" w:hAnsi="Calibri" w:cs="Calibri"/>
          <w:color w:val="000000"/>
          <w:lang w:val="en-US"/>
        </w:rPr>
        <w:commentReference w:id="144"/>
      </w:r>
    </w:p>
    <w:p w14:paraId="6E68E378" w14:textId="77777777" w:rsidR="00490283" w:rsidRDefault="00490283" w:rsidP="00526BFB">
      <w:pPr>
        <w:spacing w:after="0"/>
        <w:ind w:right="1109"/>
        <w:jc w:val="right"/>
      </w:pPr>
      <w:r>
        <w:rPr>
          <w:sz w:val="18"/>
        </w:rPr>
        <w:t xml:space="preserve"> </w:t>
      </w:r>
    </w:p>
    <w:p w14:paraId="48EB6456" w14:textId="77777777" w:rsidR="00490283" w:rsidRPr="00F465FC" w:rsidRDefault="00000000" w:rsidP="00526BFB">
      <w:pPr>
        <w:pStyle w:val="Caption"/>
        <w:spacing w:after="0"/>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097506E5" w14:textId="77777777" w:rsidR="00490283" w:rsidRDefault="00490283" w:rsidP="006C049F">
      <w:pPr>
        <w:pStyle w:val="BodyText"/>
      </w:pPr>
    </w:p>
    <w:p w14:paraId="699635E3" w14:textId="2EBD9CBA" w:rsidR="00490283" w:rsidRDefault="00490283" w:rsidP="00526BFB">
      <w:pPr>
        <w:pStyle w:val="Caption"/>
      </w:pPr>
      <w:bookmarkStart w:id="146" w:name="_Toc63697477"/>
      <w:r>
        <w:t xml:space="preserve">TABLE </w:t>
      </w:r>
      <w:r>
        <w:rPr>
          <w:noProof/>
        </w:rPr>
        <w:fldChar w:fldCharType="begin"/>
      </w:r>
      <w:r>
        <w:rPr>
          <w:noProof/>
        </w:rPr>
        <w:instrText xml:space="preserve"> SEQ Table \* ARABIC </w:instrText>
      </w:r>
      <w:r>
        <w:rPr>
          <w:noProof/>
        </w:rPr>
        <w:fldChar w:fldCharType="separate"/>
      </w:r>
      <w:r w:rsidR="0061087E">
        <w:rPr>
          <w:noProof/>
        </w:rPr>
        <w:t>14</w:t>
      </w:r>
      <w:r>
        <w:rPr>
          <w:noProof/>
        </w:rPr>
        <w:fldChar w:fldCharType="end"/>
      </w:r>
      <w:r>
        <w:t>: PROCESS CASH FIELD DESCRIPTIONS</w:t>
      </w:r>
      <w:bookmarkEnd w:id="146"/>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490283" w14:paraId="127449A9" w14:textId="77777777" w:rsidTr="00526BFB">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29E363B" w14:textId="77777777" w:rsidR="00490283" w:rsidRDefault="00490283" w:rsidP="00526BF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A935D6F" w14:textId="77777777" w:rsidR="00490283" w:rsidRDefault="00490283" w:rsidP="00526BFB">
            <w:pPr>
              <w:pStyle w:val="TableHeading"/>
            </w:pPr>
            <w:r>
              <w:t xml:space="preserve">Description </w:t>
            </w:r>
          </w:p>
        </w:tc>
      </w:tr>
      <w:tr w:rsidR="00490283" w14:paraId="31072621" w14:textId="77777777" w:rsidTr="00BB302E">
        <w:trPr>
          <w:trHeight w:val="599"/>
        </w:trPr>
        <w:tc>
          <w:tcPr>
            <w:tcW w:w="1881" w:type="dxa"/>
            <w:tcBorders>
              <w:top w:val="single" w:sz="3" w:space="0" w:color="000000"/>
              <w:left w:val="single" w:sz="4" w:space="0" w:color="000000"/>
              <w:bottom w:val="single" w:sz="4" w:space="0" w:color="000000"/>
              <w:right w:val="single" w:sz="4" w:space="0" w:color="000000"/>
            </w:tcBorders>
          </w:tcPr>
          <w:p w14:paraId="123AA62C" w14:textId="77777777" w:rsidR="00490283" w:rsidRPr="0060488A" w:rsidRDefault="00490283" w:rsidP="00526BFB">
            <w:pPr>
              <w:pStyle w:val="TableBody"/>
              <w:rPr>
                <w:b/>
                <w:bCs/>
              </w:rPr>
            </w:pPr>
            <w:r w:rsidRPr="0060488A">
              <w:rPr>
                <w:b/>
                <w:bCs/>
              </w:rPr>
              <w:t xml:space="preserve">Denomination </w:t>
            </w:r>
          </w:p>
          <w:p w14:paraId="6F05AE4A" w14:textId="77777777" w:rsidR="00490283" w:rsidRPr="0060488A" w:rsidRDefault="00490283" w:rsidP="00526BFB">
            <w:pPr>
              <w:pStyle w:val="TableBody"/>
              <w:rPr>
                <w:b/>
                <w:bCs/>
              </w:rPr>
            </w:pPr>
            <w:r w:rsidRPr="0060488A">
              <w:rPr>
                <w:b/>
                <w:bCs/>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47FC3196" w14:textId="1CE24FE6" w:rsidR="00490283" w:rsidRDefault="00490283" w:rsidP="00526BFB">
            <w:pPr>
              <w:pStyle w:val="TableBody"/>
            </w:pPr>
            <w:r>
              <w:t xml:space="preserve"> Users select from </w:t>
            </w:r>
            <w:r w:rsidR="000A4E58">
              <w:t xml:space="preserve">the </w:t>
            </w:r>
            <w:r>
              <w:t xml:space="preserve">pre-populated dropdown of all available denominations </w:t>
            </w:r>
          </w:p>
        </w:tc>
      </w:tr>
      <w:tr w:rsidR="00490283" w14:paraId="257E5750"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4E8345" w14:textId="77777777" w:rsidR="00490283" w:rsidRPr="0060488A" w:rsidRDefault="00490283" w:rsidP="00526BFB">
            <w:pPr>
              <w:pStyle w:val="TableBody"/>
              <w:rPr>
                <w:b/>
                <w:bCs/>
              </w:rPr>
            </w:pPr>
            <w:r w:rsidRPr="0060488A">
              <w:rPr>
                <w:b/>
                <w:bCs/>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310EF29E" w14:textId="438A4C4C" w:rsidR="00490283" w:rsidRDefault="00490283" w:rsidP="00526BFB">
            <w:pPr>
              <w:pStyle w:val="TableBody"/>
            </w:pPr>
            <w:r>
              <w:t xml:space="preserve"> Users select from </w:t>
            </w:r>
            <w:r w:rsidR="000A4E58">
              <w:t xml:space="preserve">the </w:t>
            </w:r>
            <w:r>
              <w:t xml:space="preserve">dropdown to designate both the </w:t>
            </w:r>
            <w:r w:rsidRPr="0060488A">
              <w:rPr>
                <w:b/>
                <w:bCs/>
              </w:rPr>
              <w:t>TO</w:t>
            </w:r>
            <w:r>
              <w:t xml:space="preserve"> and the </w:t>
            </w:r>
            <w:r w:rsidRPr="0060488A">
              <w:rPr>
                <w:b/>
                <w:bCs/>
              </w:rPr>
              <w:t>FROM</w:t>
            </w:r>
            <w:r>
              <w:t xml:space="preserve"> coffers utilized in the processing of cash. </w:t>
            </w:r>
          </w:p>
        </w:tc>
      </w:tr>
      <w:tr w:rsidR="00490283" w14:paraId="24DE16B3"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E86F93" w14:textId="77777777" w:rsidR="00490283" w:rsidRPr="0060488A" w:rsidRDefault="00490283" w:rsidP="00526BFB">
            <w:pPr>
              <w:pStyle w:val="TableBody"/>
              <w:rPr>
                <w:b/>
                <w:bCs/>
              </w:rPr>
            </w:pPr>
            <w:r w:rsidRPr="0060488A">
              <w:rPr>
                <w:b/>
                <w:bCs/>
              </w:rPr>
              <w:t xml:space="preserve">Amount </w:t>
            </w:r>
          </w:p>
          <w:p w14:paraId="420D6099" w14:textId="77777777" w:rsidR="00490283" w:rsidRPr="0060488A" w:rsidRDefault="00490283" w:rsidP="00526BFB">
            <w:pPr>
              <w:pStyle w:val="TableBody"/>
              <w:rPr>
                <w:b/>
                <w:bCs/>
              </w:rPr>
            </w:pPr>
            <w:r w:rsidRPr="0060488A">
              <w:rPr>
                <w:b/>
                <w:bCs/>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63FB3B6" w14:textId="77777777" w:rsidR="00490283" w:rsidRDefault="00490283" w:rsidP="00526BFB">
            <w:pPr>
              <w:pStyle w:val="TableBody"/>
            </w:pPr>
            <w:r>
              <w:t xml:space="preserve"> User inputs desired amount </w:t>
            </w:r>
          </w:p>
        </w:tc>
      </w:tr>
      <w:tr w:rsidR="00490283" w14:paraId="69326A62"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71992BD" w14:textId="77777777" w:rsidR="00490283" w:rsidRPr="0060488A" w:rsidRDefault="00490283" w:rsidP="00526BFB">
            <w:pPr>
              <w:pStyle w:val="TableBody"/>
              <w:rPr>
                <w:b/>
                <w:bCs/>
              </w:rPr>
            </w:pPr>
            <w:r w:rsidRPr="0060488A">
              <w:rPr>
                <w:b/>
                <w:bCs/>
              </w:rPr>
              <w:lastRenderedPageBreak/>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2B1F41F7" w14:textId="77777777" w:rsidR="00490283" w:rsidRDefault="00490283" w:rsidP="00526BFB">
            <w:pPr>
              <w:pStyle w:val="TableBody"/>
            </w:pPr>
            <w:r>
              <w:t xml:space="preserve"> Removes all input values and selections and allows the user to begin again. </w:t>
            </w:r>
          </w:p>
        </w:tc>
      </w:tr>
      <w:tr w:rsidR="00490283" w14:paraId="69DE04A7"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4E2820A5" w14:textId="77777777" w:rsidR="00490283" w:rsidRPr="0060488A" w:rsidRDefault="00490283" w:rsidP="00526BFB">
            <w:pPr>
              <w:pStyle w:val="TableBody"/>
              <w:rPr>
                <w:b/>
                <w:bCs/>
              </w:rPr>
            </w:pPr>
            <w:r w:rsidRPr="0060488A">
              <w:rPr>
                <w:b/>
                <w:bCs/>
              </w:rPr>
              <w:t>Reason</w:t>
            </w:r>
          </w:p>
        </w:tc>
        <w:tc>
          <w:tcPr>
            <w:tcW w:w="6194" w:type="dxa"/>
            <w:tcBorders>
              <w:top w:val="single" w:sz="4" w:space="0" w:color="000000"/>
              <w:left w:val="single" w:sz="4" w:space="0" w:color="000000"/>
              <w:bottom w:val="single" w:sz="4" w:space="0" w:color="000000"/>
              <w:right w:val="single" w:sz="4" w:space="0" w:color="000000"/>
            </w:tcBorders>
          </w:tcPr>
          <w:p w14:paraId="74793B1F" w14:textId="3E46090A" w:rsidR="00490283" w:rsidRDefault="00490283" w:rsidP="00526BFB">
            <w:pPr>
              <w:pStyle w:val="TableBody"/>
            </w:pPr>
            <w:r>
              <w:t xml:space="preserve"> A</w:t>
            </w:r>
            <w:r w:rsidRPr="00E726DB">
              <w:t xml:space="preserve"> text box </w:t>
            </w:r>
            <w:r w:rsidR="002635AF">
              <w:t>where</w:t>
            </w:r>
            <w:r w:rsidRPr="00E726DB">
              <w:t xml:space="preserve"> the user can enter the reason for processing </w:t>
            </w:r>
            <w:r w:rsidR="002A166F">
              <w:t>the</w:t>
            </w:r>
            <w:r w:rsidR="002A166F" w:rsidRPr="00E726DB">
              <w:t xml:space="preserve"> </w:t>
            </w:r>
            <w:r w:rsidRPr="00E726DB">
              <w:t>Cas</w:t>
            </w:r>
            <w:r w:rsidR="0099023B">
              <w:t>h. It</w:t>
            </w:r>
            <w:r w:rsidRPr="00E726DB">
              <w:t xml:space="preserve"> is then stored in the Vault Log.</w:t>
            </w:r>
          </w:p>
        </w:tc>
      </w:tr>
    </w:tbl>
    <w:p w14:paraId="1E0E3261" w14:textId="77777777" w:rsidR="00490283" w:rsidRDefault="00000000" w:rsidP="00526BFB">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76D482C4" w14:textId="77777777" w:rsidR="000A4E58" w:rsidRPr="0060488A" w:rsidRDefault="000A4E58" w:rsidP="0060488A"/>
    <w:p w14:paraId="21AF7F25" w14:textId="23D53C16" w:rsidR="00490283" w:rsidRDefault="00490283" w:rsidP="003A28E4">
      <w:pPr>
        <w:pStyle w:val="Heading2"/>
      </w:pPr>
      <w:bookmarkStart w:id="147" w:name="_Toc63697398"/>
      <w:bookmarkStart w:id="148" w:name="_Toc131579845"/>
      <w:r>
        <w:t>FORCE-CLOSE</w:t>
      </w:r>
      <w:bookmarkEnd w:id="147"/>
      <w:bookmarkEnd w:id="148"/>
      <w:r>
        <w:t xml:space="preserve"> </w:t>
      </w:r>
    </w:p>
    <w:p w14:paraId="64AD61FD" w14:textId="5D90CCB5" w:rsidR="00490283" w:rsidRDefault="00490283" w:rsidP="00526BFB">
      <w:pPr>
        <w:pStyle w:val="BodyText"/>
      </w:pPr>
      <w:r>
        <w:t xml:space="preserve">Force-Close allows users to enter detailed balances for the vault to be closed. These balances will override the current balances. Balances and activity will be archived and a new period </w:t>
      </w:r>
      <w:r w:rsidR="006464F8">
        <w:t xml:space="preserve">is </w:t>
      </w:r>
      <w:r>
        <w:t xml:space="preserve">opened with these as the new Opening Balance. Balances entered here are assumed to be fully verified and are not intended to be modified later in any way (instead adjustments would be made to </w:t>
      </w:r>
      <w:r w:rsidR="000A4E58">
        <w:t xml:space="preserve">the </w:t>
      </w:r>
      <w:r>
        <w:t>current balance if necessary).  Force Close allows users to close the vault even when there are active Alerts.</w:t>
      </w:r>
    </w:p>
    <w:p w14:paraId="76DC5746" w14:textId="3C65F576" w:rsidR="00490283" w:rsidRPr="00C07B38" w:rsidRDefault="00490283" w:rsidP="00914480">
      <w:pPr>
        <w:pStyle w:val="Caption"/>
      </w:pPr>
      <w:bookmarkStart w:id="149" w:name="_Toc63697436"/>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13</w:t>
      </w:r>
      <w:r w:rsidRPr="6356747E">
        <w:rPr>
          <w:noProof/>
        </w:rPr>
        <w:fldChar w:fldCharType="end"/>
      </w:r>
      <w:r>
        <w:t>: FORCE CLOSE</w:t>
      </w:r>
      <w:bookmarkEnd w:id="149"/>
    </w:p>
    <w:p w14:paraId="7E0D0D64" w14:textId="521709A3" w:rsidR="00490283" w:rsidRDefault="00490283" w:rsidP="00914480">
      <w:pPr>
        <w:pStyle w:val="BodyText"/>
      </w:pPr>
      <w:del w:id="150" w:author="Pinnu, Sainath" w:date="2023-04-24T19:39:00Z">
        <w:r w:rsidDel="00A42222">
          <w:rPr>
            <w:noProof/>
          </w:rPr>
          <w:lastRenderedPageBreak/>
          <w:drawing>
            <wp:inline distT="0" distB="0" distL="0" distR="0" wp14:anchorId="6DDF92EC" wp14:editId="574FF3D1">
              <wp:extent cx="3958046" cy="3257141"/>
              <wp:effectExtent l="76200" t="76200" r="137795" b="133985"/>
              <wp:docPr id="1287071167" name="Picture 12870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89">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commentRangeStart w:id="151"/>
      <w:ins w:id="152" w:author="Pinnu, Sainath" w:date="2023-04-24T19:39:00Z">
        <w:r w:rsidR="00A42222">
          <w:rPr>
            <w:noProof/>
          </w:rPr>
          <w:drawing>
            <wp:inline distT="0" distB="0" distL="0" distR="0" wp14:anchorId="58D983F6" wp14:editId="2EAADE5A">
              <wp:extent cx="5943600" cy="2891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891155"/>
                      </a:xfrm>
                      <a:prstGeom prst="rect">
                        <a:avLst/>
                      </a:prstGeom>
                    </pic:spPr>
                  </pic:pic>
                </a:graphicData>
              </a:graphic>
            </wp:inline>
          </w:drawing>
        </w:r>
      </w:ins>
      <w:commentRangeEnd w:id="151"/>
      <w:r w:rsidR="002568DB">
        <w:rPr>
          <w:rStyle w:val="CommentReference"/>
          <w:rFonts w:ascii="Calibri" w:eastAsia="Calibri" w:hAnsi="Calibri" w:cs="Calibri"/>
          <w:color w:val="000000"/>
          <w:lang w:val="en-US"/>
        </w:rPr>
        <w:commentReference w:id="151"/>
      </w:r>
    </w:p>
    <w:p w14:paraId="55C7A3FF" w14:textId="77777777" w:rsidR="00490283" w:rsidRPr="00F465FC" w:rsidRDefault="00000000" w:rsidP="00914480">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66EB526A" w14:textId="703FC030" w:rsidR="00490283" w:rsidRDefault="00490283" w:rsidP="00914480">
      <w:pPr>
        <w:pStyle w:val="Caption"/>
      </w:pPr>
      <w:bookmarkStart w:id="153" w:name="_Toc63697478"/>
      <w:r>
        <w:t xml:space="preserve">TABLE </w:t>
      </w:r>
      <w:r>
        <w:rPr>
          <w:noProof/>
        </w:rPr>
        <w:fldChar w:fldCharType="begin"/>
      </w:r>
      <w:r>
        <w:rPr>
          <w:noProof/>
        </w:rPr>
        <w:instrText xml:space="preserve"> SEQ Table \* ARABIC </w:instrText>
      </w:r>
      <w:r>
        <w:rPr>
          <w:noProof/>
        </w:rPr>
        <w:fldChar w:fldCharType="separate"/>
      </w:r>
      <w:r w:rsidR="0061087E">
        <w:rPr>
          <w:noProof/>
        </w:rPr>
        <w:t>15</w:t>
      </w:r>
      <w:r>
        <w:rPr>
          <w:noProof/>
        </w:rPr>
        <w:fldChar w:fldCharType="end"/>
      </w:r>
      <w:r>
        <w:t>: FORCE-CLOSE FIELD DESCRIPTIONS</w:t>
      </w:r>
      <w:bookmarkEnd w:id="15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BB0AEAA" w14:textId="77777777" w:rsidTr="0091448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CC5921C" w14:textId="77777777" w:rsidR="00490283" w:rsidRDefault="00490283" w:rsidP="0091448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28321B2" w14:textId="77777777" w:rsidR="00490283" w:rsidRDefault="00490283" w:rsidP="00914480">
            <w:pPr>
              <w:pStyle w:val="TableHeading"/>
            </w:pPr>
            <w:r>
              <w:t xml:space="preserve">Description </w:t>
            </w:r>
          </w:p>
        </w:tc>
      </w:tr>
      <w:tr w:rsidR="00490283" w14:paraId="60AA73C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429731F" w14:textId="77777777" w:rsidR="00490283" w:rsidRPr="00914480" w:rsidRDefault="00490283" w:rsidP="00914480">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35322B0D" w14:textId="77777777" w:rsidR="00490283" w:rsidRDefault="00490283" w:rsidP="00914480">
            <w:pPr>
              <w:pStyle w:val="TableBody"/>
            </w:pPr>
            <w:r>
              <w:t xml:space="preserve"> </w:t>
            </w:r>
            <w:r w:rsidRPr="00C07B38">
              <w:t>Total Closing Balance by Denomination and Coffer</w:t>
            </w:r>
          </w:p>
        </w:tc>
      </w:tr>
      <w:tr w:rsidR="00490283" w14:paraId="30044BB8"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62976C3" w14:textId="77777777" w:rsidR="00490283" w:rsidRPr="00914480" w:rsidRDefault="00490283" w:rsidP="00914480">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7FBDD0E8" w14:textId="77777777" w:rsidR="00490283" w:rsidRPr="00C07B38" w:rsidRDefault="00490283" w:rsidP="00914480">
            <w:pPr>
              <w:pStyle w:val="TableBody"/>
            </w:pPr>
            <w:r w:rsidRPr="00C07B38">
              <w:t>Not Available Balance by Denomination and Coffer</w:t>
            </w:r>
          </w:p>
        </w:tc>
      </w:tr>
      <w:tr w:rsidR="00490283" w14:paraId="7523EE1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FD99A00" w14:textId="77777777" w:rsidR="00490283" w:rsidRPr="00914480" w:rsidRDefault="00490283" w:rsidP="00914480">
            <w:pPr>
              <w:pStyle w:val="TableBody"/>
              <w:rPr>
                <w:b/>
                <w:bCs/>
              </w:rPr>
            </w:pPr>
            <w:r w:rsidRPr="00914480">
              <w:rPr>
                <w:b/>
                <w:bCs/>
              </w:rPr>
              <w:lastRenderedPageBreak/>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49F5C8C4" w14:textId="58241876" w:rsidR="00490283" w:rsidRDefault="00490283" w:rsidP="00914480">
            <w:pPr>
              <w:pStyle w:val="TableBody"/>
            </w:pPr>
            <w:r>
              <w:t xml:space="preserve"> Open text field for the VB user to enter </w:t>
            </w:r>
            <w:r w:rsidR="00FA495E">
              <w:t>the reason (</w:t>
            </w:r>
            <w:r>
              <w:t xml:space="preserve">why the balances were manually </w:t>
            </w:r>
            <w:r w:rsidR="007E32CA">
              <w:t xml:space="preserve">entered </w:t>
            </w:r>
            <w:r>
              <w:t>thus forcing a closing on the vault</w:t>
            </w:r>
            <w:r w:rsidR="00FA495E">
              <w:t>)</w:t>
            </w:r>
            <w:r>
              <w:t xml:space="preserve">. </w:t>
            </w:r>
          </w:p>
        </w:tc>
      </w:tr>
    </w:tbl>
    <w:p w14:paraId="5E36567C" w14:textId="77777777" w:rsidR="00490283" w:rsidRPr="00F465FC" w:rsidRDefault="00000000" w:rsidP="00914480">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65A0BC2B" w14:textId="77777777" w:rsidR="00490283" w:rsidRDefault="00490283" w:rsidP="00490283">
      <w:pPr>
        <w:spacing w:after="0"/>
      </w:pPr>
      <w:r>
        <w:rPr>
          <w:color w:val="76923C"/>
        </w:rPr>
        <w:t xml:space="preserve"> </w:t>
      </w:r>
      <w:r>
        <w:rPr>
          <w:color w:val="76923C"/>
        </w:rPr>
        <w:tab/>
        <w:t xml:space="preserve"> </w:t>
      </w:r>
    </w:p>
    <w:p w14:paraId="625FB7C1" w14:textId="07A32596" w:rsidR="00490283" w:rsidRDefault="00490283" w:rsidP="00490283">
      <w:pPr>
        <w:pStyle w:val="Heading1"/>
        <w:ind w:left="-5"/>
      </w:pPr>
      <w:bookmarkStart w:id="154" w:name="_SETTINGS"/>
      <w:bookmarkStart w:id="155" w:name="_Toc63697399"/>
      <w:bookmarkStart w:id="156" w:name="_Toc131579846"/>
      <w:bookmarkEnd w:id="154"/>
      <w:r>
        <w:lastRenderedPageBreak/>
        <w:t>SETTINGS</w:t>
      </w:r>
      <w:bookmarkEnd w:id="155"/>
      <w:bookmarkEnd w:id="156"/>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58A979E8" w:rsidR="00490283" w:rsidRDefault="00490283" w:rsidP="00490283">
      <w:pPr>
        <w:spacing w:after="0"/>
        <w:ind w:left="-5" w:hanging="10"/>
      </w:pPr>
      <w:bookmarkStart w:id="157" w:name="_Toc52173269"/>
      <w:bookmarkStart w:id="158"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61087E">
        <w:rPr>
          <w:noProof/>
        </w:rPr>
        <w:t>14</w:t>
      </w:r>
      <w:r w:rsidRPr="5AF81787">
        <w:rPr>
          <w:noProof/>
        </w:rPr>
        <w:fldChar w:fldCharType="end"/>
      </w:r>
      <w:r w:rsidRPr="5AF81787">
        <w:rPr>
          <w:sz w:val="18"/>
          <w:szCs w:val="18"/>
        </w:rPr>
        <w:t>: SETTINGS MENU</w:t>
      </w:r>
      <w:bookmarkEnd w:id="157"/>
      <w:bookmarkEnd w:id="158"/>
    </w:p>
    <w:p w14:paraId="6A61787F" w14:textId="3E954227" w:rsidR="00490283" w:rsidRDefault="00490283" w:rsidP="00FE6D5E">
      <w:pPr>
        <w:pStyle w:val="BodyText"/>
      </w:pPr>
      <w:del w:id="159" w:author="Pinnu, Sainath" w:date="2023-04-12T11:09:00Z">
        <w:r w:rsidDel="00096CCE">
          <w:rPr>
            <w:noProof/>
          </w:rPr>
          <w:drawing>
            <wp:inline distT="0" distB="0" distL="0" distR="0" wp14:anchorId="6A0C9D8E" wp14:editId="6C11CFD3">
              <wp:extent cx="4572000" cy="2295525"/>
              <wp:effectExtent l="76200" t="76200" r="133350" b="142875"/>
              <wp:docPr id="760213526" name="Picture 158390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07442"/>
                      <pic:cNvPicPr/>
                    </pic:nvPicPr>
                    <pic:blipFill>
                      <a:blip r:embed="rId91">
                        <a:extLst>
                          <a:ext uri="{28A0092B-C50C-407E-A947-70E740481C1C}">
                            <a14:useLocalDpi xmlns:a14="http://schemas.microsoft.com/office/drawing/2010/main" val="0"/>
                          </a:ext>
                        </a:extLst>
                      </a:blip>
                      <a:stretch>
                        <a:fillRect/>
                      </a:stretch>
                    </pic:blipFill>
                    <pic:spPr>
                      <a:xfrm>
                        <a:off x="0" y="0"/>
                        <a:ext cx="45720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60" w:author="Pinnu, Sainath" w:date="2023-04-12T11:09:00Z">
        <w:r w:rsidR="00096CCE">
          <w:rPr>
            <w:noProof/>
          </w:rPr>
          <w:drawing>
            <wp:inline distT="0" distB="0" distL="0" distR="0" wp14:anchorId="3F30065B" wp14:editId="6E8F24CF">
              <wp:extent cx="5943600" cy="2914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14015"/>
                      </a:xfrm>
                      <a:prstGeom prst="rect">
                        <a:avLst/>
                      </a:prstGeom>
                    </pic:spPr>
                  </pic:pic>
                </a:graphicData>
              </a:graphic>
            </wp:inline>
          </w:drawing>
        </w:r>
      </w:ins>
      <w:ins w:id="161" w:author="Pinnu, Sainath" w:date="2023-04-12T11:12:00Z">
        <w:r w:rsidR="00AE233B">
          <w:rPr>
            <w:noProof/>
          </w:rPr>
          <w:lastRenderedPageBreak/>
          <w:drawing>
            <wp:inline distT="0" distB="0" distL="0" distR="0" wp14:anchorId="270F29C6" wp14:editId="1BCEDAE0">
              <wp:extent cx="594360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244850"/>
                      </a:xfrm>
                      <a:prstGeom prst="rect">
                        <a:avLst/>
                      </a:prstGeom>
                    </pic:spPr>
                  </pic:pic>
                </a:graphicData>
              </a:graphic>
            </wp:inline>
          </w:drawing>
        </w:r>
        <w:r w:rsidR="0060000E">
          <w:rPr>
            <w:noProof/>
          </w:rPr>
          <w:drawing>
            <wp:inline distT="0" distB="0" distL="0" distR="0" wp14:anchorId="7F17A0FD" wp14:editId="72BA5615">
              <wp:extent cx="5943600" cy="350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507740"/>
                      </a:xfrm>
                      <a:prstGeom prst="rect">
                        <a:avLst/>
                      </a:prstGeom>
                    </pic:spPr>
                  </pic:pic>
                </a:graphicData>
              </a:graphic>
            </wp:inline>
          </w:drawing>
        </w:r>
      </w:ins>
    </w:p>
    <w:p w14:paraId="154EE935" w14:textId="77777777" w:rsidR="00490283" w:rsidRPr="00F465FC" w:rsidRDefault="00000000" w:rsidP="00FE6D5E">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F556109" w14:textId="77777777" w:rsidR="00490283" w:rsidRDefault="00490283" w:rsidP="00B316D0">
      <w:pPr>
        <w:pStyle w:val="BodyText"/>
      </w:pPr>
      <w:r>
        <w:rPr>
          <w:b/>
          <w:color w:val="76923C"/>
        </w:rPr>
        <w:t xml:space="preserve"> </w:t>
      </w:r>
    </w:p>
    <w:p w14:paraId="59785462" w14:textId="523BE2E8" w:rsidR="00490283" w:rsidRDefault="00490283" w:rsidP="0060488A">
      <w:pPr>
        <w:pStyle w:val="Heading2"/>
      </w:pPr>
      <w:bookmarkStart w:id="162" w:name="_Toc63697400"/>
      <w:bookmarkStart w:id="163" w:name="_Toc131579847"/>
      <w:r>
        <w:lastRenderedPageBreak/>
        <w:t>VAULTS</w:t>
      </w:r>
      <w:bookmarkEnd w:id="162"/>
      <w:bookmarkEnd w:id="163"/>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40C85AF1" w:rsidR="00490283" w:rsidRDefault="00490283" w:rsidP="00B316D0">
      <w:pPr>
        <w:pStyle w:val="Caption"/>
      </w:pPr>
      <w:bookmarkStart w:id="164"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15</w:t>
      </w:r>
      <w:r w:rsidRPr="6356747E">
        <w:rPr>
          <w:noProof/>
        </w:rPr>
        <w:fldChar w:fldCharType="end"/>
      </w:r>
      <w:r>
        <w:t>: VAULTS SCREEN</w:t>
      </w:r>
      <w:bookmarkEnd w:id="164"/>
    </w:p>
    <w:p w14:paraId="3DCEB2E6" w14:textId="627928E9" w:rsidR="00490283" w:rsidRDefault="00490283" w:rsidP="00B316D0">
      <w:pPr>
        <w:pStyle w:val="BodyText"/>
      </w:pPr>
      <w:del w:id="165" w:author="Pinnu, Sainath" w:date="2023-04-12T11:15:00Z">
        <w:r w:rsidDel="00D315AF">
          <w:rPr>
            <w:noProof/>
          </w:rPr>
          <w:drawing>
            <wp:inline distT="0" distB="0" distL="0" distR="0" wp14:anchorId="443B4415" wp14:editId="6FA496A7">
              <wp:extent cx="4306389" cy="2332627"/>
              <wp:effectExtent l="76200" t="76200" r="132715" b="125095"/>
              <wp:docPr id="879042232" name="Picture 8790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042232"/>
                      <pic:cNvPicPr/>
                    </pic:nvPicPr>
                    <pic:blipFill>
                      <a:blip r:embed="rId95">
                        <a:extLst>
                          <a:ext uri="{28A0092B-C50C-407E-A947-70E740481C1C}">
                            <a14:useLocalDpi xmlns:a14="http://schemas.microsoft.com/office/drawing/2010/main" val="0"/>
                          </a:ext>
                        </a:extLst>
                      </a:blip>
                      <a:stretch>
                        <a:fillRect/>
                      </a:stretch>
                    </pic:blipFill>
                    <pic:spPr>
                      <a:xfrm>
                        <a:off x="0" y="0"/>
                        <a:ext cx="4307382" cy="23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66" w:author="Pinnu, Sainath" w:date="2023-04-12T11:15:00Z">
        <w:r w:rsidR="00D315AF">
          <w:rPr>
            <w:noProof/>
          </w:rPr>
          <w:drawing>
            <wp:inline distT="0" distB="0" distL="0" distR="0" wp14:anchorId="5D2362E3" wp14:editId="61C3952E">
              <wp:extent cx="5943600" cy="2919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19730"/>
                      </a:xfrm>
                      <a:prstGeom prst="rect">
                        <a:avLst/>
                      </a:prstGeom>
                    </pic:spPr>
                  </pic:pic>
                </a:graphicData>
              </a:graphic>
            </wp:inline>
          </w:drawing>
        </w:r>
      </w:ins>
      <w:r w:rsidRPr="6F20D2D3">
        <w:rPr>
          <w:sz w:val="18"/>
          <w:szCs w:val="18"/>
        </w:rPr>
        <w:t xml:space="preserve"> </w:t>
      </w:r>
    </w:p>
    <w:p w14:paraId="3DB2056F" w14:textId="77777777" w:rsidR="00490283" w:rsidRPr="00F465FC" w:rsidRDefault="00000000" w:rsidP="00B316D0">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1875208" w14:textId="27900B33" w:rsidR="00490283" w:rsidRPr="00B316D0" w:rsidRDefault="00490283" w:rsidP="00B316D0">
      <w:pPr>
        <w:pStyle w:val="Caption"/>
      </w:pPr>
      <w:bookmarkStart w:id="167" w:name="_Toc63697479"/>
      <w:r w:rsidRPr="00B316D0">
        <w:t xml:space="preserve">TABLE </w:t>
      </w:r>
      <w:fldSimple w:instr=" SEQ Table \* ARABIC ">
        <w:r w:rsidR="0061087E">
          <w:rPr>
            <w:noProof/>
          </w:rPr>
          <w:t>16</w:t>
        </w:r>
      </w:fldSimple>
      <w:r w:rsidRPr="00B316D0">
        <w:t>: VAULT SCREEN</w:t>
      </w:r>
      <w:bookmarkEnd w:id="16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lastRenderedPageBreak/>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0A1D0FCF" w14:textId="77777777" w:rsidR="00490283" w:rsidRDefault="00000000" w:rsidP="00B316D0">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58E4D7DB" w14:textId="77777777" w:rsidR="00602E63" w:rsidRPr="00602E63" w:rsidRDefault="00602E63" w:rsidP="00602E63"/>
    <w:p w14:paraId="17F428D5" w14:textId="77777777" w:rsidR="00490283" w:rsidRPr="00602E63" w:rsidRDefault="00490283" w:rsidP="0060488A">
      <w:pPr>
        <w:pStyle w:val="Heading3"/>
      </w:pPr>
      <w:bookmarkStart w:id="168" w:name="_Toc63697401"/>
      <w:bookmarkStart w:id="169" w:name="_Toc131579848"/>
      <w:r w:rsidRPr="00602E63">
        <w:t>CREATE NEW VAULTS</w:t>
      </w:r>
      <w:bookmarkEnd w:id="168"/>
      <w:bookmarkEnd w:id="169"/>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340F58D7"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98"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168D8DD" w14:textId="0049139C" w:rsidR="00490283" w:rsidRDefault="00490283" w:rsidP="00602E63">
      <w:pPr>
        <w:pStyle w:val="Caption"/>
      </w:pPr>
      <w:bookmarkStart w:id="170"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16</w:t>
      </w:r>
      <w:r w:rsidRPr="6356747E">
        <w:rPr>
          <w:noProof/>
        </w:rPr>
        <w:fldChar w:fldCharType="end"/>
      </w:r>
      <w:r>
        <w:t>: CREATE NEW VAULT SCREEN</w:t>
      </w:r>
      <w:bookmarkEnd w:id="170"/>
      <w:r w:rsidRPr="6356747E">
        <w:rPr>
          <w:color w:val="76923C"/>
        </w:rPr>
        <w:t xml:space="preserve"> </w:t>
      </w:r>
    </w:p>
    <w:p w14:paraId="2E545646" w14:textId="21E4E795" w:rsidR="00490283" w:rsidRDefault="00490283" w:rsidP="00602E63">
      <w:pPr>
        <w:pStyle w:val="BodyText"/>
      </w:pPr>
      <w:del w:id="171" w:author="Pinnu, Sainath" w:date="2023-04-12T11:16:00Z">
        <w:r w:rsidDel="009B798B">
          <w:rPr>
            <w:noProof/>
          </w:rPr>
          <w:lastRenderedPageBreak/>
          <w:drawing>
            <wp:inline distT="0" distB="0" distL="0" distR="0" wp14:anchorId="532D6422" wp14:editId="204CCB4D">
              <wp:extent cx="4572000" cy="2533650"/>
              <wp:effectExtent l="76200" t="76200" r="133350" b="133350"/>
              <wp:docPr id="2028672107" name="Picture 20286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672107"/>
                      <pic:cNvPicPr/>
                    </pic:nvPicPr>
                    <pic:blipFill>
                      <a:blip r:embed="rId99">
                        <a:extLst>
                          <a:ext uri="{28A0092B-C50C-407E-A947-70E740481C1C}">
                            <a14:useLocalDpi xmlns:a14="http://schemas.microsoft.com/office/drawing/2010/main" val="0"/>
                          </a:ext>
                        </a:extLst>
                      </a:blip>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72" w:author="Pinnu, Sainath" w:date="2023-04-12T11:16:00Z">
        <w:r w:rsidR="009B798B">
          <w:rPr>
            <w:noProof/>
          </w:rPr>
          <w:drawing>
            <wp:inline distT="0" distB="0" distL="0" distR="0" wp14:anchorId="65951299" wp14:editId="773D372B">
              <wp:extent cx="5943600" cy="3227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227070"/>
                      </a:xfrm>
                      <a:prstGeom prst="rect">
                        <a:avLst/>
                      </a:prstGeom>
                    </pic:spPr>
                  </pic:pic>
                </a:graphicData>
              </a:graphic>
            </wp:inline>
          </w:drawing>
        </w:r>
      </w:ins>
      <w:r w:rsidRPr="6F20D2D3">
        <w:rPr>
          <w:color w:val="76923C"/>
        </w:rPr>
        <w:t xml:space="preserve"> </w:t>
      </w:r>
    </w:p>
    <w:p w14:paraId="747E99EA" w14:textId="77777777" w:rsidR="00490283" w:rsidRPr="00F465FC" w:rsidRDefault="00000000" w:rsidP="00602E63">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7E38D39" w14:textId="77777777" w:rsidR="00490283" w:rsidRDefault="00490283" w:rsidP="00E631C1">
      <w:pPr>
        <w:pStyle w:val="BodyText"/>
      </w:pPr>
      <w:r>
        <w:rPr>
          <w:color w:val="622423"/>
          <w:sz w:val="24"/>
        </w:rPr>
        <w:t xml:space="preserve"> </w:t>
      </w:r>
    </w:p>
    <w:p w14:paraId="2FAD9275" w14:textId="76E67486" w:rsidR="00490283" w:rsidRDefault="00490283" w:rsidP="0060488A">
      <w:pPr>
        <w:pStyle w:val="Heading2"/>
      </w:pPr>
      <w:bookmarkStart w:id="173" w:name="_Toc63697402"/>
      <w:bookmarkStart w:id="174" w:name="_Toc131579849"/>
      <w:r>
        <w:t>MASTER COFFERS</w:t>
      </w:r>
      <w:bookmarkEnd w:id="173"/>
      <w:bookmarkEnd w:id="174"/>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3DBC0992"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98"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7C41FD3A" w:rsidR="00490283" w:rsidRPr="00E631C1" w:rsidRDefault="00490283" w:rsidP="00E631C1">
      <w:pPr>
        <w:pStyle w:val="Caption"/>
      </w:pPr>
      <w:bookmarkStart w:id="175" w:name="_Toc63697440"/>
      <w:r w:rsidRPr="00E631C1">
        <w:t xml:space="preserve">FIGURE </w:t>
      </w:r>
      <w:fldSimple w:instr=" SEQ Figure \* ARABIC ">
        <w:r w:rsidR="0061087E">
          <w:rPr>
            <w:noProof/>
          </w:rPr>
          <w:t>17</w:t>
        </w:r>
      </w:fldSimple>
      <w:r w:rsidRPr="00E631C1">
        <w:t>: MASTER COFFERS</w:t>
      </w:r>
      <w:bookmarkEnd w:id="175"/>
    </w:p>
    <w:p w14:paraId="29F8BF63" w14:textId="04DCB739" w:rsidR="00490283" w:rsidRPr="00264C56" w:rsidRDefault="00490283" w:rsidP="00E631C1">
      <w:pPr>
        <w:pStyle w:val="BodyText"/>
      </w:pPr>
      <w:del w:id="176" w:author="Pinnu, Sainath" w:date="2023-04-12T11:19:00Z">
        <w:r w:rsidDel="005C38E0">
          <w:rPr>
            <w:noProof/>
          </w:rPr>
          <w:lastRenderedPageBreak/>
          <w:drawing>
            <wp:inline distT="0" distB="0" distL="0" distR="0" wp14:anchorId="2802EDE0" wp14:editId="5E9B6FDD">
              <wp:extent cx="4572000" cy="1085850"/>
              <wp:effectExtent l="76200" t="76200" r="133350" b="133350"/>
              <wp:docPr id="1853336376" name="Picture 185333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336376"/>
                      <pic:cNvPicPr/>
                    </pic:nvPicPr>
                    <pic:blipFill>
                      <a:blip r:embed="rId101">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77" w:author="Pinnu, Sainath" w:date="2023-04-12T11:19:00Z">
        <w:r w:rsidR="005C38E0">
          <w:rPr>
            <w:noProof/>
          </w:rPr>
          <w:drawing>
            <wp:inline distT="0" distB="0" distL="0" distR="0" wp14:anchorId="226DACAC" wp14:editId="0F00E669">
              <wp:extent cx="5943600" cy="1581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581785"/>
                      </a:xfrm>
                      <a:prstGeom prst="rect">
                        <a:avLst/>
                      </a:prstGeom>
                    </pic:spPr>
                  </pic:pic>
                </a:graphicData>
              </a:graphic>
            </wp:inline>
          </w:drawing>
        </w:r>
      </w:ins>
    </w:p>
    <w:p w14:paraId="46D2F176" w14:textId="652F7CE7" w:rsidR="00490283" w:rsidRPr="00E631C1" w:rsidRDefault="00490283" w:rsidP="00E631C1">
      <w:pPr>
        <w:pStyle w:val="Caption"/>
      </w:pPr>
      <w:bookmarkStart w:id="178" w:name="_Toc63697441"/>
      <w:r w:rsidRPr="00E631C1">
        <w:t xml:space="preserve">FIGURE </w:t>
      </w:r>
      <w:fldSimple w:instr=" SEQ Figure \* ARABIC ">
        <w:r w:rsidR="0061087E">
          <w:rPr>
            <w:noProof/>
          </w:rPr>
          <w:t>18</w:t>
        </w:r>
      </w:fldSimple>
      <w:r w:rsidRPr="00E631C1">
        <w:t>: MASTER COFFER CREATION</w:t>
      </w:r>
      <w:bookmarkEnd w:id="178"/>
    </w:p>
    <w:p w14:paraId="2586140F" w14:textId="4EEBAAD4" w:rsidR="00490283" w:rsidRDefault="00490283" w:rsidP="00E631C1">
      <w:pPr>
        <w:pStyle w:val="BodyText"/>
      </w:pPr>
      <w:del w:id="179" w:author="Pinnu, Sainath" w:date="2023-04-12T11:19:00Z">
        <w:r w:rsidDel="008E5A24">
          <w:rPr>
            <w:noProof/>
          </w:rPr>
          <w:drawing>
            <wp:inline distT="0" distB="0" distL="0" distR="0" wp14:anchorId="451343E9" wp14:editId="496B75D6">
              <wp:extent cx="4572000" cy="1571625"/>
              <wp:effectExtent l="76200" t="76200" r="133350" b="142875"/>
              <wp:docPr id="1786293645" name="Picture 17862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93645"/>
                      <pic:cNvPicPr/>
                    </pic:nvPicPr>
                    <pic:blipFill>
                      <a:blip r:embed="rId103">
                        <a:extLst>
                          <a:ext uri="{28A0092B-C50C-407E-A947-70E740481C1C}">
                            <a14:useLocalDpi xmlns:a14="http://schemas.microsoft.com/office/drawing/2010/main" val="0"/>
                          </a:ext>
                        </a:extLst>
                      </a:blip>
                      <a:stretch>
                        <a:fillRect/>
                      </a:stretch>
                    </pic:blipFill>
                    <pic:spPr>
                      <a:xfrm>
                        <a:off x="0" y="0"/>
                        <a:ext cx="457200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0" w:author="Pinnu, Sainath" w:date="2023-04-12T11:20:00Z">
        <w:r w:rsidR="008E5A24">
          <w:rPr>
            <w:noProof/>
          </w:rPr>
          <w:drawing>
            <wp:inline distT="0" distB="0" distL="0" distR="0" wp14:anchorId="42055E9B" wp14:editId="1C36DFF2">
              <wp:extent cx="5943600" cy="16529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652905"/>
                      </a:xfrm>
                      <a:prstGeom prst="rect">
                        <a:avLst/>
                      </a:prstGeom>
                    </pic:spPr>
                  </pic:pic>
                </a:graphicData>
              </a:graphic>
            </wp:inline>
          </w:drawing>
        </w:r>
      </w:ins>
    </w:p>
    <w:p w14:paraId="23BC5546" w14:textId="77777777" w:rsidR="00490283" w:rsidRPr="00F465FC" w:rsidRDefault="00000000" w:rsidP="00E631C1">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B201F65" w14:textId="77777777" w:rsidR="00490283" w:rsidRPr="00264C56" w:rsidRDefault="00490283" w:rsidP="00490283"/>
    <w:p w14:paraId="6A612BAC" w14:textId="2579AEB1" w:rsidR="00490283" w:rsidRDefault="00490283" w:rsidP="00490283">
      <w:pPr>
        <w:pStyle w:val="Heading3"/>
        <w:ind w:right="1333"/>
      </w:pPr>
      <w:bookmarkStart w:id="181" w:name="_Toc63697403"/>
      <w:bookmarkStart w:id="182" w:name="_Toc131579850"/>
      <w:r>
        <w:t>USERS</w:t>
      </w:r>
      <w:bookmarkEnd w:id="181"/>
      <w:bookmarkEnd w:id="182"/>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768D5204" w14:textId="77777777" w:rsidR="0009659B" w:rsidRDefault="0009659B">
      <w:pPr>
        <w:rPr>
          <w:i/>
          <w:iCs/>
          <w:color w:val="44546A" w:themeColor="text2"/>
          <w:sz w:val="18"/>
          <w:szCs w:val="18"/>
        </w:rPr>
      </w:pPr>
      <w:bookmarkStart w:id="183" w:name="_Toc63697442"/>
      <w:r>
        <w:br w:type="page"/>
      </w:r>
    </w:p>
    <w:p w14:paraId="0FAB39A2" w14:textId="267C1538"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19</w:t>
      </w:r>
      <w:r>
        <w:rPr>
          <w:noProof/>
        </w:rPr>
        <w:fldChar w:fldCharType="end"/>
      </w:r>
      <w:r>
        <w:t>: USER SCREEN</w:t>
      </w:r>
      <w:bookmarkEnd w:id="183"/>
    </w:p>
    <w:p w14:paraId="36CEB386" w14:textId="2C8C948F" w:rsidR="00490283" w:rsidRDefault="00490283" w:rsidP="00490283">
      <w:pPr>
        <w:spacing w:after="0"/>
        <w:ind w:right="1080"/>
        <w:jc w:val="right"/>
      </w:pPr>
      <w:del w:id="184" w:author="Pinnu, Sainath" w:date="2023-04-12T11:22:00Z">
        <w:r w:rsidDel="002D4204">
          <w:rPr>
            <w:noProof/>
          </w:rPr>
          <w:drawing>
            <wp:inline distT="0" distB="0" distL="0" distR="0" wp14:anchorId="05532846" wp14:editId="4D54AAFD">
              <wp:extent cx="4572000" cy="2257425"/>
              <wp:effectExtent l="76200" t="76200" r="133350" b="142875"/>
              <wp:docPr id="677704940" name="Picture 677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04940"/>
                      <pic:cNvPicPr/>
                    </pic:nvPicPr>
                    <pic:blipFill>
                      <a:blip r:embed="rId105">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5" w:author="Pinnu, Sainath" w:date="2023-04-12T11:22:00Z">
        <w:r w:rsidR="002D4204">
          <w:rPr>
            <w:noProof/>
          </w:rPr>
          <w:drawing>
            <wp:inline distT="0" distB="0" distL="0" distR="0" wp14:anchorId="282C0126" wp14:editId="471EDB73">
              <wp:extent cx="5943600" cy="173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739900"/>
                      </a:xfrm>
                      <a:prstGeom prst="rect">
                        <a:avLst/>
                      </a:prstGeom>
                    </pic:spPr>
                  </pic:pic>
                </a:graphicData>
              </a:graphic>
            </wp:inline>
          </w:drawing>
        </w:r>
      </w:ins>
      <w:r w:rsidRPr="6F20D2D3">
        <w:rPr>
          <w:sz w:val="18"/>
          <w:szCs w:val="18"/>
        </w:rPr>
        <w:t xml:space="preserve"> </w:t>
      </w:r>
    </w:p>
    <w:p w14:paraId="32C9F3F2"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C1DD399" w14:textId="2AC92CEE" w:rsidR="00490283" w:rsidRDefault="00490283" w:rsidP="0046733D">
      <w:pPr>
        <w:pStyle w:val="Caption"/>
      </w:pPr>
      <w:bookmarkStart w:id="186" w:name="_Toc63697480"/>
      <w:bookmarkStart w:id="187" w:name="_Ref130882871"/>
      <w:r>
        <w:t xml:space="preserve">TABLE </w:t>
      </w:r>
      <w:r>
        <w:rPr>
          <w:noProof/>
        </w:rPr>
        <w:fldChar w:fldCharType="begin"/>
      </w:r>
      <w:r>
        <w:rPr>
          <w:noProof/>
        </w:rPr>
        <w:instrText xml:space="preserve"> SEQ Table \* ARABIC </w:instrText>
      </w:r>
      <w:r>
        <w:rPr>
          <w:noProof/>
        </w:rPr>
        <w:fldChar w:fldCharType="separate"/>
      </w:r>
      <w:r w:rsidR="0061087E">
        <w:rPr>
          <w:noProof/>
        </w:rPr>
        <w:t>17</w:t>
      </w:r>
      <w:r>
        <w:rPr>
          <w:noProof/>
        </w:rPr>
        <w:fldChar w:fldCharType="end"/>
      </w:r>
      <w:r>
        <w:t>: USERS FIELD DESCRIPTIONS</w:t>
      </w:r>
      <w:bookmarkEnd w:id="186"/>
      <w:bookmarkEnd w:id="1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rsidTr="00BB302E">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rsidTr="00BB302E">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lastRenderedPageBreak/>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1D7D5779" w14:textId="77777777" w:rsidR="00490283" w:rsidRPr="00F465FC"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6C918303" w14:textId="4AF65B27" w:rsidR="00490283" w:rsidRPr="00917C51" w:rsidRDefault="00490283" w:rsidP="00C31E89">
      <w:pPr>
        <w:pStyle w:val="Heading3"/>
      </w:pPr>
      <w:bookmarkStart w:id="188" w:name="_Toc63697404"/>
      <w:bookmarkStart w:id="189" w:name="_Toc131579851"/>
      <w:del w:id="190" w:author="Pinnu, Sainath" w:date="2023-04-12T18:19:00Z">
        <w:r w:rsidRPr="00917C51" w:rsidDel="00647761">
          <w:delText>C</w:delText>
        </w:r>
        <w:commentRangeStart w:id="191"/>
        <w:r w:rsidRPr="00917C51" w:rsidDel="00647761">
          <w:delText xml:space="preserve">REATE </w:delText>
        </w:r>
      </w:del>
      <w:del w:id="192" w:author="Pinnu, Sainath" w:date="2023-04-12T18:18:00Z">
        <w:r w:rsidRPr="00917C51" w:rsidDel="00647761">
          <w:delText>NEW USERS</w:delText>
        </w:r>
        <w:bookmarkEnd w:id="188"/>
        <w:bookmarkEnd w:id="189"/>
        <w:r w:rsidRPr="00917C51" w:rsidDel="00647761">
          <w:delText xml:space="preserve"> </w:delText>
        </w:r>
        <w:commentRangeEnd w:id="191"/>
        <w:r w:rsidR="00F85C32" w:rsidDel="00647761">
          <w:rPr>
            <w:rStyle w:val="CommentReference"/>
            <w:rFonts w:ascii="Calibri" w:eastAsia="Calibri" w:hAnsi="Calibri"/>
            <w:b w:val="0"/>
            <w:color w:val="000000"/>
            <w:lang w:val="en-US"/>
          </w:rPr>
          <w:commentReference w:id="191"/>
        </w:r>
      </w:del>
    </w:p>
    <w:p w14:paraId="255C03ED" w14:textId="00C21118" w:rsidR="00490283" w:rsidDel="00647761" w:rsidRDefault="00490283" w:rsidP="0046733D">
      <w:pPr>
        <w:pStyle w:val="BodyText"/>
        <w:rPr>
          <w:del w:id="193" w:author="Pinnu, Sainath" w:date="2023-04-12T18:19:00Z"/>
        </w:rPr>
      </w:pPr>
      <w:del w:id="194" w:author="Pinnu, Sainath" w:date="2023-04-12T18:19:00Z">
        <w:r w:rsidDel="00647761">
          <w:delText xml:space="preserve">By clicking on the </w:delText>
        </w:r>
        <w:r w:rsidRPr="0060488A" w:rsidDel="00647761">
          <w:rPr>
            <w:b/>
            <w:bCs/>
          </w:rPr>
          <w:delText>New User</w:delText>
        </w:r>
        <w:r w:rsidDel="00647761">
          <w:delText xml:space="preserve"> icon</w:delText>
        </w:r>
        <w:r w:rsidDel="00647761">
          <w:rPr>
            <w:noProof/>
          </w:rPr>
          <mc:AlternateContent>
            <mc:Choice Requires="wpg">
              <w:drawing>
                <wp:inline distT="0" distB="0" distL="0" distR="0" wp14:anchorId="4D803A1C" wp14:editId="4B42214F">
                  <wp:extent cx="191008" cy="237236"/>
                  <wp:effectExtent l="0" t="0" r="0" b="0"/>
                  <wp:docPr id="49534" name="Group 49534"/>
                  <wp:cNvGraphicFramePr/>
                  <a:graphic xmlns:a="http://schemas.openxmlformats.org/drawingml/2006/main">
                    <a:graphicData uri="http://schemas.microsoft.com/office/word/2010/wordprocessingGroup">
                      <wpg:wgp>
                        <wpg:cNvGrpSpPr/>
                        <wpg:grpSpPr>
                          <a:xfrm>
                            <a:off x="0" y="0"/>
                            <a:ext cx="191008" cy="237236"/>
                            <a:chOff x="0" y="0"/>
                            <a:chExt cx="191008" cy="237236"/>
                          </a:xfrm>
                        </wpg:grpSpPr>
                        <wps:wsp>
                          <wps:cNvPr id="54997" name="Shape 54997"/>
                          <wps:cNvSpPr/>
                          <wps:spPr>
                            <a:xfrm>
                              <a:off x="508" y="2539"/>
                              <a:ext cx="190500" cy="234697"/>
                            </a:xfrm>
                            <a:custGeom>
                              <a:avLst/>
                              <a:gdLst/>
                              <a:ahLst/>
                              <a:cxnLst/>
                              <a:rect l="0" t="0" r="0" b="0"/>
                              <a:pathLst>
                                <a:path w="190500" h="234697">
                                  <a:moveTo>
                                    <a:pt x="0" y="0"/>
                                  </a:moveTo>
                                  <a:lnTo>
                                    <a:pt x="190500" y="0"/>
                                  </a:lnTo>
                                  <a:lnTo>
                                    <a:pt x="190500" y="234697"/>
                                  </a:lnTo>
                                  <a:lnTo>
                                    <a:pt x="0" y="2346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067" name="Picture 4067"/>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4C86F045" id="Group 49534" o:spid="_x0000_s1026" style="width:15.05pt;height:18.7pt;mso-position-horizontal-relative:char;mso-position-vertical-relative:line" coordsize="191008,23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FMvFn7bAAAAAwEAAA8AAABkcnMvZG93bnJl&#10;di54bWxMj09Lw0AQxe+C32EZwZvdxPqPmE0pRT0Voa0g3qbZaRKanQ3ZbZJ+e0cvepnH8Ib3fpMv&#10;JteqgfrQeDaQzhJQxKW3DVcGPnavN0+gQkS22HomA2cKsCguL3LMrB95Q8M2VkpCOGRooI6xy7QO&#10;ZU0Ow8x3xOIdfO8wytpX2vY4Srhr9W2SPGiHDUtDjR2taiqP25Mz8DbiuJynL8P6eFidv3b375/r&#10;lIy5vpqWz6AiTfHvGH7wBR0KYdr7E9ugWgPySPyd4s2TFNRe9PEOdJHr/+zF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">
                  <v:shape id="Shape 54997" o:spid="_x0000_s1027" style="position:absolute;left:508;top:2539;width:190500;height:234697;visibility:visible;mso-wrap-style:square;v-text-anchor:top" coordsize="190500,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" path="m,l190500,r,234697l,234697,,e" fillcolor="yellow" stroked="f" strokeweight="0">
                    <v:stroke miterlimit="83231f" joinstyle="miter"/>
                    <v:path arrowok="t" textboxrect="0,0,190500,234697"/>
                  </v:shape>
                  <v:shape id="Picture 406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">
                    <v:imagedata r:id="rId98" o:title=""/>
                  </v:shape>
                  <w10:anchorlock/>
                </v:group>
              </w:pict>
            </mc:Fallback>
          </mc:AlternateContent>
        </w:r>
        <w:r w:rsidDel="00647761">
          <w:delText xml:space="preserve">at the bottom of the </w:delText>
        </w:r>
        <w:r w:rsidRPr="0060488A" w:rsidDel="00647761">
          <w:rPr>
            <w:i/>
            <w:iCs/>
          </w:rPr>
          <w:delText>Settings</w:delText>
        </w:r>
        <w:r w:rsidRPr="0060488A" w:rsidDel="00647761">
          <w:rPr>
            <w:rFonts w:ascii="Wingdings" w:eastAsia="Wingdings" w:hAnsi="Wingdings" w:cs="Wingdings"/>
            <w:i/>
            <w:iCs/>
          </w:rPr>
          <w:delText></w:delText>
        </w:r>
        <w:r w:rsidRPr="0060488A" w:rsidDel="00647761">
          <w:rPr>
            <w:i/>
            <w:iCs/>
          </w:rPr>
          <w:delText>Users</w:delText>
        </w:r>
        <w:r w:rsidDel="00647761">
          <w:delText xml:space="preserve"> page, new users can be created. The icon will hyperlink to the </w:delText>
        </w:r>
        <w:r w:rsidRPr="0060488A" w:rsidDel="00647761">
          <w:rPr>
            <w:b/>
            <w:bCs/>
          </w:rPr>
          <w:delText>Create New User</w:delText>
        </w:r>
        <w:r w:rsidDel="00647761">
          <w:delText xml:space="preserve"> page. For </w:delText>
        </w:r>
        <w:r w:rsidR="005D48D5" w:rsidDel="00647761">
          <w:delText xml:space="preserve">field </w:delText>
        </w:r>
        <w:r w:rsidDel="00647761">
          <w:delText xml:space="preserve">descriptions </w:delText>
        </w:r>
        <w:r w:rsidRPr="0023479E" w:rsidDel="00647761">
          <w:delText>see</w:delText>
        </w:r>
        <w:r w:rsidRPr="0060488A" w:rsidDel="00647761">
          <w:rPr>
            <w:color w:val="4472C4" w:themeColor="accent1"/>
          </w:rPr>
          <w:delText xml:space="preserve"> </w:delText>
        </w:r>
        <w:r w:rsidR="00CB3BEF" w:rsidRPr="0060488A" w:rsidDel="00647761">
          <w:rPr>
            <w:color w:val="4472C4" w:themeColor="accent1"/>
          </w:rPr>
          <w:fldChar w:fldCharType="begin"/>
        </w:r>
        <w:r w:rsidR="00CB3BEF" w:rsidRPr="0060488A" w:rsidDel="00647761">
          <w:rPr>
            <w:color w:val="4472C4" w:themeColor="accent1"/>
          </w:rPr>
          <w:delInstrText xml:space="preserve"> REF _Ref130882871 \h </w:delInstrText>
        </w:r>
        <w:r w:rsidR="00CB3BEF" w:rsidRPr="0060488A" w:rsidDel="00647761">
          <w:rPr>
            <w:color w:val="4472C4" w:themeColor="accent1"/>
          </w:rPr>
        </w:r>
        <w:r w:rsidR="00CB3BEF" w:rsidRPr="0060488A" w:rsidDel="00647761">
          <w:rPr>
            <w:color w:val="4472C4" w:themeColor="accent1"/>
          </w:rPr>
          <w:fldChar w:fldCharType="separate"/>
        </w:r>
        <w:r w:rsidR="0061087E" w:rsidDel="00647761">
          <w:delText xml:space="preserve">TABLE </w:delText>
        </w:r>
        <w:r w:rsidR="0061087E" w:rsidDel="00647761">
          <w:rPr>
            <w:noProof/>
          </w:rPr>
          <w:delText>17</w:delText>
        </w:r>
        <w:r w:rsidR="0061087E" w:rsidDel="00647761">
          <w:delText>: USERS FIELD DESCRIPTIONS</w:delText>
        </w:r>
        <w:r w:rsidR="00CB3BEF" w:rsidRPr="0060488A" w:rsidDel="00647761">
          <w:rPr>
            <w:color w:val="4472C4" w:themeColor="accent1"/>
          </w:rPr>
          <w:fldChar w:fldCharType="end"/>
        </w:r>
        <w:r w:rsidRPr="0023479E" w:rsidDel="00647761">
          <w:delText xml:space="preserve">. </w:delText>
        </w:r>
      </w:del>
    </w:p>
    <w:p w14:paraId="560F5C0F" w14:textId="4D4699BD" w:rsidR="00490283" w:rsidRDefault="00490283" w:rsidP="0046733D">
      <w:pPr>
        <w:pStyle w:val="Caption"/>
      </w:pPr>
      <w:bookmarkStart w:id="195" w:name="_Toc63697443"/>
      <w:r>
        <w:t xml:space="preserve">FIGURE </w:t>
      </w:r>
      <w:r>
        <w:rPr>
          <w:noProof/>
        </w:rPr>
        <w:fldChar w:fldCharType="begin"/>
      </w:r>
      <w:r>
        <w:rPr>
          <w:noProof/>
        </w:rPr>
        <w:instrText xml:space="preserve"> SEQ Figure \* ARABIC </w:instrText>
      </w:r>
      <w:r>
        <w:rPr>
          <w:noProof/>
        </w:rPr>
        <w:fldChar w:fldCharType="separate"/>
      </w:r>
      <w:r w:rsidR="0061087E">
        <w:rPr>
          <w:noProof/>
        </w:rPr>
        <w:t>20</w:t>
      </w:r>
      <w:r>
        <w:rPr>
          <w:noProof/>
        </w:rPr>
        <w:fldChar w:fldCharType="end"/>
      </w:r>
      <w:r>
        <w:t>: CREATE NEW USER SCREEN</w:t>
      </w:r>
      <w:bookmarkEnd w:id="195"/>
    </w:p>
    <w:p w14:paraId="264B97CC" w14:textId="513D0EEC" w:rsidR="00490283" w:rsidRDefault="00490283" w:rsidP="0046733D">
      <w:pPr>
        <w:pStyle w:val="BodyText"/>
      </w:pPr>
      <w:del w:id="196" w:author="Pinnu, Sainath" w:date="2023-04-12T18:19:00Z">
        <w:r w:rsidDel="00647761">
          <w:rPr>
            <w:noProof/>
          </w:rPr>
          <w:drawing>
            <wp:inline distT="0" distB="0" distL="0" distR="0" wp14:anchorId="4304A512" wp14:editId="2E7261F5">
              <wp:extent cx="4572000" cy="4314825"/>
              <wp:effectExtent l="76200" t="76200" r="133350" b="142875"/>
              <wp:docPr id="1845413467" name="Picture 18454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413467"/>
                      <pic:cNvPicPr/>
                    </pic:nvPicPr>
                    <pic:blipFill>
                      <a:blip r:embed="rId107">
                        <a:extLst>
                          <a:ext uri="{28A0092B-C50C-407E-A947-70E740481C1C}">
                            <a14:useLocalDpi xmlns:a14="http://schemas.microsoft.com/office/drawing/2010/main" val="0"/>
                          </a:ext>
                        </a:extLst>
                      </a:blip>
                      <a:stretch>
                        <a:fillRect/>
                      </a:stretch>
                    </pic:blipFill>
                    <pic:spPr>
                      <a:xfrm>
                        <a:off x="0" y="0"/>
                        <a:ext cx="45720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3D0B399D"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2AE00F7" w14:textId="2489F767" w:rsidR="00490283" w:rsidRDefault="00490283" w:rsidP="0060488A">
      <w:pPr>
        <w:pStyle w:val="Heading2"/>
      </w:pPr>
      <w:r>
        <w:lastRenderedPageBreak/>
        <w:t xml:space="preserve"> </w:t>
      </w:r>
      <w:bookmarkStart w:id="197" w:name="_Toc63697405"/>
      <w:bookmarkStart w:id="198" w:name="_Toc131579852"/>
      <w:r>
        <w:t>CURRENCIES</w:t>
      </w:r>
      <w:bookmarkEnd w:id="197"/>
      <w:bookmarkEnd w:id="198"/>
      <w:r>
        <w:t xml:space="preserve"> </w:t>
      </w:r>
    </w:p>
    <w:p w14:paraId="18680822" w14:textId="27733FCD"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p>
    <w:p w14:paraId="1BF71BB1" w14:textId="77777777" w:rsidR="0009659B" w:rsidRDefault="0009659B">
      <w:pPr>
        <w:rPr>
          <w:i/>
          <w:iCs/>
          <w:color w:val="44546A" w:themeColor="text2"/>
          <w:sz w:val="18"/>
          <w:szCs w:val="18"/>
        </w:rPr>
      </w:pPr>
      <w:bookmarkStart w:id="199" w:name="_Toc63697444"/>
      <w:r>
        <w:br w:type="page"/>
      </w:r>
    </w:p>
    <w:p w14:paraId="6A0CB254" w14:textId="71D40E6D"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21</w:t>
      </w:r>
      <w:r>
        <w:rPr>
          <w:noProof/>
        </w:rPr>
        <w:fldChar w:fldCharType="end"/>
      </w:r>
      <w:r>
        <w:t>: CURRENCIES SCREEN</w:t>
      </w:r>
      <w:bookmarkEnd w:id="199"/>
      <w:r>
        <w:t xml:space="preserve"> </w:t>
      </w:r>
    </w:p>
    <w:p w14:paraId="04222047" w14:textId="3D285D21" w:rsidR="00490283" w:rsidRDefault="00490283" w:rsidP="0046733D">
      <w:pPr>
        <w:pStyle w:val="BodyText"/>
      </w:pPr>
      <w:del w:id="200" w:author="Pinnu, Sainath" w:date="2023-04-12T11:24:00Z">
        <w:r w:rsidDel="00FC7480">
          <w:rPr>
            <w:noProof/>
          </w:rPr>
          <w:drawing>
            <wp:inline distT="0" distB="0" distL="0" distR="0" wp14:anchorId="6780F294" wp14:editId="7DB80C48">
              <wp:extent cx="4572000" cy="1304925"/>
              <wp:effectExtent l="76200" t="76200" r="133350" b="142875"/>
              <wp:docPr id="768619717" name="Picture 76861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19717"/>
                      <pic:cNvPicPr/>
                    </pic:nvPicPr>
                    <pic:blipFill>
                      <a:blip r:embed="rId108">
                        <a:extLst>
                          <a:ext uri="{28A0092B-C50C-407E-A947-70E740481C1C}">
                            <a14:useLocalDpi xmlns:a14="http://schemas.microsoft.com/office/drawing/2010/main" val="0"/>
                          </a:ext>
                        </a:extLst>
                      </a:blip>
                      <a:stretch>
                        <a:fillRect/>
                      </a:stretch>
                    </pic:blipFill>
                    <pic:spPr>
                      <a:xfrm>
                        <a:off x="0" y="0"/>
                        <a:ext cx="45720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01" w:author="Pinnu, Sainath" w:date="2023-04-12T11:24:00Z">
        <w:r w:rsidR="00FC7480">
          <w:rPr>
            <w:noProof/>
          </w:rPr>
          <w:drawing>
            <wp:inline distT="0" distB="0" distL="0" distR="0" wp14:anchorId="50897D00" wp14:editId="5A5C100D">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544955"/>
                      </a:xfrm>
                      <a:prstGeom prst="rect">
                        <a:avLst/>
                      </a:prstGeom>
                    </pic:spPr>
                  </pic:pic>
                </a:graphicData>
              </a:graphic>
            </wp:inline>
          </w:drawing>
        </w:r>
      </w:ins>
      <w:r w:rsidRPr="6F20D2D3">
        <w:rPr>
          <w:color w:val="76923C"/>
        </w:rPr>
        <w:t xml:space="preserve"> </w:t>
      </w:r>
    </w:p>
    <w:p w14:paraId="2C3CFC84"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AB01AB0" w14:textId="3243566D" w:rsidR="00490283" w:rsidRDefault="00490283" w:rsidP="0060488A">
      <w:pPr>
        <w:pStyle w:val="Caption"/>
      </w:pPr>
      <w:bookmarkStart w:id="202" w:name="_Toc63697481"/>
      <w:bookmarkStart w:id="203" w:name="_Ref130883077"/>
      <w:r>
        <w:t xml:space="preserve">TABLE </w:t>
      </w:r>
      <w:r>
        <w:rPr>
          <w:noProof/>
        </w:rPr>
        <w:fldChar w:fldCharType="begin"/>
      </w:r>
      <w:r>
        <w:rPr>
          <w:noProof/>
        </w:rPr>
        <w:instrText xml:space="preserve"> SEQ Table \* ARABIC </w:instrText>
      </w:r>
      <w:r>
        <w:rPr>
          <w:noProof/>
        </w:rPr>
        <w:fldChar w:fldCharType="separate"/>
      </w:r>
      <w:r w:rsidR="0061087E">
        <w:rPr>
          <w:noProof/>
        </w:rPr>
        <w:t>18</w:t>
      </w:r>
      <w:r>
        <w:rPr>
          <w:noProof/>
        </w:rPr>
        <w:fldChar w:fldCharType="end"/>
      </w:r>
      <w:r>
        <w:t>: CURRENCIES FIELD DESCRIPTIONS</w:t>
      </w:r>
      <w:bookmarkEnd w:id="202"/>
      <w:bookmarkEnd w:id="203"/>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rsidTr="00BB302E">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110">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rsidTr="00BB302E">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5DEA12B5" w14:textId="77777777" w:rsidR="00490283" w:rsidRPr="00F465FC"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77DC9114" w14:textId="77777777" w:rsidR="00490283" w:rsidRDefault="00490283" w:rsidP="0046733D">
      <w:pPr>
        <w:pStyle w:val="BodyText"/>
      </w:pPr>
      <w:r>
        <w:rPr>
          <w:color w:val="76923C"/>
        </w:rPr>
        <w:t xml:space="preserve"> </w:t>
      </w:r>
    </w:p>
    <w:p w14:paraId="63B6989C" w14:textId="77777777" w:rsidR="00490283" w:rsidRPr="0046733D" w:rsidRDefault="00490283" w:rsidP="0060488A">
      <w:pPr>
        <w:pStyle w:val="Heading3"/>
      </w:pPr>
      <w:bookmarkStart w:id="204" w:name="_Toc63697406"/>
      <w:bookmarkStart w:id="205" w:name="_Toc131579853"/>
      <w:r w:rsidRPr="0046733D">
        <w:lastRenderedPageBreak/>
        <w:t>CREATE NEW CURRENCIES</w:t>
      </w:r>
      <w:bookmarkEnd w:id="204"/>
      <w:bookmarkEnd w:id="205"/>
      <w:r w:rsidRPr="0046733D">
        <w:t xml:space="preserve"> </w:t>
      </w:r>
    </w:p>
    <w:p w14:paraId="6F098BAF" w14:textId="4B990B51"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078E56A6"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98"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60488A">
        <w:rPr>
          <w:color w:val="4472C4" w:themeColor="accent1"/>
        </w:rPr>
        <w:fldChar w:fldCharType="begin"/>
      </w:r>
      <w:r w:rsidR="00CB1871" w:rsidRPr="0060488A">
        <w:rPr>
          <w:color w:val="4472C4" w:themeColor="accent1"/>
        </w:rPr>
        <w:instrText xml:space="preserve"> REF _Ref130883077 \h </w:instrText>
      </w:r>
      <w:r w:rsidR="00CB1871" w:rsidRPr="0060488A">
        <w:rPr>
          <w:color w:val="4472C4" w:themeColor="accent1"/>
        </w:rPr>
      </w:r>
      <w:r w:rsidR="00CB1871" w:rsidRPr="0060488A">
        <w:rPr>
          <w:color w:val="4472C4" w:themeColor="accent1"/>
        </w:rPr>
        <w:fldChar w:fldCharType="separate"/>
      </w:r>
      <w:r w:rsidR="0061087E">
        <w:t xml:space="preserve">TABLE </w:t>
      </w:r>
      <w:r w:rsidR="0061087E">
        <w:rPr>
          <w:noProof/>
        </w:rPr>
        <w:t>18</w:t>
      </w:r>
      <w:r w:rsidR="0061087E">
        <w:t>: CURRENCIES FIELD DESCRIPTIONS</w:t>
      </w:r>
      <w:r w:rsidR="00CB1871" w:rsidRPr="0060488A">
        <w:rPr>
          <w:color w:val="4472C4" w:themeColor="accent1"/>
        </w:rPr>
        <w:fldChar w:fldCharType="end"/>
      </w:r>
      <w:r>
        <w:t xml:space="preserve"> </w:t>
      </w:r>
    </w:p>
    <w:p w14:paraId="1D6221F1" w14:textId="77777777" w:rsidR="0009659B" w:rsidRDefault="0009659B">
      <w:pPr>
        <w:rPr>
          <w:i/>
          <w:iCs/>
          <w:color w:val="44546A" w:themeColor="text2"/>
          <w:sz w:val="18"/>
          <w:szCs w:val="18"/>
        </w:rPr>
      </w:pPr>
      <w:bookmarkStart w:id="206" w:name="_Toc63697445"/>
      <w:r>
        <w:br w:type="page"/>
      </w:r>
    </w:p>
    <w:p w14:paraId="5C40B1CF" w14:textId="38AFB4AC"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22</w:t>
      </w:r>
      <w:r>
        <w:rPr>
          <w:noProof/>
        </w:rPr>
        <w:fldChar w:fldCharType="end"/>
      </w:r>
      <w:r>
        <w:t>: CREATE NEW CURRENCY SCREEN</w:t>
      </w:r>
      <w:bookmarkEnd w:id="206"/>
      <w:r>
        <w:t xml:space="preserve"> </w:t>
      </w:r>
    </w:p>
    <w:p w14:paraId="38F22825" w14:textId="65985C3B" w:rsidR="00490283" w:rsidRDefault="00490283" w:rsidP="0046733D">
      <w:pPr>
        <w:pStyle w:val="BodyText"/>
      </w:pPr>
      <w:del w:id="207" w:author="Pinnu, Sainath" w:date="2023-04-12T11:24:00Z">
        <w:r w:rsidDel="001D56DE">
          <w:rPr>
            <w:noProof/>
          </w:rPr>
          <w:drawing>
            <wp:inline distT="0" distB="0" distL="0" distR="0" wp14:anchorId="5060E90F" wp14:editId="6D876B8D">
              <wp:extent cx="4572000" cy="2266950"/>
              <wp:effectExtent l="76200" t="76200" r="133350" b="133350"/>
              <wp:docPr id="341708633" name="Picture 3417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8633"/>
                      <pic:cNvPicPr/>
                    </pic:nvPicPr>
                    <pic:blipFill>
                      <a:blip r:embed="rId111">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08" w:author="Pinnu, Sainath" w:date="2023-04-12T11:25:00Z">
        <w:r w:rsidR="004D6413">
          <w:rPr>
            <w:noProof/>
          </w:rPr>
          <w:drawing>
            <wp:inline distT="0" distB="0" distL="0" distR="0" wp14:anchorId="6259C6E9" wp14:editId="2538B907">
              <wp:extent cx="5943600" cy="1858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858645"/>
                      </a:xfrm>
                      <a:prstGeom prst="rect">
                        <a:avLst/>
                      </a:prstGeom>
                    </pic:spPr>
                  </pic:pic>
                </a:graphicData>
              </a:graphic>
            </wp:inline>
          </w:drawing>
        </w:r>
      </w:ins>
    </w:p>
    <w:p w14:paraId="3CFAD408"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DA50068" w14:textId="77777777" w:rsidR="00490283" w:rsidRDefault="00490283" w:rsidP="00490283">
      <w:pPr>
        <w:spacing w:after="0"/>
      </w:pPr>
      <w:r>
        <w:t xml:space="preserve"> </w:t>
      </w:r>
      <w:r>
        <w:tab/>
      </w:r>
      <w:r>
        <w:rPr>
          <w:color w:val="622423"/>
          <w:sz w:val="24"/>
        </w:rPr>
        <w:t xml:space="preserve"> </w:t>
      </w:r>
    </w:p>
    <w:p w14:paraId="3E0D9D41" w14:textId="64CB7288" w:rsidR="00490283" w:rsidRDefault="00490283" w:rsidP="0060488A">
      <w:pPr>
        <w:pStyle w:val="Heading2"/>
      </w:pPr>
      <w:r>
        <w:t xml:space="preserve"> </w:t>
      </w:r>
      <w:bookmarkStart w:id="209" w:name="_Toc63697407"/>
      <w:bookmarkStart w:id="210" w:name="_Toc131579854"/>
      <w:r>
        <w:t>DENOMINATIONS</w:t>
      </w:r>
      <w:bookmarkEnd w:id="209"/>
      <w:bookmarkEnd w:id="210"/>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5FBB0262" w:rsidR="00490283" w:rsidRDefault="00490283" w:rsidP="0046733D">
      <w:pPr>
        <w:pStyle w:val="Caption"/>
      </w:pPr>
      <w:bookmarkStart w:id="211" w:name="_Toc63697446"/>
      <w:r>
        <w:t xml:space="preserve">FIGURE </w:t>
      </w:r>
      <w:r>
        <w:rPr>
          <w:noProof/>
        </w:rPr>
        <w:fldChar w:fldCharType="begin"/>
      </w:r>
      <w:r>
        <w:rPr>
          <w:noProof/>
        </w:rPr>
        <w:instrText xml:space="preserve"> SEQ Figure \* ARABIC </w:instrText>
      </w:r>
      <w:r>
        <w:rPr>
          <w:noProof/>
        </w:rPr>
        <w:fldChar w:fldCharType="separate"/>
      </w:r>
      <w:r w:rsidR="0061087E">
        <w:rPr>
          <w:noProof/>
        </w:rPr>
        <w:t>23</w:t>
      </w:r>
      <w:r>
        <w:rPr>
          <w:noProof/>
        </w:rPr>
        <w:fldChar w:fldCharType="end"/>
      </w:r>
      <w:r>
        <w:t>: DENOMINATIONS SCREEN</w:t>
      </w:r>
      <w:bookmarkEnd w:id="211"/>
      <w:r w:rsidRPr="6356747E">
        <w:rPr>
          <w:color w:val="0D0D0D" w:themeColor="text1" w:themeTint="F2"/>
        </w:rPr>
        <w:t xml:space="preserve"> </w:t>
      </w:r>
    </w:p>
    <w:p w14:paraId="583C6D30" w14:textId="6B864E79" w:rsidR="00490283" w:rsidRDefault="00490283" w:rsidP="00490283">
      <w:pPr>
        <w:spacing w:after="131"/>
        <w:ind w:right="1911"/>
        <w:jc w:val="right"/>
      </w:pPr>
      <w:del w:id="212" w:author="Pinnu, Sainath" w:date="2023-04-12T11:25:00Z">
        <w:r w:rsidDel="00CD3A7E">
          <w:rPr>
            <w:noProof/>
          </w:rPr>
          <w:lastRenderedPageBreak/>
          <w:drawing>
            <wp:inline distT="0" distB="0" distL="0" distR="0" wp14:anchorId="2C8E2CBF" wp14:editId="26A16A3A">
              <wp:extent cx="4572000" cy="1552575"/>
              <wp:effectExtent l="76200" t="76200" r="133350" b="142875"/>
              <wp:docPr id="291705689" name="Picture 2917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05689"/>
                      <pic:cNvPicPr/>
                    </pic:nvPicPr>
                    <pic:blipFill>
                      <a:blip r:embed="rId113">
                        <a:extLst>
                          <a:ext uri="{28A0092B-C50C-407E-A947-70E740481C1C}">
                            <a14:useLocalDpi xmlns:a14="http://schemas.microsoft.com/office/drawing/2010/main" val="0"/>
                          </a:ext>
                        </a:extLst>
                      </a:blip>
                      <a:stretch>
                        <a:fillRect/>
                      </a:stretch>
                    </pic:blipFill>
                    <pic:spPr>
                      <a:xfrm>
                        <a:off x="0" y="0"/>
                        <a:ext cx="45720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13" w:author="Pinnu, Sainath" w:date="2023-04-12T11:25:00Z">
        <w:r w:rsidR="00CD3A7E">
          <w:rPr>
            <w:noProof/>
          </w:rPr>
          <w:drawing>
            <wp:inline distT="0" distB="0" distL="0" distR="0" wp14:anchorId="1A7D7A1C" wp14:editId="7B5897C0">
              <wp:extent cx="59436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600200"/>
                      </a:xfrm>
                      <a:prstGeom prst="rect">
                        <a:avLst/>
                      </a:prstGeom>
                    </pic:spPr>
                  </pic:pic>
                </a:graphicData>
              </a:graphic>
            </wp:inline>
          </w:drawing>
        </w:r>
      </w:ins>
      <w:r w:rsidRPr="6F20D2D3">
        <w:rPr>
          <w:color w:val="76923C"/>
        </w:rPr>
        <w:t xml:space="preserve"> </w:t>
      </w:r>
    </w:p>
    <w:p w14:paraId="2135C03A"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6D46C49E" w14:textId="59BD8D7C" w:rsidR="00490283" w:rsidRDefault="00490283" w:rsidP="0046733D">
      <w:pPr>
        <w:pStyle w:val="Caption"/>
      </w:pPr>
      <w:bookmarkStart w:id="214" w:name="_Toc63697482"/>
      <w:bookmarkStart w:id="215" w:name="_Ref130883506"/>
      <w:r>
        <w:t xml:space="preserve">TABLE </w:t>
      </w:r>
      <w:r>
        <w:rPr>
          <w:noProof/>
        </w:rPr>
        <w:fldChar w:fldCharType="begin"/>
      </w:r>
      <w:r>
        <w:rPr>
          <w:noProof/>
        </w:rPr>
        <w:instrText xml:space="preserve"> SEQ Table \* ARABIC </w:instrText>
      </w:r>
      <w:r>
        <w:rPr>
          <w:noProof/>
        </w:rPr>
        <w:fldChar w:fldCharType="separate"/>
      </w:r>
      <w:r w:rsidR="0061087E">
        <w:rPr>
          <w:noProof/>
        </w:rPr>
        <w:t>19</w:t>
      </w:r>
      <w:r>
        <w:rPr>
          <w:noProof/>
        </w:rPr>
        <w:fldChar w:fldCharType="end"/>
      </w:r>
      <w:r>
        <w:t>: Denominations Field Descriptions</w:t>
      </w:r>
      <w:bookmarkEnd w:id="214"/>
      <w:bookmarkEnd w:id="215"/>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404D71DE" w14:textId="77777777" w:rsidR="00490283"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6AA95CCA" w14:textId="77777777" w:rsidR="0046733D" w:rsidRPr="0046733D" w:rsidRDefault="0046733D" w:rsidP="0046733D"/>
    <w:p w14:paraId="7616233E" w14:textId="77777777" w:rsidR="00490283" w:rsidRPr="0046733D" w:rsidRDefault="00490283" w:rsidP="0060488A">
      <w:pPr>
        <w:pStyle w:val="Heading3"/>
      </w:pPr>
      <w:bookmarkStart w:id="216" w:name="_Toc63697408"/>
      <w:bookmarkStart w:id="217" w:name="_Toc131579855"/>
      <w:r w:rsidRPr="0046733D">
        <w:t>CREATE NEW DENOMINATIONS</w:t>
      </w:r>
      <w:bookmarkEnd w:id="216"/>
      <w:bookmarkEnd w:id="217"/>
      <w:r w:rsidRPr="0046733D">
        <w:t xml:space="preserve"> </w:t>
      </w:r>
    </w:p>
    <w:p w14:paraId="4A52FA4F" w14:textId="3D095D1B" w:rsidR="00490283" w:rsidRPr="0060488A"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0A913A05"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98"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61087E">
        <w:t xml:space="preserve">TABLE </w:t>
      </w:r>
      <w:r w:rsidR="0061087E">
        <w:rPr>
          <w:noProof/>
        </w:rPr>
        <w:t>19</w:t>
      </w:r>
      <w:r w:rsidR="0061087E">
        <w:t>: Denominations Field Descriptions</w:t>
      </w:r>
      <w:r w:rsidR="00A12C70" w:rsidRPr="0060488A">
        <w:rPr>
          <w:color w:val="4472C4" w:themeColor="accent1"/>
        </w:rPr>
        <w:fldChar w:fldCharType="end"/>
      </w:r>
      <w:r w:rsidRPr="0060488A">
        <w:rPr>
          <w:color w:val="4472C4" w:themeColor="accent1"/>
        </w:rPr>
        <w:t xml:space="preserve">. </w:t>
      </w:r>
    </w:p>
    <w:p w14:paraId="6C597B0B" w14:textId="054D9F64" w:rsidR="00490283" w:rsidRDefault="00490283" w:rsidP="0046733D">
      <w:pPr>
        <w:pStyle w:val="Caption"/>
      </w:pPr>
      <w:bookmarkStart w:id="218" w:name="_Toc63697447"/>
      <w:r>
        <w:t xml:space="preserve">FIGURE </w:t>
      </w:r>
      <w:r>
        <w:rPr>
          <w:noProof/>
        </w:rPr>
        <w:fldChar w:fldCharType="begin"/>
      </w:r>
      <w:r>
        <w:rPr>
          <w:noProof/>
        </w:rPr>
        <w:instrText xml:space="preserve"> SEQ Figure \* ARABIC </w:instrText>
      </w:r>
      <w:r>
        <w:rPr>
          <w:noProof/>
        </w:rPr>
        <w:fldChar w:fldCharType="separate"/>
      </w:r>
      <w:r w:rsidR="0061087E">
        <w:rPr>
          <w:noProof/>
        </w:rPr>
        <w:t>24</w:t>
      </w:r>
      <w:r>
        <w:rPr>
          <w:noProof/>
        </w:rPr>
        <w:fldChar w:fldCharType="end"/>
      </w:r>
      <w:r>
        <w:t>: CREATE NEW DENOMINATIONS SCREEN</w:t>
      </w:r>
      <w:bookmarkEnd w:id="218"/>
      <w:r>
        <w:t xml:space="preserve"> </w:t>
      </w:r>
    </w:p>
    <w:p w14:paraId="3FD246BD" w14:textId="6D520A83" w:rsidR="00490283" w:rsidRDefault="00490283" w:rsidP="0046733D">
      <w:pPr>
        <w:pStyle w:val="BodyText"/>
      </w:pPr>
      <w:del w:id="219" w:author="Pinnu, Sainath" w:date="2023-04-12T11:28:00Z">
        <w:r w:rsidDel="00E82C3A">
          <w:rPr>
            <w:noProof/>
          </w:rPr>
          <w:lastRenderedPageBreak/>
          <w:drawing>
            <wp:inline distT="0" distB="0" distL="0" distR="0" wp14:anchorId="14932035" wp14:editId="27513BC6">
              <wp:extent cx="4572000" cy="1743075"/>
              <wp:effectExtent l="76200" t="76200" r="133350" b="142875"/>
              <wp:docPr id="1681636296" name="Picture 168163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636296"/>
                      <pic:cNvPicPr/>
                    </pic:nvPicPr>
                    <pic:blipFill>
                      <a:blip r:embed="rId115">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0" w:author="Pinnu, Sainath" w:date="2023-04-12T11:28:00Z">
        <w:r w:rsidR="00E82C3A">
          <w:rPr>
            <w:noProof/>
          </w:rPr>
          <w:drawing>
            <wp:inline distT="0" distB="0" distL="0" distR="0" wp14:anchorId="7F6A28AA" wp14:editId="5F3A5624">
              <wp:extent cx="5943600" cy="1751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751965"/>
                      </a:xfrm>
                      <a:prstGeom prst="rect">
                        <a:avLst/>
                      </a:prstGeom>
                    </pic:spPr>
                  </pic:pic>
                </a:graphicData>
              </a:graphic>
            </wp:inline>
          </w:drawing>
        </w:r>
      </w:ins>
      <w:r w:rsidRPr="6F20D2D3">
        <w:rPr>
          <w:color w:val="76923C"/>
        </w:rPr>
        <w:t xml:space="preserve"> </w:t>
      </w:r>
    </w:p>
    <w:p w14:paraId="19DF0013" w14:textId="77777777" w:rsidR="007C11E2" w:rsidRDefault="00000000" w:rsidP="0046733D">
      <w:pPr>
        <w:pStyle w:val="Caption"/>
        <w:rPr>
          <w:rStyle w:val="Hyperlink"/>
          <w:color w:val="92D050"/>
        </w:rPr>
      </w:pPr>
      <w:hyperlink w:anchor="_SETTINGS" w:history="1">
        <w:r w:rsidR="00490283" w:rsidRPr="00F465FC">
          <w:rPr>
            <w:rStyle w:val="Hyperlink"/>
            <w:color w:val="92D050"/>
          </w:rPr>
          <w:t>Return to: Settings</w:t>
        </w:r>
      </w:hyperlink>
    </w:p>
    <w:p w14:paraId="00F09050" w14:textId="35E12897" w:rsidR="00490283" w:rsidRPr="00F465FC" w:rsidRDefault="00490283" w:rsidP="0060488A">
      <w:pPr>
        <w:pStyle w:val="BodyText"/>
      </w:pPr>
      <w:r w:rsidRPr="00F465FC">
        <w:t xml:space="preserve"> </w:t>
      </w:r>
    </w:p>
    <w:p w14:paraId="64E61A3E" w14:textId="7C480783" w:rsidR="00490283" w:rsidRDefault="00490283" w:rsidP="0060488A">
      <w:pPr>
        <w:pStyle w:val="Heading2"/>
      </w:pPr>
      <w:bookmarkStart w:id="221" w:name="_Toc130889985"/>
      <w:bookmarkStart w:id="222" w:name="_Toc130890065"/>
      <w:bookmarkStart w:id="223" w:name="_Toc130890321"/>
      <w:bookmarkStart w:id="224" w:name="_Toc63697409"/>
      <w:bookmarkStart w:id="225" w:name="_Toc131579856"/>
      <w:bookmarkEnd w:id="221"/>
      <w:bookmarkEnd w:id="222"/>
      <w:bookmarkEnd w:id="223"/>
      <w:r>
        <w:t>CASH QUALITIES</w:t>
      </w:r>
      <w:bookmarkEnd w:id="224"/>
      <w:bookmarkEnd w:id="225"/>
      <w:r>
        <w:t xml:space="preserve"> </w:t>
      </w:r>
    </w:p>
    <w:p w14:paraId="6A89B006" w14:textId="74CBF32C"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p>
    <w:p w14:paraId="5DF3E235" w14:textId="77777777" w:rsidR="0009659B" w:rsidRDefault="0009659B">
      <w:pPr>
        <w:rPr>
          <w:i/>
          <w:iCs/>
          <w:color w:val="44546A" w:themeColor="text2"/>
          <w:sz w:val="18"/>
          <w:szCs w:val="18"/>
        </w:rPr>
      </w:pPr>
      <w:bookmarkStart w:id="226" w:name="_Toc63697448"/>
      <w:r>
        <w:br w:type="page"/>
      </w:r>
    </w:p>
    <w:p w14:paraId="3F32C320" w14:textId="3C979AED"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25</w:t>
      </w:r>
      <w:r>
        <w:rPr>
          <w:noProof/>
        </w:rPr>
        <w:fldChar w:fldCharType="end"/>
      </w:r>
      <w:r>
        <w:t>: CASH QUALITIES SCREEN</w:t>
      </w:r>
      <w:bookmarkEnd w:id="226"/>
      <w:r w:rsidRPr="6356747E">
        <w:rPr>
          <w:color w:val="76923C"/>
        </w:rPr>
        <w:t xml:space="preserve"> </w:t>
      </w:r>
    </w:p>
    <w:p w14:paraId="19748083" w14:textId="68692C6C" w:rsidR="00490283" w:rsidRDefault="00490283" w:rsidP="0046733D">
      <w:pPr>
        <w:pStyle w:val="BodyText"/>
      </w:pPr>
      <w:del w:id="227" w:author="Pinnu, Sainath" w:date="2023-04-12T11:29:00Z">
        <w:r w:rsidDel="00174E45">
          <w:rPr>
            <w:noProof/>
          </w:rPr>
          <w:drawing>
            <wp:inline distT="0" distB="0" distL="0" distR="0" wp14:anchorId="27611467" wp14:editId="5FC59175">
              <wp:extent cx="4572000" cy="1800225"/>
              <wp:effectExtent l="76200" t="76200" r="133350" b="142875"/>
              <wp:docPr id="1123133719" name="Picture 1123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3719"/>
                      <pic:cNvPicPr/>
                    </pic:nvPicPr>
                    <pic:blipFill>
                      <a:blip r:embed="rId117">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8" w:author="Pinnu, Sainath" w:date="2023-04-12T11:29:00Z">
        <w:r w:rsidR="00174E45">
          <w:rPr>
            <w:noProof/>
          </w:rPr>
          <w:drawing>
            <wp:inline distT="0" distB="0" distL="0" distR="0" wp14:anchorId="25DA261E" wp14:editId="3CA413B6">
              <wp:extent cx="5943600" cy="1677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677670"/>
                      </a:xfrm>
                      <a:prstGeom prst="rect">
                        <a:avLst/>
                      </a:prstGeom>
                    </pic:spPr>
                  </pic:pic>
                </a:graphicData>
              </a:graphic>
            </wp:inline>
          </w:drawing>
        </w:r>
      </w:ins>
      <w:r w:rsidRPr="6F20D2D3">
        <w:rPr>
          <w:color w:val="76923C"/>
        </w:rPr>
        <w:t xml:space="preserve"> </w:t>
      </w:r>
    </w:p>
    <w:p w14:paraId="2572EBEC"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44D17767" w14:textId="5A508648" w:rsidR="00490283" w:rsidRDefault="00490283" w:rsidP="0046733D">
      <w:pPr>
        <w:pStyle w:val="Caption"/>
      </w:pPr>
      <w:bookmarkStart w:id="229" w:name="_Toc63697483"/>
      <w:bookmarkStart w:id="230" w:name="_Ref130883778"/>
      <w:bookmarkStart w:id="231" w:name="_Ref130884369"/>
      <w:r>
        <w:t xml:space="preserve">TABLE </w:t>
      </w:r>
      <w:r>
        <w:rPr>
          <w:noProof/>
        </w:rPr>
        <w:fldChar w:fldCharType="begin"/>
      </w:r>
      <w:r>
        <w:rPr>
          <w:noProof/>
        </w:rPr>
        <w:instrText xml:space="preserve"> SEQ Table \* ARABIC </w:instrText>
      </w:r>
      <w:r>
        <w:rPr>
          <w:noProof/>
        </w:rPr>
        <w:fldChar w:fldCharType="separate"/>
      </w:r>
      <w:r w:rsidR="0061087E">
        <w:rPr>
          <w:noProof/>
        </w:rPr>
        <w:t>20</w:t>
      </w:r>
      <w:r>
        <w:rPr>
          <w:noProof/>
        </w:rPr>
        <w:fldChar w:fldCharType="end"/>
      </w:r>
      <w:r>
        <w:t>: CASH QUALITIES FIELD DESCRIPTIONS</w:t>
      </w:r>
      <w:bookmarkEnd w:id="229"/>
      <w:bookmarkEnd w:id="230"/>
      <w:bookmarkEnd w:id="231"/>
      <w:r>
        <w:t xml:space="preserve">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490283" w14:paraId="0F0EB020" w14:textId="77777777" w:rsidTr="0046733D">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2DE8CE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ECF3AC7" w14:textId="77777777" w:rsidR="00490283" w:rsidRDefault="00490283" w:rsidP="0046733D">
            <w:pPr>
              <w:pStyle w:val="TableHeading"/>
            </w:pPr>
            <w:r>
              <w:t xml:space="preserve">Description </w:t>
            </w:r>
          </w:p>
        </w:tc>
      </w:tr>
      <w:tr w:rsidR="00490283" w14:paraId="0B48EC5A"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876835" w14:textId="77777777" w:rsidR="00490283" w:rsidRPr="0046733D" w:rsidRDefault="00490283" w:rsidP="0046733D">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02B59605" w14:textId="77777777" w:rsidR="00490283" w:rsidRDefault="00490283" w:rsidP="0046733D">
            <w:pPr>
              <w:pStyle w:val="TableBody"/>
            </w:pPr>
            <w:r>
              <w:t xml:space="preserve"> User-assigned name for a quality to be used </w:t>
            </w:r>
          </w:p>
        </w:tc>
      </w:tr>
      <w:tr w:rsidR="00490283" w14:paraId="19B2F900" w14:textId="77777777" w:rsidTr="0046733D">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079FE476"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1C0C29F9" w14:textId="77777777" w:rsidR="00490283" w:rsidRDefault="00490283" w:rsidP="0046733D">
            <w:pPr>
              <w:pStyle w:val="TableHeading"/>
            </w:pPr>
            <w:r>
              <w:t xml:space="preserve">Description </w:t>
            </w:r>
          </w:p>
        </w:tc>
      </w:tr>
      <w:tr w:rsidR="00490283" w14:paraId="2B41F569" w14:textId="77777777" w:rsidTr="00BB302E">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20722C9" w14:textId="77777777" w:rsidR="00490283" w:rsidRPr="0046733D" w:rsidRDefault="00490283" w:rsidP="0046733D">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66CE2BD2" w14:textId="77777777" w:rsidR="00490283" w:rsidRDefault="00490283" w:rsidP="0046733D">
            <w:pPr>
              <w:pStyle w:val="TableBody"/>
            </w:pPr>
            <w:r>
              <w:t xml:space="preserve"> Each user-defined quality must be associated with one of the standard four qualities used by OptiVault when exported: </w:t>
            </w:r>
          </w:p>
          <w:p w14:paraId="0E73F6FA" w14:textId="77777777" w:rsidR="00490283" w:rsidRDefault="00490283" w:rsidP="0046733D">
            <w:pPr>
              <w:pStyle w:val="TableListBullet"/>
            </w:pPr>
            <w:r>
              <w:t xml:space="preserve">Fit </w:t>
            </w:r>
          </w:p>
          <w:p w14:paraId="11D69D94" w14:textId="77777777" w:rsidR="00490283" w:rsidRDefault="00490283" w:rsidP="0046733D">
            <w:pPr>
              <w:pStyle w:val="TableListBullet"/>
            </w:pPr>
            <w:r>
              <w:t xml:space="preserve">Normal </w:t>
            </w:r>
          </w:p>
          <w:p w14:paraId="7167F88D" w14:textId="77777777" w:rsidR="00490283" w:rsidRDefault="00490283" w:rsidP="0046733D">
            <w:pPr>
              <w:pStyle w:val="TableListBullet"/>
            </w:pPr>
            <w:r>
              <w:t xml:space="preserve">Unknown </w:t>
            </w:r>
          </w:p>
          <w:p w14:paraId="3CB7257F" w14:textId="77777777" w:rsidR="00490283" w:rsidRDefault="00490283" w:rsidP="0046733D">
            <w:pPr>
              <w:pStyle w:val="TableListBullet"/>
            </w:pPr>
            <w:r>
              <w:t xml:space="preserve">Soiled </w:t>
            </w:r>
          </w:p>
          <w:p w14:paraId="59263EBE" w14:textId="77777777" w:rsidR="00490283" w:rsidRDefault="00490283" w:rsidP="0060488A">
            <w:pPr>
              <w:pStyle w:val="TableListBullet"/>
              <w:numPr>
                <w:ilvl w:val="0"/>
                <w:numId w:val="0"/>
              </w:numPr>
            </w:pPr>
            <w:r>
              <w:t xml:space="preserve">(Do Not Export) for internal vault/institution usage and will not be associated with any of the four standard qualities for exporting purposes. </w:t>
            </w:r>
          </w:p>
        </w:tc>
      </w:tr>
      <w:tr w:rsidR="00490283" w14:paraId="229D7D2C"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1C7096B0" w14:textId="77777777" w:rsidR="00490283" w:rsidRPr="0046733D" w:rsidRDefault="00490283" w:rsidP="0046733D">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265193BD" w14:textId="1CBBCD0E" w:rsidR="00490283" w:rsidRDefault="00490283" w:rsidP="0046733D">
            <w:pPr>
              <w:pStyle w:val="TableBody"/>
            </w:pPr>
            <w:r>
              <w:t xml:space="preserve">OptiCash actions (primarily Orders) may refer to </w:t>
            </w:r>
            <w:r w:rsidR="00106C5C">
              <w:t xml:space="preserve">the </w:t>
            </w:r>
            <w:r>
              <w:t xml:space="preserve">quality of cash involved. This field specifies which quality in OptiCash is equivalent to this quality. </w:t>
            </w:r>
          </w:p>
        </w:tc>
      </w:tr>
      <w:tr w:rsidR="00490283" w14:paraId="5A27C0A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ED7CDB7" w14:textId="77777777" w:rsidR="00490283" w:rsidRPr="0046733D" w:rsidRDefault="00490283" w:rsidP="0046733D">
            <w:pPr>
              <w:pStyle w:val="TableBody"/>
              <w:rPr>
                <w:b/>
                <w:bCs/>
              </w:rPr>
            </w:pPr>
            <w:r w:rsidRPr="0046733D">
              <w:rPr>
                <w:b/>
                <w:bCs/>
              </w:rPr>
              <w:lastRenderedPageBreak/>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07FB98F6" w14:textId="35827D67" w:rsidR="00490283" w:rsidRDefault="00490283" w:rsidP="0046733D">
            <w:pPr>
              <w:pStyle w:val="TableBody"/>
            </w:pPr>
            <w:r>
              <w:t xml:space="preserve">OptiVault actions (primarily Orders) refer to </w:t>
            </w:r>
            <w:r w:rsidR="00106C5C">
              <w:t xml:space="preserve">the </w:t>
            </w:r>
            <w:r>
              <w:t xml:space="preserve">quality of cash involved. This field specifies which quality in OptiVault is equivalent to this quality. </w:t>
            </w:r>
          </w:p>
        </w:tc>
      </w:tr>
      <w:tr w:rsidR="00490283" w14:paraId="31227BD3"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217863D" w14:textId="77777777" w:rsidR="00490283" w:rsidRPr="0046733D" w:rsidRDefault="00490283" w:rsidP="0046733D">
            <w:pPr>
              <w:pStyle w:val="TableBody"/>
              <w:rPr>
                <w:b/>
                <w:bCs/>
              </w:rPr>
            </w:pPr>
            <w:r w:rsidRPr="0046733D">
              <w:rPr>
                <w:b/>
                <w:bCs/>
              </w:rPr>
              <w:t>Sort Order</w:t>
            </w:r>
          </w:p>
        </w:tc>
        <w:tc>
          <w:tcPr>
            <w:tcW w:w="6194" w:type="dxa"/>
            <w:tcBorders>
              <w:top w:val="single" w:sz="4" w:space="0" w:color="000000"/>
              <w:left w:val="single" w:sz="4" w:space="0" w:color="000000"/>
              <w:bottom w:val="single" w:sz="4" w:space="0" w:color="000000"/>
              <w:right w:val="single" w:sz="4" w:space="0" w:color="000000"/>
            </w:tcBorders>
          </w:tcPr>
          <w:p w14:paraId="1B85A063" w14:textId="4F3CCBEE" w:rsidR="00490283" w:rsidRPr="002B7D0C" w:rsidRDefault="00490283" w:rsidP="0046733D">
            <w:pPr>
              <w:pStyle w:val="TableBody"/>
            </w:pPr>
            <w:r w:rsidRPr="002B7D0C">
              <w:t xml:space="preserve">The setting determines in what order the quality is listed inside of the Vault. </w:t>
            </w:r>
            <w:r w:rsidR="00106C5C">
              <w:t>The l</w:t>
            </w:r>
            <w:r w:rsidR="00106C5C" w:rsidRPr="002B7D0C">
              <w:t xml:space="preserve">owest </w:t>
            </w:r>
            <w:r w:rsidRPr="002B7D0C">
              <w:t>number gives the highest priority and will be listed first.</w:t>
            </w:r>
          </w:p>
          <w:p w14:paraId="7066C1B7" w14:textId="77777777" w:rsidR="00490283" w:rsidRDefault="00490283" w:rsidP="0046733D">
            <w:pPr>
              <w:pStyle w:val="TableBody"/>
            </w:pPr>
          </w:p>
        </w:tc>
      </w:tr>
    </w:tbl>
    <w:p w14:paraId="5D4D143E" w14:textId="77777777" w:rsidR="00490283" w:rsidRPr="00F465FC"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710E8249" w14:textId="77777777" w:rsidR="00490283" w:rsidRDefault="00490283" w:rsidP="00490283">
      <w:pPr>
        <w:spacing w:after="338"/>
      </w:pPr>
      <w:r>
        <w:t xml:space="preserve"> </w:t>
      </w:r>
    </w:p>
    <w:p w14:paraId="54A91CB6" w14:textId="77777777" w:rsidR="00490283" w:rsidRPr="0046733D" w:rsidRDefault="00490283" w:rsidP="0060488A">
      <w:pPr>
        <w:pStyle w:val="Heading3"/>
      </w:pPr>
      <w:bookmarkStart w:id="232" w:name="_Toc63697410"/>
      <w:bookmarkStart w:id="233" w:name="_Toc131579857"/>
      <w:r w:rsidRPr="0046733D">
        <w:t>CREATE NEW QUALITIES</w:t>
      </w:r>
      <w:bookmarkEnd w:id="232"/>
      <w:bookmarkEnd w:id="233"/>
      <w:r w:rsidRPr="0046733D">
        <w:t xml:space="preserve"> </w:t>
      </w:r>
    </w:p>
    <w:p w14:paraId="76BF450F" w14:textId="2F216A80" w:rsidR="00490283" w:rsidRDefault="00490283" w:rsidP="0046733D">
      <w:pPr>
        <w:pStyle w:val="BodyText"/>
      </w:pPr>
      <w:r>
        <w:t xml:space="preserve">By clicking on the </w:t>
      </w:r>
      <w:r w:rsidRPr="0060488A">
        <w:rPr>
          <w:b/>
          <w:bCs/>
        </w:rPr>
        <w:t>New Cash Quality</w:t>
      </w:r>
      <w:r>
        <w:t xml:space="preserve"> icon  </w:t>
      </w:r>
      <w:r>
        <w:rPr>
          <w:noProof/>
        </w:rPr>
        <mc:AlternateContent>
          <mc:Choice Requires="wpg">
            <w:drawing>
              <wp:inline distT="0" distB="0" distL="0" distR="0" wp14:anchorId="26251D35" wp14:editId="78DE470D">
                <wp:extent cx="190881" cy="237109"/>
                <wp:effectExtent l="0" t="0" r="0" b="0"/>
                <wp:docPr id="50560" name="Group 5056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5003"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22" name="Picture 4722"/>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317E9CB3" id="Group 5056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BikKDTaAAAAAwEAAA8AAABkcnMvZG93bnJl&#10;di54bWxMj09Lw0AQxe+C32EZwZvdxOAfYjalFPVUBFtBvE2z0yQ0Oxuy2yT99o5e9DKP4Q3v/aZY&#10;zq5TIw2h9WwgXSSgiCtvW64NfOxebh5BhYhssfNMBs4UYFleXhSYWz/xO43bWCsJ4ZCjgSbGPtc6&#10;VA05DAvfE4t38IPDKOtQazvgJOGu07dJcq8dtiwNDfa0bqg6bk/OwOuE0ypLn8fN8bA+f+3u3j43&#10;KRlzfTWvnkBFmuPfMfzgCzqUwrT3J7ZBdQbkkfg7xcuSFNRe9CEDXRb6P3v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" path="m,l190500,r,234696l,234696,,e" fillcolor="yellow" stroked="f" strokeweight="0">
                  <v:stroke miterlimit="83231f" joinstyle="miter"/>
                  <v:path arrowok="t" textboxrect="0,0,190500,234696"/>
                </v:shape>
                <v:shape id="Picture 472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">
                  <v:imagedata r:id="rId98"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w:t>
      </w:r>
      <w:r w:rsidR="007C2EEB">
        <w:t xml:space="preserve">be </w:t>
      </w:r>
      <w:r>
        <w:t>navigate</w:t>
      </w:r>
      <w:r w:rsidR="007C2EEB">
        <w:t>d</w:t>
      </w:r>
      <w:r>
        <w:t xml:space="preserve"> to the </w:t>
      </w:r>
      <w:r w:rsidRPr="0060488A">
        <w:rPr>
          <w:b/>
          <w:bCs/>
        </w:rPr>
        <w:t>Create New Cash Qualities</w:t>
      </w:r>
      <w:r>
        <w:t xml:space="preserve"> screen.  </w:t>
      </w:r>
      <w:r w:rsidR="00A34563">
        <w:t>For field</w:t>
      </w:r>
      <w:r w:rsidR="0069378E">
        <w:t>,</w:t>
      </w:r>
      <w:r w:rsidR="00A34563">
        <w:t xml:space="preserve"> description s</w:t>
      </w:r>
      <w:r>
        <w:t xml:space="preserve">ee </w:t>
      </w:r>
      <w:r w:rsidR="00A34563">
        <w:fldChar w:fldCharType="begin"/>
      </w:r>
      <w:r w:rsidR="00A34563">
        <w:instrText xml:space="preserve"> REF _Ref130883778 \h </w:instrText>
      </w:r>
      <w:r w:rsidR="00A34563">
        <w:fldChar w:fldCharType="separate"/>
      </w:r>
      <w:r w:rsidR="0061087E">
        <w:t xml:space="preserve">TABLE </w:t>
      </w:r>
      <w:r w:rsidR="0061087E">
        <w:rPr>
          <w:noProof/>
        </w:rPr>
        <w:t>20</w:t>
      </w:r>
      <w:r w:rsidR="0061087E">
        <w:t>: CASH QUALITIES FIELD DESCRIPTIONS</w:t>
      </w:r>
      <w:r w:rsidR="00A34563">
        <w:fldChar w:fldCharType="end"/>
      </w:r>
      <w:r>
        <w:t xml:space="preserve">. </w:t>
      </w:r>
    </w:p>
    <w:p w14:paraId="22C95393" w14:textId="46B59C13" w:rsidR="00490283" w:rsidRDefault="00490283" w:rsidP="0046733D">
      <w:pPr>
        <w:pStyle w:val="Caption"/>
      </w:pPr>
      <w:bookmarkStart w:id="234" w:name="_Toc63697449"/>
      <w:r>
        <w:t xml:space="preserve">FIGURE </w:t>
      </w:r>
      <w:r>
        <w:rPr>
          <w:noProof/>
        </w:rPr>
        <w:fldChar w:fldCharType="begin"/>
      </w:r>
      <w:r>
        <w:rPr>
          <w:noProof/>
        </w:rPr>
        <w:instrText xml:space="preserve"> SEQ Figure \* ARABIC </w:instrText>
      </w:r>
      <w:r>
        <w:rPr>
          <w:noProof/>
        </w:rPr>
        <w:fldChar w:fldCharType="separate"/>
      </w:r>
      <w:r w:rsidR="0061087E">
        <w:rPr>
          <w:noProof/>
        </w:rPr>
        <w:t>26</w:t>
      </w:r>
      <w:r>
        <w:rPr>
          <w:noProof/>
        </w:rPr>
        <w:fldChar w:fldCharType="end"/>
      </w:r>
      <w:r>
        <w:t>: CREATE NEW CASH QUALITIES SCREEN</w:t>
      </w:r>
      <w:bookmarkEnd w:id="234"/>
      <w:r w:rsidRPr="6356747E">
        <w:rPr>
          <w:color w:val="76923C"/>
        </w:rPr>
        <w:t xml:space="preserve"> </w:t>
      </w:r>
    </w:p>
    <w:p w14:paraId="20980373" w14:textId="28EB4AEE" w:rsidR="00490283" w:rsidRDefault="00490283" w:rsidP="0046733D">
      <w:pPr>
        <w:pStyle w:val="BodyText"/>
      </w:pPr>
      <w:del w:id="235" w:author="Pinnu, Sainath" w:date="2023-04-12T11:30:00Z">
        <w:r w:rsidDel="00CE1414">
          <w:rPr>
            <w:noProof/>
          </w:rPr>
          <w:drawing>
            <wp:inline distT="0" distB="0" distL="0" distR="0" wp14:anchorId="0258C4E6" wp14:editId="203E184B">
              <wp:extent cx="4572000" cy="1914525"/>
              <wp:effectExtent l="76200" t="76200" r="133350" b="142875"/>
              <wp:docPr id="751902896" name="Picture 7519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902896"/>
                      <pic:cNvPicPr/>
                    </pic:nvPicPr>
                    <pic:blipFill>
                      <a:blip r:embed="rId119">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36" w:author="Pinnu, Sainath" w:date="2023-04-12T11:30:00Z">
        <w:r w:rsidR="00CE1414">
          <w:rPr>
            <w:noProof/>
          </w:rPr>
          <w:drawing>
            <wp:inline distT="0" distB="0" distL="0" distR="0" wp14:anchorId="65A65A29" wp14:editId="0BDBFB42">
              <wp:extent cx="5943600" cy="1383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383665"/>
                      </a:xfrm>
                      <a:prstGeom prst="rect">
                        <a:avLst/>
                      </a:prstGeom>
                    </pic:spPr>
                  </pic:pic>
                </a:graphicData>
              </a:graphic>
            </wp:inline>
          </w:drawing>
        </w:r>
      </w:ins>
      <w:r>
        <w:t xml:space="preserve"> </w:t>
      </w:r>
    </w:p>
    <w:p w14:paraId="02C90C7A" w14:textId="77777777" w:rsidR="00490283"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1B0CF79E" w14:textId="77777777" w:rsidR="0046733D" w:rsidRPr="0046733D" w:rsidRDefault="0046733D" w:rsidP="0046733D"/>
    <w:p w14:paraId="75F0528C" w14:textId="6DB189A3" w:rsidR="00490283" w:rsidRDefault="00490283" w:rsidP="0060488A">
      <w:pPr>
        <w:pStyle w:val="Heading2"/>
      </w:pPr>
      <w:bookmarkStart w:id="237" w:name="_Toc63697411"/>
      <w:bookmarkStart w:id="238" w:name="_Toc131579858"/>
      <w:r>
        <w:t>CASH QUALITY MAP</w:t>
      </w:r>
      <w:bookmarkEnd w:id="237"/>
      <w:bookmarkEnd w:id="238"/>
      <w:r>
        <w:t xml:space="preserve"> </w:t>
      </w:r>
    </w:p>
    <w:p w14:paraId="1F9BC7D7" w14:textId="323B6736" w:rsidR="00490283" w:rsidRDefault="00490283" w:rsidP="00B113B2">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w:t>
      </w:r>
      <w:r>
        <w:lastRenderedPageBreak/>
        <w:t xml:space="preserve">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rsidR="001A53A8">
        <w:t>,</w:t>
      </w:r>
      <w:r>
        <w:t xml:space="preserve">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p>
    <w:p w14:paraId="37BEA6B6" w14:textId="77777777" w:rsidR="0009659B" w:rsidRDefault="0009659B">
      <w:pPr>
        <w:rPr>
          <w:i/>
          <w:iCs/>
          <w:color w:val="44546A" w:themeColor="text2"/>
          <w:sz w:val="18"/>
          <w:szCs w:val="18"/>
        </w:rPr>
      </w:pPr>
      <w:bookmarkStart w:id="239" w:name="_Toc63697450"/>
      <w:r>
        <w:br w:type="page"/>
      </w:r>
    </w:p>
    <w:p w14:paraId="364E3AC7" w14:textId="48DC2688" w:rsidR="00490283" w:rsidRDefault="00490283" w:rsidP="00B113B2">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27</w:t>
      </w:r>
      <w:r>
        <w:rPr>
          <w:noProof/>
        </w:rPr>
        <w:fldChar w:fldCharType="end"/>
      </w:r>
      <w:r>
        <w:t>: CASH QUALITIES MAP SCREEN</w:t>
      </w:r>
      <w:bookmarkEnd w:id="239"/>
      <w:r>
        <w:t xml:space="preserve"> </w:t>
      </w:r>
    </w:p>
    <w:p w14:paraId="7231BC8E" w14:textId="3BE80C17" w:rsidR="00490283" w:rsidRDefault="00490283" w:rsidP="00B113B2">
      <w:pPr>
        <w:pStyle w:val="BodyText"/>
      </w:pPr>
      <w:del w:id="240" w:author="Pinnu, Sainath" w:date="2023-04-12T11:31:00Z">
        <w:r w:rsidDel="0036059D">
          <w:rPr>
            <w:noProof/>
          </w:rPr>
          <w:drawing>
            <wp:inline distT="0" distB="0" distL="0" distR="0" wp14:anchorId="16211CCB" wp14:editId="272076EA">
              <wp:extent cx="4572000" cy="2257425"/>
              <wp:effectExtent l="76200" t="76200" r="133350" b="142875"/>
              <wp:docPr id="720433368" name="Picture 7204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33368"/>
                      <pic:cNvPicPr/>
                    </pic:nvPicPr>
                    <pic:blipFill>
                      <a:blip r:embed="rId121">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41" w:author="Pinnu, Sainath" w:date="2023-04-12T11:31:00Z">
        <w:r w:rsidR="0036059D">
          <w:rPr>
            <w:noProof/>
          </w:rPr>
          <w:drawing>
            <wp:inline distT="0" distB="0" distL="0" distR="0" wp14:anchorId="50249829" wp14:editId="5BA46734">
              <wp:extent cx="5943600" cy="2310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2310765"/>
                      </a:xfrm>
                      <a:prstGeom prst="rect">
                        <a:avLst/>
                      </a:prstGeom>
                    </pic:spPr>
                  </pic:pic>
                </a:graphicData>
              </a:graphic>
            </wp:inline>
          </w:drawing>
        </w:r>
      </w:ins>
      <w:r w:rsidRPr="6F20D2D3">
        <w:rPr>
          <w:color w:val="622423"/>
          <w:sz w:val="24"/>
          <w:szCs w:val="24"/>
        </w:rPr>
        <w:t xml:space="preserve"> </w:t>
      </w:r>
    </w:p>
    <w:p w14:paraId="791B92BC" w14:textId="77777777" w:rsidR="00490283" w:rsidRPr="00F465FC" w:rsidRDefault="00000000" w:rsidP="00B113B2">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1D93FF1" w14:textId="0F28F3C7" w:rsidR="00490283" w:rsidRDefault="00490283" w:rsidP="00195089">
      <w:pPr>
        <w:pStyle w:val="Caption"/>
      </w:pPr>
      <w:bookmarkStart w:id="242" w:name="_Toc63697484"/>
      <w:r>
        <w:t xml:space="preserve">TABLE </w:t>
      </w:r>
      <w:r>
        <w:rPr>
          <w:noProof/>
        </w:rPr>
        <w:fldChar w:fldCharType="begin"/>
      </w:r>
      <w:r>
        <w:rPr>
          <w:noProof/>
        </w:rPr>
        <w:instrText xml:space="preserve"> SEQ Table \* ARABIC </w:instrText>
      </w:r>
      <w:r>
        <w:rPr>
          <w:noProof/>
        </w:rPr>
        <w:fldChar w:fldCharType="separate"/>
      </w:r>
      <w:r w:rsidR="0061087E">
        <w:rPr>
          <w:noProof/>
        </w:rPr>
        <w:t>21</w:t>
      </w:r>
      <w:r>
        <w:rPr>
          <w:noProof/>
        </w:rPr>
        <w:fldChar w:fldCharType="end"/>
      </w:r>
      <w:r>
        <w:t>: CASH QUALITY MAP FIELD DESCRIPTIONS</w:t>
      </w:r>
      <w:bookmarkEnd w:id="242"/>
      <w:r>
        <w:t xml:space="preserve">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490283" w14:paraId="7B552F89" w14:textId="77777777" w:rsidTr="0060488A">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676CDF3"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6C7D578" w14:textId="77777777" w:rsidR="00490283" w:rsidRDefault="00490283" w:rsidP="00195089">
            <w:pPr>
              <w:pStyle w:val="TableHeading"/>
            </w:pPr>
            <w:r>
              <w:t xml:space="preserve">Description </w:t>
            </w:r>
          </w:p>
        </w:tc>
      </w:tr>
      <w:tr w:rsidR="00490283" w14:paraId="3373F0DB"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E0D9DE6"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B6F2F3C" w14:textId="2BF33F76" w:rsidR="00490283" w:rsidRDefault="00490283" w:rsidP="00195089">
            <w:pPr>
              <w:pStyle w:val="TableBody"/>
            </w:pPr>
            <w:r>
              <w:t xml:space="preserve"> </w:t>
            </w:r>
            <w:r w:rsidR="009C3519">
              <w:t xml:space="preserve">A unique </w:t>
            </w:r>
            <w:r>
              <w:t xml:space="preserve">listing of each workflow that has been mapped to a particular Quality </w:t>
            </w:r>
          </w:p>
        </w:tc>
      </w:tr>
      <w:tr w:rsidR="00490283" w14:paraId="00D7299F" w14:textId="77777777" w:rsidTr="00BB302E">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EBD628"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372C7" w14:textId="2DD6583A" w:rsidR="00490283" w:rsidRDefault="00490283" w:rsidP="00195089">
            <w:pPr>
              <w:pStyle w:val="TableBody"/>
            </w:pPr>
            <w:r>
              <w:t xml:space="preserve"> </w:t>
            </w:r>
            <w:r w:rsidR="009C3519">
              <w:t xml:space="preserve">A unique </w:t>
            </w:r>
            <w:r>
              <w:t xml:space="preserve">quality that has been mapped to a workflow.  Different qualities can be mapped to multiple workflows.  Workflows can only be mapped to a single Quality at any given time. </w:t>
            </w:r>
          </w:p>
        </w:tc>
      </w:tr>
      <w:tr w:rsidR="00490283" w14:paraId="51A3B6E1"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645D67" w14:textId="77777777" w:rsidR="00490283" w:rsidRDefault="00490283" w:rsidP="00195089">
            <w:pPr>
              <w:pStyle w:val="TableBody"/>
            </w:pPr>
            <w:r>
              <w:rPr>
                <w:noProof/>
              </w:rPr>
              <w:drawing>
                <wp:inline distT="0" distB="0" distL="0" distR="0" wp14:anchorId="17326DCD" wp14:editId="04AB2027">
                  <wp:extent cx="245110" cy="184150"/>
                  <wp:effectExtent l="0" t="0" r="0" b="0"/>
                  <wp:docPr id="4856" name="Picture 4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123">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00B70" w14:textId="77777777" w:rsidR="00490283" w:rsidRDefault="00490283" w:rsidP="00195089">
            <w:pPr>
              <w:pStyle w:val="TableBody"/>
            </w:pPr>
            <w:r>
              <w:t xml:space="preserve"> Removes the existing Workflow-to-Quality mapping </w:t>
            </w:r>
          </w:p>
        </w:tc>
      </w:tr>
    </w:tbl>
    <w:p w14:paraId="28ABEDB6" w14:textId="77777777" w:rsidR="00490283" w:rsidRPr="00F465FC" w:rsidRDefault="00000000" w:rsidP="00195089">
      <w:pPr>
        <w:pStyle w:val="Caption"/>
      </w:pPr>
      <w:hyperlink w:anchor="_SETTINGS" w:history="1">
        <w:r w:rsidR="00490283" w:rsidRPr="00F465FC">
          <w:rPr>
            <w:rStyle w:val="Hyperlink"/>
            <w:color w:val="92D050"/>
          </w:rPr>
          <w:t>Return to: Settings</w:t>
        </w:r>
      </w:hyperlink>
      <w:r w:rsidR="00490283" w:rsidRPr="00F465FC">
        <w:t xml:space="preserve"> </w:t>
      </w:r>
    </w:p>
    <w:p w14:paraId="66CB2506" w14:textId="77777777" w:rsidR="00490283" w:rsidRDefault="00490283" w:rsidP="00195089">
      <w:pPr>
        <w:pStyle w:val="BodyText"/>
      </w:pPr>
    </w:p>
    <w:p w14:paraId="1A584314" w14:textId="77777777" w:rsidR="00490283" w:rsidRPr="00195089" w:rsidRDefault="00490283" w:rsidP="0060488A">
      <w:pPr>
        <w:pStyle w:val="Heading3"/>
      </w:pPr>
      <w:bookmarkStart w:id="243" w:name="_Toc63697412"/>
      <w:bookmarkStart w:id="244" w:name="_Toc131579859"/>
      <w:r w:rsidRPr="00195089">
        <w:lastRenderedPageBreak/>
        <w:t>CREATE NEW CASH QUALITY</w:t>
      </w:r>
      <w:bookmarkEnd w:id="243"/>
      <w:bookmarkEnd w:id="244"/>
      <w:r w:rsidRPr="00195089">
        <w:t xml:space="preserve"> </w:t>
      </w:r>
    </w:p>
    <w:p w14:paraId="1D486A74" w14:textId="5F7D5487" w:rsidR="00490283" w:rsidRDefault="00490283" w:rsidP="00372BAC">
      <w:pPr>
        <w:pStyle w:val="BodyText"/>
      </w:pPr>
      <w:r>
        <w:t xml:space="preserve">The bottom of the </w:t>
      </w:r>
      <w:r w:rsidRPr="0060488A">
        <w:rPr>
          <w:b/>
          <w:bCs/>
        </w:rPr>
        <w:t>Cash Quality</w:t>
      </w:r>
      <w:r>
        <w:t xml:space="preserve"> page provides the ability to map remaining and unmapped Workflows to Qualities. Users </w:t>
      </w:r>
      <w:r w:rsidR="00603C43">
        <w:t xml:space="preserve">can </w:t>
      </w:r>
      <w:r>
        <w:t xml:space="preserve">select the </w:t>
      </w:r>
      <w:r w:rsidRPr="0060488A">
        <w:rPr>
          <w:b/>
          <w:bCs/>
        </w:rPr>
        <w:t>Workflow</w:t>
      </w:r>
      <w:r>
        <w:t xml:space="preserve"> from the appropriate dropdown, select the desired </w:t>
      </w:r>
      <w:r w:rsidRPr="0060488A">
        <w:rPr>
          <w:b/>
          <w:bCs/>
        </w:rPr>
        <w:t>Quality</w:t>
      </w:r>
      <w:r>
        <w:t xml:space="preserve">, and </w:t>
      </w:r>
      <w:r w:rsidR="00603C43">
        <w:t xml:space="preserve">click </w:t>
      </w:r>
      <w:r w:rsidRPr="0060488A">
        <w:rPr>
          <w:b/>
          <w:bCs/>
        </w:rPr>
        <w:t>SAVE</w:t>
      </w:r>
      <w:r>
        <w:t xml:space="preserve">.  The mapping will then be added to the Cash Quality Map listing. </w:t>
      </w:r>
    </w:p>
    <w:p w14:paraId="769816B4" w14:textId="3DFC2BA9" w:rsidR="00490283" w:rsidRDefault="00490283" w:rsidP="00195089">
      <w:pPr>
        <w:pStyle w:val="Caption"/>
      </w:pPr>
      <w:bookmarkStart w:id="245" w:name="_Toc63697451"/>
      <w:r>
        <w:t xml:space="preserve">FIGURE </w:t>
      </w:r>
      <w:r>
        <w:rPr>
          <w:noProof/>
        </w:rPr>
        <w:fldChar w:fldCharType="begin"/>
      </w:r>
      <w:r>
        <w:rPr>
          <w:noProof/>
        </w:rPr>
        <w:instrText xml:space="preserve"> SEQ Figure \* ARABIC </w:instrText>
      </w:r>
      <w:r>
        <w:rPr>
          <w:noProof/>
        </w:rPr>
        <w:fldChar w:fldCharType="separate"/>
      </w:r>
      <w:r w:rsidR="0061087E">
        <w:rPr>
          <w:noProof/>
        </w:rPr>
        <w:t>28</w:t>
      </w:r>
      <w:r>
        <w:rPr>
          <w:noProof/>
        </w:rPr>
        <w:fldChar w:fldCharType="end"/>
      </w:r>
      <w:r>
        <w:t xml:space="preserve">: CREATE </w:t>
      </w:r>
      <w:r w:rsidR="009C3519">
        <w:t xml:space="preserve">A </w:t>
      </w:r>
      <w:r>
        <w:t xml:space="preserve">NEW </w:t>
      </w:r>
      <w:r w:rsidR="009C3519">
        <w:t>CASH-</w:t>
      </w:r>
      <w:r>
        <w:t>QUALITY MAP</w:t>
      </w:r>
      <w:bookmarkEnd w:id="245"/>
      <w:r>
        <w:t xml:space="preserve"> </w:t>
      </w:r>
    </w:p>
    <w:p w14:paraId="43ABFF16" w14:textId="77777777" w:rsidR="00490283" w:rsidRDefault="00490283" w:rsidP="00195089">
      <w:pPr>
        <w:pStyle w:val="BodyText"/>
      </w:pPr>
      <w:r>
        <w:rPr>
          <w:noProof/>
        </w:rPr>
        <w:drawing>
          <wp:inline distT="0" distB="0" distL="0" distR="0" wp14:anchorId="33FD2101" wp14:editId="65C87550">
            <wp:extent cx="4572000" cy="561975"/>
            <wp:effectExtent l="76200" t="76200" r="133350" b="142875"/>
            <wp:docPr id="953265955" name="Picture 953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124">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3865C709" w14:textId="77777777" w:rsidR="00490283" w:rsidRPr="00F465FC" w:rsidRDefault="00000000" w:rsidP="00195089">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3916828" w14:textId="13B2F4B0" w:rsidR="00490283" w:rsidRDefault="00490283" w:rsidP="00195089">
      <w:pPr>
        <w:pStyle w:val="Caption"/>
      </w:pPr>
      <w:bookmarkStart w:id="246" w:name="_Toc63697485"/>
      <w:r>
        <w:t xml:space="preserve">TABLE </w:t>
      </w:r>
      <w:r>
        <w:rPr>
          <w:noProof/>
        </w:rPr>
        <w:fldChar w:fldCharType="begin"/>
      </w:r>
      <w:r>
        <w:rPr>
          <w:noProof/>
        </w:rPr>
        <w:instrText xml:space="preserve"> SEQ Table \* ARABIC </w:instrText>
      </w:r>
      <w:r>
        <w:rPr>
          <w:noProof/>
        </w:rPr>
        <w:fldChar w:fldCharType="separate"/>
      </w:r>
      <w:r w:rsidR="0061087E">
        <w:rPr>
          <w:noProof/>
        </w:rPr>
        <w:t>22</w:t>
      </w:r>
      <w:r>
        <w:rPr>
          <w:noProof/>
        </w:rPr>
        <w:fldChar w:fldCharType="end"/>
      </w:r>
      <w:r>
        <w:t>: CASH QUALITY MAP FIELD DESCRIPTIONS</w:t>
      </w:r>
      <w:bookmarkEnd w:id="246"/>
      <w:r>
        <w:t xml:space="preserve">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490283" w14:paraId="7D46C6BC" w14:textId="77777777" w:rsidTr="00195089">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C558FBC"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9780AE5" w14:textId="77777777" w:rsidR="00490283" w:rsidRDefault="00490283" w:rsidP="00195089">
            <w:pPr>
              <w:pStyle w:val="TableHeading"/>
            </w:pPr>
            <w:r>
              <w:t xml:space="preserve">Description </w:t>
            </w:r>
          </w:p>
        </w:tc>
      </w:tr>
      <w:tr w:rsidR="00490283" w14:paraId="6150EB7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F430872"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9A7B17D" w14:textId="505A03A7" w:rsidR="00490283" w:rsidRDefault="00490283" w:rsidP="00195089">
            <w:pPr>
              <w:pStyle w:val="TableBody"/>
            </w:pPr>
            <w:r>
              <w:t xml:space="preserve"> </w:t>
            </w:r>
            <w:r w:rsidR="009C3519">
              <w:t xml:space="preserve">A unique </w:t>
            </w:r>
            <w:r>
              <w:t xml:space="preserve">listing of each workflow that has been mapped to a particular Quality </w:t>
            </w:r>
          </w:p>
        </w:tc>
      </w:tr>
      <w:tr w:rsidR="00490283" w14:paraId="7DEE2FC9" w14:textId="77777777" w:rsidTr="00BB302E">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61303"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451AC" w14:textId="284AFFD3" w:rsidR="00490283" w:rsidRDefault="00490283" w:rsidP="00195089">
            <w:pPr>
              <w:pStyle w:val="TableBody"/>
            </w:pPr>
            <w:r>
              <w:t xml:space="preserve"> </w:t>
            </w:r>
            <w:r w:rsidR="009C3519">
              <w:t xml:space="preserve">A unique </w:t>
            </w:r>
            <w:r>
              <w:t xml:space="preserve">quality that has been mapped to a workflow.  Different qualities can be mapped to multiple workflows.  Workflows can only be mapped to a single Quality at any given time. </w:t>
            </w:r>
          </w:p>
        </w:tc>
      </w:tr>
      <w:tr w:rsidR="00490283" w14:paraId="010EBD42"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3F69" w14:textId="77777777" w:rsidR="00490283" w:rsidRPr="00195089" w:rsidRDefault="00490283" w:rsidP="00195089">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96FB2" w14:textId="77777777" w:rsidR="00490283" w:rsidRDefault="00490283" w:rsidP="00195089">
            <w:pPr>
              <w:pStyle w:val="TableBody"/>
            </w:pPr>
            <w:r>
              <w:t xml:space="preserve"> Denotes the Coffer that the combination of Workflow and Quality has been mapped to </w:t>
            </w:r>
          </w:p>
        </w:tc>
      </w:tr>
      <w:tr w:rsidR="00490283" w14:paraId="6B55322D"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F4C4B" w14:textId="77777777" w:rsidR="00490283" w:rsidRDefault="00490283" w:rsidP="00BB302E">
            <w:pPr>
              <w:ind w:left="142"/>
              <w:jc w:val="center"/>
            </w:pPr>
            <w:r>
              <w:rPr>
                <w:noProof/>
              </w:rPr>
              <w:drawing>
                <wp:inline distT="0" distB="0" distL="0" distR="0" wp14:anchorId="2EE0E5F4" wp14:editId="04E28109">
                  <wp:extent cx="245110" cy="184785"/>
                  <wp:effectExtent l="0" t="0" r="0" b="0"/>
                  <wp:docPr id="5157" name="Picture 5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123">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E9F62" w14:textId="77777777" w:rsidR="00490283" w:rsidRDefault="00490283" w:rsidP="00195089">
            <w:pPr>
              <w:pStyle w:val="TableBody"/>
            </w:pPr>
            <w:r>
              <w:t xml:space="preserve"> Removes the existing Coffer </w:t>
            </w:r>
          </w:p>
        </w:tc>
      </w:tr>
    </w:tbl>
    <w:p w14:paraId="572403F5" w14:textId="77777777" w:rsidR="00490283" w:rsidRPr="00FB6332" w:rsidRDefault="00000000" w:rsidP="00195089">
      <w:pPr>
        <w:pStyle w:val="Caption"/>
      </w:pPr>
      <w:hyperlink w:anchor="_SETTINGS" w:history="1">
        <w:r w:rsidR="00490283" w:rsidRPr="00FB6332">
          <w:rPr>
            <w:rStyle w:val="Hyperlink"/>
            <w:color w:val="92D050"/>
          </w:rPr>
          <w:t>Return to: Settings</w:t>
        </w:r>
      </w:hyperlink>
      <w:r w:rsidR="00490283" w:rsidRPr="00FB6332">
        <w:t xml:space="preserve"> </w:t>
      </w:r>
    </w:p>
    <w:p w14:paraId="1BB8A2AD" w14:textId="77777777" w:rsidR="00490283" w:rsidRDefault="00490283" w:rsidP="00737E57">
      <w:pPr>
        <w:pStyle w:val="BodyText"/>
      </w:pPr>
    </w:p>
    <w:p w14:paraId="15458411" w14:textId="5A1658BD" w:rsidR="00490283" w:rsidRDefault="00490283" w:rsidP="0060488A">
      <w:pPr>
        <w:pStyle w:val="Heading2"/>
      </w:pPr>
      <w:bookmarkStart w:id="247" w:name="_Toc63697413"/>
      <w:bookmarkStart w:id="248" w:name="_Toc131579860"/>
      <w:r>
        <w:t>COFFERS</w:t>
      </w:r>
      <w:bookmarkEnd w:id="247"/>
      <w:bookmarkEnd w:id="248"/>
      <w:r>
        <w:t xml:space="preserve"> </w:t>
      </w:r>
    </w:p>
    <w:p w14:paraId="26E84304" w14:textId="373E67A6" w:rsidR="00490283" w:rsidRDefault="00490283" w:rsidP="00E8047B">
      <w:pPr>
        <w:pStyle w:val="BodyText"/>
      </w:pPr>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p>
    <w:p w14:paraId="375FA4D4" w14:textId="2E8001CD" w:rsidR="00490283" w:rsidRDefault="00490283" w:rsidP="00E8047B">
      <w:pPr>
        <w:pStyle w:val="Caption"/>
      </w:pPr>
      <w:bookmarkStart w:id="249" w:name="_Toc63697452"/>
      <w:r>
        <w:t xml:space="preserve">FIGURE </w:t>
      </w:r>
      <w:r>
        <w:rPr>
          <w:noProof/>
        </w:rPr>
        <w:fldChar w:fldCharType="begin"/>
      </w:r>
      <w:r>
        <w:rPr>
          <w:noProof/>
        </w:rPr>
        <w:instrText xml:space="preserve"> SEQ Figure \* ARABIC </w:instrText>
      </w:r>
      <w:r>
        <w:rPr>
          <w:noProof/>
        </w:rPr>
        <w:fldChar w:fldCharType="separate"/>
      </w:r>
      <w:r w:rsidR="0061087E">
        <w:rPr>
          <w:noProof/>
        </w:rPr>
        <w:t>29</w:t>
      </w:r>
      <w:r>
        <w:rPr>
          <w:noProof/>
        </w:rPr>
        <w:fldChar w:fldCharType="end"/>
      </w:r>
      <w:r>
        <w:t>: LIST ALL COFFERS SCREEN</w:t>
      </w:r>
      <w:bookmarkEnd w:id="249"/>
      <w:r>
        <w:t xml:space="preserve"> </w:t>
      </w:r>
    </w:p>
    <w:p w14:paraId="6B433194" w14:textId="5F887714" w:rsidR="00490283" w:rsidRDefault="00490283" w:rsidP="00E8047B">
      <w:pPr>
        <w:pStyle w:val="BodyText"/>
      </w:pPr>
      <w:del w:id="250" w:author="Pinnu, Sainath" w:date="2023-04-12T11:32:00Z">
        <w:r w:rsidDel="000066CF">
          <w:rPr>
            <w:noProof/>
          </w:rPr>
          <w:lastRenderedPageBreak/>
          <w:drawing>
            <wp:inline distT="0" distB="0" distL="0" distR="0" wp14:anchorId="007CDD03" wp14:editId="55A0BF66">
              <wp:extent cx="4572000" cy="1952625"/>
              <wp:effectExtent l="76200" t="76200" r="133350" b="142875"/>
              <wp:docPr id="1008282102" name="Picture 10082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82102"/>
                      <pic:cNvPicPr/>
                    </pic:nvPicPr>
                    <pic:blipFill>
                      <a:blip r:embed="rId125">
                        <a:extLst>
                          <a:ext uri="{28A0092B-C50C-407E-A947-70E740481C1C}">
                            <a14:useLocalDpi xmlns:a14="http://schemas.microsoft.com/office/drawing/2010/main" val="0"/>
                          </a:ext>
                        </a:extLst>
                      </a:blip>
                      <a:stretch>
                        <a:fillRect/>
                      </a:stretch>
                    </pic:blipFill>
                    <pic:spPr>
                      <a:xfrm>
                        <a:off x="0" y="0"/>
                        <a:ext cx="45720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1" w:author="Pinnu, Sainath" w:date="2023-04-12T11:32:00Z">
        <w:r w:rsidR="000066CF">
          <w:rPr>
            <w:noProof/>
          </w:rPr>
          <w:drawing>
            <wp:inline distT="0" distB="0" distL="0" distR="0" wp14:anchorId="114D10D0" wp14:editId="1CC70123">
              <wp:extent cx="59436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619250"/>
                      </a:xfrm>
                      <a:prstGeom prst="rect">
                        <a:avLst/>
                      </a:prstGeom>
                    </pic:spPr>
                  </pic:pic>
                </a:graphicData>
              </a:graphic>
            </wp:inline>
          </w:drawing>
        </w:r>
      </w:ins>
      <w:r>
        <w:t xml:space="preserve"> </w:t>
      </w:r>
    </w:p>
    <w:p w14:paraId="0BD1EF6F" w14:textId="77777777" w:rsidR="00490283" w:rsidRPr="00FB6332" w:rsidRDefault="00000000" w:rsidP="00E8047B">
      <w:pPr>
        <w:pStyle w:val="Caption"/>
        <w:rPr>
          <w:color w:val="92D050"/>
        </w:rPr>
      </w:pPr>
      <w:hyperlink w:anchor="_SETTINGS" w:history="1">
        <w:r w:rsidR="00490283" w:rsidRPr="00FB6332">
          <w:rPr>
            <w:rStyle w:val="Hyperlink"/>
            <w:color w:val="92D050"/>
          </w:rPr>
          <w:t>Return to: Settings</w:t>
        </w:r>
      </w:hyperlink>
      <w:r w:rsidR="00490283" w:rsidRPr="00FB6332">
        <w:rPr>
          <w:color w:val="92D050"/>
        </w:rPr>
        <w:t xml:space="preserve"> </w:t>
      </w:r>
    </w:p>
    <w:p w14:paraId="0FDB21C3" w14:textId="77777777" w:rsidR="00490283" w:rsidRDefault="00490283" w:rsidP="00490283">
      <w:pPr>
        <w:spacing w:after="196"/>
      </w:pPr>
      <w:r>
        <w:t xml:space="preserve"> </w:t>
      </w:r>
    </w:p>
    <w:p w14:paraId="64AADE4D" w14:textId="5DE6B952" w:rsidR="00490283" w:rsidRDefault="00490283" w:rsidP="00E8047B">
      <w:pPr>
        <w:pStyle w:val="Caption"/>
      </w:pPr>
      <w:bookmarkStart w:id="252" w:name="_Toc63697486"/>
      <w:r>
        <w:t xml:space="preserve">TABLE </w:t>
      </w:r>
      <w:r>
        <w:rPr>
          <w:noProof/>
        </w:rPr>
        <w:fldChar w:fldCharType="begin"/>
      </w:r>
      <w:r>
        <w:rPr>
          <w:noProof/>
        </w:rPr>
        <w:instrText xml:space="preserve"> SEQ Table \* ARABIC </w:instrText>
      </w:r>
      <w:r>
        <w:rPr>
          <w:noProof/>
        </w:rPr>
        <w:fldChar w:fldCharType="separate"/>
      </w:r>
      <w:r w:rsidR="0061087E">
        <w:rPr>
          <w:noProof/>
        </w:rPr>
        <w:t>23</w:t>
      </w:r>
      <w:r>
        <w:rPr>
          <w:noProof/>
        </w:rPr>
        <w:fldChar w:fldCharType="end"/>
      </w:r>
      <w:r>
        <w:t>: LIST ALL COFFERS FIELD DEFINITIONS</w:t>
      </w:r>
      <w:bookmarkEnd w:id="252"/>
      <w:r>
        <w:t xml:space="preserve">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490283" w14:paraId="08BC0461" w14:textId="77777777" w:rsidTr="00E8047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1F0D1D" w14:textId="77777777" w:rsidR="00490283" w:rsidRDefault="00490283" w:rsidP="00E8047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446BC8B" w14:textId="77777777" w:rsidR="00490283" w:rsidRDefault="00490283" w:rsidP="00E8047B">
            <w:pPr>
              <w:pStyle w:val="TableHeading"/>
            </w:pPr>
            <w:r>
              <w:t xml:space="preserve">Description </w:t>
            </w:r>
          </w:p>
        </w:tc>
      </w:tr>
      <w:tr w:rsidR="00490283" w14:paraId="74404A7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000B596" w14:textId="77777777" w:rsidR="00490283" w:rsidRPr="00E8047B" w:rsidRDefault="00490283" w:rsidP="00E8047B">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264305BF" w14:textId="701B0FC9" w:rsidR="00490283" w:rsidRDefault="00490283" w:rsidP="00E8047B">
            <w:pPr>
              <w:pStyle w:val="TableBody"/>
            </w:pPr>
            <w:r>
              <w:t xml:space="preserve"> Name of each uniquely defined Coffer </w:t>
            </w:r>
          </w:p>
        </w:tc>
      </w:tr>
      <w:tr w:rsidR="00490283" w14:paraId="4521CF36"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175045A" w14:textId="77777777" w:rsidR="00490283" w:rsidRPr="00E8047B" w:rsidRDefault="00490283" w:rsidP="00E8047B">
            <w:pPr>
              <w:pStyle w:val="TableBody"/>
              <w:rPr>
                <w:b/>
                <w:bCs/>
              </w:rPr>
            </w:pPr>
            <w:r w:rsidRPr="00E8047B">
              <w:rPr>
                <w:b/>
                <w:bCs/>
              </w:rPr>
              <w:t>Quality</w:t>
            </w:r>
          </w:p>
        </w:tc>
        <w:tc>
          <w:tcPr>
            <w:tcW w:w="6194" w:type="dxa"/>
            <w:tcBorders>
              <w:top w:val="single" w:sz="4" w:space="0" w:color="000000"/>
              <w:left w:val="single" w:sz="4" w:space="0" w:color="000000"/>
              <w:bottom w:val="single" w:sz="4" w:space="0" w:color="000000"/>
              <w:right w:val="single" w:sz="4" w:space="0" w:color="000000"/>
            </w:tcBorders>
          </w:tcPr>
          <w:p w14:paraId="6134E428" w14:textId="77777777" w:rsidR="00490283" w:rsidRDefault="00490283" w:rsidP="00E8047B">
            <w:pPr>
              <w:pStyle w:val="TableBody"/>
            </w:pPr>
            <w:r w:rsidRPr="00023768">
              <w:t>The cash quality that is assigned to the Coffer.</w:t>
            </w:r>
          </w:p>
        </w:tc>
      </w:tr>
      <w:tr w:rsidR="00490283" w14:paraId="026A7FBF" w14:textId="77777777" w:rsidTr="00BB302E">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D172E0C" w14:textId="77777777" w:rsidR="00490283" w:rsidRPr="00E8047B" w:rsidRDefault="00490283" w:rsidP="00E8047B">
            <w:pPr>
              <w:pStyle w:val="TableBody"/>
              <w:rPr>
                <w:b/>
                <w:bCs/>
              </w:rPr>
            </w:pPr>
            <w:r w:rsidRPr="00E8047B">
              <w:rPr>
                <w:b/>
                <w:bCs/>
              </w:rPr>
              <w:t>Internal</w:t>
            </w:r>
          </w:p>
        </w:tc>
        <w:tc>
          <w:tcPr>
            <w:tcW w:w="6194" w:type="dxa"/>
            <w:tcBorders>
              <w:top w:val="single" w:sz="4" w:space="0" w:color="000000"/>
              <w:left w:val="single" w:sz="4" w:space="0" w:color="000000"/>
              <w:bottom w:val="single" w:sz="4" w:space="0" w:color="000000"/>
              <w:right w:val="single" w:sz="4" w:space="0" w:color="000000"/>
            </w:tcBorders>
          </w:tcPr>
          <w:p w14:paraId="3D4E5D9F" w14:textId="496F4AA7" w:rsidR="00490283" w:rsidRPr="00023768" w:rsidRDefault="00490283" w:rsidP="00E8047B">
            <w:pPr>
              <w:pStyle w:val="TableBody"/>
            </w:pPr>
            <w:r w:rsidRPr="00023768">
              <w:t xml:space="preserve">Check </w:t>
            </w:r>
            <w:r w:rsidR="00D46D1C">
              <w:t xml:space="preserve">the </w:t>
            </w:r>
            <w:r w:rsidRPr="00023768">
              <w:t>box to designate if the Coffer is only used Internally.</w:t>
            </w:r>
          </w:p>
        </w:tc>
      </w:tr>
      <w:tr w:rsidR="00490283" w14:paraId="2B5033BE"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4AB373D7" w14:textId="77777777" w:rsidR="00490283" w:rsidRPr="00E8047B" w:rsidRDefault="00490283" w:rsidP="00E8047B">
            <w:pPr>
              <w:pStyle w:val="TableBody"/>
              <w:rPr>
                <w:b/>
                <w:bCs/>
              </w:rPr>
            </w:pPr>
            <w:r w:rsidRPr="00E8047B">
              <w:rPr>
                <w:b/>
                <w:bCs/>
              </w:rPr>
              <w:t>Ignored</w:t>
            </w:r>
          </w:p>
        </w:tc>
        <w:tc>
          <w:tcPr>
            <w:tcW w:w="6194" w:type="dxa"/>
            <w:tcBorders>
              <w:top w:val="single" w:sz="4" w:space="0" w:color="000000"/>
              <w:left w:val="single" w:sz="4" w:space="0" w:color="000000"/>
              <w:bottom w:val="single" w:sz="4" w:space="0" w:color="000000"/>
              <w:right w:val="single" w:sz="4" w:space="0" w:color="000000"/>
            </w:tcBorders>
          </w:tcPr>
          <w:p w14:paraId="616FD473" w14:textId="7B039372" w:rsidR="00490283" w:rsidRPr="00023768" w:rsidRDefault="00490283" w:rsidP="00E8047B">
            <w:pPr>
              <w:pStyle w:val="TableBody"/>
            </w:pPr>
            <w:r w:rsidRPr="00023768">
              <w:t xml:space="preserve">Check </w:t>
            </w:r>
            <w:r w:rsidR="00D46D1C">
              <w:t xml:space="preserve">the </w:t>
            </w:r>
            <w:r w:rsidRPr="00023768">
              <w:t>box to designate if the Coffer is ignored when calculating the total on the Coffer Balance Page. Please note this change affects the total row only in the coffer balance page and PDF, not to any other balance pages or PDF.</w:t>
            </w:r>
          </w:p>
          <w:p w14:paraId="1A362C5A" w14:textId="77777777" w:rsidR="00490283" w:rsidRPr="00023768" w:rsidRDefault="00490283" w:rsidP="00E8047B">
            <w:pPr>
              <w:pStyle w:val="TableBody"/>
            </w:pPr>
          </w:p>
        </w:tc>
      </w:tr>
      <w:tr w:rsidR="00490283" w14:paraId="16A01CF1"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EDDB898" w14:textId="77777777" w:rsidR="00490283" w:rsidRPr="00E8047B" w:rsidRDefault="00490283" w:rsidP="00E8047B">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5AFF7E60" w14:textId="593992F8" w:rsidR="00490283" w:rsidRPr="00023768" w:rsidRDefault="00490283" w:rsidP="00E8047B">
            <w:pPr>
              <w:pStyle w:val="TableBody"/>
            </w:pPr>
            <w:r w:rsidRPr="0025491E">
              <w:t>The name of Master Coffer that this Coffer belongs to.</w:t>
            </w:r>
          </w:p>
        </w:tc>
      </w:tr>
    </w:tbl>
    <w:p w14:paraId="19458F4B" w14:textId="77777777" w:rsidR="00490283" w:rsidRDefault="00000000" w:rsidP="00E8047B">
      <w:pPr>
        <w:pStyle w:val="Caption"/>
        <w:rPr>
          <w:color w:val="92D050"/>
        </w:rPr>
      </w:pPr>
      <w:hyperlink w:anchor="_SETTINGS" w:history="1">
        <w:r w:rsidR="00490283" w:rsidRPr="00023768">
          <w:rPr>
            <w:rStyle w:val="Hyperlink"/>
            <w:color w:val="92D050"/>
          </w:rPr>
          <w:t>Return to: Settings</w:t>
        </w:r>
      </w:hyperlink>
      <w:r w:rsidR="00490283" w:rsidRPr="00023768">
        <w:rPr>
          <w:color w:val="92D050"/>
        </w:rPr>
        <w:t xml:space="preserve"> </w:t>
      </w:r>
    </w:p>
    <w:p w14:paraId="3B4CB220" w14:textId="77777777" w:rsidR="00E8047B" w:rsidRPr="00E8047B" w:rsidRDefault="00E8047B" w:rsidP="00E8047B"/>
    <w:p w14:paraId="64549A3F" w14:textId="77777777" w:rsidR="00490283" w:rsidRPr="00E8047B" w:rsidRDefault="00490283" w:rsidP="0060488A">
      <w:pPr>
        <w:pStyle w:val="Heading3"/>
      </w:pPr>
      <w:bookmarkStart w:id="253" w:name="_Toc63697414"/>
      <w:bookmarkStart w:id="254" w:name="_Toc131579861"/>
      <w:r w:rsidRPr="00E8047B">
        <w:lastRenderedPageBreak/>
        <w:t>CREATE NEW COFFER</w:t>
      </w:r>
      <w:bookmarkEnd w:id="253"/>
      <w:bookmarkEnd w:id="254"/>
      <w:r w:rsidRPr="00E8047B">
        <w:t xml:space="preserve"> </w:t>
      </w:r>
    </w:p>
    <w:p w14:paraId="1CAE55AE" w14:textId="2BB3446B" w:rsidR="00490283" w:rsidRDefault="00490283" w:rsidP="00E8047B">
      <w:pPr>
        <w:pStyle w:val="BodyText"/>
      </w:pPr>
      <w:r>
        <w:t xml:space="preserve">By clicking on the </w:t>
      </w:r>
      <w:r w:rsidRPr="0060488A">
        <w:rPr>
          <w:b/>
          <w:bCs/>
        </w:rPr>
        <w:t>New Coffer</w:t>
      </w:r>
      <w:r>
        <w:t xml:space="preserve"> icon  </w:t>
      </w:r>
      <w:r>
        <w:rPr>
          <w:noProof/>
        </w:rPr>
        <mc:AlternateContent>
          <mc:Choice Requires="wpg">
            <w:drawing>
              <wp:inline distT="0" distB="0" distL="0" distR="0" wp14:anchorId="5638C56D" wp14:editId="5AFACD53">
                <wp:extent cx="190881" cy="236601"/>
                <wp:effectExtent l="0" t="0" r="0" b="0"/>
                <wp:docPr id="50854" name="Group 50854"/>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5005"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053" name="Picture 5053"/>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4E7FBB33" id="Group 50854"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" path="m,l190500,r,234696l,234696,,e" fillcolor="yellow" stroked="f" strokeweight="0">
                  <v:stroke miterlimit="83231f" joinstyle="miter"/>
                  <v:path arrowok="t" textboxrect="0,0,190500,234696"/>
                </v:shape>
                <v:shape id="Picture 505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">
                  <v:imagedata r:id="rId98"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w:t>
      </w:r>
      <w:r w:rsidR="000F1988">
        <w:t xml:space="preserve">be </w:t>
      </w:r>
      <w:r>
        <w:t>navigate</w:t>
      </w:r>
      <w:r w:rsidR="000F1988">
        <w:t>d</w:t>
      </w:r>
      <w:r>
        <w:t xml:space="preserve"> to the </w:t>
      </w:r>
      <w:r w:rsidRPr="0060488A">
        <w:rPr>
          <w:b/>
          <w:bCs/>
        </w:rPr>
        <w:t>Create New Coffer</w:t>
      </w:r>
      <w:r>
        <w:t xml:space="preserve"> screen. </w:t>
      </w:r>
      <w:r w:rsidR="000F1988">
        <w:t>For</w:t>
      </w:r>
      <w:r w:rsidR="00074EE1">
        <w:t xml:space="preserve"> field description see</w:t>
      </w:r>
      <w:r w:rsidR="000F1988">
        <w:t xml:space="preserve"> </w:t>
      </w:r>
      <w:r w:rsidR="00E36B2F" w:rsidRPr="0060488A">
        <w:rPr>
          <w:color w:val="4472C4" w:themeColor="accent1"/>
        </w:rPr>
        <w:fldChar w:fldCharType="begin"/>
      </w:r>
      <w:r w:rsidR="00E36B2F" w:rsidRPr="0060488A">
        <w:rPr>
          <w:color w:val="4472C4" w:themeColor="accent1"/>
        </w:rPr>
        <w:instrText xml:space="preserve"> REF _Ref130884369 \h </w:instrText>
      </w:r>
      <w:r w:rsidR="00E36B2F" w:rsidRPr="0060488A">
        <w:rPr>
          <w:color w:val="4472C4" w:themeColor="accent1"/>
        </w:rPr>
      </w:r>
      <w:r w:rsidR="00E36B2F" w:rsidRPr="0060488A">
        <w:rPr>
          <w:color w:val="4472C4" w:themeColor="accent1"/>
        </w:rPr>
        <w:fldChar w:fldCharType="separate"/>
      </w:r>
      <w:r w:rsidR="0061087E">
        <w:t xml:space="preserve">TABLE </w:t>
      </w:r>
      <w:r w:rsidR="0061087E">
        <w:rPr>
          <w:noProof/>
        </w:rPr>
        <w:t>20</w:t>
      </w:r>
      <w:r w:rsidR="0061087E">
        <w:t>: CASH QUALITIES FIELD DESCRIPTIONS</w:t>
      </w:r>
      <w:r w:rsidR="00E36B2F" w:rsidRPr="0060488A">
        <w:rPr>
          <w:color w:val="4472C4" w:themeColor="accent1"/>
        </w:rPr>
        <w:fldChar w:fldCharType="end"/>
      </w:r>
      <w:r w:rsidRPr="0060488A">
        <w:rPr>
          <w:color w:val="4472C4" w:themeColor="accent1"/>
        </w:rPr>
        <w:t xml:space="preserve"> </w:t>
      </w:r>
    </w:p>
    <w:p w14:paraId="6719B22D" w14:textId="512311B5" w:rsidR="00490283" w:rsidRPr="00E8047B" w:rsidRDefault="00490283" w:rsidP="00E8047B">
      <w:pPr>
        <w:pStyle w:val="Caption"/>
      </w:pPr>
      <w:bookmarkStart w:id="255" w:name="_Toc63697453"/>
      <w:r w:rsidRPr="00E8047B">
        <w:t xml:space="preserve">FIGURE </w:t>
      </w:r>
      <w:fldSimple w:instr=" SEQ Figure \* ARABIC ">
        <w:r w:rsidR="0061087E">
          <w:rPr>
            <w:noProof/>
          </w:rPr>
          <w:t>30</w:t>
        </w:r>
      </w:fldSimple>
      <w:r w:rsidRPr="00E8047B">
        <w:t xml:space="preserve">: CREATE </w:t>
      </w:r>
      <w:r w:rsidR="00D46D1C">
        <w:t xml:space="preserve">A </w:t>
      </w:r>
      <w:r w:rsidRPr="00E8047B">
        <w:t>NEW COFFER</w:t>
      </w:r>
      <w:bookmarkEnd w:id="255"/>
    </w:p>
    <w:p w14:paraId="5FD54A81" w14:textId="54120D31" w:rsidR="00490283" w:rsidRDefault="00490283" w:rsidP="00E8047B">
      <w:pPr>
        <w:pStyle w:val="BodyText"/>
      </w:pPr>
      <w:del w:id="256" w:author="Pinnu, Sainath" w:date="2023-04-12T11:32:00Z">
        <w:r w:rsidDel="004C61C7">
          <w:rPr>
            <w:noProof/>
          </w:rPr>
          <w:drawing>
            <wp:inline distT="0" distB="0" distL="0" distR="0" wp14:anchorId="62A3C41D" wp14:editId="0942A787">
              <wp:extent cx="4572000" cy="1743075"/>
              <wp:effectExtent l="76200" t="76200" r="133350" b="142875"/>
              <wp:docPr id="1013711293" name="Picture 10137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11293"/>
                      <pic:cNvPicPr/>
                    </pic:nvPicPr>
                    <pic:blipFill>
                      <a:blip r:embed="rId127">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7" w:author="Pinnu, Sainath" w:date="2023-04-12T11:33:00Z">
        <w:r w:rsidR="004C61C7">
          <w:rPr>
            <w:noProof/>
          </w:rPr>
          <w:drawing>
            <wp:inline distT="0" distB="0" distL="0" distR="0" wp14:anchorId="5390EB17" wp14:editId="3619886D">
              <wp:extent cx="5943600" cy="1405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405890"/>
                      </a:xfrm>
                      <a:prstGeom prst="rect">
                        <a:avLst/>
                      </a:prstGeom>
                    </pic:spPr>
                  </pic:pic>
                </a:graphicData>
              </a:graphic>
            </wp:inline>
          </w:drawing>
        </w:r>
      </w:ins>
    </w:p>
    <w:p w14:paraId="14980EC2" w14:textId="77777777" w:rsidR="00490283" w:rsidRDefault="00000000" w:rsidP="00E8047B">
      <w:pPr>
        <w:pStyle w:val="Caption"/>
        <w:rPr>
          <w:color w:val="92D050"/>
        </w:rPr>
      </w:pPr>
      <w:hyperlink w:anchor="_SETTINGS" w:history="1">
        <w:r w:rsidR="00490283" w:rsidRPr="00F01E90">
          <w:rPr>
            <w:rStyle w:val="Hyperlink"/>
            <w:color w:val="92D050"/>
          </w:rPr>
          <w:t>Return to: Settings</w:t>
        </w:r>
      </w:hyperlink>
      <w:r w:rsidR="00490283" w:rsidRPr="00F01E90">
        <w:rPr>
          <w:color w:val="92D050"/>
        </w:rPr>
        <w:t xml:space="preserve"> </w:t>
      </w:r>
    </w:p>
    <w:p w14:paraId="0E553F22" w14:textId="77777777" w:rsidR="00672DC9" w:rsidRPr="00672DC9" w:rsidRDefault="00672DC9" w:rsidP="00672DC9"/>
    <w:p w14:paraId="4285F681" w14:textId="77777777" w:rsidR="00490283" w:rsidRDefault="00490283" w:rsidP="0060488A">
      <w:pPr>
        <w:pStyle w:val="Heading3"/>
      </w:pPr>
      <w:bookmarkStart w:id="258" w:name="_Toc131579862"/>
      <w:r w:rsidRPr="00032E4E">
        <w:t>MASTER COFFER</w:t>
      </w:r>
      <w:bookmarkEnd w:id="258"/>
    </w:p>
    <w:p w14:paraId="284E971E" w14:textId="3B6CF8B9" w:rsidR="00490283" w:rsidRDefault="00490283" w:rsidP="00672DC9">
      <w:pPr>
        <w:pStyle w:val="BodyText"/>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97"/>
                          <a:stretch>
                            <a:fillRect/>
                          </a:stretch>
                        </pic:blipFill>
                        <pic:spPr>
                          <a:xfrm>
                            <a:off x="0" y="0"/>
                            <a:ext cx="190500" cy="198120"/>
                          </a:xfrm>
                          <a:prstGeom prst="rect">
                            <a:avLst/>
                          </a:prstGeom>
                        </pic:spPr>
                      </pic:pic>
                    </wpg:wgp>
                  </a:graphicData>
                </a:graphic>
              </wp:inline>
            </w:drawing>
          </mc:Choice>
          <mc:Fallback>
            <w:pict>
              <v:group w14:anchorId="684F7DB6"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98"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p>
    <w:p w14:paraId="3A134353" w14:textId="77777777" w:rsidR="007A3D34" w:rsidRDefault="007A3D34" w:rsidP="00672DC9">
      <w:pPr>
        <w:pStyle w:val="Caption"/>
      </w:pPr>
      <w:bookmarkStart w:id="259" w:name="_Toc63697454"/>
    </w:p>
    <w:p w14:paraId="0CB83DA4" w14:textId="77777777" w:rsidR="007A3D34" w:rsidRDefault="007A3D34" w:rsidP="00672DC9">
      <w:pPr>
        <w:pStyle w:val="Caption"/>
      </w:pPr>
    </w:p>
    <w:p w14:paraId="57E96901" w14:textId="7DC7512D" w:rsidR="00490283" w:rsidRPr="00672DC9" w:rsidRDefault="00490283" w:rsidP="00672DC9">
      <w:pPr>
        <w:pStyle w:val="Caption"/>
      </w:pPr>
      <w:r w:rsidRPr="00672DC9">
        <w:t xml:space="preserve">FIGURE </w:t>
      </w:r>
      <w:fldSimple w:instr=" SEQ Figure \* ARABIC ">
        <w:r w:rsidR="0061087E">
          <w:rPr>
            <w:noProof/>
          </w:rPr>
          <w:t>31</w:t>
        </w:r>
      </w:fldSimple>
      <w:r w:rsidRPr="00672DC9">
        <w:t>: MASTER COFFER</w:t>
      </w:r>
      <w:bookmarkEnd w:id="259"/>
    </w:p>
    <w:p w14:paraId="306E274D" w14:textId="127A4545" w:rsidR="00490283" w:rsidRDefault="00490283" w:rsidP="00672DC9">
      <w:pPr>
        <w:pStyle w:val="BodyText"/>
      </w:pPr>
      <w:del w:id="260" w:author="Pinnu, Sainath" w:date="2023-04-12T11:33:00Z">
        <w:r w:rsidDel="00052142">
          <w:rPr>
            <w:noProof/>
          </w:rPr>
          <w:lastRenderedPageBreak/>
          <w:drawing>
            <wp:inline distT="0" distB="0" distL="0" distR="0" wp14:anchorId="1DA7509A" wp14:editId="19A524E6">
              <wp:extent cx="4572000" cy="1085850"/>
              <wp:effectExtent l="76200" t="76200" r="133350" b="133350"/>
              <wp:docPr id="1303014880" name="Picture 13030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14880"/>
                      <pic:cNvPicPr/>
                    </pic:nvPicPr>
                    <pic:blipFill>
                      <a:blip r:embed="rId129">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61" w:author="Pinnu, Sainath" w:date="2023-04-12T11:33:00Z">
        <w:r w:rsidR="00052142">
          <w:rPr>
            <w:noProof/>
          </w:rPr>
          <w:drawing>
            <wp:inline distT="0" distB="0" distL="0" distR="0" wp14:anchorId="77C02967" wp14:editId="52654BDA">
              <wp:extent cx="5943600" cy="1290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290955"/>
                      </a:xfrm>
                      <a:prstGeom prst="rect">
                        <a:avLst/>
                      </a:prstGeom>
                    </pic:spPr>
                  </pic:pic>
                </a:graphicData>
              </a:graphic>
            </wp:inline>
          </w:drawing>
        </w:r>
      </w:ins>
    </w:p>
    <w:p w14:paraId="0CE689F2" w14:textId="45DD1F89" w:rsidR="00490283" w:rsidRPr="00672DC9" w:rsidRDefault="00490283" w:rsidP="00672DC9">
      <w:pPr>
        <w:pStyle w:val="Caption"/>
      </w:pPr>
      <w:bookmarkStart w:id="262" w:name="_Toc63697455"/>
      <w:r w:rsidRPr="00672DC9">
        <w:t xml:space="preserve">FIGURE </w:t>
      </w:r>
      <w:fldSimple w:instr=" SEQ Figure \* ARABIC ">
        <w:r w:rsidR="0061087E">
          <w:rPr>
            <w:noProof/>
          </w:rPr>
          <w:t>32</w:t>
        </w:r>
      </w:fldSimple>
      <w:r w:rsidRPr="00672DC9">
        <w:t>: MASTER COFFER CREATION</w:t>
      </w:r>
      <w:bookmarkEnd w:id="262"/>
    </w:p>
    <w:p w14:paraId="0346BBA5" w14:textId="670AE616" w:rsidR="00490283" w:rsidRPr="003265EE" w:rsidRDefault="00490283" w:rsidP="00672DC9">
      <w:pPr>
        <w:pStyle w:val="BodyText"/>
      </w:pPr>
      <w:del w:id="263" w:author="Pinnu, Sainath" w:date="2023-04-12T11:34:00Z">
        <w:r w:rsidDel="007419F4">
          <w:rPr>
            <w:noProof/>
          </w:rPr>
          <w:drawing>
            <wp:inline distT="0" distB="0" distL="0" distR="0" wp14:anchorId="486CB55E" wp14:editId="10CC8BE5">
              <wp:extent cx="4572000" cy="1543050"/>
              <wp:effectExtent l="76200" t="76200" r="133350" b="133350"/>
              <wp:docPr id="1968978481" name="Picture 1968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978481"/>
                      <pic:cNvPicPr/>
                    </pic:nvPicPr>
                    <pic:blipFill>
                      <a:blip r:embed="rId131">
                        <a:extLst>
                          <a:ext uri="{28A0092B-C50C-407E-A947-70E740481C1C}">
                            <a14:useLocalDpi xmlns:a14="http://schemas.microsoft.com/office/drawing/2010/main" val="0"/>
                          </a:ext>
                        </a:extLst>
                      </a:blip>
                      <a:stretch>
                        <a:fillRect/>
                      </a:stretch>
                    </pic:blipFill>
                    <pic:spPr>
                      <a:xfrm>
                        <a:off x="0" y="0"/>
                        <a:ext cx="45720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64" w:author="Pinnu, Sainath" w:date="2023-04-12T11:34:00Z">
        <w:r w:rsidR="007419F4">
          <w:rPr>
            <w:noProof/>
          </w:rPr>
          <w:drawing>
            <wp:inline distT="0" distB="0" distL="0" distR="0" wp14:anchorId="2829CEA8" wp14:editId="1E56199F">
              <wp:extent cx="59436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495425"/>
                      </a:xfrm>
                      <a:prstGeom prst="rect">
                        <a:avLst/>
                      </a:prstGeom>
                    </pic:spPr>
                  </pic:pic>
                </a:graphicData>
              </a:graphic>
            </wp:inline>
          </w:drawing>
        </w:r>
      </w:ins>
    </w:p>
    <w:p w14:paraId="4B995B4B" w14:textId="77777777" w:rsidR="00490283" w:rsidRPr="00F01E90" w:rsidRDefault="00000000" w:rsidP="00672DC9">
      <w:pPr>
        <w:pStyle w:val="Caption"/>
        <w:rPr>
          <w:color w:val="92D050"/>
        </w:rPr>
      </w:pPr>
      <w:hyperlink w:anchor="_SETTINGS" w:history="1">
        <w:r w:rsidR="00490283" w:rsidRPr="00F01E90">
          <w:rPr>
            <w:rStyle w:val="Hyperlink"/>
            <w:color w:val="92D050"/>
          </w:rPr>
          <w:t>Return to: Settings</w:t>
        </w:r>
      </w:hyperlink>
      <w:r w:rsidR="00490283" w:rsidRPr="00F01E90">
        <w:rPr>
          <w:color w:val="92D050"/>
        </w:rPr>
        <w:t xml:space="preserve"> </w:t>
      </w:r>
    </w:p>
    <w:p w14:paraId="5550287C" w14:textId="77777777" w:rsidR="00490283" w:rsidRDefault="00490283" w:rsidP="00737E57">
      <w:pPr>
        <w:pStyle w:val="BodyText"/>
      </w:pPr>
    </w:p>
    <w:p w14:paraId="7F2DFE86" w14:textId="41ACF9F0" w:rsidR="00490283" w:rsidRDefault="00490283" w:rsidP="0060488A">
      <w:pPr>
        <w:pStyle w:val="Heading2"/>
      </w:pPr>
      <w:bookmarkStart w:id="265" w:name="_Toc63697415"/>
      <w:bookmarkStart w:id="266" w:name="_Toc131579863"/>
      <w:r>
        <w:t>BALANCE ACTION MAP</w:t>
      </w:r>
      <w:bookmarkEnd w:id="265"/>
      <w:bookmarkEnd w:id="266"/>
      <w:r>
        <w:t xml:space="preserve"> </w:t>
      </w:r>
    </w:p>
    <w:p w14:paraId="228A66F3" w14:textId="7ED7C291" w:rsidR="00490283" w:rsidRDefault="00490283" w:rsidP="00672DC9">
      <w:pPr>
        <w:pStyle w:val="BodyText"/>
      </w:pPr>
      <w:r w:rsidRPr="0060488A">
        <w:rPr>
          <w:i/>
          <w:iCs/>
        </w:rPr>
        <w:t>Settings</w:t>
      </w:r>
      <w:r w:rsidRPr="0060488A">
        <w:rPr>
          <w:rFonts w:ascii="Wingdings" w:eastAsia="Wingdings" w:hAnsi="Wingdings" w:cs="Wingdings"/>
          <w:i/>
          <w:iCs/>
        </w:rPr>
        <w:t></w:t>
      </w:r>
      <w:r w:rsidRPr="0060488A">
        <w:rPr>
          <w:i/>
          <w:iCs/>
        </w:rPr>
        <w:t>Balance</w:t>
      </w:r>
      <w:r>
        <w:t xml:space="preserve"> Action Map </w:t>
      </w:r>
      <w:r w:rsidR="00686BD7">
        <w:t>defines</w:t>
      </w:r>
      <w:r>
        <w:t xml:space="preserve"> how Vault Balance will treat and reconcile cash movements. Vault Balance handles each workflow separately, and it also provides the ability to break</w:t>
      </w:r>
      <w:r w:rsidR="00686BD7">
        <w:t xml:space="preserve"> </w:t>
      </w:r>
      <w:r>
        <w:t xml:space="preserve">down each workflow into its sub-parts. The Balance Action Map defines how Vault Balance should modify balances at each point in the chain. </w:t>
      </w:r>
    </w:p>
    <w:p w14:paraId="329C2CF4" w14:textId="36502033" w:rsidR="00490283" w:rsidRDefault="00490283" w:rsidP="00672DC9">
      <w:pPr>
        <w:pStyle w:val="BodyText"/>
      </w:pPr>
      <w:r>
        <w:lastRenderedPageBreak/>
        <w:t xml:space="preserve">A workflow consists of States that an order can be in at a given time, and Tasks are actions that may be performed from a given State.  In the example diagram below, black text in bubbles </w:t>
      </w:r>
      <w:r w:rsidR="00686BD7">
        <w:t xml:space="preserve">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p>
    <w:p w14:paraId="2D2602A9" w14:textId="1080FDED" w:rsidR="00490283" w:rsidRDefault="00490283" w:rsidP="00AE0DA0">
      <w:pPr>
        <w:pStyle w:val="BodyText"/>
      </w:pPr>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p>
    <w:p w14:paraId="2640E19E" w14:textId="3F9A1FC0" w:rsidR="00490283" w:rsidRDefault="00490283" w:rsidP="00672DC9">
      <w:pPr>
        <w:pStyle w:val="BodyText"/>
      </w:pPr>
      <w:r>
        <w:t xml:space="preserve">Additionally, a Balance Action Map entry is necessary when ATM Residual information is input into OptiCash (this does not follow a workflow). </w:t>
      </w:r>
    </w:p>
    <w:p w14:paraId="449D38DE" w14:textId="77777777" w:rsidR="0009659B" w:rsidRDefault="0009659B">
      <w:pPr>
        <w:rPr>
          <w:i/>
          <w:iCs/>
          <w:color w:val="44546A" w:themeColor="text2"/>
          <w:sz w:val="18"/>
          <w:szCs w:val="18"/>
        </w:rPr>
      </w:pPr>
      <w:bookmarkStart w:id="267" w:name="_Toc63697456"/>
      <w:r>
        <w:br w:type="page"/>
      </w:r>
    </w:p>
    <w:p w14:paraId="2CA4612F" w14:textId="5810D085" w:rsidR="00490283" w:rsidRDefault="00490283" w:rsidP="00672DC9">
      <w:pPr>
        <w:pStyle w:val="Caption"/>
      </w:pPr>
      <w:r w:rsidRPr="00C07B38">
        <w:lastRenderedPageBreak/>
        <w:t xml:space="preserve">FIGURE </w:t>
      </w:r>
      <w:r>
        <w:fldChar w:fldCharType="begin"/>
      </w:r>
      <w:r>
        <w:instrText>SEQ Figure \* ARABIC</w:instrText>
      </w:r>
      <w:r>
        <w:fldChar w:fldCharType="separate"/>
      </w:r>
      <w:r w:rsidR="0061087E">
        <w:rPr>
          <w:noProof/>
        </w:rPr>
        <w:t>33</w:t>
      </w:r>
      <w:r>
        <w:fldChar w:fldCharType="end"/>
      </w:r>
      <w:r>
        <w:t>: EXAMPLE OF AN ORDER WORKFLOW REQUIRING A BALANCE ACTION MAP</w:t>
      </w:r>
      <w:bookmarkEnd w:id="267"/>
      <w:r>
        <w:t xml:space="preserve"> </w:t>
      </w:r>
    </w:p>
    <w:p w14:paraId="39312091" w14:textId="77777777" w:rsidR="00490283" w:rsidRDefault="00490283" w:rsidP="00672DC9">
      <w:pPr>
        <w:pStyle w:val="BodyText"/>
      </w:pPr>
      <w:r>
        <w:rPr>
          <w:noProof/>
        </w:rPr>
        <w:drawing>
          <wp:inline distT="0" distB="0" distL="0" distR="0" wp14:anchorId="1D4E2D23" wp14:editId="62743944">
            <wp:extent cx="5485892" cy="2840990"/>
            <wp:effectExtent l="76200" t="76200" r="133985" b="130810"/>
            <wp:docPr id="5334" name="Picture 5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133">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CBB2202" w14:textId="77777777" w:rsidR="00490283" w:rsidRPr="004E344C" w:rsidRDefault="00000000" w:rsidP="00672DC9">
      <w:pPr>
        <w:pStyle w:val="Caption"/>
        <w:rPr>
          <w:color w:val="92D050"/>
        </w:rPr>
      </w:pPr>
      <w:hyperlink w:anchor="_SETTINGS" w:history="1">
        <w:r w:rsidR="00490283" w:rsidRPr="004E344C">
          <w:rPr>
            <w:rStyle w:val="Hyperlink"/>
            <w:color w:val="92D050"/>
          </w:rPr>
          <w:t>Return to: Settings</w:t>
        </w:r>
      </w:hyperlink>
      <w:r w:rsidR="00490283" w:rsidRPr="004E344C">
        <w:rPr>
          <w:color w:val="92D050"/>
        </w:rPr>
        <w:t xml:space="preserve"> </w:t>
      </w:r>
    </w:p>
    <w:p w14:paraId="07221186" w14:textId="16C0DA80" w:rsidR="00490283" w:rsidRDefault="00490283" w:rsidP="00672DC9">
      <w:pPr>
        <w:pStyle w:val="BodyText"/>
      </w:pPr>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p>
    <w:p w14:paraId="502004FD" w14:textId="77777777" w:rsidR="0009659B" w:rsidRDefault="0009659B">
      <w:pPr>
        <w:rPr>
          <w:i/>
          <w:iCs/>
          <w:color w:val="44546A" w:themeColor="text2"/>
          <w:sz w:val="18"/>
          <w:szCs w:val="18"/>
        </w:rPr>
      </w:pPr>
      <w:bookmarkStart w:id="268" w:name="_Toc63697457"/>
      <w:r>
        <w:br w:type="page"/>
      </w:r>
    </w:p>
    <w:p w14:paraId="41070018" w14:textId="17DFADF9" w:rsidR="00490283" w:rsidRDefault="00490283" w:rsidP="005952E2">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34</w:t>
      </w:r>
      <w:r>
        <w:rPr>
          <w:noProof/>
        </w:rPr>
        <w:fldChar w:fldCharType="end"/>
      </w:r>
      <w:r>
        <w:t>: BALANCE ACTION MAP SC</w:t>
      </w:r>
      <w:r>
        <w:fldChar w:fldCharType="begin"/>
      </w:r>
      <w:r>
        <w:instrText xml:space="preserve">  </w:instrText>
      </w:r>
      <w:r>
        <w:fldChar w:fldCharType="end"/>
      </w:r>
      <w:r>
        <w:t>REEN</w:t>
      </w:r>
      <w:bookmarkEnd w:id="268"/>
      <w:r>
        <w:t xml:space="preserve"> </w:t>
      </w:r>
    </w:p>
    <w:p w14:paraId="449B7E52" w14:textId="1E94FFDA" w:rsidR="00490283" w:rsidRDefault="00490283" w:rsidP="005952E2">
      <w:pPr>
        <w:pStyle w:val="BodyText"/>
      </w:pPr>
      <w:del w:id="269" w:author="Pinnu, Sainath" w:date="2023-04-12T11:35:00Z">
        <w:r w:rsidDel="00925F1C">
          <w:rPr>
            <w:noProof/>
          </w:rPr>
          <w:drawing>
            <wp:inline distT="0" distB="0" distL="0" distR="0" wp14:anchorId="68B7961B" wp14:editId="5FDAC1DF">
              <wp:extent cx="4110445" cy="3750781"/>
              <wp:effectExtent l="76200" t="76200" r="137795" b="135890"/>
              <wp:docPr id="946291350" name="Picture 9462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91350"/>
                      <pic:cNvPicPr/>
                    </pic:nvPicPr>
                    <pic:blipFill>
                      <a:blip r:embed="rId134">
                        <a:extLst>
                          <a:ext uri="{28A0092B-C50C-407E-A947-70E740481C1C}">
                            <a14:useLocalDpi xmlns:a14="http://schemas.microsoft.com/office/drawing/2010/main" val="0"/>
                          </a:ext>
                        </a:extLst>
                      </a:blip>
                      <a:stretch>
                        <a:fillRect/>
                      </a:stretch>
                    </pic:blipFill>
                    <pic:spPr>
                      <a:xfrm>
                        <a:off x="0" y="0"/>
                        <a:ext cx="4113386" cy="37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70" w:author="Pinnu, Sainath" w:date="2023-04-12T11:35:00Z">
        <w:r w:rsidR="00925F1C">
          <w:rPr>
            <w:noProof/>
          </w:rPr>
          <w:drawing>
            <wp:inline distT="0" distB="0" distL="0" distR="0" wp14:anchorId="552802CC" wp14:editId="1BF0BE44">
              <wp:extent cx="594360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912110"/>
                      </a:xfrm>
                      <a:prstGeom prst="rect">
                        <a:avLst/>
                      </a:prstGeom>
                    </pic:spPr>
                  </pic:pic>
                </a:graphicData>
              </a:graphic>
            </wp:inline>
          </w:drawing>
        </w:r>
      </w:ins>
      <w:r>
        <w:t xml:space="preserve"> </w:t>
      </w:r>
    </w:p>
    <w:p w14:paraId="1C49F552" w14:textId="77777777" w:rsidR="00490283" w:rsidRPr="004E344C" w:rsidRDefault="00000000" w:rsidP="005952E2">
      <w:pPr>
        <w:pStyle w:val="Caption"/>
        <w:rPr>
          <w:color w:val="92D050"/>
        </w:rPr>
      </w:pPr>
      <w:hyperlink w:anchor="_SETTINGS" w:history="1">
        <w:r w:rsidR="00490283" w:rsidRPr="004E344C">
          <w:rPr>
            <w:rStyle w:val="Hyperlink"/>
            <w:color w:val="92D050"/>
          </w:rPr>
          <w:t>Return to: Settings</w:t>
        </w:r>
      </w:hyperlink>
      <w:r w:rsidR="00490283" w:rsidRPr="004E344C">
        <w:rPr>
          <w:color w:val="92D050"/>
        </w:rPr>
        <w:t xml:space="preserve"> </w:t>
      </w:r>
    </w:p>
    <w:p w14:paraId="5C5502FC" w14:textId="79116CF9" w:rsidR="00490283" w:rsidRDefault="00490283" w:rsidP="005952E2">
      <w:pPr>
        <w:pStyle w:val="Caption"/>
      </w:pPr>
      <w:bookmarkStart w:id="271" w:name="_Toc63697487"/>
      <w:r>
        <w:t xml:space="preserve">TABLE </w:t>
      </w:r>
      <w:r>
        <w:rPr>
          <w:noProof/>
        </w:rPr>
        <w:fldChar w:fldCharType="begin"/>
      </w:r>
      <w:r>
        <w:rPr>
          <w:noProof/>
        </w:rPr>
        <w:instrText xml:space="preserve"> SEQ Table \* ARABIC </w:instrText>
      </w:r>
      <w:r>
        <w:rPr>
          <w:noProof/>
        </w:rPr>
        <w:fldChar w:fldCharType="separate"/>
      </w:r>
      <w:r w:rsidR="0061087E">
        <w:rPr>
          <w:noProof/>
        </w:rPr>
        <w:t>24</w:t>
      </w:r>
      <w:r>
        <w:rPr>
          <w:noProof/>
        </w:rPr>
        <w:fldChar w:fldCharType="end"/>
      </w:r>
      <w:r>
        <w:t>: BALANCE ACTION MAP FIELD DESCRIPTIONS</w:t>
      </w:r>
      <w:bookmarkEnd w:id="271"/>
      <w:r>
        <w:t xml:space="preserve">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490283" w14:paraId="1C4F0FB4" w14:textId="77777777" w:rsidTr="005952E2">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460603A" w14:textId="77777777" w:rsidR="00490283" w:rsidRDefault="00490283" w:rsidP="005952E2">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0587360" w14:textId="77777777" w:rsidR="00490283" w:rsidRDefault="00490283" w:rsidP="005952E2">
            <w:pPr>
              <w:pStyle w:val="TableHeading"/>
            </w:pPr>
            <w:r>
              <w:t xml:space="preserve">Description </w:t>
            </w:r>
          </w:p>
        </w:tc>
      </w:tr>
      <w:tr w:rsidR="00490283" w14:paraId="5226669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01A4076" w14:textId="77777777" w:rsidR="00490283" w:rsidRPr="005952E2" w:rsidRDefault="00490283" w:rsidP="005952E2">
            <w:pPr>
              <w:pStyle w:val="TableBody"/>
              <w:rPr>
                <w:b/>
                <w:bCs/>
              </w:rPr>
            </w:pPr>
            <w:r w:rsidRPr="005952E2">
              <w:rPr>
                <w:b/>
                <w:bCs/>
              </w:rPr>
              <w:lastRenderedPageBreak/>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2A27C111" w14:textId="5EDC1980" w:rsidR="00490283" w:rsidRDefault="00490283" w:rsidP="005952E2">
            <w:pPr>
              <w:pStyle w:val="TableBody"/>
            </w:pPr>
            <w:r>
              <w:t xml:space="preserve"> Allows User</w:t>
            </w:r>
            <w:r w:rsidR="00551C91">
              <w:t>s</w:t>
            </w:r>
            <w:r>
              <w:t xml:space="preserve"> to filter </w:t>
            </w:r>
            <w:r w:rsidR="00551C91">
              <w:t xml:space="preserve">the </w:t>
            </w:r>
            <w:r>
              <w:t xml:space="preserve">listing of Balance Action Map entries according to workflow. </w:t>
            </w:r>
          </w:p>
        </w:tc>
      </w:tr>
      <w:tr w:rsidR="00490283" w14:paraId="519A2DD4"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263B9324" w14:textId="77777777" w:rsidR="00490283" w:rsidRPr="005952E2" w:rsidRDefault="00490283" w:rsidP="005952E2">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56889A74" w14:textId="77777777" w:rsidR="00490283" w:rsidRDefault="00490283" w:rsidP="005952E2">
            <w:pPr>
              <w:pStyle w:val="TableBody"/>
            </w:pPr>
            <w:r>
              <w:t xml:space="preserve"> Displays the workflow to which the Balance Action will apply. </w:t>
            </w:r>
          </w:p>
        </w:tc>
      </w:tr>
      <w:tr w:rsidR="00490283" w14:paraId="0564991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2DD081E" w14:textId="77777777" w:rsidR="00490283" w:rsidRPr="005952E2" w:rsidRDefault="00490283" w:rsidP="005952E2">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148D222B" w14:textId="77777777" w:rsidR="00490283" w:rsidRDefault="00490283" w:rsidP="005952E2">
            <w:pPr>
              <w:pStyle w:val="TableBody"/>
            </w:pPr>
            <w:r>
              <w:t xml:space="preserve"> Shows the beginning state for the action being defined. Valid States will vary by institution. </w:t>
            </w:r>
          </w:p>
        </w:tc>
      </w:tr>
      <w:tr w:rsidR="00490283" w14:paraId="5A7AF57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7F5226E0" w14:textId="77777777" w:rsidR="00490283" w:rsidRPr="005952E2" w:rsidRDefault="00490283" w:rsidP="005952E2">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0DAA5491" w14:textId="77777777" w:rsidR="00490283" w:rsidRDefault="00490283" w:rsidP="005952E2">
            <w:pPr>
              <w:pStyle w:val="TableBody"/>
            </w:pPr>
            <w:r>
              <w:t xml:space="preserve"> Shows the final state for the action being defined. Valid States will vary by institution. </w:t>
            </w:r>
          </w:p>
        </w:tc>
      </w:tr>
      <w:tr w:rsidR="00490283" w14:paraId="2305374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A270E26" w14:textId="77777777" w:rsidR="00490283" w:rsidRPr="005952E2" w:rsidRDefault="00490283" w:rsidP="005952E2">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0756ABB0" w14:textId="77777777" w:rsidR="00490283" w:rsidRDefault="00490283" w:rsidP="005952E2">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490283" w14:paraId="706864D9"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A26B5C7" w14:textId="77777777" w:rsidR="00490283" w:rsidRPr="005952E2" w:rsidRDefault="00490283" w:rsidP="005952E2">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5A1846FE" w14:textId="77777777" w:rsidR="00490283" w:rsidRDefault="00490283" w:rsidP="005952E2">
            <w:pPr>
              <w:pStyle w:val="TableBody"/>
            </w:pPr>
            <w:r>
              <w:t xml:space="preserve"> If a Coffer has been defined for a particular Workflow/Quality combination, it will be denoted in this column. </w:t>
            </w:r>
          </w:p>
        </w:tc>
      </w:tr>
      <w:tr w:rsidR="00490283" w14:paraId="39A1DEB6" w14:textId="77777777" w:rsidTr="00BB302E">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6FF1CC38" w14:textId="77777777" w:rsidR="00490283" w:rsidRPr="005952E2" w:rsidRDefault="00490283" w:rsidP="005952E2">
            <w:pPr>
              <w:pStyle w:val="TableBody"/>
              <w:rPr>
                <w:b/>
                <w:bCs/>
              </w:rPr>
            </w:pPr>
            <w:r w:rsidRPr="005952E2">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2A34760F" w14:textId="77777777" w:rsidR="00490283" w:rsidRDefault="00490283" w:rsidP="005952E2">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490283" w14:paraId="0FC01D8B"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11E9CDFA" w14:textId="77777777" w:rsidR="00490283" w:rsidRPr="005952E2" w:rsidRDefault="00490283" w:rsidP="005952E2">
            <w:pPr>
              <w:pStyle w:val="TableBody"/>
              <w:rPr>
                <w:b/>
                <w:bCs/>
              </w:rPr>
            </w:pPr>
            <w:r w:rsidRPr="005952E2">
              <w:rPr>
                <w:b/>
                <w:bCs/>
              </w:rPr>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518FABD6" w14:textId="77777777" w:rsidR="00490283" w:rsidRDefault="00490283" w:rsidP="005952E2">
            <w:pPr>
              <w:pStyle w:val="TableBody"/>
            </w:pPr>
            <w:r>
              <w:t xml:space="preserve">Determines what should be done with the Vault Balance amount. Add, Subtract, or None. Some state changes may increase (Add) or decrease (Subtract) the balance whereas others would trigger no change (None). </w:t>
            </w:r>
          </w:p>
        </w:tc>
      </w:tr>
      <w:tr w:rsidR="00490283" w14:paraId="6273BDB2"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583A0715" w14:textId="77777777" w:rsidR="00490283" w:rsidRPr="005952E2" w:rsidRDefault="00490283" w:rsidP="005952E2">
            <w:pPr>
              <w:pStyle w:val="TableBody"/>
              <w:rPr>
                <w:b/>
                <w:bCs/>
              </w:rPr>
            </w:pPr>
            <w:r w:rsidRPr="005952E2">
              <w:rPr>
                <w:b/>
                <w:bCs/>
              </w:rPr>
              <w:t xml:space="preserve">Import Balance </w:t>
            </w:r>
          </w:p>
          <w:p w14:paraId="452E8333" w14:textId="77777777" w:rsidR="00490283" w:rsidRPr="005952E2" w:rsidRDefault="00490283" w:rsidP="005952E2">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35E3080" w14:textId="77777777" w:rsidR="00394D50" w:rsidRDefault="00490283" w:rsidP="005952E2">
            <w:pPr>
              <w:pStyle w:val="TableBody"/>
            </w:pPr>
            <w:r w:rsidRPr="00237C82">
              <w:t xml:space="preserve">Allows the user to upload the desired Balance Action Maps to Vault Balance in CSV format. </w:t>
            </w:r>
          </w:p>
          <w:p w14:paraId="246C1BD0" w14:textId="498010FE" w:rsidR="00490283" w:rsidRDefault="00490283" w:rsidP="0060488A">
            <w:pPr>
              <w:pStyle w:val="TableNote"/>
            </w:pPr>
            <w:r w:rsidRPr="0060488A">
              <w:rPr>
                <w:b/>
                <w:bCs/>
              </w:rPr>
              <w:t>Note</w:t>
            </w:r>
            <w:r w:rsidR="005A752E">
              <w:t>: Th</w:t>
            </w:r>
            <w:r w:rsidR="001C39D6">
              <w:t>e contents of the file will overwrite what is currently there, rather than simply adding the contents of the file</w:t>
            </w:r>
            <w:r w:rsidRPr="00237C82">
              <w:t>.</w:t>
            </w:r>
          </w:p>
        </w:tc>
      </w:tr>
    </w:tbl>
    <w:p w14:paraId="1EFED66F" w14:textId="77777777" w:rsidR="00EF5010" w:rsidRDefault="00000000" w:rsidP="005952E2">
      <w:pPr>
        <w:pStyle w:val="Caption"/>
        <w:rPr>
          <w:rStyle w:val="Hyperlink"/>
          <w:color w:val="92D050"/>
        </w:rPr>
      </w:pPr>
      <w:hyperlink w:anchor="_SETTINGS" w:history="1">
        <w:r w:rsidR="00490283" w:rsidRPr="004E344C">
          <w:rPr>
            <w:rStyle w:val="Hyperlink"/>
            <w:color w:val="92D050"/>
          </w:rPr>
          <w:t>Return to: Settings</w:t>
        </w:r>
      </w:hyperlink>
    </w:p>
    <w:p w14:paraId="1D1807E0" w14:textId="1952F7F3" w:rsidR="00490283" w:rsidRPr="004E344C" w:rsidRDefault="00490283" w:rsidP="005952E2">
      <w:pPr>
        <w:pStyle w:val="Caption"/>
        <w:rPr>
          <w:color w:val="92D050"/>
        </w:rPr>
      </w:pPr>
      <w:r w:rsidRPr="004E344C">
        <w:rPr>
          <w:color w:val="92D050"/>
        </w:rPr>
        <w:t xml:space="preserve"> </w:t>
      </w:r>
    </w:p>
    <w:p w14:paraId="3DF2EC2D" w14:textId="6083144C" w:rsidR="00490283" w:rsidRDefault="00490283" w:rsidP="0060488A">
      <w:pPr>
        <w:pStyle w:val="Heading3"/>
      </w:pPr>
      <w:bookmarkStart w:id="272" w:name="_Toc131579864"/>
      <w:r>
        <w:t xml:space="preserve">CREATE </w:t>
      </w:r>
      <w:r w:rsidR="00551C91">
        <w:t xml:space="preserve">A </w:t>
      </w:r>
      <w:r>
        <w:t>NEW BALANCE ACTION MAP ENTRY</w:t>
      </w:r>
      <w:bookmarkEnd w:id="272"/>
    </w:p>
    <w:p w14:paraId="2B5B3EFC" w14:textId="5118CECB" w:rsidR="00490283" w:rsidRDefault="00490283" w:rsidP="00EF5010">
      <w:pPr>
        <w:pStyle w:val="BodyText"/>
      </w:pPr>
      <w:r>
        <w:t xml:space="preserve">New Balance Action Map entries may be established by filling in the fields in the blue section at the bottom of the </w:t>
      </w:r>
      <w:r w:rsidRPr="0060488A">
        <w:rPr>
          <w:b/>
          <w:bCs/>
        </w:rPr>
        <w:t>Balance Action Map</w:t>
      </w:r>
      <w:r>
        <w:t xml:space="preserve"> screen and </w:t>
      </w:r>
      <w:r w:rsidR="00026B12">
        <w:t>click</w:t>
      </w:r>
      <w:r w:rsidR="00643CB8">
        <w:t>ing</w:t>
      </w:r>
      <w:r w:rsidR="00026B12">
        <w:t xml:space="preserve"> </w:t>
      </w:r>
      <w:r w:rsidRPr="0060488A">
        <w:rPr>
          <w:b/>
          <w:bCs/>
        </w:rPr>
        <w:t>SAVE</w:t>
      </w:r>
      <w:r>
        <w:t xml:space="preserve">. </w:t>
      </w:r>
    </w:p>
    <w:p w14:paraId="668C0BB5" w14:textId="5FCCC459" w:rsidR="00490283" w:rsidRDefault="00490283" w:rsidP="00EF5010">
      <w:pPr>
        <w:pStyle w:val="Caption"/>
      </w:pPr>
      <w:bookmarkStart w:id="273" w:name="_Toc63697458"/>
      <w:r>
        <w:t xml:space="preserve">FIGURE </w:t>
      </w:r>
      <w:r>
        <w:rPr>
          <w:noProof/>
        </w:rPr>
        <w:fldChar w:fldCharType="begin"/>
      </w:r>
      <w:r>
        <w:rPr>
          <w:noProof/>
        </w:rPr>
        <w:instrText xml:space="preserve"> SEQ Figure \* ARABIC </w:instrText>
      </w:r>
      <w:r>
        <w:rPr>
          <w:noProof/>
        </w:rPr>
        <w:fldChar w:fldCharType="separate"/>
      </w:r>
      <w:r w:rsidR="0061087E">
        <w:rPr>
          <w:noProof/>
        </w:rPr>
        <w:t>35</w:t>
      </w:r>
      <w:r>
        <w:rPr>
          <w:noProof/>
        </w:rPr>
        <w:fldChar w:fldCharType="end"/>
      </w:r>
      <w:r>
        <w:t>: CREATE NEW BALANCE ACTION MAPS</w:t>
      </w:r>
      <w:bookmarkEnd w:id="273"/>
      <w:r>
        <w:t xml:space="preserve"> </w:t>
      </w:r>
    </w:p>
    <w:p w14:paraId="25AA0781" w14:textId="77777777" w:rsidR="00490283" w:rsidRDefault="00490283" w:rsidP="00EF5010">
      <w:pPr>
        <w:pStyle w:val="BodyText"/>
      </w:pPr>
      <w:r>
        <w:rPr>
          <w:noProof/>
        </w:rPr>
        <w:drawing>
          <wp:inline distT="0" distB="0" distL="0" distR="0" wp14:anchorId="2262785A" wp14:editId="7FE644B7">
            <wp:extent cx="4572000" cy="990600"/>
            <wp:effectExtent l="76200" t="76200" r="133350" b="133350"/>
            <wp:docPr id="6440983" name="Picture 6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136">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06EEB729" w14:textId="77777777" w:rsidR="00490283" w:rsidRPr="00865280" w:rsidRDefault="00000000" w:rsidP="00EF5010">
      <w:pPr>
        <w:pStyle w:val="Caption"/>
        <w:rPr>
          <w:color w:val="92D050"/>
        </w:rPr>
      </w:pPr>
      <w:hyperlink w:anchor="_SETTINGS" w:history="1">
        <w:r w:rsidR="00490283" w:rsidRPr="00865280">
          <w:rPr>
            <w:rStyle w:val="Hyperlink"/>
            <w:color w:val="92D050"/>
          </w:rPr>
          <w:t>Return to: Settings</w:t>
        </w:r>
      </w:hyperlink>
      <w:r w:rsidR="00490283" w:rsidRPr="00865280">
        <w:rPr>
          <w:color w:val="92D050"/>
        </w:rPr>
        <w:t xml:space="preserve"> </w:t>
      </w:r>
    </w:p>
    <w:p w14:paraId="1B0218EC" w14:textId="77777777" w:rsidR="00EF5010" w:rsidRDefault="00EF5010" w:rsidP="00EF5010">
      <w:pPr>
        <w:pStyle w:val="BodyText"/>
      </w:pPr>
      <w:bookmarkStart w:id="274" w:name="_Toc63697416"/>
    </w:p>
    <w:p w14:paraId="72502EEB" w14:textId="48659CAD" w:rsidR="00490283" w:rsidRDefault="00490283" w:rsidP="0060488A">
      <w:pPr>
        <w:pStyle w:val="Heading2"/>
      </w:pPr>
      <w:bookmarkStart w:id="275" w:name="_Toc131579865"/>
      <w:r>
        <w:t>SYSTEM EVENT LOG</w:t>
      </w:r>
      <w:bookmarkEnd w:id="274"/>
      <w:bookmarkEnd w:id="275"/>
      <w:r>
        <w:t xml:space="preserve"> </w:t>
      </w:r>
    </w:p>
    <w:p w14:paraId="0924D53A" w14:textId="3FC21883" w:rsidR="00490283" w:rsidRDefault="00490283" w:rsidP="00EF5010">
      <w:pPr>
        <w:pStyle w:val="BodyText"/>
      </w:pPr>
      <w:r w:rsidRPr="0060488A">
        <w:rPr>
          <w:i/>
          <w:iCs/>
        </w:rPr>
        <w:t>Settings</w:t>
      </w:r>
      <w:r w:rsidRPr="0060488A">
        <w:rPr>
          <w:rFonts w:ascii="Wingdings" w:eastAsia="Wingdings" w:hAnsi="Wingdings" w:cs="Wingdings"/>
          <w:i/>
          <w:iCs/>
        </w:rPr>
        <w:t></w:t>
      </w:r>
      <w:r w:rsidRPr="0060488A">
        <w:rPr>
          <w:i/>
          <w:iCs/>
        </w:rPr>
        <w:t>System</w:t>
      </w:r>
      <w:r>
        <w:t xml:space="preserve"> Event Log provides access </w:t>
      </w:r>
      <w:r w:rsidR="00551C91">
        <w:t xml:space="preserve">to </w:t>
      </w:r>
      <w:r>
        <w:t xml:space="preserve">tracking system events. Often these are generated as a result of the real-time interaction of Vault Balance with OptiSuite. User modifications to balances are also recorded here. </w:t>
      </w:r>
    </w:p>
    <w:p w14:paraId="35DA85F8" w14:textId="77777777" w:rsidR="0009659B" w:rsidRDefault="0009659B">
      <w:pPr>
        <w:rPr>
          <w:i/>
          <w:iCs/>
          <w:color w:val="44546A" w:themeColor="text2"/>
          <w:sz w:val="18"/>
          <w:szCs w:val="18"/>
        </w:rPr>
      </w:pPr>
      <w:bookmarkStart w:id="276" w:name="_Toc63697459"/>
      <w:r>
        <w:br w:type="page"/>
      </w:r>
    </w:p>
    <w:p w14:paraId="6514BC41" w14:textId="703D8E1F" w:rsidR="00490283" w:rsidRDefault="00490283" w:rsidP="00EF5010">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36</w:t>
      </w:r>
      <w:r>
        <w:rPr>
          <w:noProof/>
        </w:rPr>
        <w:fldChar w:fldCharType="end"/>
      </w:r>
      <w:r>
        <w:t>: SYSTEM EVENT LOG SCREEN</w:t>
      </w:r>
      <w:bookmarkEnd w:id="276"/>
      <w:r>
        <w:t xml:space="preserve"> </w:t>
      </w:r>
    </w:p>
    <w:p w14:paraId="6786ED91" w14:textId="007ED823" w:rsidR="00490283" w:rsidRDefault="00490283" w:rsidP="00490283">
      <w:pPr>
        <w:spacing w:after="131"/>
        <w:ind w:right="1071"/>
        <w:jc w:val="right"/>
      </w:pPr>
      <w:del w:id="277" w:author="Pinnu, Sainath" w:date="2023-04-12T11:36:00Z">
        <w:r w:rsidDel="00DB0B1F">
          <w:rPr>
            <w:noProof/>
          </w:rPr>
          <w:drawing>
            <wp:inline distT="0" distB="0" distL="0" distR="0" wp14:anchorId="140EAA16" wp14:editId="599D575C">
              <wp:extent cx="4572000" cy="3171825"/>
              <wp:effectExtent l="76200" t="76200" r="133350" b="142875"/>
              <wp:docPr id="1682362492" name="Picture 16823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62492"/>
                      <pic:cNvPicPr/>
                    </pic:nvPicPr>
                    <pic:blipFill>
                      <a:blip r:embed="rId137">
                        <a:extLst>
                          <a:ext uri="{28A0092B-C50C-407E-A947-70E740481C1C}">
                            <a14:useLocalDpi xmlns:a14="http://schemas.microsoft.com/office/drawing/2010/main" val="0"/>
                          </a:ext>
                        </a:extLst>
                      </a:blip>
                      <a:stretch>
                        <a:fillRect/>
                      </a:stretch>
                    </pic:blipFill>
                    <pic:spPr>
                      <a:xfrm>
                        <a:off x="0" y="0"/>
                        <a:ext cx="4572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78" w:author="Pinnu, Sainath" w:date="2023-04-12T11:36:00Z">
        <w:r w:rsidR="00DB0B1F">
          <w:rPr>
            <w:noProof/>
          </w:rPr>
          <w:drawing>
            <wp:inline distT="0" distB="0" distL="0" distR="0" wp14:anchorId="1D366313" wp14:editId="31DDD524">
              <wp:extent cx="5943600" cy="269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691765"/>
                      </a:xfrm>
                      <a:prstGeom prst="rect">
                        <a:avLst/>
                      </a:prstGeom>
                    </pic:spPr>
                  </pic:pic>
                </a:graphicData>
              </a:graphic>
            </wp:inline>
          </w:drawing>
        </w:r>
      </w:ins>
      <w:r w:rsidRPr="6F20D2D3">
        <w:rPr>
          <w:color w:val="76923C"/>
        </w:rPr>
        <w:t xml:space="preserve"> </w:t>
      </w:r>
    </w:p>
    <w:p w14:paraId="3E54B95B" w14:textId="77777777" w:rsidR="00490283" w:rsidRPr="00F77890" w:rsidRDefault="00000000" w:rsidP="00EF5010">
      <w:pPr>
        <w:pStyle w:val="Caption"/>
        <w:rPr>
          <w:color w:val="92D050"/>
        </w:rPr>
      </w:pPr>
      <w:hyperlink w:anchor="_SETTINGS" w:history="1">
        <w:r w:rsidR="00490283" w:rsidRPr="00F77890">
          <w:rPr>
            <w:rStyle w:val="Hyperlink"/>
            <w:color w:val="92D050"/>
          </w:rPr>
          <w:t>Return to: Settings</w:t>
        </w:r>
      </w:hyperlink>
      <w:r w:rsidR="00490283" w:rsidRPr="00F77890">
        <w:rPr>
          <w:color w:val="92D050"/>
        </w:rPr>
        <w:t xml:space="preserve"> </w:t>
      </w:r>
    </w:p>
    <w:p w14:paraId="53579E31" w14:textId="77777777" w:rsidR="00490283" w:rsidRDefault="00490283" w:rsidP="00490283">
      <w:pPr>
        <w:spacing w:after="208"/>
      </w:pPr>
      <w:r>
        <w:rPr>
          <w:color w:val="76923C"/>
        </w:rPr>
        <w:t xml:space="preserve"> </w:t>
      </w:r>
    </w:p>
    <w:p w14:paraId="635C983D" w14:textId="3AB134AD" w:rsidR="00490283" w:rsidRDefault="00490283" w:rsidP="00EF5010">
      <w:pPr>
        <w:pStyle w:val="Caption"/>
      </w:pPr>
      <w:bookmarkStart w:id="279" w:name="_Toc63697488"/>
      <w:r>
        <w:t xml:space="preserve">TABLE </w:t>
      </w:r>
      <w:r>
        <w:rPr>
          <w:noProof/>
        </w:rPr>
        <w:fldChar w:fldCharType="begin"/>
      </w:r>
      <w:r>
        <w:rPr>
          <w:noProof/>
        </w:rPr>
        <w:instrText xml:space="preserve"> SEQ Table \* ARABIC </w:instrText>
      </w:r>
      <w:r>
        <w:rPr>
          <w:noProof/>
        </w:rPr>
        <w:fldChar w:fldCharType="separate"/>
      </w:r>
      <w:r w:rsidR="0061087E">
        <w:rPr>
          <w:noProof/>
        </w:rPr>
        <w:t>25</w:t>
      </w:r>
      <w:r>
        <w:rPr>
          <w:noProof/>
        </w:rPr>
        <w:fldChar w:fldCharType="end"/>
      </w:r>
      <w:r>
        <w:t>: SYSTEM EVENT LOG FIELD DESCRIPTIONS</w:t>
      </w:r>
      <w:bookmarkEnd w:id="279"/>
      <w:r>
        <w:t xml:space="preserve">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6402D380" w14:textId="77777777" w:rsidTr="00EF5010">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2493F36" w14:textId="77777777" w:rsidR="00490283" w:rsidRPr="00EF5010" w:rsidRDefault="00490283" w:rsidP="00EF5010">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F0AFFC3" w14:textId="77777777" w:rsidR="00490283" w:rsidRDefault="00490283" w:rsidP="00EF5010">
            <w:pPr>
              <w:pStyle w:val="TableHeading"/>
            </w:pPr>
            <w:r>
              <w:t xml:space="preserve">Description </w:t>
            </w:r>
          </w:p>
        </w:tc>
      </w:tr>
      <w:tr w:rsidR="00490283" w14:paraId="5D7FD29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B78B27C" w14:textId="77777777" w:rsidR="00490283" w:rsidRPr="00EF5010" w:rsidRDefault="00490283" w:rsidP="00EF5010">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06428D9" w14:textId="77777777" w:rsidR="00490283" w:rsidRDefault="00490283" w:rsidP="00EF5010">
            <w:pPr>
              <w:pStyle w:val="TableBody"/>
            </w:pPr>
            <w:r>
              <w:t xml:space="preserve"> Shows system generated Timestamp for when each item occurred and generated a log entry. </w:t>
            </w:r>
          </w:p>
        </w:tc>
      </w:tr>
      <w:tr w:rsidR="00490283" w14:paraId="72D2073F" w14:textId="77777777" w:rsidTr="00BB302E">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EC8D2" w14:textId="77777777" w:rsidR="00490283" w:rsidRPr="00EF5010" w:rsidRDefault="00490283" w:rsidP="00EF5010">
            <w:pPr>
              <w:pStyle w:val="TableBody"/>
              <w:rPr>
                <w:b/>
                <w:bCs/>
              </w:rPr>
            </w:pPr>
            <w:r w:rsidRPr="00EF5010">
              <w:rPr>
                <w:b/>
                <w:bCs/>
              </w:rPr>
              <w:lastRenderedPageBreak/>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CB39" w14:textId="14334078" w:rsidR="00490283" w:rsidRDefault="00490283" w:rsidP="00EF5010">
            <w:pPr>
              <w:pStyle w:val="TableBody"/>
            </w:pPr>
            <w:r>
              <w:t xml:space="preserve"> Icons show the nature of the log entry. Th</w:t>
            </w:r>
            <w:r w:rsidR="004C3255">
              <w:t>ree icons</w:t>
            </w:r>
            <w:r>
              <w:t xml:space="preserve"> may occur: </w:t>
            </w:r>
          </w:p>
          <w:p w14:paraId="51C3269E" w14:textId="77777777" w:rsidR="00490283" w:rsidRDefault="00490283" w:rsidP="00EF5010">
            <w:pPr>
              <w:pStyle w:val="TableBody"/>
            </w:pPr>
            <w:r>
              <w:t xml:space="preserve"> </w:t>
            </w:r>
          </w:p>
          <w:p w14:paraId="46AD5E3B" w14:textId="77777777" w:rsidR="00490283" w:rsidRDefault="00490283" w:rsidP="00EF5010">
            <w:pPr>
              <w:pStyle w:val="TableBody"/>
            </w:pPr>
            <w:r w:rsidRPr="6356747E">
              <w:rPr>
                <w:szCs w:val="16"/>
              </w:rPr>
              <w:t xml:space="preserve"> </w:t>
            </w:r>
            <w:r>
              <w:rPr>
                <w:noProof/>
              </w:rPr>
              <w:drawing>
                <wp:inline distT="0" distB="0" distL="0" distR="0" wp14:anchorId="397A6282" wp14:editId="2721DD89">
                  <wp:extent cx="300355" cy="203835"/>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139"/>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0404C751" w14:textId="77777777" w:rsidR="00490283" w:rsidRDefault="00490283" w:rsidP="00EF5010">
            <w:pPr>
              <w:pStyle w:val="TableBody"/>
            </w:pPr>
            <w:r>
              <w:t xml:space="preserve"> </w:t>
            </w:r>
          </w:p>
          <w:p w14:paraId="465F25A6" w14:textId="77777777" w:rsidR="00490283" w:rsidRDefault="00490283" w:rsidP="00EF5010">
            <w:pPr>
              <w:pStyle w:val="TableBody"/>
            </w:pPr>
            <w:r w:rsidRPr="6356747E">
              <w:rPr>
                <w:szCs w:val="16"/>
              </w:rPr>
              <w:t xml:space="preserve"> </w:t>
            </w:r>
            <w:r>
              <w:rPr>
                <w:noProof/>
              </w:rPr>
              <w:drawing>
                <wp:inline distT="0" distB="0" distL="0" distR="0" wp14:anchorId="593C8F1C" wp14:editId="06FB2A75">
                  <wp:extent cx="280035" cy="245745"/>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140"/>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4B342620" w14:textId="77777777" w:rsidR="00490283" w:rsidRDefault="00490283" w:rsidP="00EF5010">
            <w:pPr>
              <w:pStyle w:val="TableBody"/>
            </w:pPr>
            <w:r>
              <w:t xml:space="preserve"> </w:t>
            </w:r>
          </w:p>
          <w:p w14:paraId="2AA764C8" w14:textId="2DE4EFDC" w:rsidR="00490283" w:rsidRDefault="00490283" w:rsidP="00EF5010">
            <w:pPr>
              <w:pStyle w:val="TableBody"/>
            </w:pPr>
            <w:r>
              <w:rPr>
                <w:noProof/>
              </w:rPr>
              <w:drawing>
                <wp:inline distT="0" distB="0" distL="0" distR="0" wp14:anchorId="6FDDDF7B" wp14:editId="511A6DEE">
                  <wp:extent cx="294005" cy="273050"/>
                  <wp:effectExtent l="0" t="0" r="0" b="0"/>
                  <wp:docPr id="5657" name="Picture 5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141">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rsidR="00D5411E">
              <w:tab/>
            </w:r>
            <w:r w:rsidRPr="6F20D2D3">
              <w:rPr>
                <w:szCs w:val="16"/>
              </w:rPr>
              <w:t xml:space="preserve"> Denotes a warning associated with an error such as there is not a proper </w:t>
            </w:r>
            <w:r w:rsidRPr="0060488A">
              <w:rPr>
                <w:b/>
                <w:bCs/>
                <w:szCs w:val="16"/>
              </w:rPr>
              <w:t>Balance</w:t>
            </w:r>
            <w:r w:rsidR="00C108D6" w:rsidRPr="0060488A">
              <w:rPr>
                <w:b/>
                <w:bCs/>
                <w:szCs w:val="16"/>
              </w:rPr>
              <w:t xml:space="preserve"> </w:t>
            </w:r>
            <w:r w:rsidRPr="0060488A">
              <w:rPr>
                <w:b/>
                <w:bCs/>
                <w:szCs w:val="16"/>
              </w:rPr>
              <w:t>Action Map</w:t>
            </w:r>
            <w:r w:rsidRPr="6F20D2D3">
              <w:rPr>
                <w:szCs w:val="16"/>
              </w:rPr>
              <w:t xml:space="preserve"> associated with the occurrence that generated the Log. User interaction will </w:t>
            </w:r>
            <w:r w:rsidR="00EC78DB">
              <w:rPr>
                <w:szCs w:val="16"/>
              </w:rPr>
              <w:t>b</w:t>
            </w:r>
            <w:r w:rsidRPr="6F20D2D3">
              <w:rPr>
                <w:szCs w:val="16"/>
              </w:rPr>
              <w:t xml:space="preserve">e necessary </w:t>
            </w:r>
          </w:p>
        </w:tc>
      </w:tr>
      <w:tr w:rsidR="00490283" w14:paraId="11BC6F7A"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CFDBC" w14:textId="77777777" w:rsidR="00490283" w:rsidRPr="00EF5010" w:rsidRDefault="00490283" w:rsidP="00EF5010">
            <w:pPr>
              <w:pStyle w:val="TableBody"/>
              <w:rPr>
                <w:b/>
                <w:bCs/>
              </w:rPr>
            </w:pPr>
            <w:r w:rsidRPr="00EF5010">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F0D42" w14:textId="77777777" w:rsidR="00490283" w:rsidRDefault="00490283" w:rsidP="00EF5010">
            <w:pPr>
              <w:pStyle w:val="TableBody"/>
            </w:pPr>
            <w:r>
              <w:t xml:space="preserve"> Lists the actual log definition line describing the occurrence and the associated cashpoints </w:t>
            </w:r>
          </w:p>
        </w:tc>
      </w:tr>
      <w:tr w:rsidR="00490283" w14:paraId="62BB21CF"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D4E47" w14:textId="77777777" w:rsidR="00490283" w:rsidRPr="00EF5010" w:rsidRDefault="00490283" w:rsidP="00EF5010">
            <w:pPr>
              <w:pStyle w:val="TableBody"/>
              <w:rPr>
                <w:b/>
                <w:bCs/>
              </w:rPr>
            </w:pPr>
            <w:r w:rsidRPr="00EF5010">
              <w:rPr>
                <w:b/>
                <w:bCs/>
              </w:rPr>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09AAF" w14:textId="77777777" w:rsidR="00490283" w:rsidRDefault="00490283" w:rsidP="00EF5010">
            <w:pPr>
              <w:pStyle w:val="TableBody"/>
            </w:pPr>
            <w:r>
              <w:t xml:space="preserve"> Will show the Vault Balance user that has interacted with or resolved the occurrence. </w:t>
            </w:r>
          </w:p>
        </w:tc>
      </w:tr>
      <w:tr w:rsidR="00490283" w14:paraId="1C903917"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CF42A" w14:textId="77777777" w:rsidR="00490283" w:rsidRPr="00EF5010" w:rsidRDefault="00490283" w:rsidP="00EF5010">
            <w:pPr>
              <w:pStyle w:val="TableBody"/>
              <w:rPr>
                <w:b/>
                <w:bCs/>
              </w:rPr>
            </w:pPr>
            <w:r w:rsidRPr="00EF5010">
              <w:rPr>
                <w:b/>
                <w:bCs/>
              </w:rPr>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E385" w14:textId="2546CC2B" w:rsidR="00490283" w:rsidRDefault="00AD4B92" w:rsidP="00AD4B92">
            <w:pPr>
              <w:pStyle w:val="TableBody"/>
            </w:pPr>
            <w:r>
              <w:t xml:space="preserve"> </w:t>
            </w:r>
            <w:r w:rsidR="00490283" w:rsidRPr="00925D47">
              <w:t xml:space="preserve">Allows the user to search the </w:t>
            </w:r>
            <w:r w:rsidR="00490283" w:rsidRPr="0060488A">
              <w:rPr>
                <w:rFonts w:ascii="Open Sans" w:hAnsi="Open Sans" w:cs="Times New Roman"/>
                <w:b/>
                <w:bCs/>
                <w:szCs w:val="20"/>
              </w:rPr>
              <w:t>Event Log</w:t>
            </w:r>
            <w:r w:rsidR="00490283" w:rsidRPr="00925D47">
              <w:t xml:space="preserve"> and return only those results that contain the keyword. Useful for search</w:t>
            </w:r>
            <w:r w:rsidR="004C3255">
              <w:t>ing</w:t>
            </w:r>
            <w:r w:rsidR="00490283" w:rsidRPr="00925D47">
              <w:t xml:space="preserve"> events tied to a specific Order Reference number.</w:t>
            </w:r>
          </w:p>
        </w:tc>
      </w:tr>
      <w:tr w:rsidR="00490283" w14:paraId="1B9CD17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ADDAD" w14:textId="77777777" w:rsidR="00490283" w:rsidRPr="00EF5010" w:rsidRDefault="00490283" w:rsidP="00EF5010">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856F4" w14:textId="4FAFAB4D" w:rsidR="00490283" w:rsidRDefault="00AD4B92" w:rsidP="00AD4B92">
            <w:pPr>
              <w:pStyle w:val="TableBody"/>
            </w:pPr>
            <w:r>
              <w:t xml:space="preserve"> </w:t>
            </w:r>
            <w:r w:rsidR="00490283" w:rsidRPr="00925D47">
              <w:t xml:space="preserve">Allows the user to search the </w:t>
            </w:r>
            <w:r w:rsidR="00490283" w:rsidRPr="0060488A">
              <w:rPr>
                <w:rFonts w:ascii="Open Sans" w:hAnsi="Open Sans" w:cs="Times New Roman"/>
                <w:b/>
                <w:bCs/>
                <w:szCs w:val="20"/>
              </w:rPr>
              <w:t>Event Log</w:t>
            </w:r>
            <w:r w:rsidR="00490283" w:rsidRPr="00925D47">
              <w:t xml:space="preserve"> entries by Date</w:t>
            </w:r>
            <w:r w:rsidR="00490283">
              <w:t>.</w:t>
            </w:r>
          </w:p>
        </w:tc>
      </w:tr>
      <w:tr w:rsidR="00490283" w14:paraId="3828275D"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A1C3" w14:textId="67C6C42A" w:rsidR="00490283" w:rsidRPr="00EF5010" w:rsidRDefault="00490283" w:rsidP="00EF5010">
            <w:pPr>
              <w:pStyle w:val="TableBody"/>
              <w:rPr>
                <w:b/>
                <w:bCs/>
              </w:rPr>
            </w:pPr>
            <w:r w:rsidRPr="00EF5010">
              <w:rPr>
                <w:b/>
                <w:bCs/>
              </w:rPr>
              <w:t>Purge System</w:t>
            </w:r>
            <w:r w:rsidR="00AD4B92">
              <w:rPr>
                <w:b/>
                <w:bCs/>
              </w:rPr>
              <w:t xml:space="preserve"> </w:t>
            </w:r>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9D0B2" w14:textId="5BC7A99C" w:rsidR="00490283" w:rsidRDefault="00AD4B92" w:rsidP="00AD4B92">
            <w:pPr>
              <w:pStyle w:val="TableBody"/>
            </w:pPr>
            <w:r>
              <w:t xml:space="preserve"> </w:t>
            </w:r>
            <w:r w:rsidR="00490283" w:rsidRPr="00925D47">
              <w:t>Allows the user to purge the Logs in the specified Date range, or delete all Logs by leaving the fields blank.</w:t>
            </w:r>
          </w:p>
        </w:tc>
      </w:tr>
    </w:tbl>
    <w:p w14:paraId="410D868F" w14:textId="77777777" w:rsidR="00490283" w:rsidRPr="00A63AD9" w:rsidRDefault="00000000" w:rsidP="00EF5010">
      <w:pPr>
        <w:pStyle w:val="Caption"/>
        <w:rPr>
          <w:color w:val="92D050"/>
        </w:rPr>
      </w:pPr>
      <w:hyperlink w:anchor="_SETTINGS" w:history="1">
        <w:r w:rsidR="00490283" w:rsidRPr="00A63AD9">
          <w:rPr>
            <w:rStyle w:val="Hyperlink"/>
            <w:color w:val="92D050"/>
          </w:rPr>
          <w:t>Return to: Settings</w:t>
        </w:r>
      </w:hyperlink>
      <w:r w:rsidR="00490283" w:rsidRPr="00A63AD9">
        <w:rPr>
          <w:color w:val="92D050"/>
        </w:rPr>
        <w:t xml:space="preserve"> </w:t>
      </w:r>
    </w:p>
    <w:p w14:paraId="4F652D9C" w14:textId="77777777" w:rsidR="00EF5010" w:rsidRDefault="00EF5010" w:rsidP="00EF5010">
      <w:pPr>
        <w:pStyle w:val="BodyText"/>
      </w:pPr>
      <w:bookmarkStart w:id="280" w:name="_Toc63697417"/>
    </w:p>
    <w:p w14:paraId="161F9EC8" w14:textId="77D6CC74" w:rsidR="00490283" w:rsidRDefault="00490283" w:rsidP="00C31E89">
      <w:pPr>
        <w:pStyle w:val="Heading2"/>
      </w:pPr>
      <w:bookmarkStart w:id="281" w:name="_Toc131579866"/>
      <w:r>
        <w:t>APPLICATION SETTINGS</w:t>
      </w:r>
      <w:bookmarkEnd w:id="280"/>
      <w:bookmarkEnd w:id="281"/>
    </w:p>
    <w:p w14:paraId="561B2829" w14:textId="63C95CAE" w:rsidR="00490283" w:rsidRPr="00125315" w:rsidRDefault="00490283" w:rsidP="00125315">
      <w:pPr>
        <w:pStyle w:val="Caption"/>
      </w:pPr>
      <w:bookmarkStart w:id="282" w:name="_Toc63697460"/>
      <w:r w:rsidRPr="00125315">
        <w:t xml:space="preserve">FIGURE </w:t>
      </w:r>
      <w:fldSimple w:instr=" SEQ Figure \* ARABIC ">
        <w:r w:rsidR="0061087E">
          <w:rPr>
            <w:noProof/>
          </w:rPr>
          <w:t>37</w:t>
        </w:r>
      </w:fldSimple>
      <w:r w:rsidRPr="00125315">
        <w:t>: APPLICATION SETTINGS</w:t>
      </w:r>
      <w:bookmarkEnd w:id="282"/>
    </w:p>
    <w:p w14:paraId="6AE08E00" w14:textId="06CE9D94" w:rsidR="00490283" w:rsidRDefault="00490283" w:rsidP="00125315">
      <w:pPr>
        <w:pStyle w:val="BodyText"/>
      </w:pPr>
      <w:del w:id="283" w:author="Pinnu, Sainath" w:date="2023-04-12T11:37:00Z">
        <w:r w:rsidDel="00C131DD">
          <w:rPr>
            <w:noProof/>
          </w:rPr>
          <w:lastRenderedPageBreak/>
          <w:drawing>
            <wp:inline distT="0" distB="0" distL="0" distR="0" wp14:anchorId="246BB2A4" wp14:editId="22A75886">
              <wp:extent cx="4572000" cy="1533525"/>
              <wp:effectExtent l="76200" t="76200" r="133350" b="142875"/>
              <wp:docPr id="1491480603" name="Picture 14914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480603"/>
                      <pic:cNvPicPr/>
                    </pic:nvPicPr>
                    <pic:blipFill>
                      <a:blip r:embed="rId142">
                        <a:extLst>
                          <a:ext uri="{28A0092B-C50C-407E-A947-70E740481C1C}">
                            <a14:useLocalDpi xmlns:a14="http://schemas.microsoft.com/office/drawing/2010/main" val="0"/>
                          </a:ext>
                        </a:extLst>
                      </a:blip>
                      <a:stretch>
                        <a:fillRect/>
                      </a:stretch>
                    </pic:blipFill>
                    <pic:spPr>
                      <a:xfrm>
                        <a:off x="0" y="0"/>
                        <a:ext cx="4572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84" w:author="Pinnu, Sainath" w:date="2023-04-12T11:37:00Z">
        <w:r w:rsidR="00C131DD">
          <w:rPr>
            <w:noProof/>
          </w:rPr>
          <w:drawing>
            <wp:inline distT="0" distB="0" distL="0" distR="0" wp14:anchorId="3F7FEC0A" wp14:editId="2843A004">
              <wp:extent cx="5943600" cy="1578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578610"/>
                      </a:xfrm>
                      <a:prstGeom prst="rect">
                        <a:avLst/>
                      </a:prstGeom>
                    </pic:spPr>
                  </pic:pic>
                </a:graphicData>
              </a:graphic>
            </wp:inline>
          </w:drawing>
        </w:r>
      </w:ins>
    </w:p>
    <w:p w14:paraId="7E8941F3" w14:textId="72903D3B" w:rsidR="00490283" w:rsidRPr="00125315" w:rsidRDefault="00490283" w:rsidP="00125315">
      <w:pPr>
        <w:pStyle w:val="Caption"/>
      </w:pPr>
      <w:r w:rsidRPr="00125315">
        <w:t xml:space="preserve"> </w:t>
      </w:r>
      <w:bookmarkStart w:id="285" w:name="_Toc63697489"/>
      <w:r w:rsidRPr="00125315">
        <w:t xml:space="preserve">TABLE </w:t>
      </w:r>
      <w:fldSimple w:instr=" SEQ Table \* ARABIC ">
        <w:r w:rsidR="0061087E">
          <w:rPr>
            <w:noProof/>
          </w:rPr>
          <w:t>26</w:t>
        </w:r>
      </w:fldSimple>
      <w:r w:rsidRPr="00125315">
        <w:t>: APPLICATION SETTINGS DESCRIPTIONS</w:t>
      </w:r>
      <w:bookmarkEnd w:id="285"/>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lastRenderedPageBreak/>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74CB36B3" w:rsidR="00490283" w:rsidRDefault="00490283" w:rsidP="007B3A15">
            <w:pPr>
              <w:pStyle w:val="TableBody"/>
            </w:pPr>
            <w:r w:rsidRPr="007B73D7">
              <w:t>Drop down box allows the user to choose if the Coffer Balance, Master Coffer Balance or Both are enabled in the application.</w:t>
            </w:r>
          </w:p>
        </w:tc>
      </w:tr>
      <w:tr w:rsidR="00490283" w14:paraId="5FD1515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bookmarkStart w:id="286" w:name="_ALERTS"/>
    <w:bookmarkEnd w:id="286"/>
    <w:p w14:paraId="66BA2751" w14:textId="77777777" w:rsidR="00490283" w:rsidRPr="00A63AD9" w:rsidRDefault="00490283" w:rsidP="00777C81">
      <w:pPr>
        <w:pStyle w:val="Caption"/>
        <w:rPr>
          <w:color w:val="92D050"/>
        </w:rPr>
      </w:pPr>
      <w:r>
        <w:fldChar w:fldCharType="begin"/>
      </w:r>
      <w:r>
        <w:instrText xml:space="preserve"> HYPERLINK \l "_SETTINGS" </w:instrText>
      </w:r>
      <w:r>
        <w:fldChar w:fldCharType="separate"/>
      </w:r>
      <w:r w:rsidRPr="00A63AD9">
        <w:rPr>
          <w:rStyle w:val="Hyperlink"/>
          <w:color w:val="92D050"/>
        </w:rPr>
        <w:t>Return to: Settings</w:t>
      </w:r>
      <w:r>
        <w:rPr>
          <w:rStyle w:val="Hyperlink"/>
          <w:color w:val="92D050"/>
        </w:rPr>
        <w:fldChar w:fldCharType="end"/>
      </w:r>
      <w:r w:rsidRPr="00A63AD9">
        <w:rPr>
          <w:color w:val="92D050"/>
        </w:rPr>
        <w:t xml:space="preserve"> </w:t>
      </w:r>
    </w:p>
    <w:p w14:paraId="595342DF" w14:textId="4F0FDAAB" w:rsidR="00490283" w:rsidRDefault="00490283" w:rsidP="00490283">
      <w:pPr>
        <w:pStyle w:val="Heading1"/>
        <w:ind w:left="-5"/>
      </w:pPr>
      <w:bookmarkStart w:id="287" w:name="_Toc63697418"/>
      <w:bookmarkStart w:id="288" w:name="_Toc131579867"/>
      <w:r>
        <w:lastRenderedPageBreak/>
        <w:t>DATABASE UPGRADES</w:t>
      </w:r>
      <w:bookmarkEnd w:id="287"/>
      <w:bookmarkEnd w:id="288"/>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59F1A287" w:rsidR="00490283" w:rsidRDefault="00490283" w:rsidP="00777C81">
      <w:pPr>
        <w:pStyle w:val="Caption"/>
      </w:pPr>
      <w:bookmarkStart w:id="289" w:name="_Toc63697461"/>
      <w:r w:rsidRPr="00C07B38">
        <w:t xml:space="preserve">FIGURE </w:t>
      </w:r>
      <w:r>
        <w:fldChar w:fldCharType="begin"/>
      </w:r>
      <w:r>
        <w:instrText>SEQ Figure \* ARABIC</w:instrText>
      </w:r>
      <w:r>
        <w:fldChar w:fldCharType="separate"/>
      </w:r>
      <w:r w:rsidR="0061087E">
        <w:rPr>
          <w:noProof/>
        </w:rPr>
        <w:t>38</w:t>
      </w:r>
      <w:r>
        <w:fldChar w:fldCharType="end"/>
      </w:r>
      <w:r>
        <w:t>: DATABASE UPGRADE SCREEN</w:t>
      </w:r>
      <w:bookmarkEnd w:id="289"/>
    </w:p>
    <w:p w14:paraId="27BD5488" w14:textId="77777777" w:rsidR="00490283" w:rsidRPr="00480832" w:rsidRDefault="00490283" w:rsidP="00490283">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4">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0BFD9" w14:textId="77777777" w:rsidR="00490283" w:rsidRPr="00A63AD9" w:rsidRDefault="00000000" w:rsidP="00777C81">
      <w:pPr>
        <w:pStyle w:val="Caption"/>
        <w:rPr>
          <w:color w:val="92D050"/>
        </w:rPr>
      </w:pPr>
      <w:hyperlink w:anchor="_SETTINGS" w:history="1">
        <w:r w:rsidR="00490283" w:rsidRPr="00A63AD9">
          <w:rPr>
            <w:rStyle w:val="Hyperlink"/>
            <w:color w:val="92D050"/>
          </w:rPr>
          <w:t>Return to: Settings</w:t>
        </w:r>
      </w:hyperlink>
      <w:r w:rsidR="00490283" w:rsidRPr="00A63AD9">
        <w:rPr>
          <w:color w:val="92D050"/>
        </w:rPr>
        <w:t xml:space="preserve"> </w:t>
      </w:r>
    </w:p>
    <w:p w14:paraId="79308776" w14:textId="481E9518" w:rsidR="00490283" w:rsidRDefault="00490283" w:rsidP="00490283">
      <w:pPr>
        <w:pStyle w:val="Heading1"/>
        <w:ind w:left="0" w:firstLine="0"/>
      </w:pPr>
      <w:bookmarkStart w:id="290" w:name="_Toc63697419"/>
      <w:bookmarkStart w:id="291" w:name="_Toc131579868"/>
      <w:r>
        <w:lastRenderedPageBreak/>
        <w:t>ALERTS</w:t>
      </w:r>
      <w:bookmarkEnd w:id="290"/>
      <w:bookmarkEnd w:id="291"/>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60488A">
      <w:pPr>
        <w:pStyle w:val="ListBullet"/>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F61E5">
      <w:pPr>
        <w:pStyle w:val="ListBullet"/>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numPr>
          <w:ilvl w:val="0"/>
          <w:numId w:val="0"/>
        </w:numPr>
        <w:ind w:left="1077"/>
      </w:pPr>
    </w:p>
    <w:p w14:paraId="43635D95" w14:textId="4BE20DE4" w:rsidR="00490283" w:rsidRDefault="00490283" w:rsidP="0060488A">
      <w:pPr>
        <w:pStyle w:val="Heading2"/>
      </w:pPr>
      <w:bookmarkStart w:id="292" w:name="_Toc63697420"/>
      <w:bookmarkStart w:id="293" w:name="_Toc131579869"/>
      <w:r>
        <w:t>ACTIVE ALERTS</w:t>
      </w:r>
      <w:bookmarkEnd w:id="292"/>
      <w:bookmarkEnd w:id="293"/>
      <w:r>
        <w:t xml:space="preserve"> </w:t>
      </w:r>
    </w:p>
    <w:p w14:paraId="54E1B5F5" w14:textId="10D23AB0" w:rsidR="00490283" w:rsidRDefault="00490283" w:rsidP="00A42455">
      <w:pPr>
        <w:pStyle w:val="Caption"/>
      </w:pPr>
      <w:bookmarkStart w:id="294"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61087E">
        <w:rPr>
          <w:noProof/>
        </w:rPr>
        <w:t>39</w:t>
      </w:r>
      <w:r w:rsidRPr="50A1CAAB">
        <w:rPr>
          <w:noProof/>
        </w:rPr>
        <w:fldChar w:fldCharType="end"/>
      </w:r>
      <w:r>
        <w:t>: ACTIVE ALERTS SCREEN</w:t>
      </w:r>
      <w:bookmarkEnd w:id="294"/>
      <w:r>
        <w:t xml:space="preserve"> </w:t>
      </w:r>
      <w:r w:rsidRPr="50A1CAAB">
        <w:rPr>
          <w:color w:val="76923C"/>
        </w:rPr>
        <w:t xml:space="preserve"> </w:t>
      </w:r>
    </w:p>
    <w:p w14:paraId="2CBC823E" w14:textId="051A5C6F" w:rsidR="00490283" w:rsidRDefault="00490283" w:rsidP="00A42455">
      <w:pPr>
        <w:pStyle w:val="BodyText"/>
        <w:rPr>
          <w:color w:val="76923C"/>
        </w:rPr>
      </w:pPr>
      <w:del w:id="295" w:author="Pinnu, Sainath" w:date="2023-04-12T11:38:00Z">
        <w:r w:rsidDel="00FB5E1E">
          <w:rPr>
            <w:noProof/>
          </w:rPr>
          <w:drawing>
            <wp:inline distT="0" distB="0" distL="0" distR="0" wp14:anchorId="77168702" wp14:editId="578D25C4">
              <wp:extent cx="4572000" cy="2266950"/>
              <wp:effectExtent l="76200" t="76200" r="133350" b="133350"/>
              <wp:docPr id="1824941614" name="Picture 16873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23910"/>
                      <pic:cNvPicPr/>
                    </pic:nvPicPr>
                    <pic:blipFill>
                      <a:blip r:embed="rId145">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96" w:author="Pinnu, Sainath" w:date="2023-04-12T11:38:00Z">
        <w:r w:rsidR="00FB5E1E">
          <w:rPr>
            <w:noProof/>
          </w:rPr>
          <w:drawing>
            <wp:inline distT="0" distB="0" distL="0" distR="0" wp14:anchorId="5F58C6E5" wp14:editId="5686BA35">
              <wp:extent cx="594360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847850"/>
                      </a:xfrm>
                      <a:prstGeom prst="rect">
                        <a:avLst/>
                      </a:prstGeom>
                    </pic:spPr>
                  </pic:pic>
                </a:graphicData>
              </a:graphic>
            </wp:inline>
          </w:drawing>
        </w:r>
      </w:ins>
    </w:p>
    <w:p w14:paraId="03747EBD" w14:textId="77777777" w:rsidR="00490283" w:rsidRDefault="00000000"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908118" w:rsidR="00490283" w:rsidRDefault="00490283" w:rsidP="00A42455">
      <w:pPr>
        <w:pStyle w:val="Caption"/>
      </w:pPr>
      <w:bookmarkStart w:id="297" w:name="_Toc63697490"/>
      <w:r>
        <w:t xml:space="preserve">TABLE </w:t>
      </w:r>
      <w:r>
        <w:rPr>
          <w:noProof/>
        </w:rPr>
        <w:fldChar w:fldCharType="begin"/>
      </w:r>
      <w:r>
        <w:rPr>
          <w:noProof/>
        </w:rPr>
        <w:instrText xml:space="preserve"> SEQ Table \* ARABIC </w:instrText>
      </w:r>
      <w:r>
        <w:rPr>
          <w:noProof/>
        </w:rPr>
        <w:fldChar w:fldCharType="separate"/>
      </w:r>
      <w:r w:rsidR="0061087E">
        <w:rPr>
          <w:noProof/>
        </w:rPr>
        <w:t>27</w:t>
      </w:r>
      <w:r>
        <w:rPr>
          <w:noProof/>
        </w:rPr>
        <w:fldChar w:fldCharType="end"/>
      </w:r>
      <w:r>
        <w:t>: Alerts Field Descriptions</w:t>
      </w:r>
      <w:bookmarkEnd w:id="297"/>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lastRenderedPageBreak/>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000000"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298" w:name="_Toc63697421"/>
      <w:bookmarkStart w:id="299" w:name="_Toc131579870"/>
      <w:r>
        <w:t>ALERTS HISTORY</w:t>
      </w:r>
      <w:bookmarkEnd w:id="298"/>
      <w:bookmarkEnd w:id="299"/>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1DFE094" w:rsidR="00490283" w:rsidRDefault="00490283" w:rsidP="00A42455">
      <w:pPr>
        <w:pStyle w:val="Caption"/>
      </w:pPr>
      <w:bookmarkStart w:id="300" w:name="_Toc63697463"/>
      <w:r>
        <w:t xml:space="preserve">FIGURE </w:t>
      </w:r>
      <w:r>
        <w:rPr>
          <w:noProof/>
        </w:rPr>
        <w:fldChar w:fldCharType="begin"/>
      </w:r>
      <w:r>
        <w:rPr>
          <w:noProof/>
        </w:rPr>
        <w:instrText xml:space="preserve"> SEQ Figure \* ARABIC </w:instrText>
      </w:r>
      <w:r>
        <w:rPr>
          <w:noProof/>
        </w:rPr>
        <w:fldChar w:fldCharType="separate"/>
      </w:r>
      <w:r w:rsidR="0061087E">
        <w:rPr>
          <w:noProof/>
        </w:rPr>
        <w:t>40</w:t>
      </w:r>
      <w:r>
        <w:rPr>
          <w:noProof/>
        </w:rPr>
        <w:fldChar w:fldCharType="end"/>
      </w:r>
      <w:r>
        <w:t>: ALERTS HISTORY SCREEN</w:t>
      </w:r>
      <w:bookmarkEnd w:id="300"/>
      <w:r>
        <w:t xml:space="preserve"> </w:t>
      </w:r>
    </w:p>
    <w:p w14:paraId="01174361" w14:textId="17AFC1AA" w:rsidR="00490283" w:rsidRDefault="00490283" w:rsidP="00A42455">
      <w:pPr>
        <w:pStyle w:val="BodyText"/>
      </w:pPr>
      <w:del w:id="301" w:author="Pinnu, Sainath" w:date="2023-04-12T11:39:00Z">
        <w:r w:rsidDel="00FA1D57">
          <w:rPr>
            <w:noProof/>
          </w:rPr>
          <w:lastRenderedPageBreak/>
          <w:drawing>
            <wp:inline distT="0" distB="0" distL="0" distR="0" wp14:anchorId="445D2F23" wp14:editId="7A548D62">
              <wp:extent cx="5476876" cy="3095625"/>
              <wp:effectExtent l="76200" t="76200" r="142875" b="123825"/>
              <wp:docPr id="627531171" name="Picture 62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531171"/>
                      <pic:cNvPicPr/>
                    </pic:nvPicPr>
                    <pic:blipFill>
                      <a:blip r:embed="rId147">
                        <a:extLst>
                          <a:ext uri="{28A0092B-C50C-407E-A947-70E740481C1C}">
                            <a14:useLocalDpi xmlns:a14="http://schemas.microsoft.com/office/drawing/2010/main" val="0"/>
                          </a:ext>
                        </a:extLst>
                      </a:blip>
                      <a:stretch>
                        <a:fillRect/>
                      </a:stretch>
                    </pic:blipFill>
                    <pic:spPr>
                      <a:xfrm>
                        <a:off x="0" y="0"/>
                        <a:ext cx="5476876"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302" w:author="Pinnu, Sainath" w:date="2023-04-12T11:39:00Z">
        <w:r w:rsidR="00FA1D57">
          <w:rPr>
            <w:noProof/>
          </w:rPr>
          <w:drawing>
            <wp:inline distT="0" distB="0" distL="0" distR="0" wp14:anchorId="4CA5619C" wp14:editId="1CE526A9">
              <wp:extent cx="5943600" cy="1931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931670"/>
                      </a:xfrm>
                      <a:prstGeom prst="rect">
                        <a:avLst/>
                      </a:prstGeom>
                    </pic:spPr>
                  </pic:pic>
                </a:graphicData>
              </a:graphic>
            </wp:inline>
          </w:drawing>
        </w:r>
      </w:ins>
      <w:r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49"/>
          <w:type w:val="continuous"/>
          <w:pgSz w:w="12240" w:h="15840" w:code="1"/>
          <w:pgMar w:top="1440" w:right="1440" w:bottom="1440" w:left="1440" w:header="709" w:footer="567" w:gutter="0"/>
          <w:cols w:space="708"/>
          <w:docGrid w:linePitch="360"/>
        </w:sectPr>
      </w:pPr>
    </w:p>
    <w:p w14:paraId="5372F352" w14:textId="53DBD52C" w:rsidR="009B2ABF" w:rsidRDefault="00A42455" w:rsidP="00D625A8">
      <w:pPr>
        <w:pStyle w:val="DocInfo"/>
        <w:rPr>
          <w:bCs/>
          <w:noProof/>
          <w:lang w:val="en-US"/>
        </w:rPr>
      </w:pPr>
      <w:r>
        <w:rPr>
          <w:noProof/>
        </w:rPr>
        <w:lastRenderedPageBreak/>
        <w:t>CXBanking, OptiVLM</w:t>
      </w:r>
      <w:r w:rsidR="00DF5B38">
        <w:rPr>
          <w:noProof/>
        </w:rPr>
        <w:t xml:space="preserve"> Vault Balance 10.</w:t>
      </w:r>
      <w:ins w:id="303" w:author="Pinnu, Sainath" w:date="2023-04-12T11:39:00Z">
        <w:r w:rsidR="00FA1D57">
          <w:rPr>
            <w:noProof/>
          </w:rPr>
          <w:t>1</w:t>
        </w:r>
      </w:ins>
      <w:del w:id="304" w:author="Pinnu, Sainath" w:date="2023-04-12T11:39:00Z">
        <w:r w:rsidR="00DF5B38" w:rsidDel="00FA1D57">
          <w:rPr>
            <w:noProof/>
          </w:rPr>
          <w:delText>0</w:delText>
        </w:r>
      </w:del>
      <w:r w:rsidR="00DF5B38">
        <w:rPr>
          <w:noProof/>
        </w:rPr>
        <w:t xml:space="preserve">, </w:t>
      </w:r>
      <w:r w:rsidR="00655E28">
        <w:rPr>
          <w:noProof/>
        </w:rPr>
        <w:t>User Reference Guide</w:t>
      </w:r>
    </w:p>
    <w:p w14:paraId="5EAD4DD2" w14:textId="6B912DBF" w:rsidR="004C3D3D" w:rsidRDefault="00655E28" w:rsidP="00D625A8">
      <w:pPr>
        <w:pStyle w:val="DocInfo"/>
      </w:pPr>
      <w:r>
        <w:rPr>
          <w:noProof/>
        </w:rPr>
        <w:t>March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50"/>
      <w:footerReference w:type="default" r:id="rId151"/>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2" w:author="Moses, Robinson" w:date="2023-04-26T04:07:00Z" w:initials="MR">
    <w:p w14:paraId="7BDA162A" w14:textId="3C97E940" w:rsidR="002434C1" w:rsidRDefault="002434C1">
      <w:pPr>
        <w:pStyle w:val="CommentText"/>
      </w:pPr>
      <w:r>
        <w:rPr>
          <w:rStyle w:val="CommentReference"/>
        </w:rPr>
        <w:annotationRef/>
      </w:r>
      <w:r>
        <w:t>Check with PO</w:t>
      </w:r>
      <w:r>
        <w:br/>
      </w:r>
      <w:r w:rsidR="00EA5287">
        <w:t>this screen is not visible in Valut Balance</w:t>
      </w:r>
    </w:p>
  </w:comment>
  <w:comment w:id="106" w:author="Pinnu, Sainath" w:date="2023-04-12T18:14:00Z" w:initials="PS">
    <w:p w14:paraId="676CFA72" w14:textId="77777777" w:rsidR="00D27CDB" w:rsidRDefault="00D27CDB" w:rsidP="00D27CDB">
      <w:pPr>
        <w:pStyle w:val="CommentText"/>
      </w:pPr>
      <w:r>
        <w:rPr>
          <w:rStyle w:val="CommentReference"/>
        </w:rPr>
        <w:annotationRef/>
      </w:r>
      <w:r>
        <w:t xml:space="preserve">Rearrange the contents in below manner </w:t>
      </w:r>
      <w:r>
        <w:br/>
        <w:t>3. Coffers and Qualities</w:t>
      </w:r>
    </w:p>
    <w:p w14:paraId="5AD0D7A8" w14:textId="77777777" w:rsidR="00D27CDB" w:rsidRDefault="00D27CDB" w:rsidP="00D27CDB">
      <w:pPr>
        <w:pStyle w:val="CommentText"/>
      </w:pPr>
      <w:r>
        <w:t xml:space="preserve"> 3.1 Vault orders</w:t>
      </w:r>
    </w:p>
    <w:p w14:paraId="18EE259F" w14:textId="77777777" w:rsidR="00D27CDB" w:rsidRDefault="00D27CDB" w:rsidP="00D27CDB">
      <w:pPr>
        <w:pStyle w:val="CommentText"/>
      </w:pPr>
      <w:r>
        <w:t xml:space="preserve"> 3.2 Vault Settings</w:t>
      </w:r>
    </w:p>
    <w:p w14:paraId="0325F339" w14:textId="77777777" w:rsidR="00D27CDB" w:rsidRDefault="00D27CDB" w:rsidP="00D27CDB">
      <w:pPr>
        <w:pStyle w:val="CommentText"/>
      </w:pPr>
      <w:r>
        <w:t xml:space="preserve"> 3.3 Process Cash By Qualoty Or Coffers</w:t>
      </w:r>
    </w:p>
    <w:p w14:paraId="61F0767F" w14:textId="77777777" w:rsidR="00D27CDB" w:rsidRDefault="00D27CDB" w:rsidP="00D27CDB">
      <w:pPr>
        <w:pStyle w:val="CommentText"/>
      </w:pPr>
      <w:r>
        <w:t xml:space="preserve"> 3.4 Force close</w:t>
      </w:r>
    </w:p>
    <w:p w14:paraId="60FEC718" w14:textId="77777777" w:rsidR="00D27CDB" w:rsidRDefault="00D27CDB" w:rsidP="00D27CDB">
      <w:pPr>
        <w:pStyle w:val="CommentText"/>
      </w:pPr>
      <w:r>
        <w:t xml:space="preserve"> 3.5 Cash Qualities</w:t>
      </w:r>
    </w:p>
    <w:p w14:paraId="2928D636" w14:textId="77777777" w:rsidR="00D27CDB" w:rsidRDefault="00D27CDB" w:rsidP="00D27CDB">
      <w:pPr>
        <w:pStyle w:val="CommentText"/>
      </w:pPr>
      <w:r>
        <w:t xml:space="preserve"> 3.6 Cash Quality Map</w:t>
      </w:r>
    </w:p>
    <w:p w14:paraId="1EAE9E13" w14:textId="77777777" w:rsidR="00D27CDB" w:rsidRDefault="00D27CDB" w:rsidP="00D27CDB">
      <w:pPr>
        <w:pStyle w:val="CommentText"/>
      </w:pPr>
      <w:r>
        <w:t xml:space="preserve"> 3.7 Coffers</w:t>
      </w:r>
    </w:p>
    <w:p w14:paraId="2BF30B2E" w14:textId="77777777" w:rsidR="00D27CDB" w:rsidRDefault="00D27CDB" w:rsidP="00D27CDB">
      <w:pPr>
        <w:pStyle w:val="CommentText"/>
      </w:pPr>
      <w:r>
        <w:t xml:space="preserve"> 3.8 Balance action map</w:t>
      </w:r>
    </w:p>
    <w:p w14:paraId="2600BA1B" w14:textId="77777777" w:rsidR="00D27CDB" w:rsidRDefault="00D27CDB" w:rsidP="00D27CDB">
      <w:pPr>
        <w:pStyle w:val="CommentText"/>
      </w:pPr>
      <w:r>
        <w:t xml:space="preserve"> </w:t>
      </w:r>
    </w:p>
    <w:p w14:paraId="04F061D9" w14:textId="77777777" w:rsidR="00D27CDB" w:rsidRDefault="00D27CDB" w:rsidP="00D27CDB">
      <w:pPr>
        <w:pStyle w:val="CommentText"/>
      </w:pPr>
      <w:r>
        <w:t>4. Logs</w:t>
      </w:r>
    </w:p>
    <w:p w14:paraId="14E6729D" w14:textId="77777777" w:rsidR="00D27CDB" w:rsidRDefault="00D27CDB" w:rsidP="00D27CDB">
      <w:pPr>
        <w:pStyle w:val="CommentText"/>
      </w:pPr>
      <w:r>
        <w:t xml:space="preserve"> 4.1 System event Logs</w:t>
      </w:r>
    </w:p>
    <w:p w14:paraId="67C7AE06" w14:textId="77777777" w:rsidR="00D27CDB" w:rsidRDefault="00D27CDB" w:rsidP="00D27CDB">
      <w:pPr>
        <w:pStyle w:val="CommentText"/>
      </w:pPr>
      <w:r>
        <w:t xml:space="preserve"> </w:t>
      </w:r>
    </w:p>
    <w:p w14:paraId="726C16D6" w14:textId="77777777" w:rsidR="00D27CDB" w:rsidRDefault="00D27CDB" w:rsidP="00D27CDB">
      <w:pPr>
        <w:pStyle w:val="CommentText"/>
      </w:pPr>
      <w:r>
        <w:t>5. Settings</w:t>
      </w:r>
    </w:p>
    <w:p w14:paraId="37B4F6D8" w14:textId="77777777" w:rsidR="00D27CDB" w:rsidRDefault="00D27CDB" w:rsidP="00D27CDB">
      <w:pPr>
        <w:pStyle w:val="CommentText"/>
      </w:pPr>
      <w:r>
        <w:t xml:space="preserve"> 5.1 Vaults </w:t>
      </w:r>
    </w:p>
    <w:p w14:paraId="346E93E9" w14:textId="77777777" w:rsidR="00D27CDB" w:rsidRDefault="00D27CDB" w:rsidP="00D27CDB">
      <w:pPr>
        <w:pStyle w:val="CommentText"/>
      </w:pPr>
      <w:r>
        <w:t xml:space="preserve"> 5.2 Master coffers</w:t>
      </w:r>
    </w:p>
    <w:p w14:paraId="112D2A83" w14:textId="77777777" w:rsidR="00D27CDB" w:rsidRDefault="00D27CDB" w:rsidP="00D27CDB">
      <w:pPr>
        <w:pStyle w:val="CommentText"/>
      </w:pPr>
      <w:r>
        <w:t xml:space="preserve"> 5.3 Curriencies</w:t>
      </w:r>
    </w:p>
    <w:p w14:paraId="0CC4A767" w14:textId="77777777" w:rsidR="00D27CDB" w:rsidRDefault="00D27CDB" w:rsidP="00D27CDB">
      <w:pPr>
        <w:pStyle w:val="CommentText"/>
      </w:pPr>
      <w:r>
        <w:t xml:space="preserve"> 5.4 Denominations</w:t>
      </w:r>
    </w:p>
    <w:p w14:paraId="17E06D26" w14:textId="6F56DCA7" w:rsidR="00D27CDB" w:rsidRDefault="00D27CDB" w:rsidP="00D27CDB">
      <w:pPr>
        <w:pStyle w:val="CommentText"/>
      </w:pPr>
      <w:r>
        <w:t xml:space="preserve"> 5.5 Application Settings</w:t>
      </w:r>
    </w:p>
  </w:comment>
  <w:comment w:id="120" w:author="Moses, Robinson" w:date="2023-04-26T04:08:00Z" w:initials="MR">
    <w:p w14:paraId="5CCBBD87" w14:textId="50C140FE" w:rsidR="00EA5287" w:rsidRDefault="00EA5287">
      <w:pPr>
        <w:pStyle w:val="CommentText"/>
      </w:pPr>
      <w:r>
        <w:rPr>
          <w:rStyle w:val="CommentReference"/>
        </w:rPr>
        <w:annotationRef/>
      </w:r>
      <w:r>
        <w:t>Review with PO</w:t>
      </w:r>
    </w:p>
  </w:comment>
  <w:comment w:id="124" w:author="Moses, Robinson" w:date="2023-04-26T04:08:00Z" w:initials="MR">
    <w:p w14:paraId="4E82D9C1" w14:textId="0CE89E08" w:rsidR="00EA5287" w:rsidRDefault="00EA5287">
      <w:pPr>
        <w:pStyle w:val="CommentText"/>
      </w:pPr>
      <w:r>
        <w:rPr>
          <w:rStyle w:val="CommentReference"/>
        </w:rPr>
        <w:annotationRef/>
      </w:r>
    </w:p>
  </w:comment>
  <w:comment w:id="125" w:author="Moses, Robinson" w:date="2023-04-26T04:08:00Z" w:initials="MR">
    <w:p w14:paraId="0A610DFB" w14:textId="33A49702" w:rsidR="00EA5287" w:rsidRDefault="00EA5287">
      <w:pPr>
        <w:pStyle w:val="CommentText"/>
      </w:pPr>
      <w:r>
        <w:rPr>
          <w:rStyle w:val="CommentReference"/>
        </w:rPr>
        <w:annotationRef/>
      </w:r>
      <w:r>
        <w:t>Review with PO</w:t>
      </w:r>
    </w:p>
  </w:comment>
  <w:comment w:id="129" w:author="Moses, Robinson" w:date="2023-04-26T04:08:00Z" w:initials="MR">
    <w:p w14:paraId="0F2E12C4" w14:textId="0EA2DD54" w:rsidR="00EA5287" w:rsidRDefault="00EA5287">
      <w:pPr>
        <w:pStyle w:val="CommentText"/>
      </w:pPr>
      <w:r>
        <w:rPr>
          <w:rStyle w:val="CommentReference"/>
        </w:rPr>
        <w:annotationRef/>
      </w:r>
      <w:r>
        <w:t>Review with PO</w:t>
      </w:r>
    </w:p>
  </w:comment>
  <w:comment w:id="134" w:author="Moses, Robinson" w:date="2023-04-26T04:09:00Z" w:initials="MR">
    <w:p w14:paraId="5C21A748" w14:textId="121B63D4" w:rsidR="008C7087" w:rsidRDefault="008C7087">
      <w:pPr>
        <w:pStyle w:val="CommentText"/>
      </w:pPr>
      <w:r>
        <w:rPr>
          <w:rStyle w:val="CommentReference"/>
        </w:rPr>
        <w:annotationRef/>
      </w:r>
    </w:p>
  </w:comment>
  <w:comment w:id="135" w:author="Moses, Robinson" w:date="2023-04-26T04:09:00Z" w:initials="MR">
    <w:p w14:paraId="220EA51F" w14:textId="1E3AE1A1" w:rsidR="008C7087" w:rsidRDefault="008C7087">
      <w:pPr>
        <w:pStyle w:val="CommentText"/>
      </w:pPr>
      <w:r>
        <w:rPr>
          <w:rStyle w:val="CommentReference"/>
        </w:rPr>
        <w:annotationRef/>
      </w:r>
      <w:r>
        <w:t>Getting error while accessing the screen</w:t>
      </w:r>
    </w:p>
  </w:comment>
  <w:comment w:id="139" w:author="Moses, Robinson" w:date="2023-04-26T04:09:00Z" w:initials="MR">
    <w:p w14:paraId="262A400F" w14:textId="7223125B" w:rsidR="008C7087" w:rsidRDefault="008C7087">
      <w:pPr>
        <w:pStyle w:val="CommentText"/>
      </w:pPr>
      <w:r>
        <w:rPr>
          <w:rStyle w:val="CommentReference"/>
        </w:rPr>
        <w:annotationRef/>
      </w:r>
      <w:r>
        <w:t>Error</w:t>
      </w:r>
    </w:p>
  </w:comment>
  <w:comment w:id="144" w:author="Moses, Robinson" w:date="2023-04-26T04:09:00Z" w:initials="MR">
    <w:p w14:paraId="3BA9A3AE" w14:textId="5A5718B1" w:rsidR="002568DB" w:rsidRDefault="002568DB">
      <w:pPr>
        <w:pStyle w:val="CommentText"/>
      </w:pPr>
      <w:r>
        <w:rPr>
          <w:rStyle w:val="CommentReference"/>
        </w:rPr>
        <w:annotationRef/>
      </w:r>
      <w:r>
        <w:t>New screen</w:t>
      </w:r>
    </w:p>
  </w:comment>
  <w:comment w:id="151" w:author="Moses, Robinson" w:date="2023-04-26T04:10:00Z" w:initials="MR">
    <w:p w14:paraId="3033926B" w14:textId="1DEAD5D7" w:rsidR="002568DB" w:rsidRDefault="002568DB">
      <w:pPr>
        <w:pStyle w:val="CommentText"/>
      </w:pPr>
      <w:r>
        <w:rPr>
          <w:rStyle w:val="CommentReference"/>
        </w:rPr>
        <w:annotationRef/>
      </w:r>
      <w:r>
        <w:t>New screen</w:t>
      </w:r>
    </w:p>
  </w:comment>
  <w:comment w:id="191" w:author="Pinnu, Sainath" w:date="2023-04-12T11:22:00Z" w:initials="PS">
    <w:p w14:paraId="0C6C1DF3" w14:textId="169EDBBE" w:rsidR="00F85C32" w:rsidRDefault="00F85C32">
      <w:pPr>
        <w:pStyle w:val="CommentText"/>
      </w:pPr>
      <w:r>
        <w:rPr>
          <w:rStyle w:val="CommentReference"/>
        </w:rPr>
        <w:annotationRef/>
      </w:r>
      <w:r>
        <w:t>This cretae new user can be made only from epss from 10.0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DA162A" w15:done="0"/>
  <w15:commentEx w15:paraId="17E06D26" w15:done="0"/>
  <w15:commentEx w15:paraId="5CCBBD87" w15:done="0"/>
  <w15:commentEx w15:paraId="4E82D9C1" w15:done="0"/>
  <w15:commentEx w15:paraId="0A610DFB" w15:paraIdParent="4E82D9C1" w15:done="0"/>
  <w15:commentEx w15:paraId="0F2E12C4" w15:done="0"/>
  <w15:commentEx w15:paraId="5C21A748" w15:done="0"/>
  <w15:commentEx w15:paraId="220EA51F" w15:paraIdParent="5C21A748" w15:done="0"/>
  <w15:commentEx w15:paraId="262A400F" w15:done="0"/>
  <w15:commentEx w15:paraId="3BA9A3AE" w15:done="0"/>
  <w15:commentEx w15:paraId="3033926B" w15:done="0"/>
  <w15:commentEx w15:paraId="0C6C1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21F4" w16cex:dateUtc="2023-04-26T08:07:00Z"/>
  <w16cex:commentExtensible w16cex:durableId="27E17399" w16cex:dateUtc="2023-04-12T12:44:00Z"/>
  <w16cex:commentExtensible w16cex:durableId="27F3223A" w16cex:dateUtc="2023-04-26T08:08:00Z"/>
  <w16cex:commentExtensible w16cex:durableId="27F32246" w16cex:dateUtc="2023-04-26T08:08:00Z"/>
  <w16cex:commentExtensible w16cex:durableId="27F32247" w16cex:dateUtc="2023-04-26T08:08:00Z"/>
  <w16cex:commentExtensible w16cex:durableId="27F32252" w16cex:dateUtc="2023-04-26T08:08:00Z"/>
  <w16cex:commentExtensible w16cex:durableId="27F32267" w16cex:dateUtc="2023-04-26T08:09:00Z"/>
  <w16cex:commentExtensible w16cex:durableId="27F32268" w16cex:dateUtc="2023-04-26T08:09:00Z"/>
  <w16cex:commentExtensible w16cex:durableId="27F3227D" w16cex:dateUtc="2023-04-26T08:09:00Z"/>
  <w16cex:commentExtensible w16cex:durableId="27F32297" w16cex:dateUtc="2023-04-26T08:09:00Z"/>
  <w16cex:commentExtensible w16cex:durableId="27F322B6" w16cex:dateUtc="2023-04-26T08:10:00Z"/>
  <w16cex:commentExtensible w16cex:durableId="27E1130C" w16cex:dateUtc="2023-04-12T0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DA162A" w16cid:durableId="27F321F4"/>
  <w16cid:commentId w16cid:paraId="17E06D26" w16cid:durableId="27E17399"/>
  <w16cid:commentId w16cid:paraId="5CCBBD87" w16cid:durableId="27F3223A"/>
  <w16cid:commentId w16cid:paraId="4E82D9C1" w16cid:durableId="27F32246"/>
  <w16cid:commentId w16cid:paraId="0A610DFB" w16cid:durableId="27F32247"/>
  <w16cid:commentId w16cid:paraId="0F2E12C4" w16cid:durableId="27F32252"/>
  <w16cid:commentId w16cid:paraId="5C21A748" w16cid:durableId="27F32267"/>
  <w16cid:commentId w16cid:paraId="220EA51F" w16cid:durableId="27F32268"/>
  <w16cid:commentId w16cid:paraId="262A400F" w16cid:durableId="27F3227D"/>
  <w16cid:commentId w16cid:paraId="3BA9A3AE" w16cid:durableId="27F32297"/>
  <w16cid:commentId w16cid:paraId="3033926B" w16cid:durableId="27F322B6"/>
  <w16cid:commentId w16cid:paraId="0C6C1DF3" w16cid:durableId="27E113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10373" w14:textId="77777777" w:rsidR="00D266B4" w:rsidRDefault="00D266B4" w:rsidP="00661F0B">
      <w:r>
        <w:separator/>
      </w:r>
    </w:p>
    <w:p w14:paraId="0E7E0E46" w14:textId="77777777" w:rsidR="00D266B4" w:rsidRDefault="00D266B4"/>
  </w:endnote>
  <w:endnote w:type="continuationSeparator" w:id="0">
    <w:p w14:paraId="4852B536" w14:textId="77777777" w:rsidR="00D266B4" w:rsidRDefault="00D266B4" w:rsidP="00661F0B">
      <w:r>
        <w:continuationSeparator/>
      </w:r>
    </w:p>
    <w:p w14:paraId="27FEA891" w14:textId="77777777" w:rsidR="00D266B4" w:rsidRDefault="00D266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71E7" w14:textId="77777777" w:rsidR="00A54D05" w:rsidRDefault="00A54D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B8624" w14:textId="77777777" w:rsidR="00D266B4" w:rsidRDefault="00D266B4" w:rsidP="00661F0B">
      <w:r>
        <w:separator/>
      </w:r>
    </w:p>
  </w:footnote>
  <w:footnote w:type="continuationSeparator" w:id="0">
    <w:p w14:paraId="56684CDC" w14:textId="77777777" w:rsidR="00D266B4" w:rsidRDefault="00D266B4" w:rsidP="00661F0B">
      <w:r>
        <w:continuationSeparator/>
      </w:r>
    </w:p>
    <w:p w14:paraId="7A596A03" w14:textId="77777777" w:rsidR="00D266B4" w:rsidRDefault="00D266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AAA36" w14:textId="77777777" w:rsidR="00A54D05" w:rsidRDefault="00A54D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0137905E"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EA528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EA5287">
      <w:rPr>
        <w:noProof/>
      </w:rPr>
      <w:t>OptiVLM Vault Balance 10.10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EA5287">
      <w:rPr>
        <w:noProof/>
      </w:rPr>
      <w:t>User Reference Guide</w:t>
    </w:r>
    <w:r w:rsidRPr="00DE5501">
      <w:rPr>
        <w:noProof/>
      </w:rPr>
      <w:fldChar w:fldCharType="end"/>
    </w:r>
  </w:p>
  <w:p w14:paraId="67AD88FF" w14:textId="19496739"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EA5287">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240"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2175E0D2"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2568DB">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2568DB">
      <w:rPr>
        <w:noProof/>
      </w:rPr>
      <w:t>OptiVLM Vault Balance 10.10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2568DB">
      <w:rPr>
        <w:noProof/>
      </w:rPr>
      <w:t>User Reference Guide</w:t>
    </w:r>
    <w:r w:rsidRPr="00DE5501">
      <w:rPr>
        <w:noProof/>
      </w:rPr>
      <w:fldChar w:fldCharType="end"/>
    </w:r>
  </w:p>
  <w:p w14:paraId="12E4E5B8" w14:textId="75B2824B"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2568DB">
      <w:rPr>
        <w:bCs/>
        <w:noProof/>
        <w:lang w:val="en-US"/>
      </w:rPr>
      <w:t>COFFERS</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nu, Sainath">
    <w15:presenceInfo w15:providerId="AD" w15:userId="S::sp185524@ncr.com::698c1215-778b-483e-864e-956cf1a4b188"/>
  </w15:person>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rgUAXWO0ACwAAAA="/>
  </w:docVars>
  <w:rsids>
    <w:rsidRoot w:val="003F7B64"/>
    <w:rsid w:val="00000261"/>
    <w:rsid w:val="00001AAC"/>
    <w:rsid w:val="00001D57"/>
    <w:rsid w:val="0000311C"/>
    <w:rsid w:val="00003CB2"/>
    <w:rsid w:val="00003F8E"/>
    <w:rsid w:val="00004178"/>
    <w:rsid w:val="000062D7"/>
    <w:rsid w:val="000066CF"/>
    <w:rsid w:val="00006AAD"/>
    <w:rsid w:val="00006FB3"/>
    <w:rsid w:val="0001267D"/>
    <w:rsid w:val="000126AB"/>
    <w:rsid w:val="00015567"/>
    <w:rsid w:val="00016A10"/>
    <w:rsid w:val="00017147"/>
    <w:rsid w:val="00020478"/>
    <w:rsid w:val="00021C2B"/>
    <w:rsid w:val="0002226B"/>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2142"/>
    <w:rsid w:val="000537E6"/>
    <w:rsid w:val="00055B10"/>
    <w:rsid w:val="00060937"/>
    <w:rsid w:val="000611FC"/>
    <w:rsid w:val="00063D34"/>
    <w:rsid w:val="00065759"/>
    <w:rsid w:val="000735B2"/>
    <w:rsid w:val="00074EE1"/>
    <w:rsid w:val="00076B5E"/>
    <w:rsid w:val="00077BEE"/>
    <w:rsid w:val="00077EC0"/>
    <w:rsid w:val="00080D45"/>
    <w:rsid w:val="00085739"/>
    <w:rsid w:val="00087A3C"/>
    <w:rsid w:val="00091877"/>
    <w:rsid w:val="00091DBC"/>
    <w:rsid w:val="00094A0B"/>
    <w:rsid w:val="000957DC"/>
    <w:rsid w:val="0009659B"/>
    <w:rsid w:val="00096CCE"/>
    <w:rsid w:val="000A113F"/>
    <w:rsid w:val="000A1819"/>
    <w:rsid w:val="000A3B74"/>
    <w:rsid w:val="000A4187"/>
    <w:rsid w:val="000A4E58"/>
    <w:rsid w:val="000A55B4"/>
    <w:rsid w:val="000A5FA1"/>
    <w:rsid w:val="000B069F"/>
    <w:rsid w:val="000B14C9"/>
    <w:rsid w:val="000B156D"/>
    <w:rsid w:val="000B213B"/>
    <w:rsid w:val="000B2FF7"/>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5AD3"/>
    <w:rsid w:val="00106C5C"/>
    <w:rsid w:val="00107E36"/>
    <w:rsid w:val="00111783"/>
    <w:rsid w:val="001122D5"/>
    <w:rsid w:val="00113ACD"/>
    <w:rsid w:val="0012432D"/>
    <w:rsid w:val="00124765"/>
    <w:rsid w:val="00125315"/>
    <w:rsid w:val="00126182"/>
    <w:rsid w:val="0013012C"/>
    <w:rsid w:val="001323C1"/>
    <w:rsid w:val="00135F3F"/>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F90"/>
    <w:rsid w:val="001714BE"/>
    <w:rsid w:val="0017441E"/>
    <w:rsid w:val="00174E45"/>
    <w:rsid w:val="00177B4F"/>
    <w:rsid w:val="00177F20"/>
    <w:rsid w:val="001800D1"/>
    <w:rsid w:val="0018281C"/>
    <w:rsid w:val="00183E0C"/>
    <w:rsid w:val="001841E8"/>
    <w:rsid w:val="00184845"/>
    <w:rsid w:val="00184B10"/>
    <w:rsid w:val="00186B3C"/>
    <w:rsid w:val="00186BB9"/>
    <w:rsid w:val="001871F6"/>
    <w:rsid w:val="0019388E"/>
    <w:rsid w:val="00194324"/>
    <w:rsid w:val="00195089"/>
    <w:rsid w:val="00195854"/>
    <w:rsid w:val="0019644B"/>
    <w:rsid w:val="00197FC5"/>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6DE"/>
    <w:rsid w:val="001D5E93"/>
    <w:rsid w:val="001D7180"/>
    <w:rsid w:val="001D75EE"/>
    <w:rsid w:val="001E51A8"/>
    <w:rsid w:val="001E5F4E"/>
    <w:rsid w:val="001E7959"/>
    <w:rsid w:val="001E7AC7"/>
    <w:rsid w:val="001F0DB4"/>
    <w:rsid w:val="001F2C76"/>
    <w:rsid w:val="001F4C21"/>
    <w:rsid w:val="001F4C84"/>
    <w:rsid w:val="001F649F"/>
    <w:rsid w:val="001F6662"/>
    <w:rsid w:val="0020101B"/>
    <w:rsid w:val="00201D2F"/>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34C1"/>
    <w:rsid w:val="0024476F"/>
    <w:rsid w:val="0024562E"/>
    <w:rsid w:val="00246956"/>
    <w:rsid w:val="00250D77"/>
    <w:rsid w:val="00252E00"/>
    <w:rsid w:val="0025571D"/>
    <w:rsid w:val="002568DB"/>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19C5"/>
    <w:rsid w:val="002C38D9"/>
    <w:rsid w:val="002D04B9"/>
    <w:rsid w:val="002D3AD4"/>
    <w:rsid w:val="002D4204"/>
    <w:rsid w:val="002D5B96"/>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059D"/>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8E4"/>
    <w:rsid w:val="003A6490"/>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E13"/>
    <w:rsid w:val="004B38FE"/>
    <w:rsid w:val="004B4EF0"/>
    <w:rsid w:val="004B5149"/>
    <w:rsid w:val="004B7C36"/>
    <w:rsid w:val="004C1041"/>
    <w:rsid w:val="004C1B57"/>
    <w:rsid w:val="004C2BBB"/>
    <w:rsid w:val="004C3255"/>
    <w:rsid w:val="004C3D3D"/>
    <w:rsid w:val="004C3D85"/>
    <w:rsid w:val="004C3E1A"/>
    <w:rsid w:val="004C54A0"/>
    <w:rsid w:val="004C61C7"/>
    <w:rsid w:val="004C63F7"/>
    <w:rsid w:val="004C7A54"/>
    <w:rsid w:val="004C7DE3"/>
    <w:rsid w:val="004D14EC"/>
    <w:rsid w:val="004D33A9"/>
    <w:rsid w:val="004D4908"/>
    <w:rsid w:val="004D4995"/>
    <w:rsid w:val="004D57D5"/>
    <w:rsid w:val="004D6413"/>
    <w:rsid w:val="004E06E1"/>
    <w:rsid w:val="004E1CF2"/>
    <w:rsid w:val="004E1FA3"/>
    <w:rsid w:val="004E334E"/>
    <w:rsid w:val="004E4BB7"/>
    <w:rsid w:val="004E5792"/>
    <w:rsid w:val="004F0347"/>
    <w:rsid w:val="004F1470"/>
    <w:rsid w:val="004F17B9"/>
    <w:rsid w:val="004F51AA"/>
    <w:rsid w:val="004F54B0"/>
    <w:rsid w:val="00502619"/>
    <w:rsid w:val="005100AD"/>
    <w:rsid w:val="0051044B"/>
    <w:rsid w:val="005111A7"/>
    <w:rsid w:val="00512CB4"/>
    <w:rsid w:val="0051423B"/>
    <w:rsid w:val="00514DA4"/>
    <w:rsid w:val="0051556A"/>
    <w:rsid w:val="0051607D"/>
    <w:rsid w:val="00520E51"/>
    <w:rsid w:val="005228B8"/>
    <w:rsid w:val="005228C7"/>
    <w:rsid w:val="00523FC7"/>
    <w:rsid w:val="0052674F"/>
    <w:rsid w:val="00526BF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47CDE"/>
    <w:rsid w:val="00550D06"/>
    <w:rsid w:val="005510A0"/>
    <w:rsid w:val="00551C91"/>
    <w:rsid w:val="00552480"/>
    <w:rsid w:val="00552F48"/>
    <w:rsid w:val="005541B9"/>
    <w:rsid w:val="005544F1"/>
    <w:rsid w:val="005546DB"/>
    <w:rsid w:val="00554BB0"/>
    <w:rsid w:val="00555188"/>
    <w:rsid w:val="0055560E"/>
    <w:rsid w:val="00556782"/>
    <w:rsid w:val="00557117"/>
    <w:rsid w:val="00570AEC"/>
    <w:rsid w:val="00570C69"/>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A0089"/>
    <w:rsid w:val="005A082A"/>
    <w:rsid w:val="005A50CB"/>
    <w:rsid w:val="005A68E0"/>
    <w:rsid w:val="005A752E"/>
    <w:rsid w:val="005B23CD"/>
    <w:rsid w:val="005B26EA"/>
    <w:rsid w:val="005B2B84"/>
    <w:rsid w:val="005B5780"/>
    <w:rsid w:val="005C08A7"/>
    <w:rsid w:val="005C1548"/>
    <w:rsid w:val="005C182C"/>
    <w:rsid w:val="005C38E0"/>
    <w:rsid w:val="005C47B0"/>
    <w:rsid w:val="005C75FF"/>
    <w:rsid w:val="005D3130"/>
    <w:rsid w:val="005D3833"/>
    <w:rsid w:val="005D48D5"/>
    <w:rsid w:val="005D5750"/>
    <w:rsid w:val="005D66A3"/>
    <w:rsid w:val="005E07F2"/>
    <w:rsid w:val="005E111A"/>
    <w:rsid w:val="005E3E5E"/>
    <w:rsid w:val="005E5DF9"/>
    <w:rsid w:val="005E7461"/>
    <w:rsid w:val="005F2BF0"/>
    <w:rsid w:val="005F2F15"/>
    <w:rsid w:val="005F4FDA"/>
    <w:rsid w:val="0060000E"/>
    <w:rsid w:val="006017FD"/>
    <w:rsid w:val="00601BB1"/>
    <w:rsid w:val="00602AFD"/>
    <w:rsid w:val="00602BAD"/>
    <w:rsid w:val="00602C40"/>
    <w:rsid w:val="00602E63"/>
    <w:rsid w:val="0060369A"/>
    <w:rsid w:val="0060369E"/>
    <w:rsid w:val="00603C43"/>
    <w:rsid w:val="00603FC0"/>
    <w:rsid w:val="006045DF"/>
    <w:rsid w:val="0060488A"/>
    <w:rsid w:val="00605844"/>
    <w:rsid w:val="00605C7F"/>
    <w:rsid w:val="0061087E"/>
    <w:rsid w:val="00610E38"/>
    <w:rsid w:val="0061137D"/>
    <w:rsid w:val="006116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64F8"/>
    <w:rsid w:val="00646E86"/>
    <w:rsid w:val="00647761"/>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22D1"/>
    <w:rsid w:val="006D4DAE"/>
    <w:rsid w:val="006D6820"/>
    <w:rsid w:val="006E1488"/>
    <w:rsid w:val="006E1E4A"/>
    <w:rsid w:val="006E51C4"/>
    <w:rsid w:val="006E7189"/>
    <w:rsid w:val="006E76DA"/>
    <w:rsid w:val="006F7E73"/>
    <w:rsid w:val="007004B3"/>
    <w:rsid w:val="007010E3"/>
    <w:rsid w:val="00704F2E"/>
    <w:rsid w:val="007057B2"/>
    <w:rsid w:val="007065A4"/>
    <w:rsid w:val="00711D05"/>
    <w:rsid w:val="0071317B"/>
    <w:rsid w:val="00713A6D"/>
    <w:rsid w:val="00715516"/>
    <w:rsid w:val="00715699"/>
    <w:rsid w:val="00717229"/>
    <w:rsid w:val="00722122"/>
    <w:rsid w:val="007260CD"/>
    <w:rsid w:val="00727AF9"/>
    <w:rsid w:val="00727FB1"/>
    <w:rsid w:val="007303C2"/>
    <w:rsid w:val="00731E74"/>
    <w:rsid w:val="00737115"/>
    <w:rsid w:val="00737795"/>
    <w:rsid w:val="00737877"/>
    <w:rsid w:val="00737E57"/>
    <w:rsid w:val="00740415"/>
    <w:rsid w:val="007416DC"/>
    <w:rsid w:val="007419F4"/>
    <w:rsid w:val="00741B6B"/>
    <w:rsid w:val="007429FE"/>
    <w:rsid w:val="0074461F"/>
    <w:rsid w:val="00744C27"/>
    <w:rsid w:val="00744E67"/>
    <w:rsid w:val="0074500C"/>
    <w:rsid w:val="00745C0A"/>
    <w:rsid w:val="00746C20"/>
    <w:rsid w:val="00747D38"/>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7C81"/>
    <w:rsid w:val="00780178"/>
    <w:rsid w:val="007857DD"/>
    <w:rsid w:val="00785F49"/>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C97"/>
    <w:rsid w:val="007E5690"/>
    <w:rsid w:val="007E7FFC"/>
    <w:rsid w:val="007F13BF"/>
    <w:rsid w:val="007F2423"/>
    <w:rsid w:val="007F2856"/>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456B"/>
    <w:rsid w:val="00815420"/>
    <w:rsid w:val="00817C7B"/>
    <w:rsid w:val="00817FB7"/>
    <w:rsid w:val="008237D2"/>
    <w:rsid w:val="00825918"/>
    <w:rsid w:val="008270F5"/>
    <w:rsid w:val="00830085"/>
    <w:rsid w:val="008310CE"/>
    <w:rsid w:val="00833DCC"/>
    <w:rsid w:val="008373BD"/>
    <w:rsid w:val="00837B06"/>
    <w:rsid w:val="0084178F"/>
    <w:rsid w:val="008447FE"/>
    <w:rsid w:val="00846242"/>
    <w:rsid w:val="00846727"/>
    <w:rsid w:val="00852372"/>
    <w:rsid w:val="00855D73"/>
    <w:rsid w:val="00856631"/>
    <w:rsid w:val="00857C92"/>
    <w:rsid w:val="00863483"/>
    <w:rsid w:val="00864C23"/>
    <w:rsid w:val="008672AF"/>
    <w:rsid w:val="00870A0A"/>
    <w:rsid w:val="00872F84"/>
    <w:rsid w:val="00873F8E"/>
    <w:rsid w:val="00874270"/>
    <w:rsid w:val="00876269"/>
    <w:rsid w:val="00881C49"/>
    <w:rsid w:val="00887865"/>
    <w:rsid w:val="008907B0"/>
    <w:rsid w:val="00890AE9"/>
    <w:rsid w:val="008919F8"/>
    <w:rsid w:val="008941EE"/>
    <w:rsid w:val="00894DF4"/>
    <w:rsid w:val="008A00D1"/>
    <w:rsid w:val="008A055A"/>
    <w:rsid w:val="008A13E0"/>
    <w:rsid w:val="008A432C"/>
    <w:rsid w:val="008A784B"/>
    <w:rsid w:val="008B48D5"/>
    <w:rsid w:val="008C1ACB"/>
    <w:rsid w:val="008C2D60"/>
    <w:rsid w:val="008C45E9"/>
    <w:rsid w:val="008C53D8"/>
    <w:rsid w:val="008C6787"/>
    <w:rsid w:val="008C6CFC"/>
    <w:rsid w:val="008C7087"/>
    <w:rsid w:val="008D0F23"/>
    <w:rsid w:val="008D10FE"/>
    <w:rsid w:val="008D5BD1"/>
    <w:rsid w:val="008D6614"/>
    <w:rsid w:val="008E2635"/>
    <w:rsid w:val="008E5A24"/>
    <w:rsid w:val="008E70F9"/>
    <w:rsid w:val="008E7A47"/>
    <w:rsid w:val="008F446C"/>
    <w:rsid w:val="008F4CFE"/>
    <w:rsid w:val="008F7AF4"/>
    <w:rsid w:val="00904109"/>
    <w:rsid w:val="009045D0"/>
    <w:rsid w:val="00904FB6"/>
    <w:rsid w:val="0090574B"/>
    <w:rsid w:val="00905898"/>
    <w:rsid w:val="00906CC0"/>
    <w:rsid w:val="00911B32"/>
    <w:rsid w:val="00914480"/>
    <w:rsid w:val="00914C82"/>
    <w:rsid w:val="00915D86"/>
    <w:rsid w:val="00917C51"/>
    <w:rsid w:val="00921B82"/>
    <w:rsid w:val="00921C30"/>
    <w:rsid w:val="00922C5C"/>
    <w:rsid w:val="00924A45"/>
    <w:rsid w:val="00925F1C"/>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32FE"/>
    <w:rsid w:val="00964606"/>
    <w:rsid w:val="0096711D"/>
    <w:rsid w:val="009724BF"/>
    <w:rsid w:val="00972EB6"/>
    <w:rsid w:val="009735C9"/>
    <w:rsid w:val="00974C72"/>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B798B"/>
    <w:rsid w:val="009C00C6"/>
    <w:rsid w:val="009C097A"/>
    <w:rsid w:val="009C3519"/>
    <w:rsid w:val="009C3949"/>
    <w:rsid w:val="009C4347"/>
    <w:rsid w:val="009C4B96"/>
    <w:rsid w:val="009C566D"/>
    <w:rsid w:val="009D0132"/>
    <w:rsid w:val="009D69F2"/>
    <w:rsid w:val="009D6C9D"/>
    <w:rsid w:val="009E0EE9"/>
    <w:rsid w:val="009E1B7D"/>
    <w:rsid w:val="009E1DDC"/>
    <w:rsid w:val="009E5D0E"/>
    <w:rsid w:val="009F1AE7"/>
    <w:rsid w:val="009F2CBE"/>
    <w:rsid w:val="009F39D0"/>
    <w:rsid w:val="009F3BDF"/>
    <w:rsid w:val="009F4203"/>
    <w:rsid w:val="00A00024"/>
    <w:rsid w:val="00A029DF"/>
    <w:rsid w:val="00A10D66"/>
    <w:rsid w:val="00A126C9"/>
    <w:rsid w:val="00A12C70"/>
    <w:rsid w:val="00A140ED"/>
    <w:rsid w:val="00A2061E"/>
    <w:rsid w:val="00A21824"/>
    <w:rsid w:val="00A24E8F"/>
    <w:rsid w:val="00A3154F"/>
    <w:rsid w:val="00A32DE2"/>
    <w:rsid w:val="00A34563"/>
    <w:rsid w:val="00A35E5A"/>
    <w:rsid w:val="00A367E6"/>
    <w:rsid w:val="00A36E4F"/>
    <w:rsid w:val="00A370A3"/>
    <w:rsid w:val="00A41427"/>
    <w:rsid w:val="00A42222"/>
    <w:rsid w:val="00A42455"/>
    <w:rsid w:val="00A43FA7"/>
    <w:rsid w:val="00A43FDB"/>
    <w:rsid w:val="00A45F57"/>
    <w:rsid w:val="00A5176C"/>
    <w:rsid w:val="00A52851"/>
    <w:rsid w:val="00A53572"/>
    <w:rsid w:val="00A54977"/>
    <w:rsid w:val="00A54D05"/>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271F"/>
    <w:rsid w:val="00AA2BD7"/>
    <w:rsid w:val="00AA6729"/>
    <w:rsid w:val="00AB09A3"/>
    <w:rsid w:val="00AB1ED1"/>
    <w:rsid w:val="00AB2BA6"/>
    <w:rsid w:val="00AB5BC2"/>
    <w:rsid w:val="00AB6842"/>
    <w:rsid w:val="00AC23E9"/>
    <w:rsid w:val="00AC28D2"/>
    <w:rsid w:val="00AC7BC9"/>
    <w:rsid w:val="00AD017D"/>
    <w:rsid w:val="00AD0C28"/>
    <w:rsid w:val="00AD1162"/>
    <w:rsid w:val="00AD345A"/>
    <w:rsid w:val="00AD4B92"/>
    <w:rsid w:val="00AD6B35"/>
    <w:rsid w:val="00AD708A"/>
    <w:rsid w:val="00AE0DA0"/>
    <w:rsid w:val="00AE1203"/>
    <w:rsid w:val="00AE1AA6"/>
    <w:rsid w:val="00AE233B"/>
    <w:rsid w:val="00AE2647"/>
    <w:rsid w:val="00AE501D"/>
    <w:rsid w:val="00AE697A"/>
    <w:rsid w:val="00AE6F49"/>
    <w:rsid w:val="00AF078C"/>
    <w:rsid w:val="00AF272C"/>
    <w:rsid w:val="00AF40B2"/>
    <w:rsid w:val="00AF47AB"/>
    <w:rsid w:val="00AF52D6"/>
    <w:rsid w:val="00AF7B5D"/>
    <w:rsid w:val="00B00711"/>
    <w:rsid w:val="00B007A7"/>
    <w:rsid w:val="00B017D1"/>
    <w:rsid w:val="00B028D8"/>
    <w:rsid w:val="00B037C4"/>
    <w:rsid w:val="00B038D9"/>
    <w:rsid w:val="00B03AF4"/>
    <w:rsid w:val="00B03ECA"/>
    <w:rsid w:val="00B04DC1"/>
    <w:rsid w:val="00B053C3"/>
    <w:rsid w:val="00B05E19"/>
    <w:rsid w:val="00B07902"/>
    <w:rsid w:val="00B113B2"/>
    <w:rsid w:val="00B12028"/>
    <w:rsid w:val="00B13F7B"/>
    <w:rsid w:val="00B15420"/>
    <w:rsid w:val="00B166E2"/>
    <w:rsid w:val="00B21BD2"/>
    <w:rsid w:val="00B21DED"/>
    <w:rsid w:val="00B22603"/>
    <w:rsid w:val="00B234EF"/>
    <w:rsid w:val="00B26C11"/>
    <w:rsid w:val="00B30854"/>
    <w:rsid w:val="00B316D0"/>
    <w:rsid w:val="00B316E2"/>
    <w:rsid w:val="00B31A7D"/>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31DD"/>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17D"/>
    <w:rsid w:val="00C43AD3"/>
    <w:rsid w:val="00C4427F"/>
    <w:rsid w:val="00C457BE"/>
    <w:rsid w:val="00C45D66"/>
    <w:rsid w:val="00C46547"/>
    <w:rsid w:val="00C47529"/>
    <w:rsid w:val="00C50097"/>
    <w:rsid w:val="00C51359"/>
    <w:rsid w:val="00C52391"/>
    <w:rsid w:val="00C610D5"/>
    <w:rsid w:val="00C61C28"/>
    <w:rsid w:val="00C632BA"/>
    <w:rsid w:val="00C632C3"/>
    <w:rsid w:val="00C64E0E"/>
    <w:rsid w:val="00C652A4"/>
    <w:rsid w:val="00C659D8"/>
    <w:rsid w:val="00C66CF9"/>
    <w:rsid w:val="00C70B03"/>
    <w:rsid w:val="00C778F1"/>
    <w:rsid w:val="00C81419"/>
    <w:rsid w:val="00C8217E"/>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C06"/>
    <w:rsid w:val="00CC722B"/>
    <w:rsid w:val="00CD0AE9"/>
    <w:rsid w:val="00CD0BBC"/>
    <w:rsid w:val="00CD0D4A"/>
    <w:rsid w:val="00CD3A7E"/>
    <w:rsid w:val="00CE1414"/>
    <w:rsid w:val="00CE1B9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11059"/>
    <w:rsid w:val="00D17A72"/>
    <w:rsid w:val="00D21565"/>
    <w:rsid w:val="00D21AF3"/>
    <w:rsid w:val="00D226D0"/>
    <w:rsid w:val="00D22F24"/>
    <w:rsid w:val="00D2345C"/>
    <w:rsid w:val="00D252CD"/>
    <w:rsid w:val="00D266B4"/>
    <w:rsid w:val="00D27CDB"/>
    <w:rsid w:val="00D27EB9"/>
    <w:rsid w:val="00D31055"/>
    <w:rsid w:val="00D315AF"/>
    <w:rsid w:val="00D3514D"/>
    <w:rsid w:val="00D36C7F"/>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0B1F"/>
    <w:rsid w:val="00DB167B"/>
    <w:rsid w:val="00DB16E8"/>
    <w:rsid w:val="00DB4DA6"/>
    <w:rsid w:val="00DB60E0"/>
    <w:rsid w:val="00DC3515"/>
    <w:rsid w:val="00DC3738"/>
    <w:rsid w:val="00DC509B"/>
    <w:rsid w:val="00DC5F03"/>
    <w:rsid w:val="00DC6C2B"/>
    <w:rsid w:val="00DD1142"/>
    <w:rsid w:val="00DD146C"/>
    <w:rsid w:val="00DD3765"/>
    <w:rsid w:val="00DD4EFB"/>
    <w:rsid w:val="00DD570D"/>
    <w:rsid w:val="00DD6019"/>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23C69"/>
    <w:rsid w:val="00E243C5"/>
    <w:rsid w:val="00E24F9C"/>
    <w:rsid w:val="00E303B8"/>
    <w:rsid w:val="00E30C99"/>
    <w:rsid w:val="00E33D13"/>
    <w:rsid w:val="00E3579F"/>
    <w:rsid w:val="00E36B2F"/>
    <w:rsid w:val="00E37B0D"/>
    <w:rsid w:val="00E40485"/>
    <w:rsid w:val="00E4174E"/>
    <w:rsid w:val="00E44634"/>
    <w:rsid w:val="00E500CF"/>
    <w:rsid w:val="00E501D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2C3A"/>
    <w:rsid w:val="00E86401"/>
    <w:rsid w:val="00E86EC1"/>
    <w:rsid w:val="00E87DAE"/>
    <w:rsid w:val="00E92381"/>
    <w:rsid w:val="00E931FC"/>
    <w:rsid w:val="00E945E5"/>
    <w:rsid w:val="00EA13E7"/>
    <w:rsid w:val="00EA48FA"/>
    <w:rsid w:val="00EA4C5B"/>
    <w:rsid w:val="00EA5287"/>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E0133"/>
    <w:rsid w:val="00EE156F"/>
    <w:rsid w:val="00EE2021"/>
    <w:rsid w:val="00EE334A"/>
    <w:rsid w:val="00EE5653"/>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17E9D"/>
    <w:rsid w:val="00F20434"/>
    <w:rsid w:val="00F2096A"/>
    <w:rsid w:val="00F20DEE"/>
    <w:rsid w:val="00F22328"/>
    <w:rsid w:val="00F2240C"/>
    <w:rsid w:val="00F23621"/>
    <w:rsid w:val="00F24889"/>
    <w:rsid w:val="00F26711"/>
    <w:rsid w:val="00F317E8"/>
    <w:rsid w:val="00F328CC"/>
    <w:rsid w:val="00F37897"/>
    <w:rsid w:val="00F37E2A"/>
    <w:rsid w:val="00F42BBB"/>
    <w:rsid w:val="00F46161"/>
    <w:rsid w:val="00F47C7B"/>
    <w:rsid w:val="00F518C5"/>
    <w:rsid w:val="00F5245E"/>
    <w:rsid w:val="00F52559"/>
    <w:rsid w:val="00F56777"/>
    <w:rsid w:val="00F575E5"/>
    <w:rsid w:val="00F57876"/>
    <w:rsid w:val="00F57A14"/>
    <w:rsid w:val="00F61F8D"/>
    <w:rsid w:val="00F7048A"/>
    <w:rsid w:val="00F70795"/>
    <w:rsid w:val="00F707AD"/>
    <w:rsid w:val="00F72516"/>
    <w:rsid w:val="00F73F14"/>
    <w:rsid w:val="00F77017"/>
    <w:rsid w:val="00F81038"/>
    <w:rsid w:val="00F830AD"/>
    <w:rsid w:val="00F83AB7"/>
    <w:rsid w:val="00F83D12"/>
    <w:rsid w:val="00F85C32"/>
    <w:rsid w:val="00F90CF8"/>
    <w:rsid w:val="00F922C0"/>
    <w:rsid w:val="00F92595"/>
    <w:rsid w:val="00F934E4"/>
    <w:rsid w:val="00F94746"/>
    <w:rsid w:val="00FA1118"/>
    <w:rsid w:val="00FA1D57"/>
    <w:rsid w:val="00FA3596"/>
    <w:rsid w:val="00FA3C8F"/>
    <w:rsid w:val="00FA4135"/>
    <w:rsid w:val="00FA495E"/>
    <w:rsid w:val="00FA5EF5"/>
    <w:rsid w:val="00FA6D5B"/>
    <w:rsid w:val="00FA70FE"/>
    <w:rsid w:val="00FA7F2B"/>
    <w:rsid w:val="00FB5E1E"/>
    <w:rsid w:val="00FB7546"/>
    <w:rsid w:val="00FC33F8"/>
    <w:rsid w:val="00FC7096"/>
    <w:rsid w:val="00FC7480"/>
    <w:rsid w:val="00FD2538"/>
    <w:rsid w:val="00FD51DA"/>
    <w:rsid w:val="00FD68E6"/>
    <w:rsid w:val="00FD6EB6"/>
    <w:rsid w:val="00FE1DCA"/>
    <w:rsid w:val="00FE230E"/>
    <w:rsid w:val="00FE6D5E"/>
    <w:rsid w:val="00FE7208"/>
    <w:rsid w:val="00FF5C7D"/>
    <w:rsid w:val="00FF6007"/>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2FF4"/>
  <w15:chartTrackingRefBased/>
  <w15:docId w15:val="{43957ECE-ED14-4604-990D-F0F32179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5100AD"/>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4"/>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character" w:customStyle="1" w:styleId="normaltextrun">
    <w:name w:val="normaltextrun"/>
    <w:basedOn w:val="DefaultParagraphFont"/>
    <w:rsid w:val="000B2FF7"/>
  </w:style>
  <w:style w:type="character" w:customStyle="1" w:styleId="eop">
    <w:name w:val="eop"/>
    <w:basedOn w:val="DefaultParagraphFont"/>
    <w:rsid w:val="000B2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image" Target="media/image30.png"/><Relationship Id="rId84" Type="http://schemas.openxmlformats.org/officeDocument/2006/relationships/image" Target="media/image41.png"/><Relationship Id="rId138" Type="http://schemas.openxmlformats.org/officeDocument/2006/relationships/image" Target="media/image94.png"/><Relationship Id="rId107" Type="http://schemas.openxmlformats.org/officeDocument/2006/relationships/image" Target="media/image63.png"/><Relationship Id="rId11" Type="http://schemas.openxmlformats.org/officeDocument/2006/relationships/header" Target="header1.xml"/><Relationship Id="rId32" Type="http://schemas.openxmlformats.org/officeDocument/2006/relationships/image" Target="media/image13.png"/><Relationship Id="rId53" Type="http://schemas.openxmlformats.org/officeDocument/2006/relationships/image" Target="media/image25.png"/><Relationship Id="rId74" Type="http://schemas.openxmlformats.org/officeDocument/2006/relationships/oleObject" Target="embeddings/oleObject20.bin"/><Relationship Id="rId128" Type="http://schemas.openxmlformats.org/officeDocument/2006/relationships/image" Target="media/image84.png"/><Relationship Id="rId149" Type="http://schemas.openxmlformats.org/officeDocument/2006/relationships/header" Target="header4.xml"/><Relationship Id="rId5" Type="http://schemas.openxmlformats.org/officeDocument/2006/relationships/numbering" Target="numbering.xml"/><Relationship Id="rId95" Type="http://schemas.openxmlformats.org/officeDocument/2006/relationships/image" Target="media/image52.png"/><Relationship Id="rId22" Type="http://schemas.openxmlformats.org/officeDocument/2006/relationships/image" Target="media/image7.pn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1.png"/><Relationship Id="rId64" Type="http://schemas.openxmlformats.org/officeDocument/2006/relationships/oleObject" Target="embeddings/oleObject15.bin"/><Relationship Id="rId69" Type="http://schemas.openxmlformats.org/officeDocument/2006/relationships/image" Target="media/image33.png"/><Relationship Id="rId113" Type="http://schemas.openxmlformats.org/officeDocument/2006/relationships/image" Target="media/image69.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jpg"/><Relationship Id="rId80" Type="http://schemas.openxmlformats.org/officeDocument/2006/relationships/image" Target="media/image38.png"/><Relationship Id="rId85" Type="http://schemas.openxmlformats.org/officeDocument/2006/relationships/image" Target="media/image42.png"/><Relationship Id="rId150" Type="http://schemas.openxmlformats.org/officeDocument/2006/relationships/header" Target="header5.xml"/><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oleObject" Target="embeddings/oleObject5.bin"/><Relationship Id="rId38" Type="http://schemas.openxmlformats.org/officeDocument/2006/relationships/image" Target="media/image16.png"/><Relationship Id="rId59" Type="http://schemas.microsoft.com/office/2016/09/relationships/commentsIds" Target="commentsIds.xml"/><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image" Target="media/image26.png"/><Relationship Id="rId70" Type="http://schemas.openxmlformats.org/officeDocument/2006/relationships/oleObject" Target="embeddings/oleObject18.bin"/><Relationship Id="rId75" Type="http://schemas.openxmlformats.org/officeDocument/2006/relationships/image" Target="media/image36.png"/><Relationship Id="rId91" Type="http://schemas.openxmlformats.org/officeDocument/2006/relationships/image" Target="media/image48.png"/><Relationship Id="rId96" Type="http://schemas.openxmlformats.org/officeDocument/2006/relationships/image" Target="media/image53.png"/><Relationship Id="rId140" Type="http://schemas.openxmlformats.org/officeDocument/2006/relationships/image" Target="media/image96.jpg"/><Relationship Id="rId145"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oleObject" Target="embeddings/oleObject13.bin"/><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image" Target="media/image19.png"/><Relationship Id="rId60" Type="http://schemas.microsoft.com/office/2018/08/relationships/commentsExtensible" Target="commentsExtensible.xml"/><Relationship Id="rId65" Type="http://schemas.openxmlformats.org/officeDocument/2006/relationships/image" Target="media/image31.png"/><Relationship Id="rId81" Type="http://schemas.openxmlformats.org/officeDocument/2006/relationships/image" Target="media/image39.jpg"/><Relationship Id="rId86" Type="http://schemas.openxmlformats.org/officeDocument/2006/relationships/image" Target="media/image43.png"/><Relationship Id="rId130" Type="http://schemas.openxmlformats.org/officeDocument/2006/relationships/image" Target="media/image86.png"/><Relationship Id="rId135" Type="http://schemas.openxmlformats.org/officeDocument/2006/relationships/image" Target="media/image91.png"/><Relationship Id="rId151" Type="http://schemas.openxmlformats.org/officeDocument/2006/relationships/footer" Target="footer4.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oleObject" Target="embeddings/oleObject8.bin"/><Relationship Id="rId109" Type="http://schemas.openxmlformats.org/officeDocument/2006/relationships/image" Target="media/image65.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oleObject" Target="embeddings/oleObject21.bin"/><Relationship Id="rId97" Type="http://schemas.openxmlformats.org/officeDocument/2006/relationships/image" Target="media/image54.jp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jpg"/><Relationship Id="rId146" Type="http://schemas.openxmlformats.org/officeDocument/2006/relationships/image" Target="media/image102.png"/><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1.bin"/><Relationship Id="rId66" Type="http://schemas.openxmlformats.org/officeDocument/2006/relationships/oleObject" Target="embeddings/oleObject16.bin"/><Relationship Id="rId87" Type="http://schemas.openxmlformats.org/officeDocument/2006/relationships/image" Target="media/image44.png"/><Relationship Id="rId110" Type="http://schemas.openxmlformats.org/officeDocument/2006/relationships/image" Target="media/image66.jp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image" Target="media/image92.png"/><Relationship Id="rId61" Type="http://schemas.openxmlformats.org/officeDocument/2006/relationships/image" Target="media/image29.png"/><Relationship Id="rId82" Type="http://schemas.openxmlformats.org/officeDocument/2006/relationships/image" Target="media/image35.jpeg"/><Relationship Id="rId152" Type="http://schemas.openxmlformats.org/officeDocument/2006/relationships/fontTable" Target="fontTable.xml"/><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oleObject" Target="embeddings/oleObject6.bin"/><Relationship Id="rId56" Type="http://schemas.openxmlformats.org/officeDocument/2006/relationships/image" Target="media/image28.png"/><Relationship Id="rId77" Type="http://schemas.openxmlformats.org/officeDocument/2006/relationships/oleObject" Target="embeddings/oleObject22.bin"/><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webSettings" Target="webSettings.xml"/><Relationship Id="rId51" Type="http://schemas.openxmlformats.org/officeDocument/2006/relationships/image" Target="media/image23.jpg"/><Relationship Id="rId72" Type="http://schemas.openxmlformats.org/officeDocument/2006/relationships/oleObject" Target="embeddings/oleObject19.bin"/><Relationship Id="rId93" Type="http://schemas.openxmlformats.org/officeDocument/2006/relationships/image" Target="media/image50.png"/><Relationship Id="rId98" Type="http://schemas.openxmlformats.org/officeDocument/2006/relationships/image" Target="media/image45.jpeg"/><Relationship Id="rId121" Type="http://schemas.openxmlformats.org/officeDocument/2006/relationships/image" Target="media/image77.png"/><Relationship Id="rId142" Type="http://schemas.openxmlformats.org/officeDocument/2006/relationships/image" Target="media/image98.png"/><Relationship Id="rId3" Type="http://schemas.openxmlformats.org/officeDocument/2006/relationships/customXml" Target="../customXml/item3.xml"/><Relationship Id="rId25" Type="http://schemas.openxmlformats.org/officeDocument/2006/relationships/oleObject" Target="embeddings/oleObject1.bin"/><Relationship Id="rId46" Type="http://schemas.openxmlformats.org/officeDocument/2006/relationships/image" Target="media/image20.png"/><Relationship Id="rId67" Type="http://schemas.openxmlformats.org/officeDocument/2006/relationships/image" Target="media/image32.png"/><Relationship Id="rId116" Type="http://schemas.openxmlformats.org/officeDocument/2006/relationships/image" Target="media/image72.png"/><Relationship Id="rId137" Type="http://schemas.openxmlformats.org/officeDocument/2006/relationships/image" Target="media/image93.png"/><Relationship Id="rId20" Type="http://schemas.openxmlformats.org/officeDocument/2006/relationships/image" Target="media/image5.png"/><Relationship Id="rId41" Type="http://schemas.openxmlformats.org/officeDocument/2006/relationships/oleObject" Target="embeddings/oleObject9.bin"/><Relationship Id="rId62" Type="http://schemas.openxmlformats.org/officeDocument/2006/relationships/oleObject" Target="embeddings/oleObject14.bin"/><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7.png"/><Relationship Id="rId132" Type="http://schemas.openxmlformats.org/officeDocument/2006/relationships/image" Target="media/image88.png"/><Relationship Id="rId153" Type="http://schemas.microsoft.com/office/2011/relationships/people" Target="people.xml"/><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comments" Target="comments.xml"/><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endnotes" Target="endnotes.xml"/><Relationship Id="rId31" Type="http://schemas.openxmlformats.org/officeDocument/2006/relationships/oleObject" Target="embeddings/oleObject4.bin"/><Relationship Id="rId52" Type="http://schemas.openxmlformats.org/officeDocument/2006/relationships/image" Target="media/image24.png"/><Relationship Id="rId73" Type="http://schemas.openxmlformats.org/officeDocument/2006/relationships/image" Target="media/image35.png"/><Relationship Id="rId78" Type="http://schemas.openxmlformats.org/officeDocument/2006/relationships/image" Target="media/image37.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143" Type="http://schemas.openxmlformats.org/officeDocument/2006/relationships/image" Target="media/image99.png"/><Relationship Id="rId148" Type="http://schemas.openxmlformats.org/officeDocument/2006/relationships/image" Target="media/image104.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 Id="rId47" Type="http://schemas.openxmlformats.org/officeDocument/2006/relationships/oleObject" Target="embeddings/oleObject12.bin"/><Relationship Id="rId68" Type="http://schemas.openxmlformats.org/officeDocument/2006/relationships/oleObject" Target="embeddings/oleObject17.bin"/><Relationship Id="rId89" Type="http://schemas.openxmlformats.org/officeDocument/2006/relationships/image" Target="media/image46.png"/><Relationship Id="rId112" Type="http://schemas.openxmlformats.org/officeDocument/2006/relationships/image" Target="media/image68.png"/><Relationship Id="rId133" Type="http://schemas.openxmlformats.org/officeDocument/2006/relationships/image" Target="media/image89.png"/><Relationship Id="rId154" Type="http://schemas.openxmlformats.org/officeDocument/2006/relationships/theme" Target="theme/theme1.xml"/><Relationship Id="rId16" Type="http://schemas.openxmlformats.org/officeDocument/2006/relationships/footer" Target="footer3.xml"/><Relationship Id="rId37" Type="http://schemas.openxmlformats.org/officeDocument/2006/relationships/oleObject" Target="embeddings/oleObject7.bin"/><Relationship Id="rId58" Type="http://schemas.microsoft.com/office/2011/relationships/commentsExtended" Target="commentsExtended.xml"/><Relationship Id="rId79" Type="http://schemas.openxmlformats.org/officeDocument/2006/relationships/oleObject" Target="embeddings/oleObject23.bin"/><Relationship Id="rId102" Type="http://schemas.openxmlformats.org/officeDocument/2006/relationships/image" Target="media/image58.png"/><Relationship Id="rId123" Type="http://schemas.openxmlformats.org/officeDocument/2006/relationships/image" Target="media/image79.jpg"/><Relationship Id="rId144" Type="http://schemas.openxmlformats.org/officeDocument/2006/relationships/image" Target="media/image100.png"/><Relationship Id="rId90" Type="http://schemas.openxmlformats.org/officeDocument/2006/relationships/image" Target="media/image47.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3.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45915C-52F9-4534-8E21-F4FB4F7627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 for 3.3</Template>
  <TotalTime>991</TotalTime>
  <Pages>68</Pages>
  <Words>7962</Words>
  <Characters>45385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Template for NCR Software Banking IPs</vt:lpstr>
    </vt:vector>
  </TitlesOfParts>
  <Company>NCR</Company>
  <LinksUpToDate>false</LinksUpToDate>
  <CharactersWithSpaces>53241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51</cp:revision>
  <cp:lastPrinted>2023-04-05T13:37:00Z</cp:lastPrinted>
  <dcterms:created xsi:type="dcterms:W3CDTF">2023-04-11T18:14:00Z</dcterms:created>
  <dcterms:modified xsi:type="dcterms:W3CDTF">2023-04-26T08:10:00Z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