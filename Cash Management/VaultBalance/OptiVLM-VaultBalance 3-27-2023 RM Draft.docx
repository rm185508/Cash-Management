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308" w14:textId="009E0064" w:rsidR="00514DA4" w:rsidRDefault="00B316E2" w:rsidP="00514DA4">
      <w:pPr>
        <w:pStyle w:val="Brand"/>
      </w:pPr>
      <w:r>
        <w:t>CXBanking</w:t>
      </w:r>
    </w:p>
    <w:p w14:paraId="2961C04D" w14:textId="5BF55122" w:rsidR="00F56777" w:rsidRPr="00F56777" w:rsidRDefault="00B316E2" w:rsidP="00F56777">
      <w:pPr>
        <w:pStyle w:val="Product"/>
      </w:pPr>
      <w:r>
        <w:t>OptiVLM Vault Balance 10.0</w:t>
      </w:r>
    </w:p>
    <w:p w14:paraId="261B0E02" w14:textId="2B83C092" w:rsidR="000B3F3C" w:rsidRDefault="00111783" w:rsidP="00F56777">
      <w:pPr>
        <w:pStyle w:val="Title"/>
      </w:pPr>
      <w:r>
        <w:t>User Reference Guide</w:t>
      </w:r>
    </w:p>
    <w:p w14:paraId="76F539DD" w14:textId="62C762D8" w:rsidR="00215312" w:rsidRPr="00286E0A" w:rsidRDefault="00111783" w:rsidP="00387A0D">
      <w:pPr>
        <w:pStyle w:val="DocInfo"/>
        <w:rPr>
          <w:b/>
          <w:bCs/>
        </w:rPr>
      </w:pPr>
      <w:r w:rsidRPr="00286E0A">
        <w:rPr>
          <w:b/>
          <w:bCs/>
        </w:rPr>
        <w:t xml:space="preserve">Build </w:t>
      </w:r>
      <w:r w:rsidR="003D0497" w:rsidRPr="00286E0A">
        <w:rPr>
          <w:b/>
          <w:bCs/>
        </w:rPr>
        <w:t>5013</w:t>
      </w:r>
    </w:p>
    <w:p w14:paraId="30C219E1" w14:textId="103284A8" w:rsidR="00286E0A" w:rsidRPr="00286E0A" w:rsidRDefault="00286E0A" w:rsidP="00215312">
      <w:pPr>
        <w:pStyle w:val="DocInfo"/>
        <w:rPr>
          <w:b/>
          <w:bCs/>
        </w:rPr>
      </w:pPr>
      <w:r w:rsidRPr="00286E0A">
        <w:rPr>
          <w:b/>
          <w:bCs/>
        </w:rPr>
        <w:t>Version 10.0</w:t>
      </w:r>
    </w:p>
    <w:p w14:paraId="38B9DD01" w14:textId="457DEC62" w:rsidR="00215312" w:rsidRPr="00286E0A" w:rsidRDefault="003D0497" w:rsidP="00215312">
      <w:pPr>
        <w:pStyle w:val="DocInfo"/>
        <w:rPr>
          <w:b/>
          <w:bCs/>
        </w:rPr>
      </w:pPr>
      <w:r w:rsidRPr="00286E0A">
        <w:rPr>
          <w:b/>
          <w:bCs/>
        </w:rPr>
        <w:t>March 2023</w:t>
      </w:r>
    </w:p>
    <w:p w14:paraId="01162AE1" w14:textId="4E8D33FD" w:rsidR="008447FE" w:rsidRPr="002C38D9" w:rsidRDefault="008447FE" w:rsidP="00286E0A">
      <w:pPr>
        <w:pStyle w:val="ChapterTitle"/>
      </w:pPr>
      <w:bookmarkStart w:id="0" w:name="_Toc130890285"/>
      <w:r w:rsidRPr="002C38D9">
        <w:lastRenderedPageBreak/>
        <w:t>Copyright and Trademark Information</w:t>
      </w:r>
      <w:bookmarkEnd w:id="0"/>
    </w:p>
    <w:p w14:paraId="07DB83B3" w14:textId="77777777" w:rsidR="00080D45" w:rsidRDefault="00080D45" w:rsidP="00080D45">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0B581783" w14:textId="77777777" w:rsidR="00080D45" w:rsidRDefault="00080D45" w:rsidP="00080D45">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4D8AB9E1" w14:textId="77777777" w:rsidR="00080D45" w:rsidRDefault="00080D45" w:rsidP="00080D45">
      <w:pPr>
        <w:pStyle w:val="BodyText"/>
      </w:pPr>
      <w:r>
        <w:t xml:space="preserve">OptiCash, OptiNet, OptiVault, OptiCashMI, OptiVLM, OptimizeCF, OptiSuite, OptiRecon, and OptiBridge are trademarks of NCR International Inc. </w:t>
      </w:r>
    </w:p>
    <w:p w14:paraId="5E09DCE8" w14:textId="77777777" w:rsidR="00080D45" w:rsidRDefault="00080D45" w:rsidP="00080D45">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3070C424" w14:textId="7DABFE74" w:rsidR="002E1E15" w:rsidRDefault="002E1E15" w:rsidP="00286E0A">
      <w:pPr>
        <w:pStyle w:val="ChapterTitle"/>
      </w:pPr>
      <w:bookmarkStart w:id="1" w:name="_Toc130890286"/>
      <w:r>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2E1E15" w:rsidRPr="00CA70B5" w14:paraId="7BDC4354"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71216D85" w14:textId="77777777" w:rsidR="002E1E15" w:rsidRPr="00D22F24" w:rsidRDefault="002E1E15" w:rsidP="00D22F24">
            <w:pPr>
              <w:pStyle w:val="TableHeading"/>
              <w:jc w:val="center"/>
            </w:pPr>
            <w:r w:rsidRPr="00D22F24">
              <w:t>Date</w:t>
            </w:r>
          </w:p>
        </w:tc>
        <w:tc>
          <w:tcPr>
            <w:tcW w:w="1440" w:type="dxa"/>
          </w:tcPr>
          <w:p w14:paraId="2A737C5B" w14:textId="77777777" w:rsidR="002E1E15" w:rsidRPr="00D22F24" w:rsidRDefault="002E1E15" w:rsidP="00D22F24">
            <w:pPr>
              <w:pStyle w:val="TableHeading"/>
              <w:jc w:val="center"/>
            </w:pPr>
            <w:r w:rsidRPr="00D22F24">
              <w:t>Page No.</w:t>
            </w:r>
          </w:p>
        </w:tc>
        <w:tc>
          <w:tcPr>
            <w:tcW w:w="6480" w:type="dxa"/>
          </w:tcPr>
          <w:p w14:paraId="2B767E69" w14:textId="77777777" w:rsidR="002E1E15" w:rsidRPr="00CA70B5" w:rsidRDefault="002E1E15" w:rsidP="00A72BF3">
            <w:pPr>
              <w:pStyle w:val="TableHeading"/>
            </w:pPr>
            <w:r>
              <w:t>Description of Change</w:t>
            </w:r>
          </w:p>
        </w:tc>
      </w:tr>
      <w:tr w:rsidR="002E1E15" w:rsidRPr="00F52559" w14:paraId="6F4F6CEC" w14:textId="77777777" w:rsidTr="00CF09C4">
        <w:tc>
          <w:tcPr>
            <w:tcW w:w="1440" w:type="dxa"/>
            <w:tcBorders>
              <w:bottom w:val="nil"/>
            </w:tcBorders>
          </w:tcPr>
          <w:p w14:paraId="4C0FEEC4" w14:textId="50EAA830" w:rsidR="002E1E15" w:rsidRPr="00F52559" w:rsidRDefault="008672AF" w:rsidP="002B4945">
            <w:pPr>
              <w:pStyle w:val="TableBody"/>
              <w:jc w:val="center"/>
            </w:pPr>
            <w:r>
              <w:t>March2023</w:t>
            </w:r>
          </w:p>
        </w:tc>
        <w:tc>
          <w:tcPr>
            <w:tcW w:w="1440" w:type="dxa"/>
          </w:tcPr>
          <w:p w14:paraId="1A47BBC8" w14:textId="51BF5B2E" w:rsidR="002E1E15" w:rsidRDefault="008672AF" w:rsidP="002B4945">
            <w:pPr>
              <w:pStyle w:val="TableBody"/>
              <w:keepNext/>
              <w:jc w:val="center"/>
            </w:pPr>
            <w:r>
              <w:t>ALL</w:t>
            </w:r>
          </w:p>
        </w:tc>
        <w:tc>
          <w:tcPr>
            <w:tcW w:w="6480" w:type="dxa"/>
          </w:tcPr>
          <w:p w14:paraId="4CFBB4AF" w14:textId="3E83C068" w:rsidR="002E1E15" w:rsidRPr="00F52559" w:rsidRDefault="008672AF" w:rsidP="00303136">
            <w:pPr>
              <w:pStyle w:val="TableBody"/>
              <w:keepNext/>
            </w:pPr>
            <w:r>
              <w:t>Formatting Changes</w:t>
            </w:r>
          </w:p>
        </w:tc>
      </w:tr>
      <w:tr w:rsidR="002E1E15" w:rsidRPr="00F52559" w14:paraId="48177E5C" w14:textId="77777777" w:rsidTr="00CF09C4">
        <w:tc>
          <w:tcPr>
            <w:tcW w:w="1440" w:type="dxa"/>
            <w:tcBorders>
              <w:top w:val="nil"/>
              <w:bottom w:val="nil"/>
            </w:tcBorders>
          </w:tcPr>
          <w:p w14:paraId="55128149" w14:textId="77777777" w:rsidR="002E1E15" w:rsidRPr="00F52559" w:rsidRDefault="002E1E15" w:rsidP="002B4945">
            <w:pPr>
              <w:pStyle w:val="TableBody"/>
              <w:keepNext/>
              <w:jc w:val="center"/>
            </w:pPr>
          </w:p>
        </w:tc>
        <w:tc>
          <w:tcPr>
            <w:tcW w:w="1440" w:type="dxa"/>
          </w:tcPr>
          <w:p w14:paraId="41F6A88F" w14:textId="34300AD6" w:rsidR="002E1E15" w:rsidRDefault="002E1E15" w:rsidP="002B4945">
            <w:pPr>
              <w:pStyle w:val="TableBody"/>
              <w:keepNext/>
              <w:jc w:val="center"/>
            </w:pPr>
          </w:p>
        </w:tc>
        <w:tc>
          <w:tcPr>
            <w:tcW w:w="6480" w:type="dxa"/>
          </w:tcPr>
          <w:p w14:paraId="2EAD4407" w14:textId="0B4A15B9" w:rsidR="002E1E15" w:rsidRPr="00F52559" w:rsidRDefault="002E1E15" w:rsidP="002B4945">
            <w:pPr>
              <w:pStyle w:val="TableBody"/>
              <w:keepNext/>
            </w:pPr>
          </w:p>
        </w:tc>
      </w:tr>
      <w:tr w:rsidR="002E1E15" w:rsidRPr="00F52559" w14:paraId="78FC22B3" w14:textId="77777777" w:rsidTr="00CF09C4">
        <w:tc>
          <w:tcPr>
            <w:tcW w:w="1440" w:type="dxa"/>
            <w:tcBorders>
              <w:top w:val="nil"/>
              <w:bottom w:val="single" w:sz="4" w:space="0" w:color="auto"/>
            </w:tcBorders>
          </w:tcPr>
          <w:p w14:paraId="485763A4" w14:textId="77777777" w:rsidR="002E1E15" w:rsidRPr="00F52559" w:rsidRDefault="002E1E15" w:rsidP="002B4945">
            <w:pPr>
              <w:pStyle w:val="TableBody"/>
              <w:keepNext/>
              <w:jc w:val="center"/>
            </w:pPr>
          </w:p>
        </w:tc>
        <w:tc>
          <w:tcPr>
            <w:tcW w:w="1440" w:type="dxa"/>
          </w:tcPr>
          <w:p w14:paraId="5B966AB6" w14:textId="0BC6C66F" w:rsidR="002E1E15" w:rsidRDefault="002E1E15" w:rsidP="002B4945">
            <w:pPr>
              <w:pStyle w:val="TableBody"/>
              <w:keepNext/>
              <w:jc w:val="center"/>
            </w:pPr>
          </w:p>
        </w:tc>
        <w:tc>
          <w:tcPr>
            <w:tcW w:w="6480" w:type="dxa"/>
          </w:tcPr>
          <w:p w14:paraId="3488A3AE" w14:textId="321C8929" w:rsidR="002E1E15" w:rsidRPr="00F52559" w:rsidRDefault="002E1E15" w:rsidP="002B4945">
            <w:pPr>
              <w:pStyle w:val="TableBody"/>
              <w:keepNext/>
            </w:pPr>
          </w:p>
        </w:tc>
      </w:tr>
    </w:tbl>
    <w:p w14:paraId="7BCC1AB8" w14:textId="77777777" w:rsidR="002E1E15" w:rsidRDefault="002E1E15" w:rsidP="00FC33F8">
      <w:pPr>
        <w:pStyle w:val="BodyText"/>
      </w:pPr>
    </w:p>
    <w:p w14:paraId="1131D1EF" w14:textId="77777777" w:rsidR="00FC33F8" w:rsidRDefault="00FC33F8" w:rsidP="00FC33F8">
      <w:pPr>
        <w:pStyle w:val="BodyText"/>
      </w:pPr>
    </w:p>
    <w:p w14:paraId="3F4F83CF" w14:textId="780F766C" w:rsidR="00EF6ABC" w:rsidRDefault="00EF6ABC" w:rsidP="00286E0A">
      <w:pPr>
        <w:pStyle w:val="ChapterTitle"/>
      </w:pPr>
      <w:bookmarkStart w:id="2" w:name="_Toc130890287"/>
      <w:r w:rsidRPr="00C361EB">
        <w:lastRenderedPageBreak/>
        <w:t>Contents</w:t>
      </w:r>
      <w:bookmarkEnd w:id="2"/>
    </w:p>
    <w:p w14:paraId="1EC8605F" w14:textId="3C6F7E68" w:rsidR="00C31E89"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0890285" w:history="1">
        <w:r w:rsidR="00C31E89" w:rsidRPr="00CF0EA0">
          <w:rPr>
            <w:rStyle w:val="Hyperlink"/>
            <w:noProof/>
          </w:rPr>
          <w:t>Copyright and Trademark Information</w:t>
        </w:r>
        <w:r w:rsidR="00C31E89">
          <w:rPr>
            <w:noProof/>
            <w:webHidden/>
          </w:rPr>
          <w:tab/>
        </w:r>
        <w:r w:rsidR="00C31E89">
          <w:rPr>
            <w:noProof/>
            <w:webHidden/>
          </w:rPr>
          <w:fldChar w:fldCharType="begin"/>
        </w:r>
        <w:r w:rsidR="00C31E89">
          <w:rPr>
            <w:noProof/>
            <w:webHidden/>
          </w:rPr>
          <w:instrText xml:space="preserve"> PAGEREF _Toc130890285 \h </w:instrText>
        </w:r>
        <w:r w:rsidR="00C31E89">
          <w:rPr>
            <w:noProof/>
            <w:webHidden/>
          </w:rPr>
        </w:r>
        <w:r w:rsidR="00C31E89">
          <w:rPr>
            <w:noProof/>
            <w:webHidden/>
          </w:rPr>
          <w:fldChar w:fldCharType="separate"/>
        </w:r>
        <w:r w:rsidR="00C31E89">
          <w:rPr>
            <w:noProof/>
            <w:webHidden/>
          </w:rPr>
          <w:t>2</w:t>
        </w:r>
        <w:r w:rsidR="00C31E89">
          <w:rPr>
            <w:noProof/>
            <w:webHidden/>
          </w:rPr>
          <w:fldChar w:fldCharType="end"/>
        </w:r>
      </w:hyperlink>
    </w:p>
    <w:p w14:paraId="0825EE7D" w14:textId="232C8C25" w:rsidR="00C31E89" w:rsidRDefault="00C31E89">
      <w:pPr>
        <w:pStyle w:val="TOC1"/>
        <w:rPr>
          <w:rFonts w:asciiTheme="minorHAnsi" w:eastAsiaTheme="minorEastAsia" w:hAnsiTheme="minorHAnsi" w:cstheme="minorBidi"/>
          <w:b w:val="0"/>
          <w:noProof/>
          <w:szCs w:val="22"/>
          <w:lang w:val="en-US"/>
        </w:rPr>
      </w:pPr>
      <w:hyperlink w:anchor="_Toc130890286" w:history="1">
        <w:r w:rsidRPr="00CF0EA0">
          <w:rPr>
            <w:rStyle w:val="Hyperlink"/>
            <w:noProof/>
          </w:rPr>
          <w:t>Revision Record</w:t>
        </w:r>
        <w:r>
          <w:rPr>
            <w:noProof/>
            <w:webHidden/>
          </w:rPr>
          <w:tab/>
        </w:r>
        <w:r>
          <w:rPr>
            <w:noProof/>
            <w:webHidden/>
          </w:rPr>
          <w:fldChar w:fldCharType="begin"/>
        </w:r>
        <w:r>
          <w:rPr>
            <w:noProof/>
            <w:webHidden/>
          </w:rPr>
          <w:instrText xml:space="preserve"> PAGEREF _Toc130890286 \h </w:instrText>
        </w:r>
        <w:r>
          <w:rPr>
            <w:noProof/>
            <w:webHidden/>
          </w:rPr>
        </w:r>
        <w:r>
          <w:rPr>
            <w:noProof/>
            <w:webHidden/>
          </w:rPr>
          <w:fldChar w:fldCharType="separate"/>
        </w:r>
        <w:r>
          <w:rPr>
            <w:noProof/>
            <w:webHidden/>
          </w:rPr>
          <w:t>3</w:t>
        </w:r>
        <w:r>
          <w:rPr>
            <w:noProof/>
            <w:webHidden/>
          </w:rPr>
          <w:fldChar w:fldCharType="end"/>
        </w:r>
      </w:hyperlink>
    </w:p>
    <w:p w14:paraId="323AD9F3" w14:textId="3DB606E7" w:rsidR="00C31E89" w:rsidRDefault="00C31E89">
      <w:pPr>
        <w:pStyle w:val="TOC1"/>
        <w:rPr>
          <w:rFonts w:asciiTheme="minorHAnsi" w:eastAsiaTheme="minorEastAsia" w:hAnsiTheme="minorHAnsi" w:cstheme="minorBidi"/>
          <w:b w:val="0"/>
          <w:noProof/>
          <w:szCs w:val="22"/>
          <w:lang w:val="en-US"/>
        </w:rPr>
      </w:pPr>
      <w:hyperlink w:anchor="_Toc130890287" w:history="1">
        <w:r w:rsidRPr="00CF0EA0">
          <w:rPr>
            <w:rStyle w:val="Hyperlink"/>
            <w:noProof/>
          </w:rPr>
          <w:t>Contents</w:t>
        </w:r>
        <w:r>
          <w:rPr>
            <w:noProof/>
            <w:webHidden/>
          </w:rPr>
          <w:tab/>
        </w:r>
        <w:r>
          <w:rPr>
            <w:noProof/>
            <w:webHidden/>
          </w:rPr>
          <w:fldChar w:fldCharType="begin"/>
        </w:r>
        <w:r>
          <w:rPr>
            <w:noProof/>
            <w:webHidden/>
          </w:rPr>
          <w:instrText xml:space="preserve"> PAGEREF _Toc130890287 \h </w:instrText>
        </w:r>
        <w:r>
          <w:rPr>
            <w:noProof/>
            <w:webHidden/>
          </w:rPr>
        </w:r>
        <w:r>
          <w:rPr>
            <w:noProof/>
            <w:webHidden/>
          </w:rPr>
          <w:fldChar w:fldCharType="separate"/>
        </w:r>
        <w:r>
          <w:rPr>
            <w:noProof/>
            <w:webHidden/>
          </w:rPr>
          <w:t>4</w:t>
        </w:r>
        <w:r>
          <w:rPr>
            <w:noProof/>
            <w:webHidden/>
          </w:rPr>
          <w:fldChar w:fldCharType="end"/>
        </w:r>
      </w:hyperlink>
    </w:p>
    <w:p w14:paraId="16C7FD05" w14:textId="4BAED0BC" w:rsidR="00C31E89" w:rsidRDefault="00C31E89">
      <w:pPr>
        <w:pStyle w:val="TOC1"/>
        <w:rPr>
          <w:rFonts w:asciiTheme="minorHAnsi" w:eastAsiaTheme="minorEastAsia" w:hAnsiTheme="minorHAnsi" w:cstheme="minorBidi"/>
          <w:b w:val="0"/>
          <w:noProof/>
          <w:szCs w:val="22"/>
          <w:lang w:val="en-US"/>
        </w:rPr>
      </w:pPr>
      <w:hyperlink w:anchor="_Toc130890288" w:history="1">
        <w:r w:rsidRPr="00CF0EA0">
          <w:rPr>
            <w:rStyle w:val="Hyperlink"/>
            <w:noProof/>
          </w:rPr>
          <w:t>CONVENTIONS USED IN THIS HELP DOCUMENTATION</w:t>
        </w:r>
        <w:r>
          <w:rPr>
            <w:noProof/>
            <w:webHidden/>
          </w:rPr>
          <w:tab/>
        </w:r>
        <w:r>
          <w:rPr>
            <w:noProof/>
            <w:webHidden/>
          </w:rPr>
          <w:fldChar w:fldCharType="begin"/>
        </w:r>
        <w:r>
          <w:rPr>
            <w:noProof/>
            <w:webHidden/>
          </w:rPr>
          <w:instrText xml:space="preserve"> PAGEREF _Toc130890288 \h </w:instrText>
        </w:r>
        <w:r>
          <w:rPr>
            <w:noProof/>
            <w:webHidden/>
          </w:rPr>
        </w:r>
        <w:r>
          <w:rPr>
            <w:noProof/>
            <w:webHidden/>
          </w:rPr>
          <w:fldChar w:fldCharType="separate"/>
        </w:r>
        <w:r>
          <w:rPr>
            <w:noProof/>
            <w:webHidden/>
          </w:rPr>
          <w:t>6</w:t>
        </w:r>
        <w:r>
          <w:rPr>
            <w:noProof/>
            <w:webHidden/>
          </w:rPr>
          <w:fldChar w:fldCharType="end"/>
        </w:r>
      </w:hyperlink>
    </w:p>
    <w:p w14:paraId="11427612" w14:textId="225C01FF" w:rsidR="00C31E89" w:rsidRDefault="00C31E89">
      <w:pPr>
        <w:pStyle w:val="TOC1"/>
        <w:tabs>
          <w:tab w:val="left" w:pos="1258"/>
        </w:tabs>
        <w:rPr>
          <w:rFonts w:asciiTheme="minorHAnsi" w:eastAsiaTheme="minorEastAsia" w:hAnsiTheme="minorHAnsi" w:cstheme="minorBidi"/>
          <w:b w:val="0"/>
          <w:noProof/>
          <w:szCs w:val="22"/>
          <w:lang w:val="en-US"/>
        </w:rPr>
      </w:pPr>
      <w:hyperlink w:anchor="_Toc130890289" w:history="1">
        <w:r w:rsidRPr="00CF0EA0">
          <w:rPr>
            <w:rStyle w:val="Hyperlink"/>
            <w:noProof/>
          </w:rPr>
          <w:t>1</w:t>
        </w:r>
        <w:r>
          <w:rPr>
            <w:rFonts w:asciiTheme="minorHAnsi" w:eastAsiaTheme="minorEastAsia" w:hAnsiTheme="minorHAnsi" w:cstheme="minorBidi"/>
            <w:b w:val="0"/>
            <w:noProof/>
            <w:szCs w:val="22"/>
            <w:lang w:val="en-US"/>
          </w:rPr>
          <w:tab/>
        </w:r>
        <w:r w:rsidRPr="00CF0EA0">
          <w:rPr>
            <w:rStyle w:val="Hyperlink"/>
            <w:noProof/>
          </w:rPr>
          <w:t>INTRODUCTION TO VAULT BALANCE</w:t>
        </w:r>
        <w:r>
          <w:rPr>
            <w:noProof/>
            <w:webHidden/>
          </w:rPr>
          <w:tab/>
        </w:r>
        <w:r>
          <w:rPr>
            <w:noProof/>
            <w:webHidden/>
          </w:rPr>
          <w:fldChar w:fldCharType="begin"/>
        </w:r>
        <w:r>
          <w:rPr>
            <w:noProof/>
            <w:webHidden/>
          </w:rPr>
          <w:instrText xml:space="preserve"> PAGEREF _Toc130890289 \h </w:instrText>
        </w:r>
        <w:r>
          <w:rPr>
            <w:noProof/>
            <w:webHidden/>
          </w:rPr>
        </w:r>
        <w:r>
          <w:rPr>
            <w:noProof/>
            <w:webHidden/>
          </w:rPr>
          <w:fldChar w:fldCharType="separate"/>
        </w:r>
        <w:r>
          <w:rPr>
            <w:noProof/>
            <w:webHidden/>
          </w:rPr>
          <w:t>7</w:t>
        </w:r>
        <w:r>
          <w:rPr>
            <w:noProof/>
            <w:webHidden/>
          </w:rPr>
          <w:fldChar w:fldCharType="end"/>
        </w:r>
      </w:hyperlink>
    </w:p>
    <w:p w14:paraId="3DB84E6E" w14:textId="513BEACD"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290" w:history="1">
        <w:r w:rsidRPr="00CF0EA0">
          <w:rPr>
            <w:rStyle w:val="Hyperlink"/>
            <w:noProof/>
          </w:rPr>
          <w:t>1.1</w:t>
        </w:r>
        <w:r>
          <w:rPr>
            <w:rFonts w:asciiTheme="minorHAnsi" w:eastAsiaTheme="minorEastAsia" w:hAnsiTheme="minorHAnsi" w:cstheme="minorBidi"/>
            <w:noProof/>
            <w:sz w:val="22"/>
            <w:szCs w:val="22"/>
            <w:lang w:val="en-US"/>
          </w:rPr>
          <w:tab/>
        </w:r>
        <w:r w:rsidRPr="00CF0EA0">
          <w:rPr>
            <w:rStyle w:val="Hyperlink"/>
            <w:noProof/>
          </w:rPr>
          <w:t>GETTING STARTED</w:t>
        </w:r>
        <w:r>
          <w:rPr>
            <w:noProof/>
            <w:webHidden/>
          </w:rPr>
          <w:tab/>
        </w:r>
        <w:r>
          <w:rPr>
            <w:noProof/>
            <w:webHidden/>
          </w:rPr>
          <w:fldChar w:fldCharType="begin"/>
        </w:r>
        <w:r>
          <w:rPr>
            <w:noProof/>
            <w:webHidden/>
          </w:rPr>
          <w:instrText xml:space="preserve"> PAGEREF _Toc130890290 \h </w:instrText>
        </w:r>
        <w:r>
          <w:rPr>
            <w:noProof/>
            <w:webHidden/>
          </w:rPr>
        </w:r>
        <w:r>
          <w:rPr>
            <w:noProof/>
            <w:webHidden/>
          </w:rPr>
          <w:fldChar w:fldCharType="separate"/>
        </w:r>
        <w:r>
          <w:rPr>
            <w:noProof/>
            <w:webHidden/>
          </w:rPr>
          <w:t>7</w:t>
        </w:r>
        <w:r>
          <w:rPr>
            <w:noProof/>
            <w:webHidden/>
          </w:rPr>
          <w:fldChar w:fldCharType="end"/>
        </w:r>
      </w:hyperlink>
    </w:p>
    <w:p w14:paraId="62A5AD26" w14:textId="0E4A39EB"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291" w:history="1">
        <w:r w:rsidRPr="00CF0EA0">
          <w:rPr>
            <w:rStyle w:val="Hyperlink"/>
            <w:noProof/>
          </w:rPr>
          <w:t>1.1.1</w:t>
        </w:r>
        <w:r>
          <w:rPr>
            <w:rFonts w:asciiTheme="minorHAnsi" w:eastAsiaTheme="minorEastAsia" w:hAnsiTheme="minorHAnsi" w:cstheme="minorBidi"/>
            <w:noProof/>
            <w:sz w:val="22"/>
            <w:szCs w:val="22"/>
            <w:lang w:val="en-US"/>
          </w:rPr>
          <w:tab/>
        </w:r>
        <w:r w:rsidRPr="00CF0EA0">
          <w:rPr>
            <w:rStyle w:val="Hyperlink"/>
            <w:noProof/>
          </w:rPr>
          <w:t>SCREEN RESOLUTION</w:t>
        </w:r>
        <w:r>
          <w:rPr>
            <w:noProof/>
            <w:webHidden/>
          </w:rPr>
          <w:tab/>
        </w:r>
        <w:r>
          <w:rPr>
            <w:noProof/>
            <w:webHidden/>
          </w:rPr>
          <w:fldChar w:fldCharType="begin"/>
        </w:r>
        <w:r>
          <w:rPr>
            <w:noProof/>
            <w:webHidden/>
          </w:rPr>
          <w:instrText xml:space="preserve"> PAGEREF _Toc130890291 \h </w:instrText>
        </w:r>
        <w:r>
          <w:rPr>
            <w:noProof/>
            <w:webHidden/>
          </w:rPr>
        </w:r>
        <w:r>
          <w:rPr>
            <w:noProof/>
            <w:webHidden/>
          </w:rPr>
          <w:fldChar w:fldCharType="separate"/>
        </w:r>
        <w:r>
          <w:rPr>
            <w:noProof/>
            <w:webHidden/>
          </w:rPr>
          <w:t>7</w:t>
        </w:r>
        <w:r>
          <w:rPr>
            <w:noProof/>
            <w:webHidden/>
          </w:rPr>
          <w:fldChar w:fldCharType="end"/>
        </w:r>
      </w:hyperlink>
    </w:p>
    <w:p w14:paraId="08F066D2" w14:textId="6078FD9A"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292" w:history="1">
        <w:r w:rsidRPr="00CF0EA0">
          <w:rPr>
            <w:rStyle w:val="Hyperlink"/>
            <w:noProof/>
          </w:rPr>
          <w:t>1.1.2</w:t>
        </w:r>
        <w:r>
          <w:rPr>
            <w:rFonts w:asciiTheme="minorHAnsi" w:eastAsiaTheme="minorEastAsia" w:hAnsiTheme="minorHAnsi" w:cstheme="minorBidi"/>
            <w:noProof/>
            <w:sz w:val="22"/>
            <w:szCs w:val="22"/>
            <w:lang w:val="en-US"/>
          </w:rPr>
          <w:tab/>
        </w:r>
        <w:r w:rsidRPr="00CF0EA0">
          <w:rPr>
            <w:rStyle w:val="Hyperlink"/>
            <w:noProof/>
          </w:rPr>
          <w:t>NAVIGATION TIPS</w:t>
        </w:r>
        <w:r>
          <w:rPr>
            <w:noProof/>
            <w:webHidden/>
          </w:rPr>
          <w:tab/>
        </w:r>
        <w:r>
          <w:rPr>
            <w:noProof/>
            <w:webHidden/>
          </w:rPr>
          <w:fldChar w:fldCharType="begin"/>
        </w:r>
        <w:r>
          <w:rPr>
            <w:noProof/>
            <w:webHidden/>
          </w:rPr>
          <w:instrText xml:space="preserve"> PAGEREF _Toc130890292 \h </w:instrText>
        </w:r>
        <w:r>
          <w:rPr>
            <w:noProof/>
            <w:webHidden/>
          </w:rPr>
        </w:r>
        <w:r>
          <w:rPr>
            <w:noProof/>
            <w:webHidden/>
          </w:rPr>
          <w:fldChar w:fldCharType="separate"/>
        </w:r>
        <w:r>
          <w:rPr>
            <w:noProof/>
            <w:webHidden/>
          </w:rPr>
          <w:t>8</w:t>
        </w:r>
        <w:r>
          <w:rPr>
            <w:noProof/>
            <w:webHidden/>
          </w:rPr>
          <w:fldChar w:fldCharType="end"/>
        </w:r>
      </w:hyperlink>
    </w:p>
    <w:p w14:paraId="09A53BDE" w14:textId="50B383CE"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293" w:history="1">
        <w:r w:rsidRPr="00CF0EA0">
          <w:rPr>
            <w:rStyle w:val="Hyperlink"/>
            <w:noProof/>
          </w:rPr>
          <w:t>1.1.3</w:t>
        </w:r>
        <w:r>
          <w:rPr>
            <w:rFonts w:asciiTheme="minorHAnsi" w:eastAsiaTheme="minorEastAsia" w:hAnsiTheme="minorHAnsi" w:cstheme="minorBidi"/>
            <w:noProof/>
            <w:sz w:val="22"/>
            <w:szCs w:val="22"/>
            <w:lang w:val="en-US"/>
          </w:rPr>
          <w:tab/>
        </w:r>
        <w:r w:rsidRPr="00CF0EA0">
          <w:rPr>
            <w:rStyle w:val="Hyperlink"/>
            <w:noProof/>
          </w:rPr>
          <w:t>ACCESSING VAULT BALANCE</w:t>
        </w:r>
        <w:r>
          <w:rPr>
            <w:noProof/>
            <w:webHidden/>
          </w:rPr>
          <w:tab/>
        </w:r>
        <w:r>
          <w:rPr>
            <w:noProof/>
            <w:webHidden/>
          </w:rPr>
          <w:fldChar w:fldCharType="begin"/>
        </w:r>
        <w:r>
          <w:rPr>
            <w:noProof/>
            <w:webHidden/>
          </w:rPr>
          <w:instrText xml:space="preserve"> PAGEREF _Toc130890293 \h </w:instrText>
        </w:r>
        <w:r>
          <w:rPr>
            <w:noProof/>
            <w:webHidden/>
          </w:rPr>
        </w:r>
        <w:r>
          <w:rPr>
            <w:noProof/>
            <w:webHidden/>
          </w:rPr>
          <w:fldChar w:fldCharType="separate"/>
        </w:r>
        <w:r>
          <w:rPr>
            <w:noProof/>
            <w:webHidden/>
          </w:rPr>
          <w:t>8</w:t>
        </w:r>
        <w:r>
          <w:rPr>
            <w:noProof/>
            <w:webHidden/>
          </w:rPr>
          <w:fldChar w:fldCharType="end"/>
        </w:r>
      </w:hyperlink>
    </w:p>
    <w:p w14:paraId="22F66242" w14:textId="5E52B9DA"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294" w:history="1">
        <w:r w:rsidRPr="00CF0EA0">
          <w:rPr>
            <w:rStyle w:val="Hyperlink"/>
            <w:noProof/>
          </w:rPr>
          <w:t>1.1.4</w:t>
        </w:r>
        <w:r>
          <w:rPr>
            <w:rFonts w:asciiTheme="minorHAnsi" w:eastAsiaTheme="minorEastAsia" w:hAnsiTheme="minorHAnsi" w:cstheme="minorBidi"/>
            <w:noProof/>
            <w:sz w:val="22"/>
            <w:szCs w:val="22"/>
            <w:lang w:val="en-US"/>
          </w:rPr>
          <w:tab/>
        </w:r>
        <w:r w:rsidRPr="00CF0EA0">
          <w:rPr>
            <w:rStyle w:val="Hyperlink"/>
            <w:noProof/>
          </w:rPr>
          <w:t>LOGGING IN</w:t>
        </w:r>
        <w:r>
          <w:rPr>
            <w:noProof/>
            <w:webHidden/>
          </w:rPr>
          <w:tab/>
        </w:r>
        <w:r>
          <w:rPr>
            <w:noProof/>
            <w:webHidden/>
          </w:rPr>
          <w:fldChar w:fldCharType="begin"/>
        </w:r>
        <w:r>
          <w:rPr>
            <w:noProof/>
            <w:webHidden/>
          </w:rPr>
          <w:instrText xml:space="preserve"> PAGEREF _Toc130890294 \h </w:instrText>
        </w:r>
        <w:r>
          <w:rPr>
            <w:noProof/>
            <w:webHidden/>
          </w:rPr>
        </w:r>
        <w:r>
          <w:rPr>
            <w:noProof/>
            <w:webHidden/>
          </w:rPr>
          <w:fldChar w:fldCharType="separate"/>
        </w:r>
        <w:r>
          <w:rPr>
            <w:noProof/>
            <w:webHidden/>
          </w:rPr>
          <w:t>8</w:t>
        </w:r>
        <w:r>
          <w:rPr>
            <w:noProof/>
            <w:webHidden/>
          </w:rPr>
          <w:fldChar w:fldCharType="end"/>
        </w:r>
      </w:hyperlink>
    </w:p>
    <w:p w14:paraId="612430B4" w14:textId="3DE245C4"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295" w:history="1">
        <w:r w:rsidRPr="00CF0EA0">
          <w:rPr>
            <w:rStyle w:val="Hyperlink"/>
            <w:noProof/>
          </w:rPr>
          <w:t>1.1.5</w:t>
        </w:r>
        <w:r>
          <w:rPr>
            <w:rFonts w:asciiTheme="minorHAnsi" w:eastAsiaTheme="minorEastAsia" w:hAnsiTheme="minorHAnsi" w:cstheme="minorBidi"/>
            <w:noProof/>
            <w:sz w:val="22"/>
            <w:szCs w:val="22"/>
            <w:lang w:val="en-US"/>
          </w:rPr>
          <w:tab/>
        </w:r>
        <w:r w:rsidRPr="00CF0EA0">
          <w:rPr>
            <w:rStyle w:val="Hyperlink"/>
            <w:noProof/>
          </w:rPr>
          <w:t>LOGGING OUT</w:t>
        </w:r>
        <w:r>
          <w:rPr>
            <w:noProof/>
            <w:webHidden/>
          </w:rPr>
          <w:tab/>
        </w:r>
        <w:r>
          <w:rPr>
            <w:noProof/>
            <w:webHidden/>
          </w:rPr>
          <w:fldChar w:fldCharType="begin"/>
        </w:r>
        <w:r>
          <w:rPr>
            <w:noProof/>
            <w:webHidden/>
          </w:rPr>
          <w:instrText xml:space="preserve"> PAGEREF _Toc130890295 \h </w:instrText>
        </w:r>
        <w:r>
          <w:rPr>
            <w:noProof/>
            <w:webHidden/>
          </w:rPr>
        </w:r>
        <w:r>
          <w:rPr>
            <w:noProof/>
            <w:webHidden/>
          </w:rPr>
          <w:fldChar w:fldCharType="separate"/>
        </w:r>
        <w:r>
          <w:rPr>
            <w:noProof/>
            <w:webHidden/>
          </w:rPr>
          <w:t>8</w:t>
        </w:r>
        <w:r>
          <w:rPr>
            <w:noProof/>
            <w:webHidden/>
          </w:rPr>
          <w:fldChar w:fldCharType="end"/>
        </w:r>
      </w:hyperlink>
    </w:p>
    <w:p w14:paraId="446D421B" w14:textId="066A8371"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296" w:history="1">
        <w:r w:rsidRPr="00CF0EA0">
          <w:rPr>
            <w:rStyle w:val="Hyperlink"/>
            <w:noProof/>
          </w:rPr>
          <w:t>1.2</w:t>
        </w:r>
        <w:r>
          <w:rPr>
            <w:rFonts w:asciiTheme="minorHAnsi" w:eastAsiaTheme="minorEastAsia" w:hAnsiTheme="minorHAnsi" w:cstheme="minorBidi"/>
            <w:noProof/>
            <w:sz w:val="22"/>
            <w:szCs w:val="22"/>
            <w:lang w:val="en-US"/>
          </w:rPr>
          <w:tab/>
        </w:r>
        <w:r w:rsidRPr="00CF0EA0">
          <w:rPr>
            <w:rStyle w:val="Hyperlink"/>
            <w:noProof/>
          </w:rPr>
          <w:t>INTERFACE OVERVIEW</w:t>
        </w:r>
        <w:r>
          <w:rPr>
            <w:noProof/>
            <w:webHidden/>
          </w:rPr>
          <w:tab/>
        </w:r>
        <w:r>
          <w:rPr>
            <w:noProof/>
            <w:webHidden/>
          </w:rPr>
          <w:fldChar w:fldCharType="begin"/>
        </w:r>
        <w:r>
          <w:rPr>
            <w:noProof/>
            <w:webHidden/>
          </w:rPr>
          <w:instrText xml:space="preserve"> PAGEREF _Toc130890296 \h </w:instrText>
        </w:r>
        <w:r>
          <w:rPr>
            <w:noProof/>
            <w:webHidden/>
          </w:rPr>
        </w:r>
        <w:r>
          <w:rPr>
            <w:noProof/>
            <w:webHidden/>
          </w:rPr>
          <w:fldChar w:fldCharType="separate"/>
        </w:r>
        <w:r>
          <w:rPr>
            <w:noProof/>
            <w:webHidden/>
          </w:rPr>
          <w:t>9</w:t>
        </w:r>
        <w:r>
          <w:rPr>
            <w:noProof/>
            <w:webHidden/>
          </w:rPr>
          <w:fldChar w:fldCharType="end"/>
        </w:r>
      </w:hyperlink>
    </w:p>
    <w:p w14:paraId="2E8DE20C" w14:textId="3C6A9A29"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297" w:history="1">
        <w:r w:rsidRPr="00CF0EA0">
          <w:rPr>
            <w:rStyle w:val="Hyperlink"/>
            <w:noProof/>
          </w:rPr>
          <w:t>1.2.1</w:t>
        </w:r>
        <w:r>
          <w:rPr>
            <w:rFonts w:asciiTheme="minorHAnsi" w:eastAsiaTheme="minorEastAsia" w:hAnsiTheme="minorHAnsi" w:cstheme="minorBidi"/>
            <w:noProof/>
            <w:sz w:val="22"/>
            <w:szCs w:val="22"/>
            <w:lang w:val="en-US"/>
          </w:rPr>
          <w:tab/>
        </w:r>
        <w:r w:rsidRPr="00CF0EA0">
          <w:rPr>
            <w:rStyle w:val="Hyperlink"/>
            <w:noProof/>
          </w:rPr>
          <w:t>MAIN MENU TABS</w:t>
        </w:r>
        <w:r>
          <w:rPr>
            <w:noProof/>
            <w:webHidden/>
          </w:rPr>
          <w:tab/>
        </w:r>
        <w:r>
          <w:rPr>
            <w:noProof/>
            <w:webHidden/>
          </w:rPr>
          <w:fldChar w:fldCharType="begin"/>
        </w:r>
        <w:r>
          <w:rPr>
            <w:noProof/>
            <w:webHidden/>
          </w:rPr>
          <w:instrText xml:space="preserve"> PAGEREF _Toc130890297 \h </w:instrText>
        </w:r>
        <w:r>
          <w:rPr>
            <w:noProof/>
            <w:webHidden/>
          </w:rPr>
        </w:r>
        <w:r>
          <w:rPr>
            <w:noProof/>
            <w:webHidden/>
          </w:rPr>
          <w:fldChar w:fldCharType="separate"/>
        </w:r>
        <w:r>
          <w:rPr>
            <w:noProof/>
            <w:webHidden/>
          </w:rPr>
          <w:t>9</w:t>
        </w:r>
        <w:r>
          <w:rPr>
            <w:noProof/>
            <w:webHidden/>
          </w:rPr>
          <w:fldChar w:fldCharType="end"/>
        </w:r>
      </w:hyperlink>
    </w:p>
    <w:p w14:paraId="1425B0D7" w14:textId="559670B5"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298" w:history="1">
        <w:r w:rsidRPr="00CF0EA0">
          <w:rPr>
            <w:rStyle w:val="Hyperlink"/>
            <w:noProof/>
          </w:rPr>
          <w:t>1.2.2</w:t>
        </w:r>
        <w:r>
          <w:rPr>
            <w:rFonts w:asciiTheme="minorHAnsi" w:eastAsiaTheme="minorEastAsia" w:hAnsiTheme="minorHAnsi" w:cstheme="minorBidi"/>
            <w:noProof/>
            <w:sz w:val="22"/>
            <w:szCs w:val="22"/>
            <w:lang w:val="en-US"/>
          </w:rPr>
          <w:tab/>
        </w:r>
        <w:r w:rsidRPr="00CF0EA0">
          <w:rPr>
            <w:rStyle w:val="Hyperlink"/>
            <w:noProof/>
          </w:rPr>
          <w:t>COMMON VAULT BALANCE ICONS AND BUTTONS</w:t>
        </w:r>
        <w:r>
          <w:rPr>
            <w:noProof/>
            <w:webHidden/>
          </w:rPr>
          <w:tab/>
        </w:r>
        <w:r>
          <w:rPr>
            <w:noProof/>
            <w:webHidden/>
          </w:rPr>
          <w:fldChar w:fldCharType="begin"/>
        </w:r>
        <w:r>
          <w:rPr>
            <w:noProof/>
            <w:webHidden/>
          </w:rPr>
          <w:instrText xml:space="preserve"> PAGEREF _Toc130890298 \h </w:instrText>
        </w:r>
        <w:r>
          <w:rPr>
            <w:noProof/>
            <w:webHidden/>
          </w:rPr>
        </w:r>
        <w:r>
          <w:rPr>
            <w:noProof/>
            <w:webHidden/>
          </w:rPr>
          <w:fldChar w:fldCharType="separate"/>
        </w:r>
        <w:r>
          <w:rPr>
            <w:noProof/>
            <w:webHidden/>
          </w:rPr>
          <w:t>10</w:t>
        </w:r>
        <w:r>
          <w:rPr>
            <w:noProof/>
            <w:webHidden/>
          </w:rPr>
          <w:fldChar w:fldCharType="end"/>
        </w:r>
      </w:hyperlink>
    </w:p>
    <w:p w14:paraId="04FDF0B7" w14:textId="12BEAB7A"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299" w:history="1">
        <w:r w:rsidRPr="00CF0EA0">
          <w:rPr>
            <w:rStyle w:val="Hyperlink"/>
            <w:noProof/>
          </w:rPr>
          <w:t>1.2.3</w:t>
        </w:r>
        <w:r>
          <w:rPr>
            <w:rFonts w:asciiTheme="minorHAnsi" w:eastAsiaTheme="minorEastAsia" w:hAnsiTheme="minorHAnsi" w:cstheme="minorBidi"/>
            <w:noProof/>
            <w:sz w:val="22"/>
            <w:szCs w:val="22"/>
            <w:lang w:val="en-US"/>
          </w:rPr>
          <w:tab/>
        </w:r>
        <w:r w:rsidRPr="00CF0EA0">
          <w:rPr>
            <w:rStyle w:val="Hyperlink"/>
            <w:noProof/>
          </w:rPr>
          <w:t>DATE SELECTOR</w:t>
        </w:r>
        <w:r>
          <w:rPr>
            <w:noProof/>
            <w:webHidden/>
          </w:rPr>
          <w:tab/>
        </w:r>
        <w:r>
          <w:rPr>
            <w:noProof/>
            <w:webHidden/>
          </w:rPr>
          <w:fldChar w:fldCharType="begin"/>
        </w:r>
        <w:r>
          <w:rPr>
            <w:noProof/>
            <w:webHidden/>
          </w:rPr>
          <w:instrText xml:space="preserve"> PAGEREF _Toc130890299 \h </w:instrText>
        </w:r>
        <w:r>
          <w:rPr>
            <w:noProof/>
            <w:webHidden/>
          </w:rPr>
        </w:r>
        <w:r>
          <w:rPr>
            <w:noProof/>
            <w:webHidden/>
          </w:rPr>
          <w:fldChar w:fldCharType="separate"/>
        </w:r>
        <w:r>
          <w:rPr>
            <w:noProof/>
            <w:webHidden/>
          </w:rPr>
          <w:t>11</w:t>
        </w:r>
        <w:r>
          <w:rPr>
            <w:noProof/>
            <w:webHidden/>
          </w:rPr>
          <w:fldChar w:fldCharType="end"/>
        </w:r>
      </w:hyperlink>
    </w:p>
    <w:p w14:paraId="1D085055" w14:textId="46359098" w:rsidR="00C31E89" w:rsidRDefault="00C31E89">
      <w:pPr>
        <w:pStyle w:val="TOC1"/>
        <w:tabs>
          <w:tab w:val="left" w:pos="1258"/>
        </w:tabs>
        <w:rPr>
          <w:rFonts w:asciiTheme="minorHAnsi" w:eastAsiaTheme="minorEastAsia" w:hAnsiTheme="minorHAnsi" w:cstheme="minorBidi"/>
          <w:b w:val="0"/>
          <w:noProof/>
          <w:szCs w:val="22"/>
          <w:lang w:val="en-US"/>
        </w:rPr>
      </w:pPr>
      <w:hyperlink w:anchor="_Toc130890300" w:history="1">
        <w:r w:rsidRPr="00CF0EA0">
          <w:rPr>
            <w:rStyle w:val="Hyperlink"/>
            <w:noProof/>
          </w:rPr>
          <w:t>2</w:t>
        </w:r>
        <w:r>
          <w:rPr>
            <w:rFonts w:asciiTheme="minorHAnsi" w:eastAsiaTheme="minorEastAsia" w:hAnsiTheme="minorHAnsi" w:cstheme="minorBidi"/>
            <w:b w:val="0"/>
            <w:noProof/>
            <w:szCs w:val="22"/>
            <w:lang w:val="en-US"/>
          </w:rPr>
          <w:tab/>
        </w:r>
        <w:r w:rsidRPr="00CF0EA0">
          <w:rPr>
            <w:rStyle w:val="Hyperlink"/>
            <w:noProof/>
          </w:rPr>
          <w:t>DASHBOARD</w:t>
        </w:r>
        <w:r>
          <w:rPr>
            <w:noProof/>
            <w:webHidden/>
          </w:rPr>
          <w:tab/>
        </w:r>
        <w:r>
          <w:rPr>
            <w:noProof/>
            <w:webHidden/>
          </w:rPr>
          <w:fldChar w:fldCharType="begin"/>
        </w:r>
        <w:r>
          <w:rPr>
            <w:noProof/>
            <w:webHidden/>
          </w:rPr>
          <w:instrText xml:space="preserve"> PAGEREF _Toc130890300 \h </w:instrText>
        </w:r>
        <w:r>
          <w:rPr>
            <w:noProof/>
            <w:webHidden/>
          </w:rPr>
        </w:r>
        <w:r>
          <w:rPr>
            <w:noProof/>
            <w:webHidden/>
          </w:rPr>
          <w:fldChar w:fldCharType="separate"/>
        </w:r>
        <w:r>
          <w:rPr>
            <w:noProof/>
            <w:webHidden/>
          </w:rPr>
          <w:t>12</w:t>
        </w:r>
        <w:r>
          <w:rPr>
            <w:noProof/>
            <w:webHidden/>
          </w:rPr>
          <w:fldChar w:fldCharType="end"/>
        </w:r>
      </w:hyperlink>
    </w:p>
    <w:p w14:paraId="62FE9B07" w14:textId="47086146"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01" w:history="1">
        <w:r w:rsidRPr="00CF0EA0">
          <w:rPr>
            <w:rStyle w:val="Hyperlink"/>
            <w:noProof/>
          </w:rPr>
          <w:t>2.2</w:t>
        </w:r>
        <w:r>
          <w:rPr>
            <w:rFonts w:asciiTheme="minorHAnsi" w:eastAsiaTheme="minorEastAsia" w:hAnsiTheme="minorHAnsi" w:cstheme="minorBidi"/>
            <w:noProof/>
            <w:sz w:val="22"/>
            <w:szCs w:val="22"/>
            <w:lang w:val="en-US"/>
          </w:rPr>
          <w:tab/>
        </w:r>
        <w:r w:rsidRPr="00CF0EA0">
          <w:rPr>
            <w:rStyle w:val="Hyperlink"/>
            <w:noProof/>
          </w:rPr>
          <w:t>QUICK ADJUST</w:t>
        </w:r>
        <w:r>
          <w:rPr>
            <w:noProof/>
            <w:webHidden/>
          </w:rPr>
          <w:tab/>
        </w:r>
        <w:r>
          <w:rPr>
            <w:noProof/>
            <w:webHidden/>
          </w:rPr>
          <w:fldChar w:fldCharType="begin"/>
        </w:r>
        <w:r>
          <w:rPr>
            <w:noProof/>
            <w:webHidden/>
          </w:rPr>
          <w:instrText xml:space="preserve"> PAGEREF _Toc130890301 \h </w:instrText>
        </w:r>
        <w:r>
          <w:rPr>
            <w:noProof/>
            <w:webHidden/>
          </w:rPr>
        </w:r>
        <w:r>
          <w:rPr>
            <w:noProof/>
            <w:webHidden/>
          </w:rPr>
          <w:fldChar w:fldCharType="separate"/>
        </w:r>
        <w:r>
          <w:rPr>
            <w:noProof/>
            <w:webHidden/>
          </w:rPr>
          <w:t>13</w:t>
        </w:r>
        <w:r>
          <w:rPr>
            <w:noProof/>
            <w:webHidden/>
          </w:rPr>
          <w:fldChar w:fldCharType="end"/>
        </w:r>
      </w:hyperlink>
    </w:p>
    <w:p w14:paraId="5C8E46B0" w14:textId="022DF16A"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02" w:history="1">
        <w:r w:rsidRPr="00CF0EA0">
          <w:rPr>
            <w:rStyle w:val="Hyperlink"/>
            <w:noProof/>
          </w:rPr>
          <w:t>2.3</w:t>
        </w:r>
        <w:r>
          <w:rPr>
            <w:rFonts w:asciiTheme="minorHAnsi" w:eastAsiaTheme="minorEastAsia" w:hAnsiTheme="minorHAnsi" w:cstheme="minorBidi"/>
            <w:noProof/>
            <w:sz w:val="22"/>
            <w:szCs w:val="22"/>
            <w:lang w:val="en-US"/>
          </w:rPr>
          <w:tab/>
        </w:r>
        <w:r w:rsidRPr="00CF0EA0">
          <w:rPr>
            <w:rStyle w:val="Hyperlink"/>
            <w:noProof/>
          </w:rPr>
          <w:t>BALANCE ADJUSTMENT</w:t>
        </w:r>
        <w:r>
          <w:rPr>
            <w:noProof/>
            <w:webHidden/>
          </w:rPr>
          <w:tab/>
        </w:r>
        <w:r>
          <w:rPr>
            <w:noProof/>
            <w:webHidden/>
          </w:rPr>
          <w:fldChar w:fldCharType="begin"/>
        </w:r>
        <w:r>
          <w:rPr>
            <w:noProof/>
            <w:webHidden/>
          </w:rPr>
          <w:instrText xml:space="preserve"> PAGEREF _Toc130890302 \h </w:instrText>
        </w:r>
        <w:r>
          <w:rPr>
            <w:noProof/>
            <w:webHidden/>
          </w:rPr>
        </w:r>
        <w:r>
          <w:rPr>
            <w:noProof/>
            <w:webHidden/>
          </w:rPr>
          <w:fldChar w:fldCharType="separate"/>
        </w:r>
        <w:r>
          <w:rPr>
            <w:noProof/>
            <w:webHidden/>
          </w:rPr>
          <w:t>14</w:t>
        </w:r>
        <w:r>
          <w:rPr>
            <w:noProof/>
            <w:webHidden/>
          </w:rPr>
          <w:fldChar w:fldCharType="end"/>
        </w:r>
      </w:hyperlink>
    </w:p>
    <w:p w14:paraId="593AC466" w14:textId="485CE142" w:rsidR="00C31E89" w:rsidRDefault="00C31E89">
      <w:pPr>
        <w:pStyle w:val="TOC1"/>
        <w:tabs>
          <w:tab w:val="left" w:pos="1258"/>
        </w:tabs>
        <w:rPr>
          <w:rFonts w:asciiTheme="minorHAnsi" w:eastAsiaTheme="minorEastAsia" w:hAnsiTheme="minorHAnsi" w:cstheme="minorBidi"/>
          <w:b w:val="0"/>
          <w:noProof/>
          <w:szCs w:val="22"/>
          <w:lang w:val="en-US"/>
        </w:rPr>
      </w:pPr>
      <w:hyperlink w:anchor="_Toc130890303" w:history="1">
        <w:r w:rsidRPr="00CF0EA0">
          <w:rPr>
            <w:rStyle w:val="Hyperlink"/>
            <w:noProof/>
          </w:rPr>
          <w:t>3</w:t>
        </w:r>
        <w:r>
          <w:rPr>
            <w:rFonts w:asciiTheme="minorHAnsi" w:eastAsiaTheme="minorEastAsia" w:hAnsiTheme="minorHAnsi" w:cstheme="minorBidi"/>
            <w:b w:val="0"/>
            <w:noProof/>
            <w:szCs w:val="22"/>
            <w:lang w:val="en-US"/>
          </w:rPr>
          <w:tab/>
        </w:r>
        <w:r w:rsidRPr="00CF0EA0">
          <w:rPr>
            <w:rStyle w:val="Hyperlink"/>
            <w:noProof/>
          </w:rPr>
          <w:t>COFFERS</w:t>
        </w:r>
        <w:r>
          <w:rPr>
            <w:noProof/>
            <w:webHidden/>
          </w:rPr>
          <w:tab/>
        </w:r>
        <w:r>
          <w:rPr>
            <w:noProof/>
            <w:webHidden/>
          </w:rPr>
          <w:fldChar w:fldCharType="begin"/>
        </w:r>
        <w:r>
          <w:rPr>
            <w:noProof/>
            <w:webHidden/>
          </w:rPr>
          <w:instrText xml:space="preserve"> PAGEREF _Toc130890303 \h </w:instrText>
        </w:r>
        <w:r>
          <w:rPr>
            <w:noProof/>
            <w:webHidden/>
          </w:rPr>
        </w:r>
        <w:r>
          <w:rPr>
            <w:noProof/>
            <w:webHidden/>
          </w:rPr>
          <w:fldChar w:fldCharType="separate"/>
        </w:r>
        <w:r>
          <w:rPr>
            <w:noProof/>
            <w:webHidden/>
          </w:rPr>
          <w:t>16</w:t>
        </w:r>
        <w:r>
          <w:rPr>
            <w:noProof/>
            <w:webHidden/>
          </w:rPr>
          <w:fldChar w:fldCharType="end"/>
        </w:r>
      </w:hyperlink>
    </w:p>
    <w:p w14:paraId="3E8D5D90" w14:textId="4ADD89AC"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04" w:history="1">
        <w:r w:rsidRPr="00CF0EA0">
          <w:rPr>
            <w:rStyle w:val="Hyperlink"/>
            <w:noProof/>
          </w:rPr>
          <w:t>3.1</w:t>
        </w:r>
        <w:r>
          <w:rPr>
            <w:rFonts w:asciiTheme="minorHAnsi" w:eastAsiaTheme="minorEastAsia" w:hAnsiTheme="minorHAnsi" w:cstheme="minorBidi"/>
            <w:noProof/>
            <w:sz w:val="22"/>
            <w:szCs w:val="22"/>
            <w:lang w:val="en-US"/>
          </w:rPr>
          <w:tab/>
        </w:r>
        <w:r w:rsidRPr="00CF0EA0">
          <w:rPr>
            <w:rStyle w:val="Hyperlink"/>
            <w:noProof/>
          </w:rPr>
          <w:t>VAULT DETAILS</w:t>
        </w:r>
        <w:r>
          <w:rPr>
            <w:noProof/>
            <w:webHidden/>
          </w:rPr>
          <w:tab/>
        </w:r>
        <w:r>
          <w:rPr>
            <w:noProof/>
            <w:webHidden/>
          </w:rPr>
          <w:fldChar w:fldCharType="begin"/>
        </w:r>
        <w:r>
          <w:rPr>
            <w:noProof/>
            <w:webHidden/>
          </w:rPr>
          <w:instrText xml:space="preserve"> PAGEREF _Toc130890304 \h </w:instrText>
        </w:r>
        <w:r>
          <w:rPr>
            <w:noProof/>
            <w:webHidden/>
          </w:rPr>
        </w:r>
        <w:r>
          <w:rPr>
            <w:noProof/>
            <w:webHidden/>
          </w:rPr>
          <w:fldChar w:fldCharType="separate"/>
        </w:r>
        <w:r>
          <w:rPr>
            <w:noProof/>
            <w:webHidden/>
          </w:rPr>
          <w:t>16</w:t>
        </w:r>
        <w:r>
          <w:rPr>
            <w:noProof/>
            <w:webHidden/>
          </w:rPr>
          <w:fldChar w:fldCharType="end"/>
        </w:r>
      </w:hyperlink>
    </w:p>
    <w:p w14:paraId="504B355A" w14:textId="44D085E0"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05" w:history="1">
        <w:r w:rsidRPr="00CF0EA0">
          <w:rPr>
            <w:rStyle w:val="Hyperlink"/>
            <w:noProof/>
          </w:rPr>
          <w:t>3.1.1</w:t>
        </w:r>
        <w:r>
          <w:rPr>
            <w:rFonts w:asciiTheme="minorHAnsi" w:eastAsiaTheme="minorEastAsia" w:hAnsiTheme="minorHAnsi" w:cstheme="minorBidi"/>
            <w:noProof/>
            <w:sz w:val="22"/>
            <w:szCs w:val="22"/>
            <w:lang w:val="en-US"/>
          </w:rPr>
          <w:tab/>
        </w:r>
        <w:r w:rsidRPr="00CF0EA0">
          <w:rPr>
            <w:rStyle w:val="Hyperlink"/>
            <w:noProof/>
          </w:rPr>
          <w:t>TRANSACTIONS LIST</w:t>
        </w:r>
        <w:r>
          <w:rPr>
            <w:noProof/>
            <w:webHidden/>
          </w:rPr>
          <w:tab/>
        </w:r>
        <w:r>
          <w:rPr>
            <w:noProof/>
            <w:webHidden/>
          </w:rPr>
          <w:fldChar w:fldCharType="begin"/>
        </w:r>
        <w:r>
          <w:rPr>
            <w:noProof/>
            <w:webHidden/>
          </w:rPr>
          <w:instrText xml:space="preserve"> PAGEREF _Toc130890305 \h </w:instrText>
        </w:r>
        <w:r>
          <w:rPr>
            <w:noProof/>
            <w:webHidden/>
          </w:rPr>
        </w:r>
        <w:r>
          <w:rPr>
            <w:noProof/>
            <w:webHidden/>
          </w:rPr>
          <w:fldChar w:fldCharType="separate"/>
        </w:r>
        <w:r>
          <w:rPr>
            <w:noProof/>
            <w:webHidden/>
          </w:rPr>
          <w:t>18</w:t>
        </w:r>
        <w:r>
          <w:rPr>
            <w:noProof/>
            <w:webHidden/>
          </w:rPr>
          <w:fldChar w:fldCharType="end"/>
        </w:r>
      </w:hyperlink>
    </w:p>
    <w:p w14:paraId="704AA7F1" w14:textId="4C8FF3C9"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06" w:history="1">
        <w:r w:rsidRPr="00CF0EA0">
          <w:rPr>
            <w:rStyle w:val="Hyperlink"/>
            <w:noProof/>
          </w:rPr>
          <w:t>3.1.2</w:t>
        </w:r>
        <w:r>
          <w:rPr>
            <w:rFonts w:asciiTheme="minorHAnsi" w:eastAsiaTheme="minorEastAsia" w:hAnsiTheme="minorHAnsi" w:cstheme="minorBidi"/>
            <w:noProof/>
            <w:sz w:val="22"/>
            <w:szCs w:val="22"/>
            <w:lang w:val="en-US"/>
          </w:rPr>
          <w:tab/>
        </w:r>
        <w:r w:rsidRPr="00CF0EA0">
          <w:rPr>
            <w:rStyle w:val="Hyperlink"/>
            <w:noProof/>
          </w:rPr>
          <w:t>SHOW OPTI ORDER SCREEN</w:t>
        </w:r>
        <w:r>
          <w:rPr>
            <w:noProof/>
            <w:webHidden/>
          </w:rPr>
          <w:tab/>
        </w:r>
        <w:r>
          <w:rPr>
            <w:noProof/>
            <w:webHidden/>
          </w:rPr>
          <w:fldChar w:fldCharType="begin"/>
        </w:r>
        <w:r>
          <w:rPr>
            <w:noProof/>
            <w:webHidden/>
          </w:rPr>
          <w:instrText xml:space="preserve"> PAGEREF _Toc130890306 \h </w:instrText>
        </w:r>
        <w:r>
          <w:rPr>
            <w:noProof/>
            <w:webHidden/>
          </w:rPr>
        </w:r>
        <w:r>
          <w:rPr>
            <w:noProof/>
            <w:webHidden/>
          </w:rPr>
          <w:fldChar w:fldCharType="separate"/>
        </w:r>
        <w:r>
          <w:rPr>
            <w:noProof/>
            <w:webHidden/>
          </w:rPr>
          <w:t>20</w:t>
        </w:r>
        <w:r>
          <w:rPr>
            <w:noProof/>
            <w:webHidden/>
          </w:rPr>
          <w:fldChar w:fldCharType="end"/>
        </w:r>
      </w:hyperlink>
    </w:p>
    <w:p w14:paraId="7B19B81E" w14:textId="56AE73EE"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07" w:history="1">
        <w:r w:rsidRPr="00CF0EA0">
          <w:rPr>
            <w:rStyle w:val="Hyperlink"/>
            <w:noProof/>
          </w:rPr>
          <w:t>3.2</w:t>
        </w:r>
        <w:r>
          <w:rPr>
            <w:rFonts w:asciiTheme="minorHAnsi" w:eastAsiaTheme="minorEastAsia" w:hAnsiTheme="minorHAnsi" w:cstheme="minorBidi"/>
            <w:noProof/>
            <w:sz w:val="22"/>
            <w:szCs w:val="22"/>
            <w:lang w:val="en-US"/>
          </w:rPr>
          <w:tab/>
        </w:r>
        <w:r w:rsidRPr="00CF0EA0">
          <w:rPr>
            <w:rStyle w:val="Hyperlink"/>
            <w:noProof/>
          </w:rPr>
          <w:t>VAULT SETTINGS</w:t>
        </w:r>
        <w:r>
          <w:rPr>
            <w:noProof/>
            <w:webHidden/>
          </w:rPr>
          <w:tab/>
        </w:r>
        <w:r>
          <w:rPr>
            <w:noProof/>
            <w:webHidden/>
          </w:rPr>
          <w:fldChar w:fldCharType="begin"/>
        </w:r>
        <w:r>
          <w:rPr>
            <w:noProof/>
            <w:webHidden/>
          </w:rPr>
          <w:instrText xml:space="preserve"> PAGEREF _Toc130890307 \h </w:instrText>
        </w:r>
        <w:r>
          <w:rPr>
            <w:noProof/>
            <w:webHidden/>
          </w:rPr>
        </w:r>
        <w:r>
          <w:rPr>
            <w:noProof/>
            <w:webHidden/>
          </w:rPr>
          <w:fldChar w:fldCharType="separate"/>
        </w:r>
        <w:r>
          <w:rPr>
            <w:noProof/>
            <w:webHidden/>
          </w:rPr>
          <w:t>22</w:t>
        </w:r>
        <w:r>
          <w:rPr>
            <w:noProof/>
            <w:webHidden/>
          </w:rPr>
          <w:fldChar w:fldCharType="end"/>
        </w:r>
      </w:hyperlink>
    </w:p>
    <w:p w14:paraId="24B94293" w14:textId="7F66867D"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08" w:history="1">
        <w:r w:rsidRPr="00CF0EA0">
          <w:rPr>
            <w:rStyle w:val="Hyperlink"/>
            <w:noProof/>
          </w:rPr>
          <w:t>3.2.1</w:t>
        </w:r>
        <w:r>
          <w:rPr>
            <w:rFonts w:asciiTheme="minorHAnsi" w:eastAsiaTheme="minorEastAsia" w:hAnsiTheme="minorHAnsi" w:cstheme="minorBidi"/>
            <w:noProof/>
            <w:sz w:val="22"/>
            <w:szCs w:val="22"/>
            <w:lang w:val="en-US"/>
          </w:rPr>
          <w:tab/>
        </w:r>
        <w:r w:rsidRPr="00CF0EA0">
          <w:rPr>
            <w:rStyle w:val="Hyperlink"/>
            <w:noProof/>
          </w:rPr>
          <w:t>BALANCE HISTORY</w:t>
        </w:r>
        <w:r>
          <w:rPr>
            <w:noProof/>
            <w:webHidden/>
          </w:rPr>
          <w:tab/>
        </w:r>
        <w:r>
          <w:rPr>
            <w:noProof/>
            <w:webHidden/>
          </w:rPr>
          <w:fldChar w:fldCharType="begin"/>
        </w:r>
        <w:r>
          <w:rPr>
            <w:noProof/>
            <w:webHidden/>
          </w:rPr>
          <w:instrText xml:space="preserve"> PAGEREF _Toc130890308 \h </w:instrText>
        </w:r>
        <w:r>
          <w:rPr>
            <w:noProof/>
            <w:webHidden/>
          </w:rPr>
        </w:r>
        <w:r>
          <w:rPr>
            <w:noProof/>
            <w:webHidden/>
          </w:rPr>
          <w:fldChar w:fldCharType="separate"/>
        </w:r>
        <w:r>
          <w:rPr>
            <w:noProof/>
            <w:webHidden/>
          </w:rPr>
          <w:t>23</w:t>
        </w:r>
        <w:r>
          <w:rPr>
            <w:noProof/>
            <w:webHidden/>
          </w:rPr>
          <w:fldChar w:fldCharType="end"/>
        </w:r>
      </w:hyperlink>
    </w:p>
    <w:p w14:paraId="723BB5A0" w14:textId="0A5FDB17"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09" w:history="1">
        <w:r w:rsidRPr="00CF0EA0">
          <w:rPr>
            <w:rStyle w:val="Hyperlink"/>
            <w:noProof/>
          </w:rPr>
          <w:t>3.3</w:t>
        </w:r>
        <w:r>
          <w:rPr>
            <w:rFonts w:asciiTheme="minorHAnsi" w:eastAsiaTheme="minorEastAsia" w:hAnsiTheme="minorHAnsi" w:cstheme="minorBidi"/>
            <w:noProof/>
            <w:sz w:val="22"/>
            <w:szCs w:val="22"/>
            <w:lang w:val="en-US"/>
          </w:rPr>
          <w:tab/>
        </w:r>
        <w:r w:rsidRPr="00CF0EA0">
          <w:rPr>
            <w:rStyle w:val="Hyperlink"/>
            <w:noProof/>
          </w:rPr>
          <w:t>PROCESS CASH BY QUALITY OR COFFER</w:t>
        </w:r>
        <w:r>
          <w:rPr>
            <w:noProof/>
            <w:webHidden/>
          </w:rPr>
          <w:tab/>
        </w:r>
        <w:r>
          <w:rPr>
            <w:noProof/>
            <w:webHidden/>
          </w:rPr>
          <w:fldChar w:fldCharType="begin"/>
        </w:r>
        <w:r>
          <w:rPr>
            <w:noProof/>
            <w:webHidden/>
          </w:rPr>
          <w:instrText xml:space="preserve"> PAGEREF _Toc130890309 \h </w:instrText>
        </w:r>
        <w:r>
          <w:rPr>
            <w:noProof/>
            <w:webHidden/>
          </w:rPr>
        </w:r>
        <w:r>
          <w:rPr>
            <w:noProof/>
            <w:webHidden/>
          </w:rPr>
          <w:fldChar w:fldCharType="separate"/>
        </w:r>
        <w:r>
          <w:rPr>
            <w:noProof/>
            <w:webHidden/>
          </w:rPr>
          <w:t>24</w:t>
        </w:r>
        <w:r>
          <w:rPr>
            <w:noProof/>
            <w:webHidden/>
          </w:rPr>
          <w:fldChar w:fldCharType="end"/>
        </w:r>
      </w:hyperlink>
    </w:p>
    <w:p w14:paraId="77B3AC1D" w14:textId="1F1BF0DE"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10" w:history="1">
        <w:r w:rsidRPr="00CF0EA0">
          <w:rPr>
            <w:rStyle w:val="Hyperlink"/>
            <w:noProof/>
          </w:rPr>
          <w:t>3.4</w:t>
        </w:r>
        <w:r>
          <w:rPr>
            <w:rFonts w:asciiTheme="minorHAnsi" w:eastAsiaTheme="minorEastAsia" w:hAnsiTheme="minorHAnsi" w:cstheme="minorBidi"/>
            <w:noProof/>
            <w:sz w:val="22"/>
            <w:szCs w:val="22"/>
            <w:lang w:val="en-US"/>
          </w:rPr>
          <w:tab/>
        </w:r>
        <w:r w:rsidRPr="00CF0EA0">
          <w:rPr>
            <w:rStyle w:val="Hyperlink"/>
            <w:noProof/>
          </w:rPr>
          <w:t>FORCE-CLOSE</w:t>
        </w:r>
        <w:r>
          <w:rPr>
            <w:noProof/>
            <w:webHidden/>
          </w:rPr>
          <w:tab/>
        </w:r>
        <w:r>
          <w:rPr>
            <w:noProof/>
            <w:webHidden/>
          </w:rPr>
          <w:fldChar w:fldCharType="begin"/>
        </w:r>
        <w:r>
          <w:rPr>
            <w:noProof/>
            <w:webHidden/>
          </w:rPr>
          <w:instrText xml:space="preserve"> PAGEREF _Toc130890310 \h </w:instrText>
        </w:r>
        <w:r>
          <w:rPr>
            <w:noProof/>
            <w:webHidden/>
          </w:rPr>
        </w:r>
        <w:r>
          <w:rPr>
            <w:noProof/>
            <w:webHidden/>
          </w:rPr>
          <w:fldChar w:fldCharType="separate"/>
        </w:r>
        <w:r>
          <w:rPr>
            <w:noProof/>
            <w:webHidden/>
          </w:rPr>
          <w:t>25</w:t>
        </w:r>
        <w:r>
          <w:rPr>
            <w:noProof/>
            <w:webHidden/>
          </w:rPr>
          <w:fldChar w:fldCharType="end"/>
        </w:r>
      </w:hyperlink>
    </w:p>
    <w:p w14:paraId="42DED171" w14:textId="102B8CA3" w:rsidR="00C31E89" w:rsidRDefault="00C31E89">
      <w:pPr>
        <w:pStyle w:val="TOC1"/>
        <w:tabs>
          <w:tab w:val="left" w:pos="1258"/>
        </w:tabs>
        <w:rPr>
          <w:rFonts w:asciiTheme="minorHAnsi" w:eastAsiaTheme="minorEastAsia" w:hAnsiTheme="minorHAnsi" w:cstheme="minorBidi"/>
          <w:b w:val="0"/>
          <w:noProof/>
          <w:szCs w:val="22"/>
          <w:lang w:val="en-US"/>
        </w:rPr>
      </w:pPr>
      <w:hyperlink w:anchor="_Toc130890311" w:history="1">
        <w:r w:rsidRPr="00CF0EA0">
          <w:rPr>
            <w:rStyle w:val="Hyperlink"/>
            <w:noProof/>
          </w:rPr>
          <w:t>4</w:t>
        </w:r>
        <w:r>
          <w:rPr>
            <w:rFonts w:asciiTheme="minorHAnsi" w:eastAsiaTheme="minorEastAsia" w:hAnsiTheme="minorHAnsi" w:cstheme="minorBidi"/>
            <w:b w:val="0"/>
            <w:noProof/>
            <w:szCs w:val="22"/>
            <w:lang w:val="en-US"/>
          </w:rPr>
          <w:tab/>
        </w:r>
        <w:r w:rsidRPr="00CF0EA0">
          <w:rPr>
            <w:rStyle w:val="Hyperlink"/>
            <w:noProof/>
          </w:rPr>
          <w:t>SETTINGS</w:t>
        </w:r>
        <w:r>
          <w:rPr>
            <w:noProof/>
            <w:webHidden/>
          </w:rPr>
          <w:tab/>
        </w:r>
        <w:r>
          <w:rPr>
            <w:noProof/>
            <w:webHidden/>
          </w:rPr>
          <w:fldChar w:fldCharType="begin"/>
        </w:r>
        <w:r>
          <w:rPr>
            <w:noProof/>
            <w:webHidden/>
          </w:rPr>
          <w:instrText xml:space="preserve"> PAGEREF _Toc130890311 \h </w:instrText>
        </w:r>
        <w:r>
          <w:rPr>
            <w:noProof/>
            <w:webHidden/>
          </w:rPr>
        </w:r>
        <w:r>
          <w:rPr>
            <w:noProof/>
            <w:webHidden/>
          </w:rPr>
          <w:fldChar w:fldCharType="separate"/>
        </w:r>
        <w:r>
          <w:rPr>
            <w:noProof/>
            <w:webHidden/>
          </w:rPr>
          <w:t>27</w:t>
        </w:r>
        <w:r>
          <w:rPr>
            <w:noProof/>
            <w:webHidden/>
          </w:rPr>
          <w:fldChar w:fldCharType="end"/>
        </w:r>
      </w:hyperlink>
    </w:p>
    <w:p w14:paraId="7915AE18" w14:textId="2A662BD8"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12" w:history="1">
        <w:r w:rsidRPr="00CF0EA0">
          <w:rPr>
            <w:rStyle w:val="Hyperlink"/>
            <w:noProof/>
          </w:rPr>
          <w:t>4.1</w:t>
        </w:r>
        <w:r>
          <w:rPr>
            <w:rFonts w:asciiTheme="minorHAnsi" w:eastAsiaTheme="minorEastAsia" w:hAnsiTheme="minorHAnsi" w:cstheme="minorBidi"/>
            <w:noProof/>
            <w:sz w:val="22"/>
            <w:szCs w:val="22"/>
            <w:lang w:val="en-US"/>
          </w:rPr>
          <w:tab/>
        </w:r>
        <w:r w:rsidRPr="00CF0EA0">
          <w:rPr>
            <w:rStyle w:val="Hyperlink"/>
            <w:noProof/>
          </w:rPr>
          <w:t>VAULTS</w:t>
        </w:r>
        <w:r>
          <w:rPr>
            <w:noProof/>
            <w:webHidden/>
          </w:rPr>
          <w:tab/>
        </w:r>
        <w:r>
          <w:rPr>
            <w:noProof/>
            <w:webHidden/>
          </w:rPr>
          <w:fldChar w:fldCharType="begin"/>
        </w:r>
        <w:r>
          <w:rPr>
            <w:noProof/>
            <w:webHidden/>
          </w:rPr>
          <w:instrText xml:space="preserve"> PAGEREF _Toc130890312 \h </w:instrText>
        </w:r>
        <w:r>
          <w:rPr>
            <w:noProof/>
            <w:webHidden/>
          </w:rPr>
        </w:r>
        <w:r>
          <w:rPr>
            <w:noProof/>
            <w:webHidden/>
          </w:rPr>
          <w:fldChar w:fldCharType="separate"/>
        </w:r>
        <w:r>
          <w:rPr>
            <w:noProof/>
            <w:webHidden/>
          </w:rPr>
          <w:t>27</w:t>
        </w:r>
        <w:r>
          <w:rPr>
            <w:noProof/>
            <w:webHidden/>
          </w:rPr>
          <w:fldChar w:fldCharType="end"/>
        </w:r>
      </w:hyperlink>
    </w:p>
    <w:p w14:paraId="4FC4CAF3" w14:textId="1664FC2B"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13" w:history="1">
        <w:r w:rsidRPr="00CF0EA0">
          <w:rPr>
            <w:rStyle w:val="Hyperlink"/>
            <w:noProof/>
          </w:rPr>
          <w:t>4.1.1</w:t>
        </w:r>
        <w:r>
          <w:rPr>
            <w:rFonts w:asciiTheme="minorHAnsi" w:eastAsiaTheme="minorEastAsia" w:hAnsiTheme="minorHAnsi" w:cstheme="minorBidi"/>
            <w:noProof/>
            <w:sz w:val="22"/>
            <w:szCs w:val="22"/>
            <w:lang w:val="en-US"/>
          </w:rPr>
          <w:tab/>
        </w:r>
        <w:r w:rsidRPr="00CF0EA0">
          <w:rPr>
            <w:rStyle w:val="Hyperlink"/>
            <w:noProof/>
          </w:rPr>
          <w:t>CREATE NEW VAULTS</w:t>
        </w:r>
        <w:r>
          <w:rPr>
            <w:noProof/>
            <w:webHidden/>
          </w:rPr>
          <w:tab/>
        </w:r>
        <w:r>
          <w:rPr>
            <w:noProof/>
            <w:webHidden/>
          </w:rPr>
          <w:fldChar w:fldCharType="begin"/>
        </w:r>
        <w:r>
          <w:rPr>
            <w:noProof/>
            <w:webHidden/>
          </w:rPr>
          <w:instrText xml:space="preserve"> PAGEREF _Toc130890313 \h </w:instrText>
        </w:r>
        <w:r>
          <w:rPr>
            <w:noProof/>
            <w:webHidden/>
          </w:rPr>
        </w:r>
        <w:r>
          <w:rPr>
            <w:noProof/>
            <w:webHidden/>
          </w:rPr>
          <w:fldChar w:fldCharType="separate"/>
        </w:r>
        <w:r>
          <w:rPr>
            <w:noProof/>
            <w:webHidden/>
          </w:rPr>
          <w:t>28</w:t>
        </w:r>
        <w:r>
          <w:rPr>
            <w:noProof/>
            <w:webHidden/>
          </w:rPr>
          <w:fldChar w:fldCharType="end"/>
        </w:r>
      </w:hyperlink>
    </w:p>
    <w:p w14:paraId="4BAAAC69" w14:textId="23839E62"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14" w:history="1">
        <w:r w:rsidRPr="00CF0EA0">
          <w:rPr>
            <w:rStyle w:val="Hyperlink"/>
            <w:noProof/>
          </w:rPr>
          <w:t>4.2</w:t>
        </w:r>
        <w:r>
          <w:rPr>
            <w:rFonts w:asciiTheme="minorHAnsi" w:eastAsiaTheme="minorEastAsia" w:hAnsiTheme="minorHAnsi" w:cstheme="minorBidi"/>
            <w:noProof/>
            <w:sz w:val="22"/>
            <w:szCs w:val="22"/>
            <w:lang w:val="en-US"/>
          </w:rPr>
          <w:tab/>
        </w:r>
        <w:r w:rsidRPr="00CF0EA0">
          <w:rPr>
            <w:rStyle w:val="Hyperlink"/>
            <w:noProof/>
          </w:rPr>
          <w:t>MASTER COFFERS</w:t>
        </w:r>
        <w:r>
          <w:rPr>
            <w:noProof/>
            <w:webHidden/>
          </w:rPr>
          <w:tab/>
        </w:r>
        <w:r>
          <w:rPr>
            <w:noProof/>
            <w:webHidden/>
          </w:rPr>
          <w:fldChar w:fldCharType="begin"/>
        </w:r>
        <w:r>
          <w:rPr>
            <w:noProof/>
            <w:webHidden/>
          </w:rPr>
          <w:instrText xml:space="preserve"> PAGEREF _Toc130890314 \h </w:instrText>
        </w:r>
        <w:r>
          <w:rPr>
            <w:noProof/>
            <w:webHidden/>
          </w:rPr>
        </w:r>
        <w:r>
          <w:rPr>
            <w:noProof/>
            <w:webHidden/>
          </w:rPr>
          <w:fldChar w:fldCharType="separate"/>
        </w:r>
        <w:r>
          <w:rPr>
            <w:noProof/>
            <w:webHidden/>
          </w:rPr>
          <w:t>29</w:t>
        </w:r>
        <w:r>
          <w:rPr>
            <w:noProof/>
            <w:webHidden/>
          </w:rPr>
          <w:fldChar w:fldCharType="end"/>
        </w:r>
      </w:hyperlink>
    </w:p>
    <w:p w14:paraId="6DA513B4" w14:textId="05D49990"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15" w:history="1">
        <w:r w:rsidRPr="00CF0EA0">
          <w:rPr>
            <w:rStyle w:val="Hyperlink"/>
            <w:noProof/>
          </w:rPr>
          <w:t>4.2.1</w:t>
        </w:r>
        <w:r>
          <w:rPr>
            <w:rFonts w:asciiTheme="minorHAnsi" w:eastAsiaTheme="minorEastAsia" w:hAnsiTheme="minorHAnsi" w:cstheme="minorBidi"/>
            <w:noProof/>
            <w:sz w:val="22"/>
            <w:szCs w:val="22"/>
            <w:lang w:val="en-US"/>
          </w:rPr>
          <w:tab/>
        </w:r>
        <w:r w:rsidRPr="00CF0EA0">
          <w:rPr>
            <w:rStyle w:val="Hyperlink"/>
            <w:noProof/>
          </w:rPr>
          <w:t>USERS</w:t>
        </w:r>
        <w:r>
          <w:rPr>
            <w:noProof/>
            <w:webHidden/>
          </w:rPr>
          <w:tab/>
        </w:r>
        <w:r>
          <w:rPr>
            <w:noProof/>
            <w:webHidden/>
          </w:rPr>
          <w:fldChar w:fldCharType="begin"/>
        </w:r>
        <w:r>
          <w:rPr>
            <w:noProof/>
            <w:webHidden/>
          </w:rPr>
          <w:instrText xml:space="preserve"> PAGEREF _Toc130890315 \h </w:instrText>
        </w:r>
        <w:r>
          <w:rPr>
            <w:noProof/>
            <w:webHidden/>
          </w:rPr>
        </w:r>
        <w:r>
          <w:rPr>
            <w:noProof/>
            <w:webHidden/>
          </w:rPr>
          <w:fldChar w:fldCharType="separate"/>
        </w:r>
        <w:r>
          <w:rPr>
            <w:noProof/>
            <w:webHidden/>
          </w:rPr>
          <w:t>29</w:t>
        </w:r>
        <w:r>
          <w:rPr>
            <w:noProof/>
            <w:webHidden/>
          </w:rPr>
          <w:fldChar w:fldCharType="end"/>
        </w:r>
      </w:hyperlink>
    </w:p>
    <w:p w14:paraId="70F1DF3E" w14:textId="722F5ABB"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16" w:history="1">
        <w:r w:rsidRPr="00CF0EA0">
          <w:rPr>
            <w:rStyle w:val="Hyperlink"/>
            <w:noProof/>
          </w:rPr>
          <w:t>4.2.2</w:t>
        </w:r>
        <w:r>
          <w:rPr>
            <w:rFonts w:asciiTheme="minorHAnsi" w:eastAsiaTheme="minorEastAsia" w:hAnsiTheme="minorHAnsi" w:cstheme="minorBidi"/>
            <w:noProof/>
            <w:sz w:val="22"/>
            <w:szCs w:val="22"/>
            <w:lang w:val="en-US"/>
          </w:rPr>
          <w:tab/>
        </w:r>
        <w:r w:rsidRPr="00CF0EA0">
          <w:rPr>
            <w:rStyle w:val="Hyperlink"/>
            <w:noProof/>
          </w:rPr>
          <w:t>CREATE NEW USERS</w:t>
        </w:r>
        <w:r>
          <w:rPr>
            <w:noProof/>
            <w:webHidden/>
          </w:rPr>
          <w:tab/>
        </w:r>
        <w:r>
          <w:rPr>
            <w:noProof/>
            <w:webHidden/>
          </w:rPr>
          <w:fldChar w:fldCharType="begin"/>
        </w:r>
        <w:r>
          <w:rPr>
            <w:noProof/>
            <w:webHidden/>
          </w:rPr>
          <w:instrText xml:space="preserve"> PAGEREF _Toc130890316 \h </w:instrText>
        </w:r>
        <w:r>
          <w:rPr>
            <w:noProof/>
            <w:webHidden/>
          </w:rPr>
        </w:r>
        <w:r>
          <w:rPr>
            <w:noProof/>
            <w:webHidden/>
          </w:rPr>
          <w:fldChar w:fldCharType="separate"/>
        </w:r>
        <w:r>
          <w:rPr>
            <w:noProof/>
            <w:webHidden/>
          </w:rPr>
          <w:t>31</w:t>
        </w:r>
        <w:r>
          <w:rPr>
            <w:noProof/>
            <w:webHidden/>
          </w:rPr>
          <w:fldChar w:fldCharType="end"/>
        </w:r>
      </w:hyperlink>
    </w:p>
    <w:p w14:paraId="0A0E3B4C" w14:textId="1C3435A2"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17" w:history="1">
        <w:r w:rsidRPr="00CF0EA0">
          <w:rPr>
            <w:rStyle w:val="Hyperlink"/>
            <w:noProof/>
          </w:rPr>
          <w:t>4.3</w:t>
        </w:r>
        <w:r>
          <w:rPr>
            <w:rFonts w:asciiTheme="minorHAnsi" w:eastAsiaTheme="minorEastAsia" w:hAnsiTheme="minorHAnsi" w:cstheme="minorBidi"/>
            <w:noProof/>
            <w:sz w:val="22"/>
            <w:szCs w:val="22"/>
            <w:lang w:val="en-US"/>
          </w:rPr>
          <w:tab/>
        </w:r>
        <w:r w:rsidRPr="00CF0EA0">
          <w:rPr>
            <w:rStyle w:val="Hyperlink"/>
            <w:noProof/>
          </w:rPr>
          <w:t>CURRENCIES</w:t>
        </w:r>
        <w:r>
          <w:rPr>
            <w:noProof/>
            <w:webHidden/>
          </w:rPr>
          <w:tab/>
        </w:r>
        <w:r>
          <w:rPr>
            <w:noProof/>
            <w:webHidden/>
          </w:rPr>
          <w:fldChar w:fldCharType="begin"/>
        </w:r>
        <w:r>
          <w:rPr>
            <w:noProof/>
            <w:webHidden/>
          </w:rPr>
          <w:instrText xml:space="preserve"> PAGEREF _Toc130890317 \h </w:instrText>
        </w:r>
        <w:r>
          <w:rPr>
            <w:noProof/>
            <w:webHidden/>
          </w:rPr>
        </w:r>
        <w:r>
          <w:rPr>
            <w:noProof/>
            <w:webHidden/>
          </w:rPr>
          <w:fldChar w:fldCharType="separate"/>
        </w:r>
        <w:r>
          <w:rPr>
            <w:noProof/>
            <w:webHidden/>
          </w:rPr>
          <w:t>31</w:t>
        </w:r>
        <w:r>
          <w:rPr>
            <w:noProof/>
            <w:webHidden/>
          </w:rPr>
          <w:fldChar w:fldCharType="end"/>
        </w:r>
      </w:hyperlink>
    </w:p>
    <w:p w14:paraId="5F058A21" w14:textId="553A1CD8"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18" w:history="1">
        <w:r w:rsidRPr="00CF0EA0">
          <w:rPr>
            <w:rStyle w:val="Hyperlink"/>
            <w:noProof/>
          </w:rPr>
          <w:t>4.3.1</w:t>
        </w:r>
        <w:r>
          <w:rPr>
            <w:rFonts w:asciiTheme="minorHAnsi" w:eastAsiaTheme="minorEastAsia" w:hAnsiTheme="minorHAnsi" w:cstheme="minorBidi"/>
            <w:noProof/>
            <w:sz w:val="22"/>
            <w:szCs w:val="22"/>
            <w:lang w:val="en-US"/>
          </w:rPr>
          <w:tab/>
        </w:r>
        <w:r w:rsidRPr="00CF0EA0">
          <w:rPr>
            <w:rStyle w:val="Hyperlink"/>
            <w:noProof/>
          </w:rPr>
          <w:t>CREATE NEW CURRENCIES</w:t>
        </w:r>
        <w:r>
          <w:rPr>
            <w:noProof/>
            <w:webHidden/>
          </w:rPr>
          <w:tab/>
        </w:r>
        <w:r>
          <w:rPr>
            <w:noProof/>
            <w:webHidden/>
          </w:rPr>
          <w:fldChar w:fldCharType="begin"/>
        </w:r>
        <w:r>
          <w:rPr>
            <w:noProof/>
            <w:webHidden/>
          </w:rPr>
          <w:instrText xml:space="preserve"> PAGEREF _Toc130890318 \h </w:instrText>
        </w:r>
        <w:r>
          <w:rPr>
            <w:noProof/>
            <w:webHidden/>
          </w:rPr>
        </w:r>
        <w:r>
          <w:rPr>
            <w:noProof/>
            <w:webHidden/>
          </w:rPr>
          <w:fldChar w:fldCharType="separate"/>
        </w:r>
        <w:r>
          <w:rPr>
            <w:noProof/>
            <w:webHidden/>
          </w:rPr>
          <w:t>32</w:t>
        </w:r>
        <w:r>
          <w:rPr>
            <w:noProof/>
            <w:webHidden/>
          </w:rPr>
          <w:fldChar w:fldCharType="end"/>
        </w:r>
      </w:hyperlink>
    </w:p>
    <w:p w14:paraId="729104AD" w14:textId="45F4AEFF"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19" w:history="1">
        <w:r w:rsidRPr="00CF0EA0">
          <w:rPr>
            <w:rStyle w:val="Hyperlink"/>
            <w:noProof/>
          </w:rPr>
          <w:t>4.4</w:t>
        </w:r>
        <w:r>
          <w:rPr>
            <w:rFonts w:asciiTheme="minorHAnsi" w:eastAsiaTheme="minorEastAsia" w:hAnsiTheme="minorHAnsi" w:cstheme="minorBidi"/>
            <w:noProof/>
            <w:sz w:val="22"/>
            <w:szCs w:val="22"/>
            <w:lang w:val="en-US"/>
          </w:rPr>
          <w:tab/>
        </w:r>
        <w:r w:rsidRPr="00CF0EA0">
          <w:rPr>
            <w:rStyle w:val="Hyperlink"/>
            <w:noProof/>
          </w:rPr>
          <w:t>DENOMINATIONS</w:t>
        </w:r>
        <w:r>
          <w:rPr>
            <w:noProof/>
            <w:webHidden/>
          </w:rPr>
          <w:tab/>
        </w:r>
        <w:r>
          <w:rPr>
            <w:noProof/>
            <w:webHidden/>
          </w:rPr>
          <w:fldChar w:fldCharType="begin"/>
        </w:r>
        <w:r>
          <w:rPr>
            <w:noProof/>
            <w:webHidden/>
          </w:rPr>
          <w:instrText xml:space="preserve"> PAGEREF _Toc130890319 \h </w:instrText>
        </w:r>
        <w:r>
          <w:rPr>
            <w:noProof/>
            <w:webHidden/>
          </w:rPr>
        </w:r>
        <w:r>
          <w:rPr>
            <w:noProof/>
            <w:webHidden/>
          </w:rPr>
          <w:fldChar w:fldCharType="separate"/>
        </w:r>
        <w:r>
          <w:rPr>
            <w:noProof/>
            <w:webHidden/>
          </w:rPr>
          <w:t>33</w:t>
        </w:r>
        <w:r>
          <w:rPr>
            <w:noProof/>
            <w:webHidden/>
          </w:rPr>
          <w:fldChar w:fldCharType="end"/>
        </w:r>
      </w:hyperlink>
    </w:p>
    <w:p w14:paraId="406D683E" w14:textId="2E7DE613"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20" w:history="1">
        <w:r w:rsidRPr="00CF0EA0">
          <w:rPr>
            <w:rStyle w:val="Hyperlink"/>
            <w:noProof/>
          </w:rPr>
          <w:t>4.4.1</w:t>
        </w:r>
        <w:r>
          <w:rPr>
            <w:rFonts w:asciiTheme="minorHAnsi" w:eastAsiaTheme="minorEastAsia" w:hAnsiTheme="minorHAnsi" w:cstheme="minorBidi"/>
            <w:noProof/>
            <w:sz w:val="22"/>
            <w:szCs w:val="22"/>
            <w:lang w:val="en-US"/>
          </w:rPr>
          <w:tab/>
        </w:r>
        <w:r w:rsidRPr="00CF0EA0">
          <w:rPr>
            <w:rStyle w:val="Hyperlink"/>
            <w:noProof/>
          </w:rPr>
          <w:t>CREATE NEW DENOMINATIONS</w:t>
        </w:r>
        <w:r>
          <w:rPr>
            <w:noProof/>
            <w:webHidden/>
          </w:rPr>
          <w:tab/>
        </w:r>
        <w:r>
          <w:rPr>
            <w:noProof/>
            <w:webHidden/>
          </w:rPr>
          <w:fldChar w:fldCharType="begin"/>
        </w:r>
        <w:r>
          <w:rPr>
            <w:noProof/>
            <w:webHidden/>
          </w:rPr>
          <w:instrText xml:space="preserve"> PAGEREF _Toc130890320 \h </w:instrText>
        </w:r>
        <w:r>
          <w:rPr>
            <w:noProof/>
            <w:webHidden/>
          </w:rPr>
        </w:r>
        <w:r>
          <w:rPr>
            <w:noProof/>
            <w:webHidden/>
          </w:rPr>
          <w:fldChar w:fldCharType="separate"/>
        </w:r>
        <w:r>
          <w:rPr>
            <w:noProof/>
            <w:webHidden/>
          </w:rPr>
          <w:t>34</w:t>
        </w:r>
        <w:r>
          <w:rPr>
            <w:noProof/>
            <w:webHidden/>
          </w:rPr>
          <w:fldChar w:fldCharType="end"/>
        </w:r>
      </w:hyperlink>
    </w:p>
    <w:p w14:paraId="4044F50E" w14:textId="44A2365C"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22" w:history="1">
        <w:r w:rsidRPr="00CF0EA0">
          <w:rPr>
            <w:rStyle w:val="Hyperlink"/>
            <w:noProof/>
          </w:rPr>
          <w:t>4.5</w:t>
        </w:r>
        <w:r>
          <w:rPr>
            <w:rFonts w:asciiTheme="minorHAnsi" w:eastAsiaTheme="minorEastAsia" w:hAnsiTheme="minorHAnsi" w:cstheme="minorBidi"/>
            <w:noProof/>
            <w:sz w:val="22"/>
            <w:szCs w:val="22"/>
            <w:lang w:val="en-US"/>
          </w:rPr>
          <w:tab/>
        </w:r>
        <w:r w:rsidRPr="00CF0EA0">
          <w:rPr>
            <w:rStyle w:val="Hyperlink"/>
            <w:noProof/>
          </w:rPr>
          <w:t>CASH QUALITIES</w:t>
        </w:r>
        <w:r>
          <w:rPr>
            <w:noProof/>
            <w:webHidden/>
          </w:rPr>
          <w:tab/>
        </w:r>
        <w:r>
          <w:rPr>
            <w:noProof/>
            <w:webHidden/>
          </w:rPr>
          <w:fldChar w:fldCharType="begin"/>
        </w:r>
        <w:r>
          <w:rPr>
            <w:noProof/>
            <w:webHidden/>
          </w:rPr>
          <w:instrText xml:space="preserve"> PAGEREF _Toc130890322 \h </w:instrText>
        </w:r>
        <w:r>
          <w:rPr>
            <w:noProof/>
            <w:webHidden/>
          </w:rPr>
        </w:r>
        <w:r>
          <w:rPr>
            <w:noProof/>
            <w:webHidden/>
          </w:rPr>
          <w:fldChar w:fldCharType="separate"/>
        </w:r>
        <w:r>
          <w:rPr>
            <w:noProof/>
            <w:webHidden/>
          </w:rPr>
          <w:t>34</w:t>
        </w:r>
        <w:r>
          <w:rPr>
            <w:noProof/>
            <w:webHidden/>
          </w:rPr>
          <w:fldChar w:fldCharType="end"/>
        </w:r>
      </w:hyperlink>
    </w:p>
    <w:p w14:paraId="3079EE75" w14:textId="27B9E99D"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23" w:history="1">
        <w:r w:rsidRPr="00CF0EA0">
          <w:rPr>
            <w:rStyle w:val="Hyperlink"/>
            <w:noProof/>
          </w:rPr>
          <w:t>4.5.1</w:t>
        </w:r>
        <w:r>
          <w:rPr>
            <w:rFonts w:asciiTheme="minorHAnsi" w:eastAsiaTheme="minorEastAsia" w:hAnsiTheme="minorHAnsi" w:cstheme="minorBidi"/>
            <w:noProof/>
            <w:sz w:val="22"/>
            <w:szCs w:val="22"/>
            <w:lang w:val="en-US"/>
          </w:rPr>
          <w:tab/>
        </w:r>
        <w:r w:rsidRPr="00CF0EA0">
          <w:rPr>
            <w:rStyle w:val="Hyperlink"/>
            <w:noProof/>
          </w:rPr>
          <w:t>CREATE NEW QUALITIES</w:t>
        </w:r>
        <w:r>
          <w:rPr>
            <w:noProof/>
            <w:webHidden/>
          </w:rPr>
          <w:tab/>
        </w:r>
        <w:r>
          <w:rPr>
            <w:noProof/>
            <w:webHidden/>
          </w:rPr>
          <w:fldChar w:fldCharType="begin"/>
        </w:r>
        <w:r>
          <w:rPr>
            <w:noProof/>
            <w:webHidden/>
          </w:rPr>
          <w:instrText xml:space="preserve"> PAGEREF _Toc130890323 \h </w:instrText>
        </w:r>
        <w:r>
          <w:rPr>
            <w:noProof/>
            <w:webHidden/>
          </w:rPr>
        </w:r>
        <w:r>
          <w:rPr>
            <w:noProof/>
            <w:webHidden/>
          </w:rPr>
          <w:fldChar w:fldCharType="separate"/>
        </w:r>
        <w:r>
          <w:rPr>
            <w:noProof/>
            <w:webHidden/>
          </w:rPr>
          <w:t>36</w:t>
        </w:r>
        <w:r>
          <w:rPr>
            <w:noProof/>
            <w:webHidden/>
          </w:rPr>
          <w:fldChar w:fldCharType="end"/>
        </w:r>
      </w:hyperlink>
    </w:p>
    <w:p w14:paraId="50BDC636" w14:textId="54B02225"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24" w:history="1">
        <w:r w:rsidRPr="00CF0EA0">
          <w:rPr>
            <w:rStyle w:val="Hyperlink"/>
            <w:noProof/>
          </w:rPr>
          <w:t>4.6</w:t>
        </w:r>
        <w:r>
          <w:rPr>
            <w:rFonts w:asciiTheme="minorHAnsi" w:eastAsiaTheme="minorEastAsia" w:hAnsiTheme="minorHAnsi" w:cstheme="minorBidi"/>
            <w:noProof/>
            <w:sz w:val="22"/>
            <w:szCs w:val="22"/>
            <w:lang w:val="en-US"/>
          </w:rPr>
          <w:tab/>
        </w:r>
        <w:r w:rsidRPr="00CF0EA0">
          <w:rPr>
            <w:rStyle w:val="Hyperlink"/>
            <w:noProof/>
          </w:rPr>
          <w:t>CASH QUALITY MAP</w:t>
        </w:r>
        <w:r>
          <w:rPr>
            <w:noProof/>
            <w:webHidden/>
          </w:rPr>
          <w:tab/>
        </w:r>
        <w:r>
          <w:rPr>
            <w:noProof/>
            <w:webHidden/>
          </w:rPr>
          <w:fldChar w:fldCharType="begin"/>
        </w:r>
        <w:r>
          <w:rPr>
            <w:noProof/>
            <w:webHidden/>
          </w:rPr>
          <w:instrText xml:space="preserve"> PAGEREF _Toc130890324 \h </w:instrText>
        </w:r>
        <w:r>
          <w:rPr>
            <w:noProof/>
            <w:webHidden/>
          </w:rPr>
        </w:r>
        <w:r>
          <w:rPr>
            <w:noProof/>
            <w:webHidden/>
          </w:rPr>
          <w:fldChar w:fldCharType="separate"/>
        </w:r>
        <w:r>
          <w:rPr>
            <w:noProof/>
            <w:webHidden/>
          </w:rPr>
          <w:t>36</w:t>
        </w:r>
        <w:r>
          <w:rPr>
            <w:noProof/>
            <w:webHidden/>
          </w:rPr>
          <w:fldChar w:fldCharType="end"/>
        </w:r>
      </w:hyperlink>
    </w:p>
    <w:p w14:paraId="1B69D8F1" w14:textId="27249D6C"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25" w:history="1">
        <w:r w:rsidRPr="00CF0EA0">
          <w:rPr>
            <w:rStyle w:val="Hyperlink"/>
            <w:noProof/>
          </w:rPr>
          <w:t>4.6.1</w:t>
        </w:r>
        <w:r>
          <w:rPr>
            <w:rFonts w:asciiTheme="minorHAnsi" w:eastAsiaTheme="minorEastAsia" w:hAnsiTheme="minorHAnsi" w:cstheme="minorBidi"/>
            <w:noProof/>
            <w:sz w:val="22"/>
            <w:szCs w:val="22"/>
            <w:lang w:val="en-US"/>
          </w:rPr>
          <w:tab/>
        </w:r>
        <w:r w:rsidRPr="00CF0EA0">
          <w:rPr>
            <w:rStyle w:val="Hyperlink"/>
            <w:noProof/>
          </w:rPr>
          <w:t>CREATE NEW CASH QUALITY</w:t>
        </w:r>
        <w:r>
          <w:rPr>
            <w:noProof/>
            <w:webHidden/>
          </w:rPr>
          <w:tab/>
        </w:r>
        <w:r>
          <w:rPr>
            <w:noProof/>
            <w:webHidden/>
          </w:rPr>
          <w:fldChar w:fldCharType="begin"/>
        </w:r>
        <w:r>
          <w:rPr>
            <w:noProof/>
            <w:webHidden/>
          </w:rPr>
          <w:instrText xml:space="preserve"> PAGEREF _Toc130890325 \h </w:instrText>
        </w:r>
        <w:r>
          <w:rPr>
            <w:noProof/>
            <w:webHidden/>
          </w:rPr>
        </w:r>
        <w:r>
          <w:rPr>
            <w:noProof/>
            <w:webHidden/>
          </w:rPr>
          <w:fldChar w:fldCharType="separate"/>
        </w:r>
        <w:r>
          <w:rPr>
            <w:noProof/>
            <w:webHidden/>
          </w:rPr>
          <w:t>37</w:t>
        </w:r>
        <w:r>
          <w:rPr>
            <w:noProof/>
            <w:webHidden/>
          </w:rPr>
          <w:fldChar w:fldCharType="end"/>
        </w:r>
      </w:hyperlink>
    </w:p>
    <w:p w14:paraId="46B4486D" w14:textId="152A162F"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26" w:history="1">
        <w:r w:rsidRPr="00CF0EA0">
          <w:rPr>
            <w:rStyle w:val="Hyperlink"/>
            <w:noProof/>
          </w:rPr>
          <w:t>4.7</w:t>
        </w:r>
        <w:r>
          <w:rPr>
            <w:rFonts w:asciiTheme="minorHAnsi" w:eastAsiaTheme="minorEastAsia" w:hAnsiTheme="minorHAnsi" w:cstheme="minorBidi"/>
            <w:noProof/>
            <w:sz w:val="22"/>
            <w:szCs w:val="22"/>
            <w:lang w:val="en-US"/>
          </w:rPr>
          <w:tab/>
        </w:r>
        <w:r w:rsidRPr="00CF0EA0">
          <w:rPr>
            <w:rStyle w:val="Hyperlink"/>
            <w:noProof/>
          </w:rPr>
          <w:t>COFFERS</w:t>
        </w:r>
        <w:r>
          <w:rPr>
            <w:noProof/>
            <w:webHidden/>
          </w:rPr>
          <w:tab/>
        </w:r>
        <w:r>
          <w:rPr>
            <w:noProof/>
            <w:webHidden/>
          </w:rPr>
          <w:fldChar w:fldCharType="begin"/>
        </w:r>
        <w:r>
          <w:rPr>
            <w:noProof/>
            <w:webHidden/>
          </w:rPr>
          <w:instrText xml:space="preserve"> PAGEREF _Toc130890326 \h </w:instrText>
        </w:r>
        <w:r>
          <w:rPr>
            <w:noProof/>
            <w:webHidden/>
          </w:rPr>
        </w:r>
        <w:r>
          <w:rPr>
            <w:noProof/>
            <w:webHidden/>
          </w:rPr>
          <w:fldChar w:fldCharType="separate"/>
        </w:r>
        <w:r>
          <w:rPr>
            <w:noProof/>
            <w:webHidden/>
          </w:rPr>
          <w:t>38</w:t>
        </w:r>
        <w:r>
          <w:rPr>
            <w:noProof/>
            <w:webHidden/>
          </w:rPr>
          <w:fldChar w:fldCharType="end"/>
        </w:r>
      </w:hyperlink>
    </w:p>
    <w:p w14:paraId="0D4B6441" w14:textId="5CBEB0CA"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27" w:history="1">
        <w:r w:rsidRPr="00CF0EA0">
          <w:rPr>
            <w:rStyle w:val="Hyperlink"/>
            <w:noProof/>
          </w:rPr>
          <w:t>4.7.1</w:t>
        </w:r>
        <w:r>
          <w:rPr>
            <w:rFonts w:asciiTheme="minorHAnsi" w:eastAsiaTheme="minorEastAsia" w:hAnsiTheme="minorHAnsi" w:cstheme="minorBidi"/>
            <w:noProof/>
            <w:sz w:val="22"/>
            <w:szCs w:val="22"/>
            <w:lang w:val="en-US"/>
          </w:rPr>
          <w:tab/>
        </w:r>
        <w:r w:rsidRPr="00CF0EA0">
          <w:rPr>
            <w:rStyle w:val="Hyperlink"/>
            <w:noProof/>
          </w:rPr>
          <w:t>CREATE NEW COFFER</w:t>
        </w:r>
        <w:r>
          <w:rPr>
            <w:noProof/>
            <w:webHidden/>
          </w:rPr>
          <w:tab/>
        </w:r>
        <w:r>
          <w:rPr>
            <w:noProof/>
            <w:webHidden/>
          </w:rPr>
          <w:fldChar w:fldCharType="begin"/>
        </w:r>
        <w:r>
          <w:rPr>
            <w:noProof/>
            <w:webHidden/>
          </w:rPr>
          <w:instrText xml:space="preserve"> PAGEREF _Toc130890327 \h </w:instrText>
        </w:r>
        <w:r>
          <w:rPr>
            <w:noProof/>
            <w:webHidden/>
          </w:rPr>
        </w:r>
        <w:r>
          <w:rPr>
            <w:noProof/>
            <w:webHidden/>
          </w:rPr>
          <w:fldChar w:fldCharType="separate"/>
        </w:r>
        <w:r>
          <w:rPr>
            <w:noProof/>
            <w:webHidden/>
          </w:rPr>
          <w:t>39</w:t>
        </w:r>
        <w:r>
          <w:rPr>
            <w:noProof/>
            <w:webHidden/>
          </w:rPr>
          <w:fldChar w:fldCharType="end"/>
        </w:r>
      </w:hyperlink>
    </w:p>
    <w:p w14:paraId="2051BF3F" w14:textId="6810A001"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28" w:history="1">
        <w:r w:rsidRPr="00CF0EA0">
          <w:rPr>
            <w:rStyle w:val="Hyperlink"/>
            <w:noProof/>
          </w:rPr>
          <w:t>4.7.2</w:t>
        </w:r>
        <w:r>
          <w:rPr>
            <w:rFonts w:asciiTheme="minorHAnsi" w:eastAsiaTheme="minorEastAsia" w:hAnsiTheme="minorHAnsi" w:cstheme="minorBidi"/>
            <w:noProof/>
            <w:sz w:val="22"/>
            <w:szCs w:val="22"/>
            <w:lang w:val="en-US"/>
          </w:rPr>
          <w:tab/>
        </w:r>
        <w:r w:rsidRPr="00CF0EA0">
          <w:rPr>
            <w:rStyle w:val="Hyperlink"/>
            <w:noProof/>
          </w:rPr>
          <w:t>MASTER COFFER</w:t>
        </w:r>
        <w:r>
          <w:rPr>
            <w:noProof/>
            <w:webHidden/>
          </w:rPr>
          <w:tab/>
        </w:r>
        <w:r>
          <w:rPr>
            <w:noProof/>
            <w:webHidden/>
          </w:rPr>
          <w:fldChar w:fldCharType="begin"/>
        </w:r>
        <w:r>
          <w:rPr>
            <w:noProof/>
            <w:webHidden/>
          </w:rPr>
          <w:instrText xml:space="preserve"> PAGEREF _Toc130890328 \h </w:instrText>
        </w:r>
        <w:r>
          <w:rPr>
            <w:noProof/>
            <w:webHidden/>
          </w:rPr>
        </w:r>
        <w:r>
          <w:rPr>
            <w:noProof/>
            <w:webHidden/>
          </w:rPr>
          <w:fldChar w:fldCharType="separate"/>
        </w:r>
        <w:r>
          <w:rPr>
            <w:noProof/>
            <w:webHidden/>
          </w:rPr>
          <w:t>39</w:t>
        </w:r>
        <w:r>
          <w:rPr>
            <w:noProof/>
            <w:webHidden/>
          </w:rPr>
          <w:fldChar w:fldCharType="end"/>
        </w:r>
      </w:hyperlink>
    </w:p>
    <w:p w14:paraId="7B229F1D" w14:textId="00661877"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29" w:history="1">
        <w:r w:rsidRPr="00CF0EA0">
          <w:rPr>
            <w:rStyle w:val="Hyperlink"/>
            <w:noProof/>
          </w:rPr>
          <w:t>4.8</w:t>
        </w:r>
        <w:r>
          <w:rPr>
            <w:rFonts w:asciiTheme="minorHAnsi" w:eastAsiaTheme="minorEastAsia" w:hAnsiTheme="minorHAnsi" w:cstheme="minorBidi"/>
            <w:noProof/>
            <w:sz w:val="22"/>
            <w:szCs w:val="22"/>
            <w:lang w:val="en-US"/>
          </w:rPr>
          <w:tab/>
        </w:r>
        <w:r w:rsidRPr="00CF0EA0">
          <w:rPr>
            <w:rStyle w:val="Hyperlink"/>
            <w:noProof/>
          </w:rPr>
          <w:t>BALANCE ACTION MAP</w:t>
        </w:r>
        <w:r>
          <w:rPr>
            <w:noProof/>
            <w:webHidden/>
          </w:rPr>
          <w:tab/>
        </w:r>
        <w:r>
          <w:rPr>
            <w:noProof/>
            <w:webHidden/>
          </w:rPr>
          <w:fldChar w:fldCharType="begin"/>
        </w:r>
        <w:r>
          <w:rPr>
            <w:noProof/>
            <w:webHidden/>
          </w:rPr>
          <w:instrText xml:space="preserve"> PAGEREF _Toc130890329 \h </w:instrText>
        </w:r>
        <w:r>
          <w:rPr>
            <w:noProof/>
            <w:webHidden/>
          </w:rPr>
        </w:r>
        <w:r>
          <w:rPr>
            <w:noProof/>
            <w:webHidden/>
          </w:rPr>
          <w:fldChar w:fldCharType="separate"/>
        </w:r>
        <w:r>
          <w:rPr>
            <w:noProof/>
            <w:webHidden/>
          </w:rPr>
          <w:t>40</w:t>
        </w:r>
        <w:r>
          <w:rPr>
            <w:noProof/>
            <w:webHidden/>
          </w:rPr>
          <w:fldChar w:fldCharType="end"/>
        </w:r>
      </w:hyperlink>
    </w:p>
    <w:p w14:paraId="7A3F0375" w14:textId="136AD129" w:rsidR="00C31E89" w:rsidRDefault="00C31E89">
      <w:pPr>
        <w:pStyle w:val="TOC3"/>
        <w:tabs>
          <w:tab w:val="left" w:pos="2110"/>
        </w:tabs>
        <w:rPr>
          <w:rFonts w:asciiTheme="minorHAnsi" w:eastAsiaTheme="minorEastAsia" w:hAnsiTheme="minorHAnsi" w:cstheme="minorBidi"/>
          <w:noProof/>
          <w:sz w:val="22"/>
          <w:szCs w:val="22"/>
          <w:lang w:val="en-US"/>
        </w:rPr>
      </w:pPr>
      <w:hyperlink w:anchor="_Toc130890330" w:history="1">
        <w:r w:rsidRPr="00CF0EA0">
          <w:rPr>
            <w:rStyle w:val="Hyperlink"/>
            <w:noProof/>
          </w:rPr>
          <w:t>4.8.1</w:t>
        </w:r>
        <w:r>
          <w:rPr>
            <w:rFonts w:asciiTheme="minorHAnsi" w:eastAsiaTheme="minorEastAsia" w:hAnsiTheme="minorHAnsi" w:cstheme="minorBidi"/>
            <w:noProof/>
            <w:sz w:val="22"/>
            <w:szCs w:val="22"/>
            <w:lang w:val="en-US"/>
          </w:rPr>
          <w:tab/>
        </w:r>
        <w:r w:rsidRPr="00CF0EA0">
          <w:rPr>
            <w:rStyle w:val="Hyperlink"/>
            <w:noProof/>
          </w:rPr>
          <w:t>CREATE A NEW BALANCE ACTION MAP ENTRY</w:t>
        </w:r>
        <w:r>
          <w:rPr>
            <w:noProof/>
            <w:webHidden/>
          </w:rPr>
          <w:tab/>
        </w:r>
        <w:r>
          <w:rPr>
            <w:noProof/>
            <w:webHidden/>
          </w:rPr>
          <w:fldChar w:fldCharType="begin"/>
        </w:r>
        <w:r>
          <w:rPr>
            <w:noProof/>
            <w:webHidden/>
          </w:rPr>
          <w:instrText xml:space="preserve"> PAGEREF _Toc130890330 \h </w:instrText>
        </w:r>
        <w:r>
          <w:rPr>
            <w:noProof/>
            <w:webHidden/>
          </w:rPr>
        </w:r>
        <w:r>
          <w:rPr>
            <w:noProof/>
            <w:webHidden/>
          </w:rPr>
          <w:fldChar w:fldCharType="separate"/>
        </w:r>
        <w:r>
          <w:rPr>
            <w:noProof/>
            <w:webHidden/>
          </w:rPr>
          <w:t>43</w:t>
        </w:r>
        <w:r>
          <w:rPr>
            <w:noProof/>
            <w:webHidden/>
          </w:rPr>
          <w:fldChar w:fldCharType="end"/>
        </w:r>
      </w:hyperlink>
    </w:p>
    <w:p w14:paraId="5E749D4F" w14:textId="27BB712D"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31" w:history="1">
        <w:r w:rsidRPr="00CF0EA0">
          <w:rPr>
            <w:rStyle w:val="Hyperlink"/>
            <w:noProof/>
          </w:rPr>
          <w:t>4.9</w:t>
        </w:r>
        <w:r>
          <w:rPr>
            <w:rFonts w:asciiTheme="minorHAnsi" w:eastAsiaTheme="minorEastAsia" w:hAnsiTheme="minorHAnsi" w:cstheme="minorBidi"/>
            <w:noProof/>
            <w:sz w:val="22"/>
            <w:szCs w:val="22"/>
            <w:lang w:val="en-US"/>
          </w:rPr>
          <w:tab/>
        </w:r>
        <w:r w:rsidRPr="00CF0EA0">
          <w:rPr>
            <w:rStyle w:val="Hyperlink"/>
            <w:noProof/>
          </w:rPr>
          <w:t>SYSTEM EVENT LOG</w:t>
        </w:r>
        <w:r>
          <w:rPr>
            <w:noProof/>
            <w:webHidden/>
          </w:rPr>
          <w:tab/>
        </w:r>
        <w:r>
          <w:rPr>
            <w:noProof/>
            <w:webHidden/>
          </w:rPr>
          <w:fldChar w:fldCharType="begin"/>
        </w:r>
        <w:r>
          <w:rPr>
            <w:noProof/>
            <w:webHidden/>
          </w:rPr>
          <w:instrText xml:space="preserve"> PAGEREF _Toc130890331 \h </w:instrText>
        </w:r>
        <w:r>
          <w:rPr>
            <w:noProof/>
            <w:webHidden/>
          </w:rPr>
        </w:r>
        <w:r>
          <w:rPr>
            <w:noProof/>
            <w:webHidden/>
          </w:rPr>
          <w:fldChar w:fldCharType="separate"/>
        </w:r>
        <w:r>
          <w:rPr>
            <w:noProof/>
            <w:webHidden/>
          </w:rPr>
          <w:t>43</w:t>
        </w:r>
        <w:r>
          <w:rPr>
            <w:noProof/>
            <w:webHidden/>
          </w:rPr>
          <w:fldChar w:fldCharType="end"/>
        </w:r>
      </w:hyperlink>
    </w:p>
    <w:p w14:paraId="3AC3B8A4" w14:textId="673FF8EA" w:rsidR="00C31E89" w:rsidRDefault="00C31E89">
      <w:pPr>
        <w:pStyle w:val="TOC2"/>
        <w:tabs>
          <w:tab w:val="left" w:pos="1760"/>
        </w:tabs>
        <w:rPr>
          <w:rFonts w:asciiTheme="minorHAnsi" w:eastAsiaTheme="minorEastAsia" w:hAnsiTheme="minorHAnsi" w:cstheme="minorBidi"/>
          <w:noProof/>
          <w:sz w:val="22"/>
          <w:szCs w:val="22"/>
          <w:lang w:val="en-US"/>
        </w:rPr>
      </w:pPr>
      <w:hyperlink w:anchor="_Toc130890332" w:history="1">
        <w:r w:rsidRPr="00CF0EA0">
          <w:rPr>
            <w:rStyle w:val="Hyperlink"/>
            <w:noProof/>
          </w:rPr>
          <w:t>4.10</w:t>
        </w:r>
        <w:r>
          <w:rPr>
            <w:rFonts w:asciiTheme="minorHAnsi" w:eastAsiaTheme="minorEastAsia" w:hAnsiTheme="minorHAnsi" w:cstheme="minorBidi"/>
            <w:noProof/>
            <w:sz w:val="22"/>
            <w:szCs w:val="22"/>
            <w:lang w:val="en-US"/>
          </w:rPr>
          <w:tab/>
        </w:r>
        <w:r w:rsidRPr="00CF0EA0">
          <w:rPr>
            <w:rStyle w:val="Hyperlink"/>
            <w:noProof/>
          </w:rPr>
          <w:t>APPLICATION SETTINGS</w:t>
        </w:r>
        <w:r>
          <w:rPr>
            <w:noProof/>
            <w:webHidden/>
          </w:rPr>
          <w:tab/>
        </w:r>
        <w:r>
          <w:rPr>
            <w:noProof/>
            <w:webHidden/>
          </w:rPr>
          <w:fldChar w:fldCharType="begin"/>
        </w:r>
        <w:r>
          <w:rPr>
            <w:noProof/>
            <w:webHidden/>
          </w:rPr>
          <w:instrText xml:space="preserve"> PAGEREF _Toc130890332 \h </w:instrText>
        </w:r>
        <w:r>
          <w:rPr>
            <w:noProof/>
            <w:webHidden/>
          </w:rPr>
        </w:r>
        <w:r>
          <w:rPr>
            <w:noProof/>
            <w:webHidden/>
          </w:rPr>
          <w:fldChar w:fldCharType="separate"/>
        </w:r>
        <w:r>
          <w:rPr>
            <w:noProof/>
            <w:webHidden/>
          </w:rPr>
          <w:t>45</w:t>
        </w:r>
        <w:r>
          <w:rPr>
            <w:noProof/>
            <w:webHidden/>
          </w:rPr>
          <w:fldChar w:fldCharType="end"/>
        </w:r>
      </w:hyperlink>
    </w:p>
    <w:p w14:paraId="018F365C" w14:textId="33297078" w:rsidR="00C31E89" w:rsidRDefault="00C31E89">
      <w:pPr>
        <w:pStyle w:val="TOC1"/>
        <w:tabs>
          <w:tab w:val="left" w:pos="1258"/>
        </w:tabs>
        <w:rPr>
          <w:rFonts w:asciiTheme="minorHAnsi" w:eastAsiaTheme="minorEastAsia" w:hAnsiTheme="minorHAnsi" w:cstheme="minorBidi"/>
          <w:b w:val="0"/>
          <w:noProof/>
          <w:szCs w:val="22"/>
          <w:lang w:val="en-US"/>
        </w:rPr>
      </w:pPr>
      <w:hyperlink w:anchor="_Toc130890333" w:history="1">
        <w:r w:rsidRPr="00CF0EA0">
          <w:rPr>
            <w:rStyle w:val="Hyperlink"/>
            <w:noProof/>
          </w:rPr>
          <w:t>5</w:t>
        </w:r>
        <w:r>
          <w:rPr>
            <w:rFonts w:asciiTheme="minorHAnsi" w:eastAsiaTheme="minorEastAsia" w:hAnsiTheme="minorHAnsi" w:cstheme="minorBidi"/>
            <w:b w:val="0"/>
            <w:noProof/>
            <w:szCs w:val="22"/>
            <w:lang w:val="en-US"/>
          </w:rPr>
          <w:tab/>
        </w:r>
        <w:r w:rsidRPr="00CF0EA0">
          <w:rPr>
            <w:rStyle w:val="Hyperlink"/>
            <w:noProof/>
          </w:rPr>
          <w:t>DATABASE UPGRADES</w:t>
        </w:r>
        <w:r>
          <w:rPr>
            <w:noProof/>
            <w:webHidden/>
          </w:rPr>
          <w:tab/>
        </w:r>
        <w:r>
          <w:rPr>
            <w:noProof/>
            <w:webHidden/>
          </w:rPr>
          <w:fldChar w:fldCharType="begin"/>
        </w:r>
        <w:r>
          <w:rPr>
            <w:noProof/>
            <w:webHidden/>
          </w:rPr>
          <w:instrText xml:space="preserve"> PAGEREF _Toc130890333 \h </w:instrText>
        </w:r>
        <w:r>
          <w:rPr>
            <w:noProof/>
            <w:webHidden/>
          </w:rPr>
        </w:r>
        <w:r>
          <w:rPr>
            <w:noProof/>
            <w:webHidden/>
          </w:rPr>
          <w:fldChar w:fldCharType="separate"/>
        </w:r>
        <w:r>
          <w:rPr>
            <w:noProof/>
            <w:webHidden/>
          </w:rPr>
          <w:t>47</w:t>
        </w:r>
        <w:r>
          <w:rPr>
            <w:noProof/>
            <w:webHidden/>
          </w:rPr>
          <w:fldChar w:fldCharType="end"/>
        </w:r>
      </w:hyperlink>
    </w:p>
    <w:p w14:paraId="6E252589" w14:textId="02ADEA92" w:rsidR="00C31E89" w:rsidRDefault="00C31E89">
      <w:pPr>
        <w:pStyle w:val="TOC1"/>
        <w:tabs>
          <w:tab w:val="left" w:pos="1258"/>
        </w:tabs>
        <w:rPr>
          <w:rFonts w:asciiTheme="minorHAnsi" w:eastAsiaTheme="minorEastAsia" w:hAnsiTheme="minorHAnsi" w:cstheme="minorBidi"/>
          <w:b w:val="0"/>
          <w:noProof/>
          <w:szCs w:val="22"/>
          <w:lang w:val="en-US"/>
        </w:rPr>
      </w:pPr>
      <w:hyperlink w:anchor="_Toc130890334" w:history="1">
        <w:r w:rsidRPr="00CF0EA0">
          <w:rPr>
            <w:rStyle w:val="Hyperlink"/>
            <w:noProof/>
          </w:rPr>
          <w:t>6</w:t>
        </w:r>
        <w:r>
          <w:rPr>
            <w:rFonts w:asciiTheme="minorHAnsi" w:eastAsiaTheme="minorEastAsia" w:hAnsiTheme="minorHAnsi" w:cstheme="minorBidi"/>
            <w:b w:val="0"/>
            <w:noProof/>
            <w:szCs w:val="22"/>
            <w:lang w:val="en-US"/>
          </w:rPr>
          <w:tab/>
        </w:r>
        <w:r w:rsidRPr="00CF0EA0">
          <w:rPr>
            <w:rStyle w:val="Hyperlink"/>
            <w:noProof/>
          </w:rPr>
          <w:t>ALERTS</w:t>
        </w:r>
        <w:r>
          <w:rPr>
            <w:noProof/>
            <w:webHidden/>
          </w:rPr>
          <w:tab/>
        </w:r>
        <w:r>
          <w:rPr>
            <w:noProof/>
            <w:webHidden/>
          </w:rPr>
          <w:fldChar w:fldCharType="begin"/>
        </w:r>
        <w:r>
          <w:rPr>
            <w:noProof/>
            <w:webHidden/>
          </w:rPr>
          <w:instrText xml:space="preserve"> PAGEREF _Toc130890334 \h </w:instrText>
        </w:r>
        <w:r>
          <w:rPr>
            <w:noProof/>
            <w:webHidden/>
          </w:rPr>
        </w:r>
        <w:r>
          <w:rPr>
            <w:noProof/>
            <w:webHidden/>
          </w:rPr>
          <w:fldChar w:fldCharType="separate"/>
        </w:r>
        <w:r>
          <w:rPr>
            <w:noProof/>
            <w:webHidden/>
          </w:rPr>
          <w:t>48</w:t>
        </w:r>
        <w:r>
          <w:rPr>
            <w:noProof/>
            <w:webHidden/>
          </w:rPr>
          <w:fldChar w:fldCharType="end"/>
        </w:r>
      </w:hyperlink>
    </w:p>
    <w:p w14:paraId="221DE8DE" w14:textId="1E153D6D"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35" w:history="1">
        <w:r w:rsidRPr="00CF0EA0">
          <w:rPr>
            <w:rStyle w:val="Hyperlink"/>
            <w:noProof/>
          </w:rPr>
          <w:t>6.1</w:t>
        </w:r>
        <w:r>
          <w:rPr>
            <w:rFonts w:asciiTheme="minorHAnsi" w:eastAsiaTheme="minorEastAsia" w:hAnsiTheme="minorHAnsi" w:cstheme="minorBidi"/>
            <w:noProof/>
            <w:sz w:val="22"/>
            <w:szCs w:val="22"/>
            <w:lang w:val="en-US"/>
          </w:rPr>
          <w:tab/>
        </w:r>
        <w:r w:rsidRPr="00CF0EA0">
          <w:rPr>
            <w:rStyle w:val="Hyperlink"/>
            <w:noProof/>
          </w:rPr>
          <w:t>ACTIVE ALERTS</w:t>
        </w:r>
        <w:r>
          <w:rPr>
            <w:noProof/>
            <w:webHidden/>
          </w:rPr>
          <w:tab/>
        </w:r>
        <w:r>
          <w:rPr>
            <w:noProof/>
            <w:webHidden/>
          </w:rPr>
          <w:fldChar w:fldCharType="begin"/>
        </w:r>
        <w:r>
          <w:rPr>
            <w:noProof/>
            <w:webHidden/>
          </w:rPr>
          <w:instrText xml:space="preserve"> PAGEREF _Toc130890335 \h </w:instrText>
        </w:r>
        <w:r>
          <w:rPr>
            <w:noProof/>
            <w:webHidden/>
          </w:rPr>
        </w:r>
        <w:r>
          <w:rPr>
            <w:noProof/>
            <w:webHidden/>
          </w:rPr>
          <w:fldChar w:fldCharType="separate"/>
        </w:r>
        <w:r>
          <w:rPr>
            <w:noProof/>
            <w:webHidden/>
          </w:rPr>
          <w:t>48</w:t>
        </w:r>
        <w:r>
          <w:rPr>
            <w:noProof/>
            <w:webHidden/>
          </w:rPr>
          <w:fldChar w:fldCharType="end"/>
        </w:r>
      </w:hyperlink>
    </w:p>
    <w:p w14:paraId="707B4178" w14:textId="6339BD85" w:rsidR="00C31E89" w:rsidRDefault="00C31E89">
      <w:pPr>
        <w:pStyle w:val="TOC2"/>
        <w:tabs>
          <w:tab w:val="left" w:pos="1621"/>
        </w:tabs>
        <w:rPr>
          <w:rFonts w:asciiTheme="minorHAnsi" w:eastAsiaTheme="minorEastAsia" w:hAnsiTheme="minorHAnsi" w:cstheme="minorBidi"/>
          <w:noProof/>
          <w:sz w:val="22"/>
          <w:szCs w:val="22"/>
          <w:lang w:val="en-US"/>
        </w:rPr>
      </w:pPr>
      <w:hyperlink w:anchor="_Toc130890336" w:history="1">
        <w:r w:rsidRPr="00CF0EA0">
          <w:rPr>
            <w:rStyle w:val="Hyperlink"/>
            <w:noProof/>
          </w:rPr>
          <w:t>6.2</w:t>
        </w:r>
        <w:r>
          <w:rPr>
            <w:rFonts w:asciiTheme="minorHAnsi" w:eastAsiaTheme="minorEastAsia" w:hAnsiTheme="minorHAnsi" w:cstheme="minorBidi"/>
            <w:noProof/>
            <w:sz w:val="22"/>
            <w:szCs w:val="22"/>
            <w:lang w:val="en-US"/>
          </w:rPr>
          <w:tab/>
        </w:r>
        <w:r w:rsidRPr="00CF0EA0">
          <w:rPr>
            <w:rStyle w:val="Hyperlink"/>
            <w:noProof/>
          </w:rPr>
          <w:t>ALERTS HISTORY</w:t>
        </w:r>
        <w:r>
          <w:rPr>
            <w:noProof/>
            <w:webHidden/>
          </w:rPr>
          <w:tab/>
        </w:r>
        <w:r>
          <w:rPr>
            <w:noProof/>
            <w:webHidden/>
          </w:rPr>
          <w:fldChar w:fldCharType="begin"/>
        </w:r>
        <w:r>
          <w:rPr>
            <w:noProof/>
            <w:webHidden/>
          </w:rPr>
          <w:instrText xml:space="preserve"> PAGEREF _Toc130890336 \h </w:instrText>
        </w:r>
        <w:r>
          <w:rPr>
            <w:noProof/>
            <w:webHidden/>
          </w:rPr>
        </w:r>
        <w:r>
          <w:rPr>
            <w:noProof/>
            <w:webHidden/>
          </w:rPr>
          <w:fldChar w:fldCharType="separate"/>
        </w:r>
        <w:r>
          <w:rPr>
            <w:noProof/>
            <w:webHidden/>
          </w:rPr>
          <w:t>49</w:t>
        </w:r>
        <w:r>
          <w:rPr>
            <w:noProof/>
            <w:webHidden/>
          </w:rPr>
          <w:fldChar w:fldCharType="end"/>
        </w:r>
      </w:hyperlink>
    </w:p>
    <w:p w14:paraId="600D7AC0" w14:textId="438B9AF8" w:rsidR="00D82E5E" w:rsidRDefault="00D82E5E" w:rsidP="00873F8E">
      <w:pPr>
        <w:pStyle w:val="TableofFigures"/>
      </w:pPr>
      <w:r>
        <w:fldChar w:fldCharType="end"/>
      </w:r>
    </w:p>
    <w:p w14:paraId="6347E852" w14:textId="77777777" w:rsidR="00EE2021" w:rsidRDefault="00EE2021" w:rsidP="00661F0B"/>
    <w:p w14:paraId="58A88241"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394C02C" w14:textId="64582FB6" w:rsidR="00286E0A" w:rsidRDefault="00286E0A" w:rsidP="00240EEA">
      <w:pPr>
        <w:pStyle w:val="ChapterTitle"/>
      </w:pPr>
      <w:bookmarkStart w:id="3" w:name="_Toc63697378"/>
      <w:bookmarkStart w:id="4" w:name="_Toc130890288"/>
      <w:r>
        <w:lastRenderedPageBreak/>
        <w:t>CONVENTIONS USED IN THIS HELP DOCUMENTATION</w:t>
      </w:r>
      <w:bookmarkEnd w:id="3"/>
      <w:bookmarkEnd w:id="4"/>
    </w:p>
    <w:p w14:paraId="3C9D2A2E" w14:textId="77777777" w:rsidR="00286E0A" w:rsidRDefault="00286E0A" w:rsidP="00523FC7">
      <w:pPr>
        <w:pStyle w:val="BodyText"/>
      </w:pPr>
      <w:r>
        <w:t xml:space="preserve">The conventions used in this help documentation are shown in the table below. </w:t>
      </w:r>
    </w:p>
    <w:p w14:paraId="6B5C472D" w14:textId="77777777" w:rsidR="00523FC7" w:rsidRPr="00523FC7" w:rsidRDefault="00523FC7" w:rsidP="00523FC7">
      <w:pPr>
        <w:pStyle w:val="BodyText"/>
      </w:pPr>
      <w:r w:rsidRPr="00523FC7">
        <w:t>Introductory information, e.g. what the doc is about, its audience, prerequisites</w:t>
      </w:r>
    </w:p>
    <w:p w14:paraId="74680A83" w14:textId="77777777" w:rsidR="00286E0A" w:rsidRPr="00240EEA" w:rsidRDefault="00286E0A" w:rsidP="00240EEA">
      <w:pPr>
        <w:pStyle w:val="Caption"/>
      </w:pPr>
      <w:bookmarkStart w:id="5" w:name="_Toc63697465"/>
      <w:r w:rsidRPr="00240EEA">
        <w:t xml:space="preserve">TABLE </w:t>
      </w:r>
      <w:r w:rsidRPr="00240EEA">
        <w:rPr>
          <w:noProof/>
        </w:rPr>
        <w:fldChar w:fldCharType="begin"/>
      </w:r>
      <w:r w:rsidRPr="00240EEA">
        <w:rPr>
          <w:noProof/>
        </w:rPr>
        <w:instrText xml:space="preserve"> SEQ Table \* ARABIC </w:instrText>
      </w:r>
      <w:r w:rsidRPr="00240EEA">
        <w:rPr>
          <w:noProof/>
        </w:rPr>
        <w:fldChar w:fldCharType="separate"/>
      </w:r>
      <w:r w:rsidRPr="00240EEA">
        <w:rPr>
          <w:noProof/>
        </w:rPr>
        <w:t>2</w:t>
      </w:r>
      <w:r w:rsidRPr="00240EEA">
        <w:rPr>
          <w:noProof/>
        </w:rPr>
        <w:fldChar w:fldCharType="end"/>
      </w:r>
      <w:r w:rsidRPr="00240EEA">
        <w:t>: CONVENTIONS</w:t>
      </w:r>
      <w:bookmarkEnd w:id="5"/>
      <w:r w:rsidRPr="00240EEA">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286E0A" w14:paraId="2382F132" w14:textId="77777777" w:rsidTr="00305D4F">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66841B1" w14:textId="77777777" w:rsidR="00286E0A" w:rsidRDefault="00286E0A" w:rsidP="00305D4F">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D181C" w14:textId="77777777" w:rsidR="00286E0A" w:rsidRDefault="00286E0A" w:rsidP="00305D4F">
            <w:pPr>
              <w:pStyle w:val="TableHeading"/>
            </w:pPr>
            <w:r>
              <w:t xml:space="preserve">Use </w:t>
            </w:r>
          </w:p>
        </w:tc>
      </w:tr>
      <w:tr w:rsidR="00286E0A" w14:paraId="04A425DD"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BCAED" w14:textId="77777777" w:rsidR="00286E0A" w:rsidRDefault="00286E0A" w:rsidP="00BB302E">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4D60A" w14:textId="77777777" w:rsidR="00286E0A" w:rsidRPr="00CF43DC" w:rsidRDefault="00286E0A" w:rsidP="00CF43DC">
            <w:pPr>
              <w:pStyle w:val="TableBody"/>
            </w:pPr>
            <w:r w:rsidRPr="00CF43DC">
              <w:t xml:space="preserve">Indicates a link to the top of the current section. These links can be clicked to quickly navigate through this document. (In some cases, you may need to hold the CTRL key to click the link) </w:t>
            </w:r>
          </w:p>
        </w:tc>
      </w:tr>
      <w:tr w:rsidR="00286E0A" w14:paraId="1DAF5FE6"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D35CD" w14:textId="77777777" w:rsidR="00286E0A" w:rsidRDefault="00286E0A" w:rsidP="00BB302E">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5BAE3" w14:textId="7E712D43" w:rsidR="00286E0A" w:rsidRPr="00CF43DC" w:rsidRDefault="00286E0A" w:rsidP="00CF43DC">
            <w:pPr>
              <w:pStyle w:val="TableBody"/>
            </w:pPr>
            <w:r w:rsidRPr="00CF43DC">
              <w:t xml:space="preserve">Indicates a link to </w:t>
            </w:r>
            <w:ins w:id="6" w:author="Moses, Robinson" w:date="2023-03-27T07:56:00Z">
              <w:r w:rsidR="000B14C9" w:rsidRPr="00CF43DC">
                <w:t xml:space="preserve">a </w:t>
              </w:r>
            </w:ins>
            <w:del w:id="7" w:author="Moses, Robinson" w:date="2023-03-27T07:56:00Z">
              <w:r w:rsidRPr="00CF43DC" w:rsidDel="00B36ACE">
                <w:delText xml:space="preserve">the </w:delText>
              </w:r>
            </w:del>
            <w:r w:rsidRPr="00CF43DC">
              <w:t xml:space="preserve">different topic or section. These links can be clicked to quickly navigate through this document. (In some cases, you may need to hold the CTRL key to click the link) </w:t>
            </w:r>
          </w:p>
        </w:tc>
      </w:tr>
      <w:tr w:rsidR="00286E0A" w14:paraId="6058C0DE" w14:textId="77777777" w:rsidTr="00BB302E">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EAE54" w14:textId="77777777" w:rsidR="00286E0A" w:rsidRDefault="00286E0A" w:rsidP="00BB302E">
            <w:pPr>
              <w:ind w:left="195"/>
              <w:jc w:val="center"/>
            </w:pPr>
            <w:r>
              <w:rPr>
                <w:rFonts w:ascii="Wingdings" w:eastAsia="Wingdings" w:hAnsi="Wingdings" w:cs="Wingdings"/>
                <w:sz w:val="16"/>
              </w:rPr>
              <w:t></w:t>
            </w:r>
            <w:r>
              <w:rPr>
                <w:rFonts w:ascii="Wingdings" w:eastAsia="Wingdings" w:hAnsi="Wingdings" w:cs="Wingdings"/>
                <w:sz w:val="1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2BA10" w14:textId="77777777" w:rsidR="00286E0A" w:rsidRDefault="00286E0A" w:rsidP="00305D4F">
            <w:pPr>
              <w:pStyle w:val="TableBody"/>
            </w:pPr>
            <w:r>
              <w:t xml:space="preserve">The “arrow” sign indicates a menu choice.  </w:t>
            </w:r>
            <w:r w:rsidRPr="001B5F2E">
              <w:rPr>
                <w:b/>
                <w:bCs/>
                <w:u w:val="single"/>
              </w:rPr>
              <w:t>For example</w:t>
            </w:r>
            <w:r>
              <w:t>, "</w:t>
            </w:r>
            <w:r w:rsidRPr="00904109">
              <w:rPr>
                <w:b/>
                <w:i/>
                <w:iCs/>
              </w:rPr>
              <w:t xml:space="preserve">Choose File </w:t>
            </w:r>
            <w:r w:rsidRPr="00904109">
              <w:rPr>
                <w:rFonts w:ascii="Wingdings" w:eastAsia="Wingdings" w:hAnsi="Wingdings" w:cs="Wingdings"/>
                <w:i/>
                <w:iCs/>
              </w:rPr>
              <w:t></w:t>
            </w:r>
            <w:r w:rsidRPr="00904109">
              <w:rPr>
                <w:b/>
                <w:i/>
                <w:iCs/>
              </w:rPr>
              <w:t xml:space="preserve"> Open</w:t>
            </w:r>
            <w:r>
              <w:t xml:space="preserve">" means "click the File menu, and then click Open." </w:t>
            </w:r>
          </w:p>
        </w:tc>
      </w:tr>
      <w:tr w:rsidR="00286E0A" w14:paraId="59929E71" w14:textId="77777777" w:rsidTr="00BB302E">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BE24F" w14:textId="77777777" w:rsidR="00286E0A" w:rsidRDefault="00286E0A" w:rsidP="00BB302E">
            <w:pPr>
              <w:ind w:left="69"/>
              <w:jc w:val="center"/>
            </w:pPr>
            <w:r>
              <w:rPr>
                <w:noProof/>
              </w:rPr>
              <w:drawing>
                <wp:inline distT="0" distB="0" distL="0" distR="0" wp14:anchorId="0EB49A55" wp14:editId="419173BD">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7">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6F20D2D3">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5CC7D" w14:textId="4017EA6D" w:rsidR="00286E0A" w:rsidRDefault="00286E0A" w:rsidP="00305D4F">
            <w:pPr>
              <w:pStyle w:val="TableBody"/>
            </w:pPr>
            <w:r>
              <w:t>Used to warn users of potential problems or to take caution when making changes to setting</w:t>
            </w:r>
            <w:ins w:id="8" w:author="Moses, Robinson" w:date="2023-03-27T07:56:00Z">
              <w:r w:rsidR="000B14C9">
                <w:t>s</w:t>
              </w:r>
            </w:ins>
            <w:r>
              <w:t xml:space="preserve"> and parameters. </w:t>
            </w:r>
          </w:p>
        </w:tc>
      </w:tr>
      <w:tr w:rsidR="00286E0A" w14:paraId="0C720EF6" w14:textId="77777777" w:rsidTr="00BB302E">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D53661" w14:textId="77777777" w:rsidR="00286E0A" w:rsidRDefault="00286E0A" w:rsidP="00BB302E">
            <w:pPr>
              <w:ind w:left="70"/>
              <w:jc w:val="center"/>
            </w:pPr>
            <w:r>
              <w:rPr>
                <w:noProof/>
              </w:rPr>
              <mc:AlternateContent>
                <mc:Choice Requires="wpg">
                  <w:drawing>
                    <wp:inline distT="0" distB="0" distL="0" distR="0" wp14:anchorId="0411F0BB" wp14:editId="3F4CEBF5">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5B9C2633"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42591" w14:textId="4C5DF53D" w:rsidR="00286E0A" w:rsidRDefault="00286E0A" w:rsidP="00305D4F">
            <w:pPr>
              <w:pStyle w:val="TableBody"/>
            </w:pPr>
            <w:r>
              <w:t xml:space="preserve">Tips or information that may </w:t>
            </w:r>
            <w:del w:id="9" w:author="Moses, Robinson" w:date="2023-03-27T07:57:00Z">
              <w:r w:rsidDel="007561D8">
                <w:delText>be helpful in using</w:delText>
              </w:r>
            </w:del>
            <w:ins w:id="10" w:author="Moses, Robinson" w:date="2023-03-27T07:57:00Z">
              <w:r w:rsidR="007561D8">
                <w:t>help use</w:t>
              </w:r>
            </w:ins>
            <w:r>
              <w:t xml:space="preserve"> the functionality. </w:t>
            </w:r>
          </w:p>
        </w:tc>
      </w:tr>
    </w:tbl>
    <w:p w14:paraId="1DC5097D" w14:textId="77777777" w:rsidR="00305D4F" w:rsidRDefault="00305D4F" w:rsidP="00305D4F">
      <w:pPr>
        <w:pStyle w:val="BodyText"/>
      </w:pPr>
    </w:p>
    <w:p w14:paraId="5B383E1A" w14:textId="7F89864E" w:rsidR="008672AF" w:rsidRDefault="008672AF">
      <w:pPr>
        <w:rPr>
          <w:rFonts w:ascii="Open Sans" w:eastAsia="Times New Roman" w:hAnsi="Open Sans" w:cs="Times New Roman"/>
          <w:color w:val="auto"/>
          <w:szCs w:val="20"/>
          <w:lang w:val="en-GB"/>
        </w:rPr>
      </w:pPr>
      <w:r>
        <w:br w:type="page"/>
      </w:r>
    </w:p>
    <w:p w14:paraId="2247FD4F" w14:textId="7B214CEA" w:rsidR="00402903" w:rsidRDefault="00402903" w:rsidP="00240EEA">
      <w:pPr>
        <w:pStyle w:val="Heading1"/>
      </w:pPr>
      <w:bookmarkStart w:id="11" w:name="_Toc63697377"/>
      <w:bookmarkStart w:id="12" w:name="_Toc130890289"/>
      <w:r>
        <w:lastRenderedPageBreak/>
        <w:t>INTRODUCTION TO VAULT BALANCE</w:t>
      </w:r>
      <w:bookmarkEnd w:id="11"/>
      <w:bookmarkEnd w:id="12"/>
      <w:r>
        <w:t xml:space="preserve"> </w:t>
      </w:r>
    </w:p>
    <w:p w14:paraId="3ECD8F80" w14:textId="5023EFC2" w:rsidR="00402903" w:rsidRDefault="00402903" w:rsidP="00523FC7">
      <w:pPr>
        <w:pStyle w:val="BodyText"/>
      </w:pPr>
      <w:r>
        <w:t xml:space="preserve">OptiVLM (Vault Logistics Management) is a multi-module solution. See </w:t>
      </w:r>
      <w:r w:rsidR="00881C49" w:rsidRPr="00197FC5">
        <w:rPr>
          <w:color w:val="4472C4" w:themeColor="accent1"/>
        </w:rPr>
        <w:fldChar w:fldCharType="begin"/>
      </w:r>
      <w:r w:rsidR="00881C49" w:rsidRPr="00197FC5">
        <w:rPr>
          <w:color w:val="4472C4" w:themeColor="accent1"/>
        </w:rPr>
        <w:instrText xml:space="preserve"> REF _Ref130802582 \h </w:instrText>
      </w:r>
      <w:r w:rsidR="00881C49" w:rsidRPr="00197FC5">
        <w:rPr>
          <w:color w:val="4472C4" w:themeColor="accent1"/>
        </w:rPr>
      </w:r>
      <w:r w:rsidR="00881C49" w:rsidRPr="00197FC5">
        <w:rPr>
          <w:color w:val="4472C4" w:themeColor="accent1"/>
        </w:rPr>
        <w:fldChar w:fldCharType="separate"/>
      </w:r>
      <w:r w:rsidR="00881C49" w:rsidRPr="00197FC5">
        <w:rPr>
          <w:color w:val="4472C4" w:themeColor="accent1"/>
        </w:rPr>
        <w:t xml:space="preserve">TABLE </w:t>
      </w:r>
      <w:r w:rsidR="00881C49" w:rsidRPr="00197FC5">
        <w:rPr>
          <w:noProof/>
          <w:color w:val="4472C4" w:themeColor="accent1"/>
        </w:rPr>
        <w:t>1</w:t>
      </w:r>
      <w:r w:rsidR="00881C49" w:rsidRPr="00197FC5">
        <w:rPr>
          <w:color w:val="4472C4" w:themeColor="accent1"/>
          <w:sz w:val="18"/>
        </w:rPr>
        <w:t>: OPTIVLM MODULES</w:t>
      </w:r>
      <w:r w:rsidR="00881C49" w:rsidRPr="00197FC5">
        <w:rPr>
          <w:color w:val="4472C4" w:themeColor="accent1"/>
        </w:rPr>
        <w:fldChar w:fldCharType="end"/>
      </w:r>
      <w:r>
        <w:t>. OptiVLM integrates with OptiSuite (OptiCash, OptiNet, and OptiVault) data to provide multi-user access to real-time updated information regarding currency inventory and orders as they move between financial institutions, central banks or other cash sources, and armo</w:t>
      </w:r>
      <w:ins w:id="13" w:author="Moses, Robinson" w:date="2023-03-27T07:57:00Z">
        <w:r w:rsidR="007561D8">
          <w:t>u</w:t>
        </w:r>
      </w:ins>
      <w:r>
        <w:t xml:space="preserve">red car networks.   </w:t>
      </w:r>
    </w:p>
    <w:p w14:paraId="6F06E622" w14:textId="77777777" w:rsidR="00402903" w:rsidRDefault="00402903" w:rsidP="00402903">
      <w:pPr>
        <w:spacing w:after="0"/>
        <w:ind w:left="-5" w:hanging="10"/>
      </w:pPr>
      <w:bookmarkStart w:id="14" w:name="_Toc63697464"/>
      <w:bookmarkStart w:id="15" w:name="_Ref130802582"/>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Pr>
          <w:sz w:val="18"/>
        </w:rPr>
        <w:t>: OPTIVLM MODULES</w:t>
      </w:r>
      <w:bookmarkEnd w:id="14"/>
      <w:bookmarkEnd w:id="15"/>
      <w:r>
        <w:rPr>
          <w:sz w:val="18"/>
        </w:rPr>
        <w:t xml:space="preserve"> </w:t>
      </w:r>
    </w:p>
    <w:tbl>
      <w:tblPr>
        <w:tblStyle w:val="TableGrid1"/>
        <w:tblW w:w="8073" w:type="dxa"/>
        <w:tblInd w:w="390" w:type="dxa"/>
        <w:tblCellMar>
          <w:top w:w="32" w:type="dxa"/>
          <w:left w:w="78" w:type="dxa"/>
          <w:right w:w="115" w:type="dxa"/>
        </w:tblCellMar>
        <w:tblLook w:val="04A0" w:firstRow="1" w:lastRow="0" w:firstColumn="1" w:lastColumn="0" w:noHBand="0" w:noVBand="1"/>
      </w:tblPr>
      <w:tblGrid>
        <w:gridCol w:w="1952"/>
        <w:gridCol w:w="6121"/>
      </w:tblGrid>
      <w:tr w:rsidR="00402903" w14:paraId="0D0752DE" w14:textId="77777777" w:rsidTr="00523FC7">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76B78EE0" w14:textId="77777777" w:rsidR="00402903" w:rsidRDefault="00402903" w:rsidP="00523FC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7AF11032" w14:textId="77777777" w:rsidR="00402903" w:rsidRDefault="00402903" w:rsidP="00523FC7">
            <w:pPr>
              <w:pStyle w:val="TableHeading"/>
            </w:pPr>
            <w:r>
              <w:t xml:space="preserve">Description </w:t>
            </w:r>
          </w:p>
        </w:tc>
      </w:tr>
      <w:tr w:rsidR="00402903" w14:paraId="002E69A6" w14:textId="77777777" w:rsidTr="00BB302E">
        <w:trPr>
          <w:trHeight w:val="748"/>
        </w:trPr>
        <w:tc>
          <w:tcPr>
            <w:tcW w:w="1952" w:type="dxa"/>
            <w:tcBorders>
              <w:top w:val="single" w:sz="4" w:space="0" w:color="000000"/>
              <w:left w:val="single" w:sz="4" w:space="0" w:color="000000"/>
              <w:bottom w:val="single" w:sz="4" w:space="0" w:color="000000"/>
              <w:right w:val="single" w:sz="4" w:space="0" w:color="000000"/>
            </w:tcBorders>
          </w:tcPr>
          <w:p w14:paraId="6D02B622" w14:textId="77777777" w:rsidR="00402903" w:rsidRPr="00D972CA" w:rsidRDefault="00402903" w:rsidP="00D972CA">
            <w:pPr>
              <w:pStyle w:val="TableBody"/>
              <w:rPr>
                <w:b/>
                <w:bCs/>
              </w:rPr>
            </w:pPr>
            <w:r w:rsidRPr="00D972CA">
              <w:rPr>
                <w:b/>
                <w:bCs/>
              </w:rPr>
              <w:t xml:space="preserve">Invoice Validation </w:t>
            </w:r>
          </w:p>
        </w:tc>
        <w:tc>
          <w:tcPr>
            <w:tcW w:w="6121" w:type="dxa"/>
            <w:tcBorders>
              <w:top w:val="single" w:sz="4" w:space="0" w:color="000000"/>
              <w:left w:val="single" w:sz="4" w:space="0" w:color="000000"/>
              <w:bottom w:val="single" w:sz="4" w:space="0" w:color="000000"/>
              <w:right w:val="single" w:sz="4" w:space="0" w:color="000000"/>
            </w:tcBorders>
          </w:tcPr>
          <w:p w14:paraId="1C122BFE" w14:textId="77777777" w:rsidR="00402903" w:rsidRPr="00523FC7" w:rsidRDefault="00402903" w:rsidP="00523FC7">
            <w:pPr>
              <w:pStyle w:val="TableBody"/>
            </w:pPr>
            <w:r w:rsidRPr="00523FC7">
              <w:t xml:space="preserve">Compares invoices related to cash transportation activities with activity records from OptiSuite.  Invoice Validation searches for discrepancies in services rendered, amounts transported, and applied billing rates. </w:t>
            </w:r>
          </w:p>
        </w:tc>
      </w:tr>
      <w:tr w:rsidR="00402903" w14:paraId="27E80A60" w14:textId="77777777" w:rsidTr="00BB302E">
        <w:trPr>
          <w:trHeight w:val="744"/>
        </w:trPr>
        <w:tc>
          <w:tcPr>
            <w:tcW w:w="1952" w:type="dxa"/>
            <w:tcBorders>
              <w:top w:val="single" w:sz="4" w:space="0" w:color="000000"/>
              <w:left w:val="single" w:sz="4" w:space="0" w:color="000000"/>
              <w:bottom w:val="single" w:sz="4" w:space="0" w:color="000000"/>
              <w:right w:val="single" w:sz="4" w:space="0" w:color="000000"/>
            </w:tcBorders>
          </w:tcPr>
          <w:p w14:paraId="0F97A587" w14:textId="77777777" w:rsidR="00402903" w:rsidRPr="00D972CA" w:rsidRDefault="00402903" w:rsidP="00D972CA">
            <w:pPr>
              <w:pStyle w:val="TableBody"/>
              <w:rPr>
                <w:b/>
                <w:bCs/>
              </w:rPr>
            </w:pPr>
            <w:r w:rsidRPr="00D972CA">
              <w:rPr>
                <w:b/>
                <w:bCs/>
              </w:rPr>
              <w:t xml:space="preserve">Carrier Web </w:t>
            </w:r>
          </w:p>
        </w:tc>
        <w:tc>
          <w:tcPr>
            <w:tcW w:w="6121" w:type="dxa"/>
            <w:tcBorders>
              <w:top w:val="single" w:sz="4" w:space="0" w:color="000000"/>
              <w:left w:val="single" w:sz="4" w:space="0" w:color="000000"/>
              <w:bottom w:val="single" w:sz="4" w:space="0" w:color="000000"/>
              <w:right w:val="single" w:sz="4" w:space="0" w:color="000000"/>
            </w:tcBorders>
          </w:tcPr>
          <w:p w14:paraId="47B5E391" w14:textId="45EE034F" w:rsidR="00402903" w:rsidRPr="00523FC7" w:rsidRDefault="00402903" w:rsidP="00523FC7">
            <w:pPr>
              <w:pStyle w:val="TableBody"/>
            </w:pPr>
            <w:r w:rsidRPr="00523FC7">
              <w:t>Provides an interface for carriers (</w:t>
            </w:r>
            <w:del w:id="16" w:author="Moses, Robinson" w:date="2023-03-27T07:53:00Z">
              <w:r w:rsidRPr="00523FC7" w:rsidDel="000735B2">
                <w:delText>armored</w:delText>
              </w:r>
            </w:del>
            <w:ins w:id="17" w:author="Moses, Robinson" w:date="2023-03-27T07:53:00Z">
              <w:r w:rsidR="000735B2" w:rsidRPr="00523FC7">
                <w:t>armoured</w:t>
              </w:r>
            </w:ins>
            <w:r w:rsidRPr="00523FC7">
              <w:t xml:space="preserve"> car vendors) to access and update order status. Carrier Web also provides branches access to information regarding authorized carrier personnel. </w:t>
            </w:r>
          </w:p>
        </w:tc>
      </w:tr>
      <w:tr w:rsidR="00402903" w14:paraId="5DC6688F" w14:textId="77777777" w:rsidTr="00BB302E">
        <w:trPr>
          <w:trHeight w:val="540"/>
        </w:trPr>
        <w:tc>
          <w:tcPr>
            <w:tcW w:w="1952" w:type="dxa"/>
            <w:tcBorders>
              <w:top w:val="single" w:sz="4" w:space="0" w:color="000000"/>
              <w:left w:val="single" w:sz="4" w:space="0" w:color="000000"/>
              <w:bottom w:val="single" w:sz="4" w:space="0" w:color="000000"/>
              <w:right w:val="single" w:sz="4" w:space="0" w:color="000000"/>
            </w:tcBorders>
          </w:tcPr>
          <w:p w14:paraId="0BE2C29F" w14:textId="77777777" w:rsidR="00402903" w:rsidRPr="00D972CA" w:rsidRDefault="00402903" w:rsidP="00D972CA">
            <w:pPr>
              <w:pStyle w:val="TableBody"/>
              <w:rPr>
                <w:b/>
                <w:bCs/>
              </w:rPr>
            </w:pPr>
            <w:r w:rsidRPr="00D972CA">
              <w:rPr>
                <w:b/>
                <w:bCs/>
              </w:rPr>
              <w:t>Vault Balance</w:t>
            </w:r>
            <w:r w:rsidRPr="00D972CA">
              <w:rPr>
                <w:rFonts w:eastAsia="Wingdings"/>
                <w:b/>
                <w:bCs/>
              </w:rPr>
              <w:t></w:t>
            </w:r>
          </w:p>
        </w:tc>
        <w:tc>
          <w:tcPr>
            <w:tcW w:w="6121" w:type="dxa"/>
            <w:tcBorders>
              <w:top w:val="single" w:sz="4" w:space="0" w:color="000000"/>
              <w:left w:val="single" w:sz="4" w:space="0" w:color="000000"/>
              <w:bottom w:val="single" w:sz="4" w:space="0" w:color="000000"/>
              <w:right w:val="single" w:sz="4" w:space="0" w:color="000000"/>
            </w:tcBorders>
          </w:tcPr>
          <w:p w14:paraId="1550F4A7" w14:textId="77777777" w:rsidR="00402903" w:rsidRPr="00523FC7" w:rsidRDefault="00402903" w:rsidP="00523FC7">
            <w:pPr>
              <w:pStyle w:val="TableBody"/>
            </w:pPr>
            <w:r w:rsidRPr="00523FC7">
              <w:t xml:space="preserve">Utilizing OptiSuite activity, Vault Balance provides real-time updates for your vaults’ balances and activity. </w:t>
            </w:r>
          </w:p>
        </w:tc>
      </w:tr>
    </w:tbl>
    <w:p w14:paraId="40EC47BA" w14:textId="51D2AC43" w:rsidR="00402903" w:rsidRDefault="00402903" w:rsidP="00D972CA">
      <w:pPr>
        <w:pStyle w:val="BodyText"/>
      </w:pPr>
      <w:r>
        <w:t xml:space="preserve">OptiVLM is hosted and managed by the financial institution, but the different modules may be </w:t>
      </w:r>
      <w:del w:id="18" w:author="Moses, Robinson" w:date="2023-03-27T07:57:00Z">
        <w:r w:rsidDel="007561D8">
          <w:delText xml:space="preserve">accessible </w:delText>
        </w:r>
      </w:del>
      <w:ins w:id="19" w:author="Moses, Robinson" w:date="2023-03-27T07:57:00Z">
        <w:r w:rsidR="007561D8">
          <w:t>access</w:t>
        </w:r>
        <w:r w:rsidR="007561D8">
          <w:t>ed</w:t>
        </w:r>
        <w:r w:rsidR="007561D8">
          <w:t xml:space="preserve"> </w:t>
        </w:r>
      </w:ins>
      <w:r>
        <w:t>and operated by external users including the vaults and armo</w:t>
      </w:r>
      <w:ins w:id="20" w:author="Moses, Robinson" w:date="2023-03-27T07:57:00Z">
        <w:r w:rsidR="007561D8">
          <w:t>u</w:t>
        </w:r>
      </w:ins>
      <w:r>
        <w:t xml:space="preserve">red car vendors. </w:t>
      </w:r>
    </w:p>
    <w:p w14:paraId="679CFE31" w14:textId="0A579E31" w:rsidR="00402903" w:rsidRDefault="00402903" w:rsidP="00D972CA">
      <w:pPr>
        <w:pStyle w:val="BodyText"/>
      </w:pPr>
      <w:r>
        <w:rPr>
          <w:b/>
        </w:rPr>
        <w:t xml:space="preserve">This User Guide is concerned with the Vault Balance module. For user information relative to the Invoice Validation or the Carrier Web interfaces, please refer to the respective guides. </w:t>
      </w:r>
    </w:p>
    <w:tbl>
      <w:tblPr>
        <w:tblStyle w:val="TableGrid1"/>
        <w:tblW w:w="8070" w:type="dxa"/>
        <w:tblInd w:w="391" w:type="dxa"/>
        <w:tblCellMar>
          <w:top w:w="63" w:type="dxa"/>
          <w:left w:w="79" w:type="dxa"/>
          <w:bottom w:w="34" w:type="dxa"/>
          <w:right w:w="115" w:type="dxa"/>
        </w:tblCellMar>
        <w:tblLook w:val="04A0" w:firstRow="1" w:lastRow="0" w:firstColumn="1" w:lastColumn="0" w:noHBand="0" w:noVBand="1"/>
      </w:tblPr>
      <w:tblGrid>
        <w:gridCol w:w="1219"/>
        <w:gridCol w:w="6851"/>
      </w:tblGrid>
      <w:tr w:rsidR="00402903" w14:paraId="3788F798" w14:textId="77777777" w:rsidTr="00BB302E">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2D9F54" w14:textId="1AD37C0C" w:rsidR="00402903" w:rsidRPr="005C1548" w:rsidRDefault="00402903" w:rsidP="005C1548">
            <w:pPr>
              <w:pStyle w:val="TableCaution"/>
            </w:pPr>
            <w:r>
              <w:t xml:space="preserve"> </w:t>
            </w:r>
            <w:r w:rsidRPr="005C1548">
              <w:drawing>
                <wp:inline distT="0" distB="0" distL="0" distR="0" wp14:anchorId="794CDDDB" wp14:editId="14E80CC1">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8">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005C1548">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635C2" w14:textId="77777777" w:rsidR="00402903" w:rsidRPr="005C1548" w:rsidRDefault="00402903" w:rsidP="005C1548">
            <w:pPr>
              <w:pStyle w:val="TableCaution"/>
            </w:pPr>
            <w:r w:rsidRPr="005C1548">
              <w:rPr>
                <w:b/>
                <w:bCs/>
              </w:rPr>
              <w:t>Caution</w:t>
            </w:r>
            <w:r w:rsidRPr="005C15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C8F4AD4" w14:textId="77777777" w:rsidR="00402903" w:rsidRDefault="00402903" w:rsidP="00402903">
      <w:pPr>
        <w:spacing w:after="0"/>
      </w:pPr>
      <w:r>
        <w:rPr>
          <w:i/>
          <w:sz w:val="16"/>
        </w:rPr>
        <w:t xml:space="preserve"> </w:t>
      </w:r>
    </w:p>
    <w:p w14:paraId="20E281E8" w14:textId="7E0619EB" w:rsidR="00490283" w:rsidRDefault="00490283" w:rsidP="00771AF8">
      <w:pPr>
        <w:pStyle w:val="Heading2"/>
      </w:pPr>
      <w:bookmarkStart w:id="21" w:name="_Toc63697379"/>
      <w:bookmarkStart w:id="22" w:name="_Toc130890290"/>
      <w:r>
        <w:t>GETTING STARTED</w:t>
      </w:r>
      <w:bookmarkEnd w:id="21"/>
      <w:bookmarkEnd w:id="22"/>
      <w:r>
        <w:t xml:space="preserve"> </w:t>
      </w:r>
    </w:p>
    <w:p w14:paraId="2C9E5416" w14:textId="677D0668" w:rsidR="00490283" w:rsidRDefault="00490283" w:rsidP="006772CA">
      <w:pPr>
        <w:pStyle w:val="BodyText"/>
      </w:pPr>
      <w:r>
        <w:t xml:space="preserve">Vault Balance is a web-based application that automatically updates itself in real-time based </w:t>
      </w:r>
      <w:del w:id="23" w:author="Moses, Robinson" w:date="2023-03-27T07:57:00Z">
        <w:r w:rsidDel="00443857">
          <w:delText>up</w:delText>
        </w:r>
      </w:del>
      <w:r>
        <w:t xml:space="preserve">on OptiSuite activity. As currency moves among the various cashpoints (ATMs, Branches, Vaults), Vault Balance will reflect the real-time activity.   </w:t>
      </w:r>
    </w:p>
    <w:p w14:paraId="510C8950" w14:textId="74BB67E6" w:rsidR="00490283" w:rsidRDefault="00490283" w:rsidP="00771AF8">
      <w:pPr>
        <w:pStyle w:val="Heading3"/>
      </w:pPr>
      <w:bookmarkStart w:id="24" w:name="_Toc63697380"/>
      <w:bookmarkStart w:id="25" w:name="_Toc130890291"/>
      <w:r>
        <w:t>SCREEN RESOLUTION</w:t>
      </w:r>
      <w:bookmarkEnd w:id="24"/>
      <w:bookmarkEnd w:id="25"/>
      <w:r>
        <w:t xml:space="preserve"> </w:t>
      </w:r>
    </w:p>
    <w:p w14:paraId="68FC9A2D" w14:textId="6E5145E6" w:rsidR="00490283" w:rsidRDefault="00490283" w:rsidP="006772CA">
      <w:pPr>
        <w:pStyle w:val="BodyText"/>
      </w:pPr>
      <w:r>
        <w:t xml:space="preserve">Because OptiVLM runs in a browser, the user may choose any valid desktop resolution, and OptiVLM will resize automatically.  1024x768 resolution and larger is recommended </w:t>
      </w:r>
      <w:del w:id="26" w:author="Moses, Robinson" w:date="2023-03-27T07:57:00Z">
        <w:r w:rsidDel="00443857">
          <w:delText xml:space="preserve">in order </w:delText>
        </w:r>
      </w:del>
      <w:r>
        <w:t xml:space="preserve">to minimize scrolling on some of the screens containing large amounts of information. </w:t>
      </w:r>
    </w:p>
    <w:p w14:paraId="3DB3A191" w14:textId="4AB6C0E5" w:rsidR="00490283" w:rsidRDefault="00490283" w:rsidP="00771AF8">
      <w:pPr>
        <w:pStyle w:val="Heading3"/>
      </w:pPr>
      <w:bookmarkStart w:id="27" w:name="_Toc63697381"/>
      <w:bookmarkStart w:id="28" w:name="_Toc130890292"/>
      <w:r>
        <w:lastRenderedPageBreak/>
        <w:t>NAVIGATION TIPS</w:t>
      </w:r>
      <w:bookmarkEnd w:id="27"/>
      <w:bookmarkEnd w:id="28"/>
      <w:r>
        <w:t xml:space="preserve"> </w:t>
      </w:r>
    </w:p>
    <w:p w14:paraId="2F49FCC3" w14:textId="5C6AEBA7" w:rsidR="00490283" w:rsidRDefault="00490283" w:rsidP="006772CA">
      <w:pPr>
        <w:pStyle w:val="BodyText"/>
      </w:pPr>
      <w:r>
        <w:t xml:space="preserve">When using OptiVLM, avoid using the Back and Forward buttons </w:t>
      </w:r>
      <w:r>
        <w:rPr>
          <w:noProof/>
        </w:rPr>
        <w:drawing>
          <wp:inline distT="0" distB="0" distL="0" distR="0" wp14:anchorId="74809BE1" wp14:editId="04E8F710">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9">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w:t>
      </w:r>
      <w:ins w:id="29" w:author="Moses, Robinson" w:date="2023-03-27T07:57:00Z">
        <w:r w:rsidR="00443857">
          <w:t xml:space="preserve">the </w:t>
        </w:r>
      </w:ins>
      <w:r>
        <w:t xml:space="preserve">successful processing of the OptiVLM system. </w:t>
      </w:r>
    </w:p>
    <w:p w14:paraId="44728A73" w14:textId="798C3FD7" w:rsidR="00490283" w:rsidRDefault="00490283" w:rsidP="00771AF8">
      <w:pPr>
        <w:pStyle w:val="Heading3"/>
      </w:pPr>
      <w:bookmarkStart w:id="30" w:name="_Toc63697382"/>
      <w:bookmarkStart w:id="31" w:name="_Toc130890293"/>
      <w:r>
        <w:t>ACCESSING VAULT BALANCE</w:t>
      </w:r>
      <w:bookmarkEnd w:id="30"/>
      <w:bookmarkEnd w:id="31"/>
      <w:r>
        <w:t xml:space="preserve"> </w:t>
      </w:r>
    </w:p>
    <w:p w14:paraId="79362DCC" w14:textId="77777777" w:rsidR="00490283" w:rsidRDefault="00490283" w:rsidP="006772CA">
      <w:pPr>
        <w:pStyle w:val="BodyText"/>
      </w:pPr>
      <w:r>
        <w:t xml:space="preserve">To begin using the application, enter the required OptiVLM URL in the Browser.  </w:t>
      </w:r>
    </w:p>
    <w:tbl>
      <w:tblPr>
        <w:tblStyle w:val="TableGrid1"/>
        <w:tblW w:w="7830" w:type="dxa"/>
        <w:tblInd w:w="355" w:type="dxa"/>
        <w:tblCellMar>
          <w:left w:w="115" w:type="dxa"/>
          <w:right w:w="111" w:type="dxa"/>
        </w:tblCellMar>
        <w:tblLook w:val="04A0" w:firstRow="1" w:lastRow="0" w:firstColumn="1" w:lastColumn="0" w:noHBand="0" w:noVBand="1"/>
      </w:tblPr>
      <w:tblGrid>
        <w:gridCol w:w="1080"/>
        <w:gridCol w:w="6750"/>
      </w:tblGrid>
      <w:tr w:rsidR="00490283" w14:paraId="1EDF96FF" w14:textId="77777777" w:rsidTr="00704F2E">
        <w:trPr>
          <w:trHeight w:val="386"/>
        </w:trPr>
        <w:tc>
          <w:tcPr>
            <w:tcW w:w="1080" w:type="dxa"/>
            <w:tcBorders>
              <w:top w:val="single" w:sz="4" w:space="0" w:color="000000"/>
              <w:left w:val="single" w:sz="4" w:space="0" w:color="000000"/>
              <w:bottom w:val="single" w:sz="4" w:space="0" w:color="000000"/>
              <w:right w:val="single" w:sz="4" w:space="0" w:color="000000"/>
            </w:tcBorders>
            <w:vAlign w:val="bottom"/>
          </w:tcPr>
          <w:p w14:paraId="2E87EB03" w14:textId="77777777" w:rsidR="00490283" w:rsidRPr="005452DD" w:rsidRDefault="00490283" w:rsidP="005452DD">
            <w:pPr>
              <w:pStyle w:val="TableNote"/>
            </w:pPr>
            <w:r w:rsidRPr="005452DD">
              <mc:AlternateContent>
                <mc:Choice Requires="wpg">
                  <w:drawing>
                    <wp:inline distT="0" distB="0" distL="0" distR="0" wp14:anchorId="785AC440" wp14:editId="78D5ADEC">
                      <wp:extent cx="196125" cy="247214"/>
                      <wp:effectExtent l="0" t="0" r="0" b="635"/>
                      <wp:docPr id="42498" name="Group 42498"/>
                      <wp:cNvGraphicFramePr/>
                      <a:graphic xmlns:a="http://schemas.openxmlformats.org/drawingml/2006/main">
                        <a:graphicData uri="http://schemas.microsoft.com/office/word/2010/wordprocessingGroup">
                          <wpg:wgp>
                            <wpg:cNvGrpSpPr/>
                            <wpg:grpSpPr>
                              <a:xfrm>
                                <a:off x="0" y="0"/>
                                <a:ext cx="196125" cy="247214"/>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552786DD" id="Group 42498" o:spid="_x0000_s1026" style="width:15.45pt;height:19.45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5452DD">
              <w:t xml:space="preserve"> </w:t>
            </w:r>
          </w:p>
        </w:tc>
        <w:tc>
          <w:tcPr>
            <w:tcW w:w="6750" w:type="dxa"/>
            <w:tcBorders>
              <w:top w:val="single" w:sz="4" w:space="0" w:color="000000"/>
              <w:left w:val="single" w:sz="4" w:space="0" w:color="000000"/>
              <w:bottom w:val="single" w:sz="4" w:space="0" w:color="000000"/>
              <w:right w:val="single" w:sz="4" w:space="0" w:color="000000"/>
            </w:tcBorders>
            <w:vAlign w:val="center"/>
          </w:tcPr>
          <w:p w14:paraId="2F4FAE54" w14:textId="7CEFA41F" w:rsidR="00490283" w:rsidRPr="005452DD" w:rsidRDefault="00490283" w:rsidP="005452DD">
            <w:pPr>
              <w:pStyle w:val="TableNote"/>
            </w:pPr>
            <w:r w:rsidRPr="005452DD">
              <w:rPr>
                <w:b/>
                <w:bCs/>
              </w:rPr>
              <w:t>Suggestion</w:t>
            </w:r>
            <w:r w:rsidRPr="005452DD">
              <w:t xml:space="preserve">: </w:t>
            </w:r>
            <w:r w:rsidR="005452DD" w:rsidRPr="005452DD">
              <w:t>S</w:t>
            </w:r>
            <w:r w:rsidRPr="005452DD">
              <w:t xml:space="preserve">ave the OptiVLM URL in the Favorites folder for easier future access. </w:t>
            </w:r>
          </w:p>
        </w:tc>
      </w:tr>
    </w:tbl>
    <w:p w14:paraId="676759D0" w14:textId="77CB9669" w:rsidR="00490283" w:rsidRDefault="00490283" w:rsidP="00490283">
      <w:pPr>
        <w:pStyle w:val="Heading3"/>
        <w:ind w:right="260"/>
      </w:pPr>
      <w:bookmarkStart w:id="32" w:name="_Toc63697383"/>
      <w:bookmarkStart w:id="33" w:name="_Toc130890294"/>
      <w:r>
        <w:t>LOGGING IN</w:t>
      </w:r>
      <w:bookmarkEnd w:id="32"/>
      <w:bookmarkEnd w:id="33"/>
      <w:r>
        <w:t xml:space="preserve"> </w:t>
      </w:r>
    </w:p>
    <w:p w14:paraId="02ED5C5B" w14:textId="25694219" w:rsidR="00490283" w:rsidRDefault="00490283" w:rsidP="005452DD">
      <w:pPr>
        <w:pStyle w:val="BodyText"/>
      </w:pPr>
      <w:r>
        <w:t xml:space="preserve">Vault Balance will launch within the browser. Security is supplied </w:t>
      </w:r>
      <w:r w:rsidR="004C7A54">
        <w:t>through</w:t>
      </w:r>
      <w:r>
        <w:t xml:space="preserve"> external authentication via your systems network logon. If you are not already logged in via network authentication you will be prompted for a username and password.  To log</w:t>
      </w:r>
      <w:ins w:id="34" w:author="Moses, Robinson" w:date="2023-03-27T07:58:00Z">
        <w:r w:rsidR="00443857">
          <w:t xml:space="preserve"> </w:t>
        </w:r>
      </w:ins>
      <w:r>
        <w:t xml:space="preserve">in, enter your Username and Password and click Login. </w:t>
      </w:r>
    </w:p>
    <w:tbl>
      <w:tblPr>
        <w:tblStyle w:val="TableGrid1"/>
        <w:tblW w:w="8061" w:type="dxa"/>
        <w:tblInd w:w="389" w:type="dxa"/>
        <w:tblCellMar>
          <w:left w:w="192" w:type="dxa"/>
          <w:right w:w="154" w:type="dxa"/>
        </w:tblCellMar>
        <w:tblLook w:val="04A0" w:firstRow="1" w:lastRow="0" w:firstColumn="1" w:lastColumn="0" w:noHBand="0" w:noVBand="1"/>
      </w:tblPr>
      <w:tblGrid>
        <w:gridCol w:w="1224"/>
        <w:gridCol w:w="6837"/>
      </w:tblGrid>
      <w:tr w:rsidR="00490283" w14:paraId="0015B3E4" w14:textId="77777777" w:rsidTr="00BB302E">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66FCAFBA" w14:textId="77777777" w:rsidR="00490283" w:rsidRDefault="00490283" w:rsidP="00BB302E">
            <w:pPr>
              <w:ind w:right="28"/>
              <w:jc w:val="right"/>
            </w:pPr>
            <w:r>
              <w:rPr>
                <w:noProof/>
              </w:rPr>
              <mc:AlternateContent>
                <mc:Choice Requires="wpg">
                  <w:drawing>
                    <wp:inline distT="0" distB="0" distL="0" distR="0" wp14:anchorId="0A395861" wp14:editId="550025A7">
                      <wp:extent cx="496570" cy="504189"/>
                      <wp:effectExtent l="0" t="0" r="0" b="0"/>
                      <wp:docPr id="42966" name="Group 42966"/>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3D2174A" id="Group 42966"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Pr>
                <w:b/>
                <w:sz w:val="18"/>
              </w:rPr>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06EE53E9" w14:textId="77777777" w:rsidR="00490283" w:rsidRDefault="00490283" w:rsidP="005452DD">
            <w:pPr>
              <w:pStyle w:val="TableNote"/>
            </w:pPr>
            <w:r>
              <w:rPr>
                <w:b/>
              </w:rPr>
              <w:t xml:space="preserve">Note: </w:t>
            </w:r>
            <w:r>
              <w:t xml:space="preserve"> For </w:t>
            </w:r>
            <w:r>
              <w:rPr>
                <w:b/>
              </w:rPr>
              <w:t>External Authentication</w:t>
            </w:r>
            <w:r>
              <w:t xml:space="preserve">, the Login prompt will not be displayed. Login will be automatic based on network authentication.   </w:t>
            </w:r>
          </w:p>
        </w:tc>
      </w:tr>
    </w:tbl>
    <w:p w14:paraId="5BA2E5AD" w14:textId="098E41F9" w:rsidR="00490283" w:rsidRDefault="00490283" w:rsidP="00490283">
      <w:pPr>
        <w:pStyle w:val="Heading3"/>
      </w:pPr>
      <w:bookmarkStart w:id="35" w:name="_Toc63697384"/>
      <w:bookmarkStart w:id="36" w:name="_Toc130890295"/>
      <w:r>
        <w:t>LOGGING OUT</w:t>
      </w:r>
      <w:bookmarkEnd w:id="35"/>
      <w:bookmarkEnd w:id="36"/>
      <w:r>
        <w:t xml:space="preserve"> </w:t>
      </w:r>
    </w:p>
    <w:p w14:paraId="1352125E" w14:textId="62E0B58B" w:rsidR="00490283" w:rsidRDefault="00490283" w:rsidP="000B543F">
      <w:pPr>
        <w:pStyle w:val="BodyText"/>
      </w:pPr>
      <w:r>
        <w:t xml:space="preserve">To logout, simply close the browser or log out via </w:t>
      </w:r>
      <w:ins w:id="37" w:author="Moses, Robinson" w:date="2023-03-27T07:58:00Z">
        <w:r w:rsidR="00443857">
          <w:t xml:space="preserve">an </w:t>
        </w:r>
      </w:ins>
      <w:r>
        <w:t xml:space="preserve">external authentication method   </w:t>
      </w:r>
      <w:r>
        <w:br w:type="page"/>
      </w:r>
    </w:p>
    <w:p w14:paraId="4E974C35" w14:textId="3AEF92E0" w:rsidR="00490283" w:rsidRPr="00BA4873" w:rsidRDefault="00490283" w:rsidP="00BA4873">
      <w:pPr>
        <w:pStyle w:val="Heading2"/>
      </w:pPr>
      <w:bookmarkStart w:id="38" w:name="_INTERFACE_OVERVIEW"/>
      <w:bookmarkStart w:id="39" w:name="_Toc63697385"/>
      <w:bookmarkStart w:id="40" w:name="_Toc130890296"/>
      <w:bookmarkEnd w:id="38"/>
      <w:r w:rsidRPr="00BA4873">
        <w:lastRenderedPageBreak/>
        <w:t>INTERFACE OVERVIEW</w:t>
      </w:r>
      <w:bookmarkEnd w:id="39"/>
      <w:bookmarkEnd w:id="40"/>
      <w:r w:rsidRPr="00BA4873">
        <w:t xml:space="preserve"> </w:t>
      </w:r>
    </w:p>
    <w:p w14:paraId="1D535F9A" w14:textId="5F5BCD6E" w:rsidR="00490283" w:rsidRDefault="00490283" w:rsidP="00BA4873">
      <w:pPr>
        <w:pStyle w:val="BodyText"/>
      </w:pPr>
      <w:r>
        <w:t xml:space="preserve">The following section </w:t>
      </w:r>
      <w:r w:rsidR="00B60513">
        <w:t xml:space="preserve">will provide </w:t>
      </w:r>
      <w:r>
        <w:t>examples of the Vault Balance interface pages</w:t>
      </w:r>
      <w:r w:rsidR="00A66ABF">
        <w:t>,</w:t>
      </w:r>
      <w:r>
        <w:t xml:space="preserve"> functionality, purpose, </w:t>
      </w:r>
      <w:r w:rsidR="00BA03AE">
        <w:t>and/or</w:t>
      </w:r>
      <w:r>
        <w:t xml:space="preserve"> use of each page. This section is a reference when working with the application on a daily basis.  </w:t>
      </w:r>
    </w:p>
    <w:p w14:paraId="22876253" w14:textId="22EFE43C" w:rsidR="00490283" w:rsidRDefault="00490283" w:rsidP="00BA4873">
      <w:pPr>
        <w:pStyle w:val="BodyText"/>
      </w:pPr>
      <w:r>
        <w:t>In order to keep this manual as succinct as possible,</w:t>
      </w:r>
      <w:r w:rsidR="003D5A86">
        <w:t xml:space="preserve"> </w:t>
      </w:r>
      <w:ins w:id="41" w:author="Moses, Robinson" w:date="2023-03-27T10:01:00Z">
        <w:r w:rsidR="00FF685E">
          <w:t>This section provides a detailed description of the user interface</w:t>
        </w:r>
      </w:ins>
      <w:del w:id="42" w:author="Moses, Robinson" w:date="2023-03-27T10:01:00Z">
        <w:r w:rsidDel="00FF685E">
          <w:delText>the user interface is described in detail in this section</w:delText>
        </w:r>
      </w:del>
      <w:r>
        <w:t xml:space="preserve">. Other chapters throughout the manual will then refer to the appropriate section of the user interface to avoid having duplicate screen images and text.  </w:t>
      </w:r>
    </w:p>
    <w:p w14:paraId="685965A9" w14:textId="77777777" w:rsidR="00342525" w:rsidRDefault="00490283" w:rsidP="00BA4873">
      <w:pPr>
        <w:pStyle w:val="BodyText"/>
        <w:rPr>
          <w:ins w:id="43" w:author="Moses, Robinson" w:date="2023-03-27T10:03:00Z"/>
        </w:rPr>
      </w:pPr>
      <w:r>
        <w:t xml:space="preserve">This chapter has been broken out into different sections to make it easier for readers to find the information they are seeking. The General topics are broken </w:t>
      </w:r>
      <w:del w:id="44" w:author="Moses, Robinson" w:date="2023-03-27T10:03:00Z">
        <w:r w:rsidDel="005D3833">
          <w:delText xml:space="preserve">out </w:delText>
        </w:r>
      </w:del>
      <w:ins w:id="45" w:author="Moses, Robinson" w:date="2023-03-27T10:03:00Z">
        <w:r w:rsidR="005D3833">
          <w:t>into</w:t>
        </w:r>
        <w:r w:rsidR="005D3833">
          <w:t xml:space="preserve"> </w:t>
        </w:r>
      </w:ins>
      <w:del w:id="46" w:author="Moses, Robinson" w:date="2023-03-27T10:03:00Z">
        <w:r w:rsidDel="005D3833">
          <w:delText xml:space="preserve">by </w:delText>
        </w:r>
      </w:del>
      <w:r>
        <w:t xml:space="preserve">the main Tabs or functions with all associated information </w:t>
      </w:r>
      <w:del w:id="47" w:author="Moses, Robinson" w:date="2023-03-27T10:02:00Z">
        <w:r w:rsidDel="004448AF">
          <w:delText xml:space="preserve">contained </w:delText>
        </w:r>
        <w:r w:rsidDel="006958CC">
          <w:delText>beneath</w:delText>
        </w:r>
      </w:del>
      <w:ins w:id="48" w:author="Moses, Robinson" w:date="2023-03-27T10:02:00Z">
        <w:r w:rsidR="006958CC">
          <w:t>under</w:t>
        </w:r>
      </w:ins>
      <w:r>
        <w:t xml:space="preserve"> those sections. </w:t>
      </w:r>
    </w:p>
    <w:p w14:paraId="3ED3D9A7" w14:textId="744AB1C4" w:rsidR="00490283" w:rsidRDefault="00C941F9" w:rsidP="00BA4873">
      <w:pPr>
        <w:pStyle w:val="BodyText"/>
      </w:pPr>
      <w:ins w:id="49" w:author="Moses, Robinson" w:date="2023-03-27T10:06:00Z">
        <w:r>
          <w:t>Below is an overview of the information that will be discussed, along with hyperlinks to each topic</w:t>
        </w:r>
        <w:r w:rsidR="00812818">
          <w:t>.</w:t>
        </w:r>
      </w:ins>
      <w:del w:id="50" w:author="Moses, Robinson" w:date="2023-03-27T10:06:00Z">
        <w:r w:rsidR="00490283" w:rsidDel="00812818">
          <w:delText>The following is a summary of the information that will be covered along with hyperlinks to each topic.</w:delText>
        </w:r>
      </w:del>
      <w:r w:rsidR="00490283">
        <w:t xml:space="preserve">  </w:t>
      </w:r>
    </w:p>
    <w:p w14:paraId="6051AACA" w14:textId="77777777" w:rsidR="00490283" w:rsidRPr="00BA4873" w:rsidRDefault="00490283" w:rsidP="00BA4873">
      <w:pPr>
        <w:pStyle w:val="ListBullet"/>
        <w:rPr>
          <w:color w:val="4472C4" w:themeColor="accent1"/>
        </w:rPr>
      </w:pPr>
      <w:hyperlink w:anchor="_MAIN_MENU_TABS" w:history="1">
        <w:r w:rsidRPr="00BA4873">
          <w:rPr>
            <w:rStyle w:val="Hyperlink"/>
            <w:color w:val="4472C4" w:themeColor="accent1"/>
          </w:rPr>
          <w:t>Main Menu Tabs</w:t>
        </w:r>
      </w:hyperlink>
      <w:r w:rsidRPr="00BA4873">
        <w:rPr>
          <w:color w:val="4472C4" w:themeColor="accent1"/>
        </w:rPr>
        <w:t xml:space="preserve"> </w:t>
      </w:r>
    </w:p>
    <w:p w14:paraId="38120065" w14:textId="77777777" w:rsidR="00490283" w:rsidRPr="00BA4873" w:rsidRDefault="00490283" w:rsidP="00BA4873">
      <w:pPr>
        <w:pStyle w:val="ListBullet"/>
        <w:rPr>
          <w:color w:val="4472C4" w:themeColor="accent1"/>
        </w:rPr>
      </w:pPr>
      <w:hyperlink w:anchor="_TABLE_4:_OPTIVLM-VAULT" w:history="1">
        <w:r w:rsidRPr="00BA4873">
          <w:rPr>
            <w:rStyle w:val="Hyperlink"/>
            <w:color w:val="4472C4" w:themeColor="accent1"/>
          </w:rPr>
          <w:t>Common Vault Balance Icons and Buttons</w:t>
        </w:r>
      </w:hyperlink>
      <w:r w:rsidRPr="00BA4873">
        <w:rPr>
          <w:color w:val="4472C4" w:themeColor="accent1"/>
        </w:rPr>
        <w:t xml:space="preserve"> </w:t>
      </w:r>
    </w:p>
    <w:p w14:paraId="25A5E395" w14:textId="77777777" w:rsidR="00490283" w:rsidRPr="00BA4873" w:rsidRDefault="00490283" w:rsidP="00BA4873">
      <w:pPr>
        <w:pStyle w:val="ListBullet"/>
        <w:rPr>
          <w:color w:val="4472C4" w:themeColor="accent1"/>
        </w:rPr>
      </w:pPr>
      <w:hyperlink w:anchor="_DATE_SELECTOR" w:history="1">
        <w:r w:rsidRPr="00BA4873">
          <w:rPr>
            <w:rStyle w:val="Hyperlink"/>
            <w:color w:val="4472C4" w:themeColor="accent1"/>
          </w:rPr>
          <w:t xml:space="preserve">Date Selector </w:t>
        </w:r>
      </w:hyperlink>
      <w:r w:rsidRPr="00BA4873">
        <w:rPr>
          <w:color w:val="4472C4" w:themeColor="accent1"/>
        </w:rPr>
        <w:t xml:space="preserve"> </w:t>
      </w:r>
    </w:p>
    <w:p w14:paraId="10787E11" w14:textId="67DA7966" w:rsidR="00490283" w:rsidRDefault="00490283" w:rsidP="00490283">
      <w:pPr>
        <w:spacing w:after="0"/>
      </w:pPr>
    </w:p>
    <w:p w14:paraId="798916BB" w14:textId="6FB14E00" w:rsidR="00490283" w:rsidRDefault="00490283" w:rsidP="00490283">
      <w:pPr>
        <w:pStyle w:val="Heading3"/>
        <w:ind w:right="258"/>
      </w:pPr>
      <w:bookmarkStart w:id="51" w:name="_MAIN_MENU_TABS"/>
      <w:bookmarkStart w:id="52" w:name="_Toc63697386"/>
      <w:bookmarkStart w:id="53" w:name="_Toc130890297"/>
      <w:bookmarkEnd w:id="51"/>
      <w:r>
        <w:t>MAIN MENU TABS</w:t>
      </w:r>
      <w:bookmarkEnd w:id="52"/>
      <w:bookmarkEnd w:id="53"/>
      <w:r>
        <w:t xml:space="preserve"> </w:t>
      </w:r>
    </w:p>
    <w:p w14:paraId="1B3A0BDB" w14:textId="38B5F0CD" w:rsidR="00490283" w:rsidRDefault="00490283" w:rsidP="00BA4873">
      <w:pPr>
        <w:pStyle w:val="BodyText"/>
      </w:pPr>
      <w:r>
        <w:t xml:space="preserve">The user </w:t>
      </w:r>
      <w:del w:id="54" w:author="Moses, Robinson" w:date="2023-03-27T07:58:00Z">
        <w:r w:rsidDel="003B0A08">
          <w:delText>is able to</w:delText>
        </w:r>
      </w:del>
      <w:ins w:id="55" w:author="Moses, Robinson" w:date="2023-03-27T07:58:00Z">
        <w:r w:rsidR="003B0A08">
          <w:t>can</w:t>
        </w:r>
      </w:ins>
      <w:r>
        <w:t xml:space="preserve"> control Vault Balance operations through the main menu tabs </w:t>
      </w:r>
      <w:del w:id="56" w:author="Moses, Robinson" w:date="2023-03-27T10:07:00Z">
        <w:r w:rsidDel="00D75829">
          <w:delText>displayed in the picture</w:delText>
        </w:r>
      </w:del>
      <w:ins w:id="57" w:author="Moses, Robinson" w:date="2023-03-27T10:07:00Z">
        <w:r w:rsidR="00D75829">
          <w:t xml:space="preserve">as shown in </w:t>
        </w:r>
      </w:ins>
      <w:ins w:id="58" w:author="Moses, Robinson" w:date="2023-03-27T10:08:00Z">
        <w:r w:rsidR="00815420" w:rsidRPr="00815420">
          <w:rPr>
            <w:color w:val="4472C4" w:themeColor="accent1"/>
            <w:rPrChange w:id="59" w:author="Moses, Robinson" w:date="2023-03-27T10:08:00Z">
              <w:rPr/>
            </w:rPrChange>
          </w:rPr>
          <w:fldChar w:fldCharType="begin"/>
        </w:r>
        <w:r w:rsidR="00815420" w:rsidRPr="00815420">
          <w:rPr>
            <w:color w:val="4472C4" w:themeColor="accent1"/>
            <w:rPrChange w:id="60" w:author="Moses, Robinson" w:date="2023-03-27T10:08:00Z">
              <w:rPr/>
            </w:rPrChange>
          </w:rPr>
          <w:instrText xml:space="preserve"> REF _Ref130804142 \h </w:instrText>
        </w:r>
        <w:r w:rsidR="00815420" w:rsidRPr="00815420">
          <w:rPr>
            <w:color w:val="4472C4" w:themeColor="accent1"/>
            <w:rPrChange w:id="61" w:author="Moses, Robinson" w:date="2023-03-27T10:08:00Z">
              <w:rPr/>
            </w:rPrChange>
          </w:rPr>
        </w:r>
      </w:ins>
      <w:r w:rsidR="00815420" w:rsidRPr="00815420">
        <w:rPr>
          <w:color w:val="4472C4" w:themeColor="accent1"/>
          <w:rPrChange w:id="62" w:author="Moses, Robinson" w:date="2023-03-27T10:08:00Z">
            <w:rPr/>
          </w:rPrChange>
        </w:rPr>
        <w:fldChar w:fldCharType="separate"/>
      </w:r>
      <w:ins w:id="63" w:author="Moses, Robinson" w:date="2023-03-27T10:08:00Z">
        <w:r w:rsidR="00815420" w:rsidRPr="00815420">
          <w:rPr>
            <w:color w:val="4472C4" w:themeColor="accent1"/>
            <w:rPrChange w:id="64" w:author="Moses, Robinson" w:date="2023-03-27T10:08:00Z">
              <w:rPr/>
            </w:rPrChange>
          </w:rPr>
          <w:t xml:space="preserve">FIGURE </w:t>
        </w:r>
        <w:r w:rsidR="00815420" w:rsidRPr="00815420">
          <w:rPr>
            <w:noProof/>
            <w:color w:val="4472C4" w:themeColor="accent1"/>
            <w:rPrChange w:id="65" w:author="Moses, Robinson" w:date="2023-03-27T10:08:00Z">
              <w:rPr>
                <w:noProof/>
              </w:rPr>
            </w:rPrChange>
          </w:rPr>
          <w:t>1</w:t>
        </w:r>
        <w:r w:rsidR="00815420" w:rsidRPr="00815420">
          <w:rPr>
            <w:color w:val="4472C4" w:themeColor="accent1"/>
            <w:rPrChange w:id="66" w:author="Moses, Robinson" w:date="2023-03-27T10:08:00Z">
              <w:rPr/>
            </w:rPrChange>
          </w:rPr>
          <w:t>: MAIN MENU TABS</w:t>
        </w:r>
        <w:r w:rsidR="00815420" w:rsidRPr="00815420">
          <w:rPr>
            <w:color w:val="4472C4" w:themeColor="accent1"/>
            <w:rPrChange w:id="67" w:author="Moses, Robinson" w:date="2023-03-27T10:08:00Z">
              <w:rPr/>
            </w:rPrChange>
          </w:rPr>
          <w:fldChar w:fldCharType="end"/>
        </w:r>
      </w:ins>
      <w:del w:id="68" w:author="Moses, Robinson" w:date="2023-03-27T10:08:00Z">
        <w:r w:rsidDel="00815420">
          <w:delText xml:space="preserve"> below</w:delText>
        </w:r>
      </w:del>
      <w:r>
        <w:t xml:space="preserve">. After selecting the menu items, additional options are displayed, until a final menu option is reached, allowing full access to all functions. </w:t>
      </w:r>
    </w:p>
    <w:p w14:paraId="2EE6FDD6" w14:textId="4D3BF13C" w:rsidR="00490283" w:rsidRDefault="00490283" w:rsidP="0075284F">
      <w:pPr>
        <w:pStyle w:val="Caption"/>
        <w:pPrChange w:id="69" w:author="Moses, Robinson" w:date="2023-03-27T10:10:00Z">
          <w:pPr>
            <w:spacing w:after="196"/>
          </w:pPr>
        </w:pPrChange>
      </w:pPr>
      <w:del w:id="70" w:author="Moses, Robinson" w:date="2023-03-27T10:10:00Z">
        <w:r w:rsidDel="0075284F">
          <w:delText xml:space="preserve"> </w:delText>
        </w:r>
      </w:del>
      <w:bookmarkStart w:id="71" w:name="_Toc63697424"/>
      <w:bookmarkStart w:id="72" w:name="_Ref130804142"/>
      <w:r>
        <w:t xml:space="preserve">FIGURE </w:t>
      </w:r>
      <w:r w:rsidRPr="56439675">
        <w:rPr>
          <w:noProof/>
        </w:rPr>
        <w:fldChar w:fldCharType="begin"/>
      </w:r>
      <w:r w:rsidRPr="56439675">
        <w:rPr>
          <w:noProof/>
        </w:rPr>
        <w:instrText xml:space="preserve"> SEQ Figure \* ARABIC </w:instrText>
      </w:r>
      <w:r w:rsidRPr="56439675">
        <w:rPr>
          <w:noProof/>
        </w:rPr>
        <w:fldChar w:fldCharType="separate"/>
      </w:r>
      <w:r>
        <w:rPr>
          <w:noProof/>
        </w:rPr>
        <w:t>1</w:t>
      </w:r>
      <w:r w:rsidRPr="56439675">
        <w:rPr>
          <w:noProof/>
        </w:rPr>
        <w:fldChar w:fldCharType="end"/>
      </w:r>
      <w:r>
        <w:t>: MAIN MENU TABS</w:t>
      </w:r>
      <w:bookmarkEnd w:id="71"/>
      <w:bookmarkEnd w:id="72"/>
      <w:r>
        <w:t xml:space="preserve"> </w:t>
      </w:r>
    </w:p>
    <w:p w14:paraId="418B0BAF" w14:textId="73C1096F" w:rsidR="00490283" w:rsidRPr="00BA4873" w:rsidRDefault="00490283" w:rsidP="0075284F">
      <w:pPr>
        <w:pStyle w:val="BodyText"/>
        <w:spacing w:before="0" w:after="0"/>
        <w:jc w:val="center"/>
        <w:rPr>
          <w:rStyle w:val="BodyTextChar"/>
        </w:rPr>
        <w:pPrChange w:id="73" w:author="Moses, Robinson" w:date="2023-03-27T10:09:00Z">
          <w:pPr>
            <w:pStyle w:val="BodyText"/>
            <w:jc w:val="center"/>
          </w:pPr>
        </w:pPrChange>
      </w:pPr>
      <w:r>
        <w:rPr>
          <w:noProof/>
        </w:rPr>
        <w:drawing>
          <wp:inline distT="0" distB="0" distL="0" distR="0" wp14:anchorId="01B15C27" wp14:editId="137FD284">
            <wp:extent cx="4572000" cy="504825"/>
            <wp:effectExtent l="76200" t="76200" r="133350" b="142875"/>
            <wp:docPr id="49941634" name="Picture 8564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0437"/>
                    <pic:cNvPicPr/>
                  </pic:nvPicPr>
                  <pic:blipFill>
                    <a:blip r:embed="rId20">
                      <a:extLst>
                        <a:ext uri="{28A0092B-C50C-407E-A947-70E740481C1C}">
                          <a14:useLocalDpi xmlns:a14="http://schemas.microsoft.com/office/drawing/2010/main" val="0"/>
                        </a:ext>
                      </a:extLst>
                    </a:blip>
                    <a:stretch>
                      <a:fillRect/>
                    </a:stretch>
                  </pic:blipFill>
                  <pic:spPr>
                    <a:xfrm>
                      <a:off x="0" y="0"/>
                      <a:ext cx="4572000" cy="50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4C1783" w14:textId="77777777" w:rsidR="00490283" w:rsidRPr="00F465FC" w:rsidRDefault="00490283" w:rsidP="0075284F">
      <w:pPr>
        <w:pStyle w:val="Caption"/>
        <w:spacing w:after="0"/>
        <w:rPr>
          <w:rStyle w:val="Hyperlink"/>
          <w:color w:val="92D050"/>
        </w:rPr>
        <w:pPrChange w:id="74" w:author="Moses, Robinson" w:date="2023-03-27T10:09:00Z">
          <w:pPr>
            <w:pStyle w:val="Caption"/>
          </w:pPr>
        </w:pPrChange>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5886442" w14:textId="77777777" w:rsidR="0075284F" w:rsidRDefault="00490283" w:rsidP="0075284F">
      <w:pPr>
        <w:pStyle w:val="Caption"/>
        <w:spacing w:after="0"/>
        <w:rPr>
          <w:ins w:id="75" w:author="Moses, Robinson" w:date="2023-03-27T10:09:00Z"/>
        </w:rPr>
      </w:pPr>
      <w:r w:rsidRPr="00F465FC">
        <w:fldChar w:fldCharType="end"/>
      </w:r>
      <w:bookmarkStart w:id="76" w:name="_Toc63697466"/>
    </w:p>
    <w:p w14:paraId="52F164AA" w14:textId="5F178CFB" w:rsidR="00490283" w:rsidRDefault="00490283" w:rsidP="0075284F">
      <w:pPr>
        <w:pStyle w:val="Caption"/>
        <w:spacing w:after="0"/>
        <w:pPrChange w:id="77" w:author="Moses, Robinson" w:date="2023-03-27T10:09:00Z">
          <w:pPr>
            <w:pStyle w:val="Caption"/>
          </w:pPr>
        </w:pPrChange>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MAIN MENU TABS</w:t>
      </w:r>
      <w:bookmarkEnd w:id="76"/>
      <w:r>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490283" w14:paraId="20849EC7" w14:textId="77777777" w:rsidTr="00BA4873">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1AFB576" w14:textId="77777777" w:rsidR="00490283" w:rsidRDefault="00490283" w:rsidP="00BA4873">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1CD13255" w14:textId="77777777" w:rsidR="00490283" w:rsidRDefault="00490283" w:rsidP="00BA4873">
            <w:pPr>
              <w:pStyle w:val="TableHeading"/>
            </w:pPr>
            <w:r>
              <w:t xml:space="preserve">Description </w:t>
            </w:r>
          </w:p>
        </w:tc>
      </w:tr>
      <w:tr w:rsidR="00490283" w14:paraId="50F2D357" w14:textId="77777777" w:rsidTr="00BB302E">
        <w:trPr>
          <w:trHeight w:val="671"/>
        </w:trPr>
        <w:tc>
          <w:tcPr>
            <w:tcW w:w="1579" w:type="dxa"/>
            <w:tcBorders>
              <w:top w:val="single" w:sz="3" w:space="0" w:color="000000"/>
              <w:left w:val="single" w:sz="4" w:space="0" w:color="000000"/>
              <w:bottom w:val="single" w:sz="4" w:space="0" w:color="000000"/>
              <w:right w:val="single" w:sz="4" w:space="0" w:color="000000"/>
            </w:tcBorders>
          </w:tcPr>
          <w:p w14:paraId="1ACBFF1A" w14:textId="77777777" w:rsidR="00490283" w:rsidRPr="00BA4873" w:rsidRDefault="00490283" w:rsidP="00BA4873">
            <w:pPr>
              <w:pStyle w:val="TableBody"/>
              <w:rPr>
                <w:b/>
                <w:bCs/>
              </w:rPr>
            </w:pPr>
            <w:r w:rsidRPr="00BA4873">
              <w:rPr>
                <w:b/>
                <w:bCs/>
              </w:rPr>
              <w:t xml:space="preserve">Dashboard </w:t>
            </w:r>
          </w:p>
        </w:tc>
        <w:tc>
          <w:tcPr>
            <w:tcW w:w="6494" w:type="dxa"/>
            <w:tcBorders>
              <w:top w:val="single" w:sz="3" w:space="0" w:color="000000"/>
              <w:left w:val="single" w:sz="4" w:space="0" w:color="000000"/>
              <w:bottom w:val="single" w:sz="4" w:space="0" w:color="000000"/>
              <w:right w:val="single" w:sz="4" w:space="0" w:color="000000"/>
            </w:tcBorders>
          </w:tcPr>
          <w:p w14:paraId="1F0654E0" w14:textId="6F2320ED" w:rsidR="00490283" w:rsidRDefault="00490283" w:rsidP="00BA4873">
            <w:pPr>
              <w:pStyle w:val="TableBody"/>
            </w:pPr>
            <w:r w:rsidRPr="00186B3C">
              <w:t>Shows all Vaults with current cash status/movement for each funding source (ATM, Branch, Commercial, Central Bank, Vaults, Other and Internal Funding Source).</w:t>
            </w:r>
            <w:del w:id="78" w:author="Moses, Robinson" w:date="2023-03-27T10:10:00Z">
              <w:r w:rsidRPr="00186B3C" w:rsidDel="00186B3C">
                <w:br/>
              </w:r>
            </w:del>
            <w:ins w:id="79" w:author="Moses, Robinson" w:date="2023-03-27T10:10:00Z">
              <w:r w:rsidR="00186B3C">
                <w:t xml:space="preserve"> </w:t>
              </w:r>
            </w:ins>
            <w:r w:rsidRPr="00186B3C">
              <w:t>Each vault listing is hyperlinked to access detail</w:t>
            </w:r>
            <w:ins w:id="80" w:author="Moses, Robinson" w:date="2023-03-27T10:12:00Z">
              <w:r w:rsidR="00BA3A5C">
                <w:t>s</w:t>
              </w:r>
            </w:ins>
            <w:r w:rsidRPr="00186B3C">
              <w:t xml:space="preserve"> by denomination type and quality</w:t>
            </w:r>
            <w:r>
              <w:t>.</w:t>
            </w:r>
          </w:p>
        </w:tc>
      </w:tr>
      <w:tr w:rsidR="00490283" w14:paraId="293F543F" w14:textId="77777777" w:rsidTr="00BB302E">
        <w:trPr>
          <w:trHeight w:val="540"/>
        </w:trPr>
        <w:tc>
          <w:tcPr>
            <w:tcW w:w="1579" w:type="dxa"/>
            <w:tcBorders>
              <w:top w:val="single" w:sz="4" w:space="0" w:color="000000"/>
              <w:left w:val="single" w:sz="4" w:space="0" w:color="000000"/>
              <w:bottom w:val="single" w:sz="4" w:space="0" w:color="000000"/>
              <w:right w:val="single" w:sz="4" w:space="0" w:color="000000"/>
            </w:tcBorders>
          </w:tcPr>
          <w:p w14:paraId="0EA292C4" w14:textId="77777777" w:rsidR="00490283" w:rsidRPr="00BA4873" w:rsidRDefault="00490283" w:rsidP="00BA4873">
            <w:pPr>
              <w:pStyle w:val="TableBody"/>
              <w:rPr>
                <w:b/>
                <w:bCs/>
              </w:rPr>
            </w:pPr>
            <w:r w:rsidRPr="00BA4873">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0DE51ABC" w14:textId="77777777" w:rsidR="00490283" w:rsidRDefault="00490283" w:rsidP="00BA4873">
            <w:pPr>
              <w:pStyle w:val="TableBody"/>
            </w:pPr>
            <w:r>
              <w:t xml:space="preserve">Accesses the parameters and settings associated with Vault Balance. Available to Admin users only. </w:t>
            </w:r>
          </w:p>
        </w:tc>
      </w:tr>
      <w:tr w:rsidR="00490283" w14:paraId="3754DB4F" w14:textId="77777777" w:rsidTr="00BB302E">
        <w:trPr>
          <w:trHeight w:val="336"/>
        </w:trPr>
        <w:tc>
          <w:tcPr>
            <w:tcW w:w="1579" w:type="dxa"/>
            <w:tcBorders>
              <w:top w:val="single" w:sz="4" w:space="0" w:color="000000"/>
              <w:left w:val="single" w:sz="4" w:space="0" w:color="000000"/>
              <w:bottom w:val="single" w:sz="4" w:space="0" w:color="000000"/>
              <w:right w:val="single" w:sz="4" w:space="0" w:color="000000"/>
            </w:tcBorders>
          </w:tcPr>
          <w:p w14:paraId="7D8FC655" w14:textId="77777777" w:rsidR="00490283" w:rsidRPr="00BA4873" w:rsidRDefault="00490283" w:rsidP="00BA4873">
            <w:pPr>
              <w:pStyle w:val="TableBody"/>
              <w:rPr>
                <w:b/>
                <w:bCs/>
              </w:rPr>
            </w:pPr>
            <w:r w:rsidRPr="00BA4873">
              <w:rPr>
                <w:b/>
                <w:bCs/>
              </w:rPr>
              <w:lastRenderedPageBreak/>
              <w:t xml:space="preserve">Alerts </w:t>
            </w:r>
          </w:p>
        </w:tc>
        <w:tc>
          <w:tcPr>
            <w:tcW w:w="6494" w:type="dxa"/>
            <w:tcBorders>
              <w:top w:val="single" w:sz="4" w:space="0" w:color="000000"/>
              <w:left w:val="single" w:sz="4" w:space="0" w:color="000000"/>
              <w:bottom w:val="single" w:sz="4" w:space="0" w:color="000000"/>
              <w:right w:val="single" w:sz="4" w:space="0" w:color="000000"/>
            </w:tcBorders>
          </w:tcPr>
          <w:p w14:paraId="0FB895BB" w14:textId="77777777" w:rsidR="00490283" w:rsidRDefault="00490283" w:rsidP="00BA4873">
            <w:pPr>
              <w:pStyle w:val="TableBody"/>
            </w:pPr>
            <w:r>
              <w:t xml:space="preserve">Links to listings for both Active and Historical alerts.  </w:t>
            </w:r>
          </w:p>
        </w:tc>
      </w:tr>
      <w:tr w:rsidR="00490283" w14:paraId="4D964A15" w14:textId="77777777" w:rsidTr="00BB302E">
        <w:trPr>
          <w:trHeight w:val="334"/>
        </w:trPr>
        <w:tc>
          <w:tcPr>
            <w:tcW w:w="1579" w:type="dxa"/>
            <w:tcBorders>
              <w:top w:val="single" w:sz="4" w:space="0" w:color="000000"/>
              <w:left w:val="single" w:sz="4" w:space="0" w:color="000000"/>
              <w:bottom w:val="single" w:sz="4" w:space="0" w:color="000000"/>
              <w:right w:val="single" w:sz="4" w:space="0" w:color="000000"/>
            </w:tcBorders>
          </w:tcPr>
          <w:p w14:paraId="4D6E3E44" w14:textId="77777777" w:rsidR="00490283" w:rsidRPr="00BA4873" w:rsidRDefault="00490283" w:rsidP="00BA4873">
            <w:pPr>
              <w:pStyle w:val="TableBody"/>
              <w:rPr>
                <w:b/>
                <w:bCs/>
              </w:rPr>
            </w:pPr>
            <w:r w:rsidRPr="00BA4873">
              <w:rPr>
                <w:b/>
                <w:bCs/>
              </w:rPr>
              <w:t xml:space="preserve">Logged in as: </w:t>
            </w:r>
          </w:p>
        </w:tc>
        <w:tc>
          <w:tcPr>
            <w:tcW w:w="6494" w:type="dxa"/>
            <w:tcBorders>
              <w:top w:val="single" w:sz="4" w:space="0" w:color="000000"/>
              <w:left w:val="single" w:sz="4" w:space="0" w:color="000000"/>
              <w:bottom w:val="single" w:sz="4" w:space="0" w:color="000000"/>
              <w:right w:val="single" w:sz="4" w:space="0" w:color="000000"/>
            </w:tcBorders>
          </w:tcPr>
          <w:p w14:paraId="19578502" w14:textId="77777777" w:rsidR="00490283" w:rsidRDefault="00490283" w:rsidP="00BA4873">
            <w:pPr>
              <w:pStyle w:val="TableBody"/>
            </w:pPr>
            <w:r>
              <w:t xml:space="preserve">Shows the User ID presently logged in. </w:t>
            </w:r>
          </w:p>
        </w:tc>
      </w:tr>
    </w:tbl>
    <w:p w14:paraId="68786716"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6E17AE5A" w14:textId="24122E8B" w:rsidR="00490283" w:rsidRDefault="00490283" w:rsidP="00BA4873">
      <w:pPr>
        <w:pStyle w:val="Caption"/>
      </w:pPr>
      <w:r w:rsidRPr="00F465FC">
        <w:fldChar w:fldCharType="end"/>
      </w:r>
    </w:p>
    <w:p w14:paraId="1D889A19" w14:textId="73A60F94" w:rsidR="00490283" w:rsidRDefault="00490283" w:rsidP="00490283">
      <w:pPr>
        <w:pStyle w:val="Heading3"/>
        <w:ind w:right="261"/>
      </w:pPr>
      <w:bookmarkStart w:id="81" w:name="_Toc63697387"/>
      <w:bookmarkStart w:id="82" w:name="_Toc130890298"/>
      <w:r>
        <w:t>COMMON VAULT BALANCE ICONS AND BUTTONS</w:t>
      </w:r>
      <w:bookmarkEnd w:id="81"/>
      <w:bookmarkEnd w:id="82"/>
      <w:r>
        <w:t xml:space="preserve"> </w:t>
      </w:r>
    </w:p>
    <w:p w14:paraId="1C8C7E09" w14:textId="77777777" w:rsidR="00490283" w:rsidRDefault="00490283" w:rsidP="00BA4873">
      <w:pPr>
        <w:pStyle w:val="BodyText"/>
      </w:pPr>
      <w:r>
        <w:t xml:space="preserve">Some common icons and buttons are used throughout the application with which the user should become familiar. Table 4: OptiVLM-Vault Balance Icons gives an overview of these icons and their functions. </w:t>
      </w:r>
    </w:p>
    <w:p w14:paraId="54CBE7A6" w14:textId="77777777" w:rsidR="00490283" w:rsidRDefault="00490283" w:rsidP="00BA4873">
      <w:pPr>
        <w:pStyle w:val="Caption"/>
      </w:pPr>
      <w:bookmarkStart w:id="83" w:name="_TABLE_4:_OPTIVLM-VAULT"/>
      <w:bookmarkStart w:id="84" w:name="_Toc63697467"/>
      <w:bookmarkEnd w:id="83"/>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 OPTIVLM-VAULT BALANCE ICONS</w:t>
      </w:r>
      <w:bookmarkEnd w:id="84"/>
      <w:r>
        <w:t xml:space="preserve"> </w:t>
      </w:r>
    </w:p>
    <w:tbl>
      <w:tblPr>
        <w:tblW w:w="0" w:type="auto"/>
        <w:tblInd w:w="464" w:type="dxa"/>
        <w:tblLayout w:type="fixed"/>
        <w:tblCellMar>
          <w:left w:w="0" w:type="dxa"/>
          <w:right w:w="0" w:type="dxa"/>
        </w:tblCellMar>
        <w:tblLook w:val="0000" w:firstRow="0" w:lastRow="0" w:firstColumn="0" w:lastColumn="0" w:noHBand="0" w:noVBand="0"/>
        <w:tblPrChange w:id="85" w:author="Moses, Robinson" w:date="2023-03-27T10:15:00Z">
          <w:tblPr>
            <w:tblW w:w="0" w:type="auto"/>
            <w:tblInd w:w="464" w:type="dxa"/>
            <w:tblLayout w:type="fixed"/>
            <w:tblCellMar>
              <w:left w:w="0" w:type="dxa"/>
              <w:right w:w="0" w:type="dxa"/>
            </w:tblCellMar>
            <w:tblLook w:val="0000" w:firstRow="0" w:lastRow="0" w:firstColumn="0" w:lastColumn="0" w:noHBand="0" w:noVBand="0"/>
          </w:tblPr>
        </w:tblPrChange>
      </w:tblPr>
      <w:tblGrid>
        <w:gridCol w:w="1400"/>
        <w:gridCol w:w="7221"/>
        <w:tblGridChange w:id="86">
          <w:tblGrid>
            <w:gridCol w:w="1400"/>
            <w:gridCol w:w="6675"/>
          </w:tblGrid>
        </w:tblGridChange>
      </w:tblGrid>
      <w:tr w:rsidR="00490283" w14:paraId="7A65F9E6" w14:textId="77777777" w:rsidTr="00C3211B">
        <w:trPr>
          <w:cantSplit/>
          <w:tblHeader/>
          <w:trPrChange w:id="87" w:author="Moses, Robinson" w:date="2023-03-27T10:15:00Z">
            <w:trPr>
              <w:cantSplit/>
              <w:tblHeader/>
            </w:trPr>
          </w:trPrChange>
        </w:trPr>
        <w:tc>
          <w:tcPr>
            <w:tcW w:w="1400" w:type="dxa"/>
            <w:tcBorders>
              <w:top w:val="single" w:sz="4" w:space="0" w:color="000000"/>
              <w:left w:val="single" w:sz="4" w:space="0" w:color="000000"/>
              <w:bottom w:val="double" w:sz="1" w:space="0" w:color="000000"/>
            </w:tcBorders>
            <w:shd w:val="clear" w:color="auto" w:fill="54B948"/>
            <w:tcPrChange w:id="88" w:author="Moses, Robinson" w:date="2023-03-27T10:15:00Z">
              <w:tcPr>
                <w:tcW w:w="1400" w:type="dxa"/>
                <w:tcBorders>
                  <w:top w:val="single" w:sz="4" w:space="0" w:color="000000"/>
                  <w:left w:val="single" w:sz="4" w:space="0" w:color="000000"/>
                  <w:bottom w:val="double" w:sz="1" w:space="0" w:color="000000"/>
                </w:tcBorders>
                <w:shd w:val="clear" w:color="auto" w:fill="54B948"/>
              </w:tcPr>
            </w:tcPrChange>
          </w:tcPr>
          <w:p w14:paraId="2D82B6FA" w14:textId="4D853623" w:rsidR="00490283" w:rsidRDefault="00C3211B" w:rsidP="00BA4873">
            <w:pPr>
              <w:pStyle w:val="TableHeading"/>
            </w:pPr>
            <w:ins w:id="89" w:author="Moses, Robinson" w:date="2023-03-27T10:14:00Z">
              <w:r>
                <w:t xml:space="preserve"> </w:t>
              </w:r>
            </w:ins>
            <w:r w:rsidR="00490283">
              <w:t>Icon</w:t>
            </w:r>
          </w:p>
        </w:tc>
        <w:tc>
          <w:tcPr>
            <w:tcW w:w="7221" w:type="dxa"/>
            <w:tcBorders>
              <w:top w:val="single" w:sz="4" w:space="0" w:color="000000"/>
              <w:left w:val="single" w:sz="4" w:space="0" w:color="000000"/>
              <w:bottom w:val="double" w:sz="1" w:space="0" w:color="000000"/>
              <w:right w:val="single" w:sz="4" w:space="0" w:color="000000"/>
            </w:tcBorders>
            <w:shd w:val="clear" w:color="auto" w:fill="54B948"/>
            <w:tcPrChange w:id="90" w:author="Moses, Robinson" w:date="2023-03-27T10:15:00Z">
              <w:tcPr>
                <w:tcW w:w="6675" w:type="dxa"/>
                <w:tcBorders>
                  <w:top w:val="single" w:sz="4" w:space="0" w:color="000000"/>
                  <w:left w:val="single" w:sz="4" w:space="0" w:color="000000"/>
                  <w:bottom w:val="double" w:sz="1" w:space="0" w:color="000000"/>
                  <w:right w:val="single" w:sz="4" w:space="0" w:color="000000"/>
                </w:tcBorders>
                <w:shd w:val="clear" w:color="auto" w:fill="54B948"/>
              </w:tcPr>
            </w:tcPrChange>
          </w:tcPr>
          <w:p w14:paraId="0AB26F56" w14:textId="13424BF0" w:rsidR="00490283" w:rsidRDefault="00C3211B" w:rsidP="00BA4873">
            <w:pPr>
              <w:pStyle w:val="TableHeading"/>
            </w:pPr>
            <w:ins w:id="91" w:author="Moses, Robinson" w:date="2023-03-27T10:14:00Z">
              <w:r>
                <w:t xml:space="preserve"> </w:t>
              </w:r>
            </w:ins>
            <w:r w:rsidR="00490283">
              <w:t>Description</w:t>
            </w:r>
          </w:p>
        </w:tc>
      </w:tr>
      <w:tr w:rsidR="00490283" w14:paraId="63D3F7BB" w14:textId="77777777" w:rsidTr="00C3211B">
        <w:trPr>
          <w:cantSplit/>
          <w:trPrChange w:id="92" w:author="Moses, Robinson" w:date="2023-03-27T10:15:00Z">
            <w:trPr>
              <w:cantSplit/>
            </w:trPr>
          </w:trPrChange>
        </w:trPr>
        <w:tc>
          <w:tcPr>
            <w:tcW w:w="1400" w:type="dxa"/>
            <w:tcBorders>
              <w:left w:val="single" w:sz="4" w:space="0" w:color="000000"/>
              <w:bottom w:val="single" w:sz="4" w:space="0" w:color="000000"/>
            </w:tcBorders>
            <w:vAlign w:val="center"/>
            <w:tcPrChange w:id="93" w:author="Moses, Robinson" w:date="2023-03-27T10:15:00Z">
              <w:tcPr>
                <w:tcW w:w="1400" w:type="dxa"/>
                <w:tcBorders>
                  <w:left w:val="single" w:sz="4" w:space="0" w:color="000000"/>
                  <w:bottom w:val="single" w:sz="4" w:space="0" w:color="000000"/>
                </w:tcBorders>
                <w:vAlign w:val="center"/>
              </w:tcPr>
            </w:tcPrChange>
          </w:tcPr>
          <w:p w14:paraId="3530ED95" w14:textId="77777777" w:rsidR="00490283" w:rsidRDefault="00490283" w:rsidP="00C3211B">
            <w:pPr>
              <w:pStyle w:val="TableBody"/>
              <w:jc w:val="center"/>
              <w:rPr>
                <w:b/>
                <w:bCs/>
              </w:rPr>
              <w:pPrChange w:id="94" w:author="Moses, Robinson" w:date="2023-03-27T10:14:00Z">
                <w:pPr>
                  <w:pStyle w:val="TableBody"/>
                </w:pPr>
              </w:pPrChange>
            </w:pPr>
            <w:r w:rsidRPr="003F057F">
              <w:rPr>
                <w:highlight w:val="yellow"/>
              </w:rPr>
              <w:object w:dxaOrig="300" w:dyaOrig="315" w14:anchorId="4E79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625" type="#_x0000_t75" style="width:13.9pt;height:16.45pt" o:ole="">
                  <v:imagedata r:id="rId21" o:title=""/>
                </v:shape>
                <o:OLEObject Type="Embed" ProgID="PBrush" ShapeID="_x0000_i26625" DrawAspect="Content" ObjectID="_1741510514" r:id="rId22"/>
              </w:object>
            </w:r>
          </w:p>
        </w:tc>
        <w:tc>
          <w:tcPr>
            <w:tcW w:w="7221" w:type="dxa"/>
            <w:tcBorders>
              <w:left w:val="single" w:sz="4" w:space="0" w:color="000000"/>
              <w:bottom w:val="single" w:sz="4" w:space="0" w:color="000000"/>
              <w:right w:val="single" w:sz="4" w:space="0" w:color="000000"/>
            </w:tcBorders>
            <w:tcPrChange w:id="95" w:author="Moses, Robinson" w:date="2023-03-27T10:15:00Z">
              <w:tcPr>
                <w:tcW w:w="6675" w:type="dxa"/>
                <w:tcBorders>
                  <w:left w:val="single" w:sz="4" w:space="0" w:color="000000"/>
                  <w:bottom w:val="single" w:sz="4" w:space="0" w:color="000000"/>
                  <w:right w:val="single" w:sz="4" w:space="0" w:color="000000"/>
                </w:tcBorders>
              </w:tcPr>
            </w:tcPrChange>
          </w:tcPr>
          <w:p w14:paraId="31173EE0" w14:textId="77777777" w:rsidR="00490283" w:rsidRDefault="00490283" w:rsidP="00BA4873">
            <w:pPr>
              <w:pStyle w:val="TableBody"/>
            </w:pPr>
            <w:r>
              <w:rPr>
                <w:b/>
              </w:rPr>
              <w:t xml:space="preserve"> New</w:t>
            </w:r>
            <w:r w:rsidRPr="00A13798">
              <w:rPr>
                <w:b/>
              </w:rPr>
              <w:t xml:space="preserve"> Icon:</w:t>
            </w:r>
            <w:r w:rsidRPr="00A13798">
              <w:t xml:space="preserve"> </w:t>
            </w:r>
            <w:r>
              <w:t>Add a new record.</w:t>
            </w:r>
          </w:p>
        </w:tc>
      </w:tr>
      <w:tr w:rsidR="00490283" w14:paraId="61082B50" w14:textId="77777777" w:rsidTr="00C3211B">
        <w:trPr>
          <w:cantSplit/>
          <w:trPrChange w:id="96" w:author="Moses, Robinson" w:date="2023-03-27T10:15:00Z">
            <w:trPr>
              <w:cantSplit/>
            </w:trPr>
          </w:trPrChange>
        </w:trPr>
        <w:tc>
          <w:tcPr>
            <w:tcW w:w="1400" w:type="dxa"/>
            <w:tcBorders>
              <w:top w:val="single" w:sz="4" w:space="0" w:color="000000"/>
              <w:left w:val="single" w:sz="4" w:space="0" w:color="000000"/>
              <w:bottom w:val="single" w:sz="4" w:space="0" w:color="000000"/>
            </w:tcBorders>
            <w:vAlign w:val="center"/>
            <w:tcPrChange w:id="97" w:author="Moses, Robinson" w:date="2023-03-27T10:15:00Z">
              <w:tcPr>
                <w:tcW w:w="1400" w:type="dxa"/>
                <w:tcBorders>
                  <w:top w:val="single" w:sz="4" w:space="0" w:color="000000"/>
                  <w:left w:val="single" w:sz="4" w:space="0" w:color="000000"/>
                  <w:bottom w:val="single" w:sz="4" w:space="0" w:color="000000"/>
                </w:tcBorders>
                <w:vAlign w:val="center"/>
              </w:tcPr>
            </w:tcPrChange>
          </w:tcPr>
          <w:p w14:paraId="55D3B166" w14:textId="77777777" w:rsidR="00490283" w:rsidRDefault="00490283" w:rsidP="00C3211B">
            <w:pPr>
              <w:pStyle w:val="TableBody"/>
              <w:jc w:val="center"/>
              <w:rPr>
                <w:b/>
                <w:bCs/>
              </w:rPr>
              <w:pPrChange w:id="98" w:author="Moses, Robinson" w:date="2023-03-27T10:14:00Z">
                <w:pPr>
                  <w:pStyle w:val="TableBody"/>
                </w:pPr>
              </w:pPrChange>
            </w:pPr>
            <w:r w:rsidRPr="003F057F">
              <w:rPr>
                <w:highlight w:val="yellow"/>
              </w:rPr>
              <w:object w:dxaOrig="330" w:dyaOrig="375" w14:anchorId="25760EF6">
                <v:shape id="_x0000_i26626" type="#_x0000_t75" style="width:16.45pt;height:18pt" o:ole="">
                  <v:imagedata r:id="rId23" o:title=""/>
                </v:shape>
                <o:OLEObject Type="Embed" ProgID="PBrush" ShapeID="_x0000_i26626" DrawAspect="Content" ObjectID="_1741510515" r:id="rId24"/>
              </w:object>
            </w:r>
          </w:p>
        </w:tc>
        <w:tc>
          <w:tcPr>
            <w:tcW w:w="7221" w:type="dxa"/>
            <w:tcBorders>
              <w:top w:val="single" w:sz="4" w:space="0" w:color="000000"/>
              <w:left w:val="single" w:sz="4" w:space="0" w:color="000000"/>
              <w:bottom w:val="single" w:sz="4" w:space="0" w:color="000000"/>
              <w:right w:val="single" w:sz="4" w:space="0" w:color="000000"/>
            </w:tcBorders>
            <w:tcPrChange w:id="99"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3549888C" w14:textId="77777777" w:rsidR="00490283" w:rsidRDefault="00490283" w:rsidP="00BA4873">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490283" w14:paraId="1922940F" w14:textId="77777777" w:rsidTr="00C3211B">
        <w:trPr>
          <w:cantSplit/>
          <w:trPrChange w:id="100" w:author="Moses, Robinson" w:date="2023-03-27T10:15:00Z">
            <w:trPr>
              <w:cantSplit/>
            </w:trPr>
          </w:trPrChange>
        </w:trPr>
        <w:tc>
          <w:tcPr>
            <w:tcW w:w="1400" w:type="dxa"/>
            <w:tcBorders>
              <w:top w:val="single" w:sz="4" w:space="0" w:color="000000"/>
              <w:left w:val="single" w:sz="4" w:space="0" w:color="000000"/>
              <w:bottom w:val="single" w:sz="4" w:space="0" w:color="000000"/>
            </w:tcBorders>
            <w:vAlign w:val="center"/>
            <w:tcPrChange w:id="101" w:author="Moses, Robinson" w:date="2023-03-27T10:15:00Z">
              <w:tcPr>
                <w:tcW w:w="1400" w:type="dxa"/>
                <w:tcBorders>
                  <w:top w:val="single" w:sz="4" w:space="0" w:color="000000"/>
                  <w:left w:val="single" w:sz="4" w:space="0" w:color="000000"/>
                  <w:bottom w:val="single" w:sz="4" w:space="0" w:color="000000"/>
                </w:tcBorders>
                <w:vAlign w:val="center"/>
              </w:tcPr>
            </w:tcPrChange>
          </w:tcPr>
          <w:p w14:paraId="11728EB5" w14:textId="77777777" w:rsidR="00490283" w:rsidRDefault="00490283" w:rsidP="00C3211B">
            <w:pPr>
              <w:pStyle w:val="TableBody"/>
              <w:jc w:val="center"/>
              <w:rPr>
                <w:b/>
                <w:bCs/>
              </w:rPr>
              <w:pPrChange w:id="102" w:author="Moses, Robinson" w:date="2023-03-27T10:14:00Z">
                <w:pPr>
                  <w:pStyle w:val="TableBody"/>
                </w:pPr>
              </w:pPrChange>
            </w:pPr>
            <w:r w:rsidRPr="003F057F">
              <w:rPr>
                <w:highlight w:val="yellow"/>
              </w:rPr>
              <w:object w:dxaOrig="315" w:dyaOrig="330" w14:anchorId="3D28C903">
                <v:shape id="_x0000_i26627" type="#_x0000_t75" style="width:16.45pt;height:16.45pt" o:ole="">
                  <v:imagedata r:id="rId25" o:title=""/>
                </v:shape>
                <o:OLEObject Type="Embed" ProgID="PBrush" ShapeID="_x0000_i26627" DrawAspect="Content" ObjectID="_1741510516" r:id="rId26"/>
              </w:object>
            </w:r>
          </w:p>
        </w:tc>
        <w:tc>
          <w:tcPr>
            <w:tcW w:w="7221" w:type="dxa"/>
            <w:tcBorders>
              <w:top w:val="single" w:sz="4" w:space="0" w:color="000000"/>
              <w:left w:val="single" w:sz="4" w:space="0" w:color="000000"/>
              <w:bottom w:val="single" w:sz="4" w:space="0" w:color="000000"/>
              <w:right w:val="single" w:sz="4" w:space="0" w:color="000000"/>
            </w:tcBorders>
            <w:tcPrChange w:id="103"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72D965C8" w14:textId="77777777" w:rsidR="00490283" w:rsidRDefault="00490283" w:rsidP="00BA4873">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490283" w14:paraId="792341E4" w14:textId="77777777" w:rsidTr="00C3211B">
        <w:trPr>
          <w:cantSplit/>
          <w:trPrChange w:id="104" w:author="Moses, Robinson" w:date="2023-03-27T10:15:00Z">
            <w:trPr>
              <w:cantSplit/>
            </w:trPr>
          </w:trPrChange>
        </w:trPr>
        <w:tc>
          <w:tcPr>
            <w:tcW w:w="1400" w:type="dxa"/>
            <w:tcBorders>
              <w:top w:val="single" w:sz="4" w:space="0" w:color="000000"/>
              <w:left w:val="single" w:sz="4" w:space="0" w:color="000000"/>
              <w:bottom w:val="single" w:sz="4" w:space="0" w:color="000000"/>
            </w:tcBorders>
            <w:vAlign w:val="center"/>
            <w:tcPrChange w:id="105" w:author="Moses, Robinson" w:date="2023-03-27T10:15:00Z">
              <w:tcPr>
                <w:tcW w:w="1400" w:type="dxa"/>
                <w:tcBorders>
                  <w:top w:val="single" w:sz="4" w:space="0" w:color="000000"/>
                  <w:left w:val="single" w:sz="4" w:space="0" w:color="000000"/>
                  <w:bottom w:val="single" w:sz="4" w:space="0" w:color="000000"/>
                </w:tcBorders>
                <w:vAlign w:val="center"/>
              </w:tcPr>
            </w:tcPrChange>
          </w:tcPr>
          <w:p w14:paraId="5E96B43A" w14:textId="77777777" w:rsidR="00490283" w:rsidRDefault="00490283" w:rsidP="00C3211B">
            <w:pPr>
              <w:pStyle w:val="TableBody"/>
              <w:jc w:val="center"/>
              <w:rPr>
                <w:b/>
                <w:bCs/>
              </w:rPr>
              <w:pPrChange w:id="106" w:author="Moses, Robinson" w:date="2023-03-27T10:14:00Z">
                <w:pPr>
                  <w:pStyle w:val="TableBody"/>
                </w:pPr>
              </w:pPrChange>
            </w:pPr>
            <w:r w:rsidRPr="003F057F">
              <w:rPr>
                <w:highlight w:val="yellow"/>
              </w:rPr>
              <w:object w:dxaOrig="330" w:dyaOrig="300" w14:anchorId="60B4432B">
                <v:shape id="_x0000_i26628" type="#_x0000_t75" style="width:16.45pt;height:13.9pt" o:ole="">
                  <v:imagedata r:id="rId27" o:title=""/>
                </v:shape>
                <o:OLEObject Type="Embed" ProgID="PBrush" ShapeID="_x0000_i26628" DrawAspect="Content" ObjectID="_1741510517" r:id="rId28"/>
              </w:object>
            </w:r>
          </w:p>
        </w:tc>
        <w:tc>
          <w:tcPr>
            <w:tcW w:w="7221" w:type="dxa"/>
            <w:tcBorders>
              <w:top w:val="single" w:sz="4" w:space="0" w:color="000000"/>
              <w:left w:val="single" w:sz="4" w:space="0" w:color="000000"/>
              <w:bottom w:val="single" w:sz="4" w:space="0" w:color="000000"/>
              <w:right w:val="single" w:sz="4" w:space="0" w:color="000000"/>
            </w:tcBorders>
            <w:tcPrChange w:id="107"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568CF86D" w14:textId="77777777" w:rsidR="00490283" w:rsidRDefault="00490283" w:rsidP="00BA4873">
            <w:pPr>
              <w:pStyle w:val="TableBody"/>
            </w:pPr>
            <w:r>
              <w:rPr>
                <w:b/>
                <w:bCs/>
                <w:szCs w:val="16"/>
              </w:rPr>
              <w:t xml:space="preserve"> </w:t>
            </w:r>
            <w:r w:rsidRPr="00A13798">
              <w:rPr>
                <w:b/>
                <w:bCs/>
                <w:szCs w:val="16"/>
              </w:rPr>
              <w:t xml:space="preserve">Delete Icon: </w:t>
            </w:r>
            <w:r>
              <w:rPr>
                <w:bCs/>
                <w:szCs w:val="16"/>
              </w:rPr>
              <w:t>Delete the associated record.</w:t>
            </w:r>
          </w:p>
        </w:tc>
      </w:tr>
      <w:tr w:rsidR="00490283" w14:paraId="70EDF1C8" w14:textId="77777777" w:rsidTr="00C3211B">
        <w:trPr>
          <w:cantSplit/>
          <w:trPrChange w:id="108" w:author="Moses, Robinson" w:date="2023-03-27T10:15:00Z">
            <w:trPr>
              <w:cantSplit/>
            </w:trPr>
          </w:trPrChange>
        </w:trPr>
        <w:tc>
          <w:tcPr>
            <w:tcW w:w="1400" w:type="dxa"/>
            <w:tcBorders>
              <w:top w:val="single" w:sz="4" w:space="0" w:color="000000"/>
              <w:left w:val="single" w:sz="4" w:space="0" w:color="000000"/>
              <w:bottom w:val="single" w:sz="4" w:space="0" w:color="000000"/>
            </w:tcBorders>
            <w:vAlign w:val="center"/>
            <w:tcPrChange w:id="109" w:author="Moses, Robinson" w:date="2023-03-27T10:15:00Z">
              <w:tcPr>
                <w:tcW w:w="1400" w:type="dxa"/>
                <w:tcBorders>
                  <w:top w:val="single" w:sz="4" w:space="0" w:color="000000"/>
                  <w:left w:val="single" w:sz="4" w:space="0" w:color="000000"/>
                  <w:bottom w:val="single" w:sz="4" w:space="0" w:color="000000"/>
                </w:tcBorders>
                <w:vAlign w:val="center"/>
              </w:tcPr>
            </w:tcPrChange>
          </w:tcPr>
          <w:p w14:paraId="58A3AEEE" w14:textId="77777777" w:rsidR="00490283" w:rsidRPr="003F057F" w:rsidRDefault="00490283" w:rsidP="00C3211B">
            <w:pPr>
              <w:pStyle w:val="TableBody"/>
              <w:jc w:val="center"/>
              <w:rPr>
                <w:highlight w:val="yellow"/>
              </w:rPr>
              <w:pPrChange w:id="110" w:author="Moses, Robinson" w:date="2023-03-27T10:14:00Z">
                <w:pPr>
                  <w:pStyle w:val="TableBody"/>
                </w:pPr>
              </w:pPrChange>
            </w:pPr>
            <w:r>
              <w:object w:dxaOrig="615" w:dyaOrig="555" w14:anchorId="7E81A29B">
                <v:shape id="_x0000_i26629" type="#_x0000_t75" style="width:22.1pt;height:22.1pt" o:ole="">
                  <v:imagedata r:id="rId29" o:title=""/>
                </v:shape>
                <o:OLEObject Type="Embed" ProgID="PBrush" ShapeID="_x0000_i26629" DrawAspect="Content" ObjectID="_1741510518" r:id="rId30"/>
              </w:object>
            </w:r>
          </w:p>
        </w:tc>
        <w:tc>
          <w:tcPr>
            <w:tcW w:w="7221" w:type="dxa"/>
            <w:tcBorders>
              <w:top w:val="single" w:sz="4" w:space="0" w:color="000000"/>
              <w:left w:val="single" w:sz="4" w:space="0" w:color="000000"/>
              <w:bottom w:val="single" w:sz="4" w:space="0" w:color="000000"/>
              <w:right w:val="single" w:sz="4" w:space="0" w:color="000000"/>
            </w:tcBorders>
            <w:tcPrChange w:id="111"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1A7AB7E8" w14:textId="4FCCDA75" w:rsidR="00490283" w:rsidRPr="00F04ECD" w:rsidRDefault="00490283" w:rsidP="00BA4873">
            <w:pPr>
              <w:pStyle w:val="TableBody"/>
            </w:pPr>
            <w:r>
              <w:rPr>
                <w:b/>
                <w:bCs/>
                <w:szCs w:val="16"/>
              </w:rPr>
              <w:t xml:space="preserve"> Return to: </w:t>
            </w:r>
            <w:r>
              <w:t xml:space="preserve">Returns the User to the </w:t>
            </w:r>
            <w:del w:id="112" w:author="Moses, Robinson" w:date="2023-03-27T10:16:00Z">
              <w:r w:rsidDel="00773D85">
                <w:delText xml:space="preserve">prior </w:delText>
              </w:r>
            </w:del>
            <w:ins w:id="113" w:author="Moses, Robinson" w:date="2023-03-27T10:16:00Z">
              <w:r w:rsidR="00773D85">
                <w:t>previous</w:t>
              </w:r>
              <w:r w:rsidR="00773D85">
                <w:t xml:space="preserve"> </w:t>
              </w:r>
            </w:ins>
            <w:r>
              <w:t>screen</w:t>
            </w:r>
          </w:p>
        </w:tc>
      </w:tr>
      <w:tr w:rsidR="00490283" w14:paraId="738356B2" w14:textId="77777777" w:rsidTr="00C3211B">
        <w:trPr>
          <w:cantSplit/>
          <w:trPrChange w:id="114" w:author="Moses, Robinson" w:date="2023-03-27T10:15:00Z">
            <w:trPr>
              <w:cantSplit/>
            </w:trPr>
          </w:trPrChange>
        </w:trPr>
        <w:tc>
          <w:tcPr>
            <w:tcW w:w="1400" w:type="dxa"/>
            <w:tcBorders>
              <w:top w:val="single" w:sz="4" w:space="0" w:color="000000"/>
              <w:left w:val="single" w:sz="4" w:space="0" w:color="000000"/>
              <w:bottom w:val="single" w:sz="4" w:space="0" w:color="000000"/>
            </w:tcBorders>
            <w:vAlign w:val="center"/>
            <w:tcPrChange w:id="115" w:author="Moses, Robinson" w:date="2023-03-27T10:15:00Z">
              <w:tcPr>
                <w:tcW w:w="1400" w:type="dxa"/>
                <w:tcBorders>
                  <w:top w:val="single" w:sz="4" w:space="0" w:color="000000"/>
                  <w:left w:val="single" w:sz="4" w:space="0" w:color="000000"/>
                  <w:bottom w:val="single" w:sz="4" w:space="0" w:color="000000"/>
                </w:tcBorders>
                <w:vAlign w:val="center"/>
              </w:tcPr>
            </w:tcPrChange>
          </w:tcPr>
          <w:p w14:paraId="73616FD4" w14:textId="77777777" w:rsidR="00490283" w:rsidRDefault="00490283" w:rsidP="00C3211B">
            <w:pPr>
              <w:pStyle w:val="TableBody"/>
              <w:jc w:val="center"/>
              <w:pPrChange w:id="116" w:author="Moses, Robinson" w:date="2023-03-27T10:14:00Z">
                <w:pPr>
                  <w:pStyle w:val="TableBody"/>
                </w:pPr>
              </w:pPrChange>
            </w:pPr>
            <w:r>
              <w:object w:dxaOrig="345" w:dyaOrig="315" w14:anchorId="4E481A48">
                <v:shape id="_x0000_i26630" type="#_x0000_t75" style="width:17.5pt;height:16.45pt" o:ole="">
                  <v:imagedata r:id="rId31" o:title=""/>
                </v:shape>
                <o:OLEObject Type="Embed" ProgID="PBrush" ShapeID="_x0000_i26630" DrawAspect="Content" ObjectID="_1741510519" r:id="rId32"/>
              </w:object>
            </w:r>
          </w:p>
        </w:tc>
        <w:tc>
          <w:tcPr>
            <w:tcW w:w="7221" w:type="dxa"/>
            <w:tcBorders>
              <w:top w:val="single" w:sz="4" w:space="0" w:color="000000"/>
              <w:left w:val="single" w:sz="4" w:space="0" w:color="000000"/>
              <w:bottom w:val="single" w:sz="4" w:space="0" w:color="000000"/>
              <w:right w:val="single" w:sz="4" w:space="0" w:color="000000"/>
            </w:tcBorders>
            <w:tcPrChange w:id="117"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7C0C00B0" w14:textId="08B327AB" w:rsidR="00490283" w:rsidRPr="00C11716" w:rsidRDefault="00490283" w:rsidP="00BA4873">
            <w:pPr>
              <w:pStyle w:val="TableBody"/>
              <w:rPr>
                <w:bCs/>
                <w:szCs w:val="16"/>
              </w:rPr>
            </w:pPr>
            <w:r>
              <w:rPr>
                <w:b/>
                <w:bCs/>
                <w:szCs w:val="16"/>
              </w:rPr>
              <w:t xml:space="preserve"> Write to/Enter: </w:t>
            </w:r>
            <w:r>
              <w:rPr>
                <w:bCs/>
                <w:szCs w:val="16"/>
              </w:rPr>
              <w:t>T</w:t>
            </w:r>
            <w:ins w:id="118" w:author="Moses, Robinson" w:date="2023-03-27T07:58:00Z">
              <w:r w:rsidR="003B0A08">
                <w:rPr>
                  <w:bCs/>
                  <w:szCs w:val="16"/>
                </w:rPr>
                <w:t>his t</w:t>
              </w:r>
            </w:ins>
            <w:r>
              <w:rPr>
                <w:bCs/>
                <w:szCs w:val="16"/>
              </w:rPr>
              <w:t xml:space="preserve">akes </w:t>
            </w:r>
            <w:ins w:id="119" w:author="Moses, Robinson" w:date="2023-03-27T07:58:00Z">
              <w:r w:rsidR="003B0A08">
                <w:rPr>
                  <w:bCs/>
                  <w:szCs w:val="16"/>
                </w:rPr>
                <w:t xml:space="preserve">the </w:t>
              </w:r>
            </w:ins>
            <w:r>
              <w:rPr>
                <w:bCs/>
                <w:szCs w:val="16"/>
              </w:rPr>
              <w:t xml:space="preserve">user to </w:t>
            </w:r>
            <w:ins w:id="120" w:author="Moses, Robinson" w:date="2023-03-27T07:58:00Z">
              <w:r w:rsidR="003B0A08">
                <w:rPr>
                  <w:bCs/>
                  <w:szCs w:val="16"/>
                </w:rPr>
                <w:t xml:space="preserve">the </w:t>
              </w:r>
            </w:ins>
            <w:r>
              <w:rPr>
                <w:bCs/>
                <w:szCs w:val="16"/>
              </w:rPr>
              <w:t>Balance Entry screen.</w:t>
            </w:r>
          </w:p>
        </w:tc>
      </w:tr>
      <w:tr w:rsidR="00490283" w14:paraId="77400C83" w14:textId="77777777" w:rsidTr="00C3211B">
        <w:trPr>
          <w:cantSplit/>
          <w:trPrChange w:id="121" w:author="Moses, Robinson" w:date="2023-03-27T10:15:00Z">
            <w:trPr>
              <w:cantSplit/>
            </w:trPr>
          </w:trPrChange>
        </w:trPr>
        <w:tc>
          <w:tcPr>
            <w:tcW w:w="1400" w:type="dxa"/>
            <w:tcBorders>
              <w:top w:val="single" w:sz="4" w:space="0" w:color="000000"/>
              <w:left w:val="single" w:sz="4" w:space="0" w:color="000000"/>
              <w:bottom w:val="single" w:sz="4" w:space="0" w:color="000000"/>
            </w:tcBorders>
            <w:vAlign w:val="center"/>
            <w:tcPrChange w:id="122" w:author="Moses, Robinson" w:date="2023-03-27T10:15:00Z">
              <w:tcPr>
                <w:tcW w:w="1400" w:type="dxa"/>
                <w:tcBorders>
                  <w:top w:val="single" w:sz="4" w:space="0" w:color="000000"/>
                  <w:left w:val="single" w:sz="4" w:space="0" w:color="000000"/>
                  <w:bottom w:val="single" w:sz="4" w:space="0" w:color="000000"/>
                </w:tcBorders>
                <w:vAlign w:val="center"/>
              </w:tcPr>
            </w:tcPrChange>
          </w:tcPr>
          <w:p w14:paraId="10A1E720" w14:textId="77777777" w:rsidR="00490283" w:rsidRDefault="00490283" w:rsidP="00C3211B">
            <w:pPr>
              <w:pStyle w:val="TableBody"/>
              <w:jc w:val="center"/>
              <w:pPrChange w:id="123" w:author="Moses, Robinson" w:date="2023-03-27T10:14:00Z">
                <w:pPr>
                  <w:pStyle w:val="TableBody"/>
                </w:pPr>
              </w:pPrChange>
            </w:pPr>
            <w:r>
              <w:object w:dxaOrig="390" w:dyaOrig="285" w14:anchorId="3F250D4E">
                <v:shape id="_x0000_i26631" type="#_x0000_t75" style="width:18pt;height:13.9pt" o:ole="">
                  <v:imagedata r:id="rId33" o:title=""/>
                </v:shape>
                <o:OLEObject Type="Embed" ProgID="PBrush" ShapeID="_x0000_i26631" DrawAspect="Content" ObjectID="_1741510520" r:id="rId34"/>
              </w:object>
            </w:r>
          </w:p>
        </w:tc>
        <w:tc>
          <w:tcPr>
            <w:tcW w:w="7221" w:type="dxa"/>
            <w:tcBorders>
              <w:top w:val="single" w:sz="4" w:space="0" w:color="000000"/>
              <w:left w:val="single" w:sz="4" w:space="0" w:color="000000"/>
              <w:bottom w:val="single" w:sz="4" w:space="0" w:color="000000"/>
              <w:right w:val="single" w:sz="4" w:space="0" w:color="000000"/>
            </w:tcBorders>
            <w:tcPrChange w:id="124"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2E2C5EDD" w14:textId="7A5D0064" w:rsidR="00490283" w:rsidRPr="0047299F" w:rsidRDefault="00490283" w:rsidP="00BA4873">
            <w:pPr>
              <w:pStyle w:val="TableBody"/>
              <w:rPr>
                <w:bCs/>
                <w:szCs w:val="16"/>
              </w:rPr>
            </w:pPr>
            <w:r>
              <w:rPr>
                <w:b/>
                <w:bCs/>
                <w:szCs w:val="16"/>
              </w:rPr>
              <w:t xml:space="preserve"> Delete: </w:t>
            </w:r>
            <w:r>
              <w:rPr>
                <w:bCs/>
                <w:szCs w:val="16"/>
              </w:rPr>
              <w:t xml:space="preserve"> </w:t>
            </w:r>
            <w:del w:id="125" w:author="Moses, Robinson" w:date="2023-03-27T10:16:00Z">
              <w:r w:rsidDel="00D94501">
                <w:rPr>
                  <w:bCs/>
                  <w:szCs w:val="16"/>
                </w:rPr>
                <w:delText>will d</w:delText>
              </w:r>
            </w:del>
            <w:ins w:id="126" w:author="Moses, Robinson" w:date="2023-03-27T10:16:00Z">
              <w:r w:rsidR="00D94501">
                <w:rPr>
                  <w:bCs/>
                  <w:szCs w:val="16"/>
                </w:rPr>
                <w:t>D</w:t>
              </w:r>
            </w:ins>
            <w:r>
              <w:rPr>
                <w:bCs/>
                <w:szCs w:val="16"/>
              </w:rPr>
              <w:t xml:space="preserve">elete Record or item </w:t>
            </w:r>
            <w:del w:id="127" w:author="Moses, Robinson" w:date="2023-03-27T10:17:00Z">
              <w:r w:rsidDel="00741B6B">
                <w:rPr>
                  <w:bCs/>
                  <w:szCs w:val="16"/>
                </w:rPr>
                <w:delText>the icon is associated with</w:delText>
              </w:r>
            </w:del>
          </w:p>
        </w:tc>
      </w:tr>
      <w:tr w:rsidR="00490283" w14:paraId="0F4C1286" w14:textId="77777777" w:rsidTr="00C3211B">
        <w:trPr>
          <w:cantSplit/>
          <w:trPrChange w:id="128" w:author="Moses, Robinson" w:date="2023-03-27T10:15:00Z">
            <w:trPr>
              <w:cantSplit/>
            </w:trPr>
          </w:trPrChange>
        </w:trPr>
        <w:tc>
          <w:tcPr>
            <w:tcW w:w="1400" w:type="dxa"/>
            <w:tcBorders>
              <w:top w:val="single" w:sz="4" w:space="0" w:color="000000"/>
              <w:left w:val="single" w:sz="4" w:space="0" w:color="000000"/>
              <w:bottom w:val="single" w:sz="4" w:space="0" w:color="000000"/>
            </w:tcBorders>
            <w:vAlign w:val="center"/>
            <w:tcPrChange w:id="129" w:author="Moses, Robinson" w:date="2023-03-27T10:15:00Z">
              <w:tcPr>
                <w:tcW w:w="1400" w:type="dxa"/>
                <w:tcBorders>
                  <w:top w:val="single" w:sz="4" w:space="0" w:color="000000"/>
                  <w:left w:val="single" w:sz="4" w:space="0" w:color="000000"/>
                  <w:bottom w:val="single" w:sz="4" w:space="0" w:color="000000"/>
                </w:tcBorders>
                <w:vAlign w:val="center"/>
              </w:tcPr>
            </w:tcPrChange>
          </w:tcPr>
          <w:p w14:paraId="6F2D01B0" w14:textId="77777777" w:rsidR="00490283" w:rsidRDefault="00490283" w:rsidP="00C3211B">
            <w:pPr>
              <w:pStyle w:val="TableBody"/>
              <w:jc w:val="center"/>
              <w:pPrChange w:id="130" w:author="Moses, Robinson" w:date="2023-03-27T10:14:00Z">
                <w:pPr>
                  <w:pStyle w:val="TableBody"/>
                </w:pPr>
              </w:pPrChange>
            </w:pPr>
            <w:r>
              <w:object w:dxaOrig="645" w:dyaOrig="615" w14:anchorId="0B7C3850">
                <v:shape id="_x0000_i26632" type="#_x0000_t75" style="width:24.15pt;height:22.1pt" o:ole="">
                  <v:imagedata r:id="rId35" o:title=""/>
                </v:shape>
                <o:OLEObject Type="Embed" ProgID="PBrush" ShapeID="_x0000_i26632" DrawAspect="Content" ObjectID="_1741510521" r:id="rId36"/>
              </w:object>
            </w:r>
          </w:p>
        </w:tc>
        <w:tc>
          <w:tcPr>
            <w:tcW w:w="7221" w:type="dxa"/>
            <w:tcBorders>
              <w:top w:val="single" w:sz="4" w:space="0" w:color="000000"/>
              <w:left w:val="single" w:sz="4" w:space="0" w:color="000000"/>
              <w:bottom w:val="single" w:sz="4" w:space="0" w:color="000000"/>
              <w:right w:val="single" w:sz="4" w:space="0" w:color="000000"/>
            </w:tcBorders>
            <w:tcPrChange w:id="131"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2CA69FC5" w14:textId="77777777" w:rsidR="00490283" w:rsidRPr="00F04ECD" w:rsidRDefault="00490283" w:rsidP="00BA4873">
            <w:pPr>
              <w:pStyle w:val="TableBody"/>
              <w:rPr>
                <w:bCs/>
                <w:szCs w:val="16"/>
              </w:rPr>
            </w:pPr>
            <w:r>
              <w:rPr>
                <w:b/>
                <w:bCs/>
                <w:szCs w:val="16"/>
              </w:rPr>
              <w:t xml:space="preserve"> Export to CSV: </w:t>
            </w:r>
            <w:r>
              <w:rPr>
                <w:bCs/>
                <w:szCs w:val="16"/>
              </w:rPr>
              <w:t>Exports screen contents to a .csv report for external analysis</w:t>
            </w:r>
          </w:p>
        </w:tc>
      </w:tr>
      <w:tr w:rsidR="00490283" w14:paraId="1E10BCB9" w14:textId="77777777" w:rsidTr="00C3211B">
        <w:trPr>
          <w:cantSplit/>
          <w:trPrChange w:id="132" w:author="Moses, Robinson" w:date="2023-03-27T10:15:00Z">
            <w:trPr>
              <w:cantSplit/>
            </w:trPr>
          </w:trPrChange>
        </w:trPr>
        <w:tc>
          <w:tcPr>
            <w:tcW w:w="1400" w:type="dxa"/>
            <w:tcBorders>
              <w:top w:val="single" w:sz="4" w:space="0" w:color="000000"/>
              <w:left w:val="single" w:sz="4" w:space="0" w:color="000000"/>
              <w:bottom w:val="single" w:sz="4" w:space="0" w:color="000000"/>
            </w:tcBorders>
            <w:vAlign w:val="center"/>
            <w:tcPrChange w:id="133" w:author="Moses, Robinson" w:date="2023-03-27T10:15:00Z">
              <w:tcPr>
                <w:tcW w:w="1400" w:type="dxa"/>
                <w:tcBorders>
                  <w:top w:val="single" w:sz="4" w:space="0" w:color="000000"/>
                  <w:left w:val="single" w:sz="4" w:space="0" w:color="000000"/>
                  <w:bottom w:val="single" w:sz="4" w:space="0" w:color="000000"/>
                </w:tcBorders>
                <w:vAlign w:val="center"/>
              </w:tcPr>
            </w:tcPrChange>
          </w:tcPr>
          <w:p w14:paraId="746F5CDE" w14:textId="77777777" w:rsidR="00490283" w:rsidRDefault="00490283" w:rsidP="00C3211B">
            <w:pPr>
              <w:pStyle w:val="TableBody"/>
              <w:jc w:val="center"/>
              <w:pPrChange w:id="134" w:author="Moses, Robinson" w:date="2023-03-27T10:14:00Z">
                <w:pPr>
                  <w:pStyle w:val="TableBody"/>
                </w:pPr>
              </w:pPrChange>
            </w:pPr>
            <w:r>
              <w:object w:dxaOrig="3060" w:dyaOrig="3060" w14:anchorId="378919C6">
                <v:shape id="_x0000_i26633" type="#_x0000_t75" style="width:19.55pt;height:19.55pt" o:ole="">
                  <v:imagedata r:id="rId37" o:title=""/>
                </v:shape>
                <o:OLEObject Type="Embed" ProgID="PBrush" ShapeID="_x0000_i26633" DrawAspect="Content" ObjectID="_1741510522" r:id="rId38"/>
              </w:object>
            </w:r>
          </w:p>
        </w:tc>
        <w:tc>
          <w:tcPr>
            <w:tcW w:w="7221" w:type="dxa"/>
            <w:tcBorders>
              <w:top w:val="single" w:sz="4" w:space="0" w:color="000000"/>
              <w:left w:val="single" w:sz="4" w:space="0" w:color="000000"/>
              <w:bottom w:val="single" w:sz="4" w:space="0" w:color="000000"/>
              <w:right w:val="single" w:sz="4" w:space="0" w:color="000000"/>
            </w:tcBorders>
            <w:tcPrChange w:id="135"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6F4AA7B5" w14:textId="77777777" w:rsidR="00490283" w:rsidRPr="00F04ECD" w:rsidRDefault="00490283" w:rsidP="00BA4873">
            <w:pPr>
              <w:pStyle w:val="TableBody"/>
              <w:rPr>
                <w:bCs/>
                <w:szCs w:val="16"/>
              </w:rPr>
            </w:pPr>
            <w:r>
              <w:rPr>
                <w:b/>
                <w:bCs/>
                <w:szCs w:val="16"/>
              </w:rPr>
              <w:t xml:space="preserve"> Export to PDF: </w:t>
            </w:r>
            <w:r>
              <w:rPr>
                <w:bCs/>
                <w:szCs w:val="16"/>
              </w:rPr>
              <w:t>Exports screen contents to a .pdf report for external analysis</w:t>
            </w:r>
          </w:p>
        </w:tc>
      </w:tr>
      <w:tr w:rsidR="00490283" w14:paraId="4AA27DC1" w14:textId="77777777" w:rsidTr="00C3211B">
        <w:trPr>
          <w:cantSplit/>
          <w:trHeight w:val="297"/>
          <w:trPrChange w:id="136" w:author="Moses, Robinson" w:date="2023-03-27T10:15:00Z">
            <w:trPr>
              <w:cantSplit/>
              <w:trHeight w:val="297"/>
            </w:trPr>
          </w:trPrChange>
        </w:trPr>
        <w:tc>
          <w:tcPr>
            <w:tcW w:w="1400" w:type="dxa"/>
            <w:tcBorders>
              <w:top w:val="single" w:sz="4" w:space="0" w:color="000000"/>
              <w:left w:val="single" w:sz="4" w:space="0" w:color="000000"/>
              <w:bottom w:val="single" w:sz="4" w:space="0" w:color="000000"/>
            </w:tcBorders>
            <w:vAlign w:val="center"/>
            <w:tcPrChange w:id="137" w:author="Moses, Robinson" w:date="2023-03-27T10:15:00Z">
              <w:tcPr>
                <w:tcW w:w="1400" w:type="dxa"/>
                <w:tcBorders>
                  <w:top w:val="single" w:sz="4" w:space="0" w:color="000000"/>
                  <w:left w:val="single" w:sz="4" w:space="0" w:color="000000"/>
                  <w:bottom w:val="single" w:sz="4" w:space="0" w:color="000000"/>
                </w:tcBorders>
                <w:vAlign w:val="center"/>
              </w:tcPr>
            </w:tcPrChange>
          </w:tcPr>
          <w:p w14:paraId="0324C354" w14:textId="77777777" w:rsidR="00490283" w:rsidRDefault="00490283" w:rsidP="00C3211B">
            <w:pPr>
              <w:pStyle w:val="TableBody"/>
              <w:jc w:val="center"/>
              <w:rPr>
                <w:b/>
                <w:bCs/>
              </w:rPr>
              <w:pPrChange w:id="138" w:author="Moses, Robinson" w:date="2023-03-27T10:14:00Z">
                <w:pPr>
                  <w:pStyle w:val="TableBody"/>
                </w:pPr>
              </w:pPrChange>
            </w:pPr>
            <w:r>
              <w:object w:dxaOrig="525" w:dyaOrig="420" w14:anchorId="21AE8A10">
                <v:shape id="_x0000_i26634" type="#_x0000_t75" style="width:25.7pt;height:18pt" o:ole="">
                  <v:imagedata r:id="rId39" o:title=""/>
                </v:shape>
                <o:OLEObject Type="Embed" ProgID="PBrush" ShapeID="_x0000_i26634" DrawAspect="Content" ObjectID="_1741510523" r:id="rId40"/>
              </w:object>
            </w:r>
          </w:p>
        </w:tc>
        <w:tc>
          <w:tcPr>
            <w:tcW w:w="7221" w:type="dxa"/>
            <w:tcBorders>
              <w:top w:val="single" w:sz="4" w:space="0" w:color="000000"/>
              <w:left w:val="single" w:sz="4" w:space="0" w:color="000000"/>
              <w:bottom w:val="single" w:sz="4" w:space="0" w:color="000000"/>
              <w:right w:val="single" w:sz="4" w:space="0" w:color="000000"/>
            </w:tcBorders>
            <w:tcPrChange w:id="139"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346610E2" w14:textId="11614FF2" w:rsidR="00490283" w:rsidRPr="00706774" w:rsidRDefault="00490283" w:rsidP="00BA4873">
            <w:pPr>
              <w:pStyle w:val="TableBody"/>
            </w:pPr>
            <w:r>
              <w:t xml:space="preserve"> </w:t>
            </w:r>
            <w:r w:rsidRPr="00706774">
              <w:t>S</w:t>
            </w:r>
            <w:r>
              <w:t xml:space="preserve">elect </w:t>
            </w:r>
            <w:ins w:id="140" w:author="Moses, Robinson" w:date="2023-03-27T07:58:00Z">
              <w:r w:rsidR="003B0A08">
                <w:t xml:space="preserve">the </w:t>
              </w:r>
            </w:ins>
            <w:r w:rsidRPr="00E526D4">
              <w:rPr>
                <w:b/>
              </w:rPr>
              <w:t>English</w:t>
            </w:r>
            <w:r w:rsidRPr="00706774">
              <w:t xml:space="preserve"> </w:t>
            </w:r>
            <w:r>
              <w:t>language</w:t>
            </w:r>
          </w:p>
        </w:tc>
      </w:tr>
      <w:tr w:rsidR="00490283" w14:paraId="1B178C2B" w14:textId="77777777" w:rsidTr="00C3211B">
        <w:trPr>
          <w:cantSplit/>
          <w:trHeight w:val="297"/>
          <w:trPrChange w:id="141" w:author="Moses, Robinson" w:date="2023-03-27T10:15:00Z">
            <w:trPr>
              <w:cantSplit/>
              <w:trHeight w:val="297"/>
            </w:trPr>
          </w:trPrChange>
        </w:trPr>
        <w:tc>
          <w:tcPr>
            <w:tcW w:w="1400" w:type="dxa"/>
            <w:tcBorders>
              <w:top w:val="single" w:sz="4" w:space="0" w:color="000000"/>
              <w:left w:val="single" w:sz="4" w:space="0" w:color="000000"/>
              <w:bottom w:val="single" w:sz="4" w:space="0" w:color="000000"/>
            </w:tcBorders>
            <w:vAlign w:val="center"/>
            <w:tcPrChange w:id="142" w:author="Moses, Robinson" w:date="2023-03-27T10:15:00Z">
              <w:tcPr>
                <w:tcW w:w="1400" w:type="dxa"/>
                <w:tcBorders>
                  <w:top w:val="single" w:sz="4" w:space="0" w:color="000000"/>
                  <w:left w:val="single" w:sz="4" w:space="0" w:color="000000"/>
                  <w:bottom w:val="single" w:sz="4" w:space="0" w:color="000000"/>
                </w:tcBorders>
                <w:vAlign w:val="center"/>
              </w:tcPr>
            </w:tcPrChange>
          </w:tcPr>
          <w:p w14:paraId="56BF22D0" w14:textId="77777777" w:rsidR="00490283" w:rsidRDefault="00490283" w:rsidP="00C3211B">
            <w:pPr>
              <w:pStyle w:val="TableBody"/>
              <w:jc w:val="center"/>
              <w:rPr>
                <w:b/>
                <w:bCs/>
              </w:rPr>
              <w:pPrChange w:id="143" w:author="Moses, Robinson" w:date="2023-03-27T10:14:00Z">
                <w:pPr>
                  <w:pStyle w:val="TableBody"/>
                </w:pPr>
              </w:pPrChange>
            </w:pPr>
            <w:r>
              <w:object w:dxaOrig="465" w:dyaOrig="360" w14:anchorId="3FF34614">
                <v:shape id="_x0000_i26635" type="#_x0000_t75" style="width:21.6pt;height:17.5pt" o:ole="">
                  <v:imagedata r:id="rId41" o:title=""/>
                </v:shape>
                <o:OLEObject Type="Embed" ProgID="PBrush" ShapeID="_x0000_i26635" DrawAspect="Content" ObjectID="_1741510524" r:id="rId42"/>
              </w:object>
            </w:r>
          </w:p>
        </w:tc>
        <w:tc>
          <w:tcPr>
            <w:tcW w:w="7221" w:type="dxa"/>
            <w:tcBorders>
              <w:top w:val="single" w:sz="4" w:space="0" w:color="000000"/>
              <w:left w:val="single" w:sz="4" w:space="0" w:color="000000"/>
              <w:bottom w:val="single" w:sz="4" w:space="0" w:color="000000"/>
              <w:right w:val="single" w:sz="4" w:space="0" w:color="000000"/>
            </w:tcBorders>
            <w:tcPrChange w:id="144"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7DA76D43" w14:textId="007081F0" w:rsidR="00490283" w:rsidRDefault="00490283" w:rsidP="00BA4873">
            <w:pPr>
              <w:pStyle w:val="TableBody"/>
              <w:rPr>
                <w:bCs/>
              </w:rPr>
            </w:pPr>
            <w:r>
              <w:rPr>
                <w:bCs/>
              </w:rPr>
              <w:t xml:space="preserve"> </w:t>
            </w:r>
            <w:r w:rsidRPr="00706774">
              <w:t>S</w:t>
            </w:r>
            <w:r>
              <w:t xml:space="preserve">elect </w:t>
            </w:r>
            <w:ins w:id="145" w:author="Moses, Robinson" w:date="2023-03-27T07:58:00Z">
              <w:r w:rsidR="003B0A08">
                <w:t xml:space="preserve">the </w:t>
              </w:r>
            </w:ins>
            <w:r w:rsidRPr="00E526D4">
              <w:rPr>
                <w:b/>
              </w:rPr>
              <w:t xml:space="preserve">Spanish </w:t>
            </w:r>
            <w:r>
              <w:t>Language</w:t>
            </w:r>
          </w:p>
        </w:tc>
      </w:tr>
      <w:tr w:rsidR="00490283" w14:paraId="0E3DB019" w14:textId="77777777" w:rsidTr="00C3211B">
        <w:trPr>
          <w:cantSplit/>
          <w:trHeight w:val="297"/>
          <w:trPrChange w:id="146" w:author="Moses, Robinson" w:date="2023-03-27T10:15:00Z">
            <w:trPr>
              <w:cantSplit/>
              <w:trHeight w:val="297"/>
            </w:trPr>
          </w:trPrChange>
        </w:trPr>
        <w:tc>
          <w:tcPr>
            <w:tcW w:w="1400" w:type="dxa"/>
            <w:tcBorders>
              <w:top w:val="single" w:sz="4" w:space="0" w:color="000000"/>
              <w:left w:val="single" w:sz="4" w:space="0" w:color="000000"/>
              <w:bottom w:val="single" w:sz="4" w:space="0" w:color="000000"/>
            </w:tcBorders>
            <w:vAlign w:val="center"/>
            <w:tcPrChange w:id="147" w:author="Moses, Robinson" w:date="2023-03-27T10:15:00Z">
              <w:tcPr>
                <w:tcW w:w="1400" w:type="dxa"/>
                <w:tcBorders>
                  <w:top w:val="single" w:sz="4" w:space="0" w:color="000000"/>
                  <w:left w:val="single" w:sz="4" w:space="0" w:color="000000"/>
                  <w:bottom w:val="single" w:sz="4" w:space="0" w:color="000000"/>
                </w:tcBorders>
                <w:vAlign w:val="center"/>
              </w:tcPr>
            </w:tcPrChange>
          </w:tcPr>
          <w:p w14:paraId="71690597" w14:textId="77777777" w:rsidR="00490283" w:rsidRDefault="00490283" w:rsidP="00C3211B">
            <w:pPr>
              <w:pStyle w:val="TableBody"/>
              <w:jc w:val="center"/>
              <w:pPrChange w:id="148" w:author="Moses, Robinson" w:date="2023-03-27T10:14:00Z">
                <w:pPr>
                  <w:pStyle w:val="TableBody"/>
                </w:pPr>
              </w:pPrChange>
            </w:pPr>
            <w:r>
              <w:object w:dxaOrig="645" w:dyaOrig="435" w14:anchorId="72D444EE">
                <v:shape id="_x0000_i26636" type="#_x0000_t75" style="width:21.6pt;height:13.9pt" o:ole="">
                  <v:imagedata r:id="rId43" o:title=""/>
                </v:shape>
                <o:OLEObject Type="Embed" ProgID="PBrush" ShapeID="_x0000_i26636" DrawAspect="Content" ObjectID="_1741510525" r:id="rId44"/>
              </w:object>
            </w:r>
          </w:p>
        </w:tc>
        <w:tc>
          <w:tcPr>
            <w:tcW w:w="7221" w:type="dxa"/>
            <w:tcBorders>
              <w:top w:val="single" w:sz="4" w:space="0" w:color="000000"/>
              <w:left w:val="single" w:sz="4" w:space="0" w:color="000000"/>
              <w:bottom w:val="single" w:sz="4" w:space="0" w:color="000000"/>
              <w:right w:val="single" w:sz="4" w:space="0" w:color="000000"/>
            </w:tcBorders>
            <w:tcPrChange w:id="149"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650865FE" w14:textId="00C83459" w:rsidR="00490283" w:rsidRDefault="00490283" w:rsidP="00BA4873">
            <w:pPr>
              <w:pStyle w:val="TableBody"/>
              <w:rPr>
                <w:bCs/>
              </w:rPr>
            </w:pPr>
            <w:r>
              <w:rPr>
                <w:bCs/>
              </w:rPr>
              <w:t xml:space="preserve"> </w:t>
            </w:r>
            <w:r w:rsidRPr="00706774">
              <w:t>S</w:t>
            </w:r>
            <w:r>
              <w:t xml:space="preserve">elect </w:t>
            </w:r>
            <w:ins w:id="150" w:author="Moses, Robinson" w:date="2023-03-27T07:58:00Z">
              <w:r w:rsidR="003B0A08">
                <w:t xml:space="preserve">the </w:t>
              </w:r>
            </w:ins>
            <w:r>
              <w:rPr>
                <w:b/>
              </w:rPr>
              <w:t>Thai</w:t>
            </w:r>
            <w:r w:rsidRPr="00E526D4">
              <w:rPr>
                <w:b/>
              </w:rPr>
              <w:t xml:space="preserve"> </w:t>
            </w:r>
            <w:r>
              <w:t>Language</w:t>
            </w:r>
          </w:p>
        </w:tc>
      </w:tr>
      <w:tr w:rsidR="00490283" w14:paraId="0EEEA405" w14:textId="77777777" w:rsidTr="00C3211B">
        <w:trPr>
          <w:cantSplit/>
          <w:trHeight w:val="365"/>
          <w:trPrChange w:id="151" w:author="Moses, Robinson" w:date="2023-03-27T10:15:00Z">
            <w:trPr>
              <w:cantSplit/>
              <w:trHeight w:val="365"/>
            </w:trPr>
          </w:trPrChange>
        </w:trPr>
        <w:tc>
          <w:tcPr>
            <w:tcW w:w="1400" w:type="dxa"/>
            <w:tcBorders>
              <w:top w:val="single" w:sz="4" w:space="0" w:color="000000"/>
              <w:left w:val="single" w:sz="4" w:space="0" w:color="000000"/>
              <w:bottom w:val="single" w:sz="4" w:space="0" w:color="000000"/>
            </w:tcBorders>
            <w:vAlign w:val="center"/>
            <w:tcPrChange w:id="152" w:author="Moses, Robinson" w:date="2023-03-27T10:15:00Z">
              <w:tcPr>
                <w:tcW w:w="1400" w:type="dxa"/>
                <w:tcBorders>
                  <w:top w:val="single" w:sz="4" w:space="0" w:color="000000"/>
                  <w:left w:val="single" w:sz="4" w:space="0" w:color="000000"/>
                  <w:bottom w:val="single" w:sz="4" w:space="0" w:color="000000"/>
                </w:tcBorders>
                <w:vAlign w:val="center"/>
              </w:tcPr>
            </w:tcPrChange>
          </w:tcPr>
          <w:p w14:paraId="6F9954FE" w14:textId="77777777" w:rsidR="00490283" w:rsidRDefault="00490283" w:rsidP="00C3211B">
            <w:pPr>
              <w:pStyle w:val="TableBody"/>
              <w:jc w:val="center"/>
              <w:pPrChange w:id="153" w:author="Moses, Robinson" w:date="2023-03-27T10:14:00Z">
                <w:pPr>
                  <w:pStyle w:val="TableBody"/>
                </w:pPr>
              </w:pPrChange>
            </w:pPr>
            <w:r>
              <w:object w:dxaOrig="1050" w:dyaOrig="585" w14:anchorId="54654C3B">
                <v:shape id="_x0000_i26637" type="#_x0000_t75" style="width:38.55pt;height:22.1pt" o:ole="">
                  <v:imagedata r:id="rId45" o:title=""/>
                </v:shape>
                <o:OLEObject Type="Embed" ProgID="PBrush" ShapeID="_x0000_i26637" DrawAspect="Content" ObjectID="_1741510526" r:id="rId46"/>
              </w:object>
            </w:r>
          </w:p>
        </w:tc>
        <w:tc>
          <w:tcPr>
            <w:tcW w:w="7221" w:type="dxa"/>
            <w:tcBorders>
              <w:top w:val="single" w:sz="4" w:space="0" w:color="000000"/>
              <w:left w:val="single" w:sz="4" w:space="0" w:color="000000"/>
              <w:bottom w:val="single" w:sz="4" w:space="0" w:color="000000"/>
              <w:right w:val="single" w:sz="4" w:space="0" w:color="000000"/>
            </w:tcBorders>
            <w:tcPrChange w:id="154" w:author="Moses, Robinson" w:date="2023-03-27T10:15:00Z">
              <w:tcPr>
                <w:tcW w:w="6675" w:type="dxa"/>
                <w:tcBorders>
                  <w:top w:val="single" w:sz="4" w:space="0" w:color="000000"/>
                  <w:left w:val="single" w:sz="4" w:space="0" w:color="000000"/>
                  <w:bottom w:val="single" w:sz="4" w:space="0" w:color="000000"/>
                  <w:right w:val="single" w:sz="4" w:space="0" w:color="000000"/>
                </w:tcBorders>
              </w:tcPr>
            </w:tcPrChange>
          </w:tcPr>
          <w:p w14:paraId="685E9107" w14:textId="523E83F9" w:rsidR="00490283" w:rsidRDefault="00490283" w:rsidP="00BA4873">
            <w:pPr>
              <w:pStyle w:val="TableBody"/>
              <w:rPr>
                <w:bCs/>
              </w:rPr>
            </w:pPr>
            <w:r w:rsidRPr="002B4CF2">
              <w:rPr>
                <w:b/>
                <w:bCs/>
              </w:rPr>
              <w:t xml:space="preserve"> Save</w:t>
            </w:r>
            <w:r>
              <w:rPr>
                <w:bCs/>
              </w:rPr>
              <w:t xml:space="preserve">:  Allows changes made on </w:t>
            </w:r>
            <w:ins w:id="155" w:author="Moses, Robinson" w:date="2023-03-27T07:58:00Z">
              <w:r w:rsidR="003B0A08">
                <w:rPr>
                  <w:bCs/>
                </w:rPr>
                <w:t xml:space="preserve">the </w:t>
              </w:r>
            </w:ins>
            <w:r>
              <w:rPr>
                <w:bCs/>
              </w:rPr>
              <w:t>screen to be permanently saved to the appropriate file</w:t>
            </w:r>
          </w:p>
        </w:tc>
      </w:tr>
    </w:tbl>
    <w:p w14:paraId="3323728C"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71EE399A" w14:textId="3A9941A7" w:rsidR="00BA4873" w:rsidRDefault="00490283" w:rsidP="00BA4873">
      <w:pPr>
        <w:pStyle w:val="Caption"/>
      </w:pPr>
      <w:r w:rsidRPr="00F465FC">
        <w:fldChar w:fldCharType="end"/>
      </w:r>
    </w:p>
    <w:p w14:paraId="24786A8D" w14:textId="77777777" w:rsidR="00BA4873" w:rsidRDefault="00BA4873">
      <w:pPr>
        <w:rPr>
          <w:i/>
          <w:iCs/>
          <w:color w:val="44546A" w:themeColor="text2"/>
          <w:sz w:val="18"/>
          <w:szCs w:val="18"/>
        </w:rPr>
      </w:pPr>
      <w:r>
        <w:br w:type="page"/>
      </w:r>
    </w:p>
    <w:p w14:paraId="5B24B37E" w14:textId="3837F943" w:rsidR="00490283" w:rsidRDefault="00490283" w:rsidP="00490283">
      <w:pPr>
        <w:pStyle w:val="Heading3"/>
        <w:ind w:right="1330"/>
      </w:pPr>
      <w:bookmarkStart w:id="156" w:name="_DATE_SELECTOR"/>
      <w:bookmarkStart w:id="157" w:name="_Toc63697388"/>
      <w:bookmarkStart w:id="158" w:name="_Toc130890299"/>
      <w:bookmarkEnd w:id="156"/>
      <w:r>
        <w:lastRenderedPageBreak/>
        <w:t>DATE SELECTOR</w:t>
      </w:r>
      <w:bookmarkEnd w:id="157"/>
      <w:bookmarkEnd w:id="158"/>
      <w:r>
        <w:t xml:space="preserve"> </w:t>
      </w:r>
    </w:p>
    <w:p w14:paraId="2A06CE01" w14:textId="479E0056" w:rsidR="00490283" w:rsidRDefault="00490283" w:rsidP="00BA4873">
      <w:pPr>
        <w:pStyle w:val="BodyText"/>
      </w:pPr>
      <w:r>
        <w:t xml:space="preserve">In several areas of the application, it may be necessary to select or change a date for reports, orders, etc.  The Date Selector is located under </w:t>
      </w:r>
      <w:r w:rsidRPr="00B85FC9">
        <w:rPr>
          <w:i/>
          <w:iCs/>
          <w:rPrChange w:id="159" w:author="Moses, Robinson" w:date="2023-03-27T10:19:00Z">
            <w:rPr/>
          </w:rPrChange>
        </w:rPr>
        <w:t>Settings -&gt; Logs -&gt; System Event Logs</w:t>
      </w:r>
      <w:r>
        <w:t xml:space="preserve">. The </w:t>
      </w:r>
      <w:r w:rsidRPr="00625CF5">
        <w:rPr>
          <w:b/>
          <w:bCs/>
          <w:rPrChange w:id="160" w:author="Moses, Robinson" w:date="2023-03-27T10:19:00Z">
            <w:rPr/>
          </w:rPrChange>
        </w:rPr>
        <w:t>To</w:t>
      </w:r>
      <w:r>
        <w:t xml:space="preserve"> and </w:t>
      </w:r>
      <w:r w:rsidRPr="00625CF5">
        <w:rPr>
          <w:b/>
          <w:bCs/>
          <w:rPrChange w:id="161" w:author="Moses, Robinson" w:date="2023-03-27T10:19:00Z">
            <w:rPr/>
          </w:rPrChange>
        </w:rPr>
        <w:t>From</w:t>
      </w:r>
      <w:r>
        <w:t xml:space="preserve"> </w:t>
      </w:r>
      <w:r w:rsidRPr="007B7495">
        <w:rPr>
          <w:b/>
          <w:bCs/>
          <w:rPrChange w:id="162" w:author="Moses, Robinson" w:date="2023-03-27T10:20:00Z">
            <w:rPr/>
          </w:rPrChange>
        </w:rPr>
        <w:t>Date</w:t>
      </w:r>
      <w:r>
        <w:t xml:space="preserve"> fields </w:t>
      </w:r>
      <w:del w:id="163" w:author="Moses, Robinson" w:date="2023-03-27T10:20:00Z">
        <w:r w:rsidDel="00625CF5">
          <w:delText xml:space="preserve">there </w:delText>
        </w:r>
      </w:del>
      <w:r>
        <w:t>use the Date Selectors.</w:t>
      </w:r>
    </w:p>
    <w:p w14:paraId="6219BF0C" w14:textId="77777777" w:rsidR="00490283" w:rsidRDefault="00490283" w:rsidP="00BA4873">
      <w:pPr>
        <w:pStyle w:val="Caption"/>
      </w:pPr>
      <w:bookmarkStart w:id="164" w:name="_Toc63697425"/>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2</w:t>
      </w:r>
      <w:r w:rsidRPr="6356747E">
        <w:rPr>
          <w:noProof/>
        </w:rPr>
        <w:fldChar w:fldCharType="end"/>
      </w:r>
      <w:r>
        <w:t>: DATE SELECTOR</w:t>
      </w:r>
      <w:bookmarkEnd w:id="164"/>
      <w:r>
        <w:t xml:space="preserve"> </w:t>
      </w:r>
    </w:p>
    <w:p w14:paraId="4833DF1F" w14:textId="77777777" w:rsidR="00BA4873" w:rsidRDefault="00490283" w:rsidP="00BA4873">
      <w:pPr>
        <w:spacing w:after="131"/>
        <w:jc w:val="center"/>
      </w:pPr>
      <w:r>
        <w:rPr>
          <w:noProof/>
        </w:rPr>
        <w:drawing>
          <wp:inline distT="0" distB="0" distL="0" distR="0" wp14:anchorId="1847426C" wp14:editId="57398F8E">
            <wp:extent cx="2390775" cy="2190750"/>
            <wp:effectExtent l="76200" t="76200" r="142875" b="133350"/>
            <wp:docPr id="305466694" name="Picture 30546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66694"/>
                    <pic:cNvPicPr/>
                  </pic:nvPicPr>
                  <pic:blipFill>
                    <a:blip r:embed="rId47">
                      <a:extLst>
                        <a:ext uri="{28A0092B-C50C-407E-A947-70E740481C1C}">
                          <a14:useLocalDpi xmlns:a14="http://schemas.microsoft.com/office/drawing/2010/main" val="0"/>
                        </a:ext>
                      </a:extLst>
                    </a:blip>
                    <a:stretch>
                      <a:fillRect/>
                    </a:stretch>
                  </pic:blipFill>
                  <pic:spPr>
                    <a:xfrm>
                      <a:off x="0" y="0"/>
                      <a:ext cx="23907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4F7D" w14:textId="2E35275D"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5AC2C609" w14:textId="77777777" w:rsidR="007B7495" w:rsidRDefault="00490283" w:rsidP="00BA4873">
      <w:pPr>
        <w:pStyle w:val="Caption"/>
        <w:rPr>
          <w:ins w:id="165" w:author="Moses, Robinson" w:date="2023-03-27T10:20:00Z"/>
        </w:rPr>
      </w:pPr>
      <w:r w:rsidRPr="00F465FC">
        <w:fldChar w:fldCharType="end"/>
      </w:r>
      <w:bookmarkStart w:id="166" w:name="_Toc63697468"/>
    </w:p>
    <w:p w14:paraId="5CF72621" w14:textId="2AE97F3B"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t>: DATE SELECTOR DESCRIPTION</w:t>
      </w:r>
      <w:bookmarkEnd w:id="166"/>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490283" w14:paraId="0FC9E638" w14:textId="77777777" w:rsidTr="00BA4873">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7EB135" w14:textId="77777777" w:rsidR="00490283" w:rsidRDefault="00490283" w:rsidP="00BA4873">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7610356" w14:textId="77777777" w:rsidR="00490283" w:rsidRDefault="00490283" w:rsidP="00BA4873">
            <w:pPr>
              <w:pStyle w:val="TableHeading"/>
            </w:pPr>
            <w:r>
              <w:t xml:space="preserve">Description </w:t>
            </w:r>
          </w:p>
        </w:tc>
      </w:tr>
      <w:tr w:rsidR="00490283" w14:paraId="3A419915" w14:textId="77777777" w:rsidTr="00BB302E">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4F919C01" w14:textId="65A4C9C8" w:rsidR="00490283" w:rsidRDefault="00490283" w:rsidP="007B7495">
            <w:pPr>
              <w:ind w:left="71"/>
              <w:jc w:val="center"/>
            </w:pPr>
            <w:r>
              <w:rPr>
                <w:noProof/>
              </w:rPr>
              <w:drawing>
                <wp:inline distT="0" distB="0" distL="0" distR="0" wp14:anchorId="2BCCBA8D" wp14:editId="681D8A40">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48">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1AABE8" w14:textId="77777777" w:rsidR="00490283" w:rsidRDefault="00490283" w:rsidP="00BA4873">
            <w:pPr>
              <w:pStyle w:val="TableBody"/>
            </w:pPr>
            <w:r>
              <w:t xml:space="preserve">Moves the Calendar 1 month forward or backward </w:t>
            </w:r>
          </w:p>
        </w:tc>
      </w:tr>
      <w:tr w:rsidR="00490283" w14:paraId="776073AC" w14:textId="77777777" w:rsidTr="00BB302E">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A7E25" w14:textId="7DDDE341" w:rsidR="00490283" w:rsidRPr="00BA4873" w:rsidRDefault="00490283" w:rsidP="007B7495">
            <w:pPr>
              <w:pStyle w:val="TableBody"/>
              <w:jc w:val="center"/>
              <w:rPr>
                <w:b/>
                <w:bCs/>
              </w:rPr>
              <w:pPrChange w:id="167" w:author="Moses, Robinson" w:date="2023-03-27T10:20:00Z">
                <w:pPr>
                  <w:pStyle w:val="TableBody"/>
                </w:pPr>
              </w:pPrChange>
            </w:pPr>
            <w:r w:rsidRPr="00BA4873">
              <w:rPr>
                <w:b/>
                <w:bCs/>
              </w:rPr>
              <w:t>Dates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5F7CF" w14:textId="77777777" w:rsidR="00490283" w:rsidRDefault="00490283" w:rsidP="00BA4873">
            <w:pPr>
              <w:pStyle w:val="TableBody"/>
            </w:pPr>
            <w:r>
              <w:t xml:space="preserve">Selects the date of the month to be searched for </w:t>
            </w:r>
          </w:p>
        </w:tc>
      </w:tr>
      <w:tr w:rsidR="00490283" w14:paraId="183F9422" w14:textId="77777777" w:rsidTr="00BB302E">
        <w:trPr>
          <w:trHeight w:val="336"/>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29105" w14:textId="44644081" w:rsidR="00490283" w:rsidRPr="00BA4873" w:rsidRDefault="00490283" w:rsidP="007B7495">
            <w:pPr>
              <w:pStyle w:val="TableBody"/>
              <w:jc w:val="center"/>
              <w:rPr>
                <w:b/>
                <w:bCs/>
              </w:rPr>
              <w:pPrChange w:id="168" w:author="Moses, Robinson" w:date="2023-03-27T10:20:00Z">
                <w:pPr>
                  <w:pStyle w:val="TableBody"/>
                </w:pPr>
              </w:pPrChange>
            </w:pPr>
            <w:r w:rsidRPr="00BA4873">
              <w:rPr>
                <w:b/>
                <w:bCs/>
              </w:rPr>
              <w:t>Years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254E4" w14:textId="77777777" w:rsidR="00490283" w:rsidRDefault="00490283" w:rsidP="00BA4873">
            <w:pPr>
              <w:pStyle w:val="TableBody"/>
            </w:pPr>
            <w:r>
              <w:t xml:space="preserve">Specifies the year to be searched </w:t>
            </w:r>
          </w:p>
        </w:tc>
      </w:tr>
    </w:tbl>
    <w:p w14:paraId="7E476367" w14:textId="7D14FFF9" w:rsidR="00490283" w:rsidRDefault="00490283" w:rsidP="00490283">
      <w:pPr>
        <w:pStyle w:val="Heading1"/>
        <w:ind w:left="-5"/>
      </w:pPr>
      <w:bookmarkStart w:id="169" w:name="_DASHBOARD"/>
      <w:bookmarkStart w:id="170" w:name="_DASHBOARD_1"/>
      <w:bookmarkStart w:id="171" w:name="_Toc63697389"/>
      <w:bookmarkStart w:id="172" w:name="_Toc130890300"/>
      <w:bookmarkEnd w:id="169"/>
      <w:bookmarkEnd w:id="170"/>
      <w:r>
        <w:lastRenderedPageBreak/>
        <w:t>DASHBOARD</w:t>
      </w:r>
      <w:bookmarkEnd w:id="171"/>
      <w:bookmarkEnd w:id="172"/>
      <w:r>
        <w:t xml:space="preserve"> </w:t>
      </w:r>
    </w:p>
    <w:p w14:paraId="13BD6DF7" w14:textId="2424E223" w:rsidR="00490283" w:rsidRDefault="00490283" w:rsidP="00BA4873">
      <w:pPr>
        <w:pStyle w:val="BodyText"/>
      </w:pPr>
      <w:r>
        <w:t>The Dashboard provides a real-time summary of all cash flows to and from the different sources for each vault. From the Dashboard</w:t>
      </w:r>
      <w:ins w:id="173" w:author="Moses, Robinson" w:date="2023-03-27T07:58:00Z">
        <w:r w:rsidR="00EC54B0">
          <w:t>,</w:t>
        </w:r>
      </w:ins>
      <w:r>
        <w:t xml:space="preserve"> the user can hyperlink to individual vaults to access </w:t>
      </w:r>
      <w:del w:id="174" w:author="Moses, Robinson" w:date="2023-03-28T06:33:00Z">
        <w:r w:rsidDel="00050D52">
          <w:delText xml:space="preserve">more </w:delText>
        </w:r>
      </w:del>
      <w:r>
        <w:t xml:space="preserve">detailed information. Users can also export to file (CSV) for detailed analysis or report generation. </w:t>
      </w:r>
    </w:p>
    <w:p w14:paraId="653066D5" w14:textId="77777777" w:rsidR="00490283" w:rsidRDefault="00490283" w:rsidP="00490283">
      <w:pPr>
        <w:spacing w:after="0"/>
        <w:ind w:left="-5" w:hanging="10"/>
      </w:pPr>
      <w:bookmarkStart w:id="175" w:name="_Toc63697426"/>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Pr>
          <w:noProof/>
          <w:sz w:val="18"/>
          <w:szCs w:val="18"/>
        </w:rPr>
        <w:t>3</w:t>
      </w:r>
      <w:r w:rsidRPr="00194D00">
        <w:rPr>
          <w:noProof/>
          <w:sz w:val="18"/>
          <w:szCs w:val="18"/>
        </w:rPr>
        <w:fldChar w:fldCharType="end"/>
      </w:r>
      <w:r w:rsidRPr="00194D00">
        <w:rPr>
          <w:sz w:val="18"/>
          <w:szCs w:val="18"/>
        </w:rPr>
        <w:t>: DASHBOARD</w:t>
      </w:r>
      <w:r w:rsidRPr="6356747E">
        <w:rPr>
          <w:sz w:val="18"/>
          <w:szCs w:val="18"/>
        </w:rPr>
        <w:t xml:space="preserve"> SCREEN</w:t>
      </w:r>
      <w:bookmarkEnd w:id="175"/>
    </w:p>
    <w:p w14:paraId="0CE5EBDF" w14:textId="77777777" w:rsidR="00490283" w:rsidRDefault="00490283" w:rsidP="00BA4873">
      <w:pPr>
        <w:spacing w:after="0"/>
        <w:ind w:left="-5" w:hanging="10"/>
        <w:jc w:val="center"/>
      </w:pPr>
      <w:r>
        <w:rPr>
          <w:noProof/>
        </w:rPr>
        <w:drawing>
          <wp:inline distT="0" distB="0" distL="0" distR="0" wp14:anchorId="504DB0D6" wp14:editId="2A85A09D">
            <wp:extent cx="5476876" cy="2790825"/>
            <wp:effectExtent l="76200" t="76200" r="142875" b="123825"/>
            <wp:docPr id="539792910" name="Picture 53979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92910"/>
                    <pic:cNvPicPr/>
                  </pic:nvPicPr>
                  <pic:blipFill>
                    <a:blip r:embed="rId49">
                      <a:extLst>
                        <a:ext uri="{28A0092B-C50C-407E-A947-70E740481C1C}">
                          <a14:useLocalDpi xmlns:a14="http://schemas.microsoft.com/office/drawing/2010/main" val="0"/>
                        </a:ext>
                      </a:extLst>
                    </a:blip>
                    <a:stretch>
                      <a:fillRect/>
                    </a:stretch>
                  </pic:blipFill>
                  <pic:spPr>
                    <a:xfrm>
                      <a:off x="0" y="0"/>
                      <a:ext cx="5476876"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DD1E0" w14:textId="415E4F4D" w:rsidR="00490283" w:rsidRPr="00F465FC" w:rsidRDefault="00490283" w:rsidP="00BA4873">
      <w:pPr>
        <w:pStyle w:val="Caption"/>
        <w:rPr>
          <w:color w:val="92D050"/>
        </w:rPr>
      </w:pPr>
      <w:r>
        <w:t xml:space="preserve"> </w:t>
      </w:r>
      <w:hyperlink w:anchor="_DASHBOARD_1" w:history="1">
        <w:r w:rsidRPr="00F465FC">
          <w:rPr>
            <w:rStyle w:val="Hyperlink"/>
            <w:color w:val="92D050"/>
          </w:rPr>
          <w:t>Return to: Dashboard</w:t>
        </w:r>
      </w:hyperlink>
      <w:r w:rsidRPr="00F465FC">
        <w:rPr>
          <w:color w:val="92D050"/>
        </w:rPr>
        <w:t xml:space="preserve"> </w:t>
      </w:r>
    </w:p>
    <w:p w14:paraId="17E92E8F" w14:textId="77777777" w:rsidR="00490283" w:rsidRDefault="00490283" w:rsidP="00490283">
      <w:pPr>
        <w:pStyle w:val="Heading5"/>
        <w:ind w:left="-5"/>
      </w:pPr>
      <w:bookmarkStart w:id="176" w:name="_Toc63697469"/>
      <w:bookmarkStart w:id="177" w:name="_Ref130878639"/>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DASHBOARD FIELD DESCRIPTIONS</w:t>
      </w:r>
      <w:bookmarkEnd w:id="176"/>
      <w:bookmarkEnd w:id="177"/>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3A3DBBF0" w14:textId="77777777" w:rsidTr="00BA487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7ABCF8E" w14:textId="77777777" w:rsidR="00490283" w:rsidRDefault="00490283" w:rsidP="00BA487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466FD9" w14:textId="77777777" w:rsidR="00490283" w:rsidRDefault="00490283" w:rsidP="00BA4873">
            <w:pPr>
              <w:pStyle w:val="TableHeading"/>
            </w:pPr>
            <w:r>
              <w:t xml:space="preserve">Description </w:t>
            </w:r>
          </w:p>
        </w:tc>
      </w:tr>
      <w:tr w:rsidR="00490283" w14:paraId="70CAFFE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D5FB370" w14:textId="77777777" w:rsidR="00490283" w:rsidRPr="009C3949" w:rsidRDefault="00490283" w:rsidP="00BA4873">
            <w:pPr>
              <w:pStyle w:val="TableBody"/>
              <w:rPr>
                <w:b/>
                <w:bCs/>
                <w:rPrChange w:id="178" w:author="Moses, Robinson" w:date="2023-03-28T06:33:00Z">
                  <w:rPr/>
                </w:rPrChange>
              </w:rPr>
            </w:pPr>
            <w:r w:rsidRPr="009C3949">
              <w:rPr>
                <w:b/>
                <w:bCs/>
                <w:rPrChange w:id="179" w:author="Moses, Robinson" w:date="2023-03-28T06:33:00Z">
                  <w:rPr/>
                </w:rPrChange>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0B73B3F2" w14:textId="77777777" w:rsidR="00490283" w:rsidRPr="009C3949" w:rsidRDefault="00490283" w:rsidP="009C3949">
            <w:pPr>
              <w:pStyle w:val="TableBody"/>
            </w:pPr>
            <w:r w:rsidRPr="009C3949">
              <w:t xml:space="preserve"> Reflects current Day, Month, Year, and Time for transaction status </w:t>
            </w:r>
          </w:p>
        </w:tc>
      </w:tr>
      <w:tr w:rsidR="00490283" w14:paraId="3F4A575A"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6C7916A" w14:textId="77777777" w:rsidR="00490283" w:rsidRPr="009C3949" w:rsidRDefault="00490283" w:rsidP="00BA4873">
            <w:pPr>
              <w:pStyle w:val="TableBody"/>
              <w:rPr>
                <w:b/>
                <w:bCs/>
                <w:rPrChange w:id="180" w:author="Moses, Robinson" w:date="2023-03-28T06:33:00Z">
                  <w:rPr/>
                </w:rPrChange>
              </w:rPr>
            </w:pPr>
            <w:r w:rsidRPr="009C3949">
              <w:rPr>
                <w:b/>
                <w:bCs/>
                <w:rPrChange w:id="181" w:author="Moses, Robinson" w:date="2023-03-28T06:33:00Z">
                  <w:rPr/>
                </w:rPrChange>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2122635B" w14:textId="77777777" w:rsidR="00490283" w:rsidRPr="009C3949" w:rsidRDefault="00490283" w:rsidP="009C3949">
            <w:pPr>
              <w:pStyle w:val="TableBody"/>
            </w:pPr>
            <w:r w:rsidRPr="009C3949">
              <w:t xml:space="preserve"> An individual tab for each currency utilized in the different vaults will be displayed. Users can navigate by clicking on each tab. </w:t>
            </w:r>
          </w:p>
        </w:tc>
      </w:tr>
      <w:tr w:rsidR="00490283" w14:paraId="232BD1D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205E180" w14:textId="77777777" w:rsidR="00490283" w:rsidRPr="009C3949" w:rsidRDefault="00490283" w:rsidP="00BA4873">
            <w:pPr>
              <w:pStyle w:val="TableBody"/>
              <w:rPr>
                <w:b/>
                <w:bCs/>
                <w:rPrChange w:id="182" w:author="Moses, Robinson" w:date="2023-03-28T06:33:00Z">
                  <w:rPr/>
                </w:rPrChange>
              </w:rPr>
            </w:pPr>
            <w:r w:rsidRPr="009C3949">
              <w:rPr>
                <w:b/>
                <w:bCs/>
                <w:rPrChange w:id="183" w:author="Moses, Robinson" w:date="2023-03-28T06:33:00Z">
                  <w:rPr/>
                </w:rPrChange>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56A8C21E" w14:textId="27FF412A" w:rsidR="00490283" w:rsidRPr="009C3949" w:rsidRDefault="00490283" w:rsidP="009C3949">
            <w:pPr>
              <w:pStyle w:val="TableBody"/>
            </w:pPr>
            <w:r w:rsidRPr="009C3949">
              <w:t xml:space="preserve"> </w:t>
            </w:r>
            <w:del w:id="184" w:author="Moses, Robinson" w:date="2023-03-27T07:59:00Z">
              <w:r w:rsidRPr="009C3949" w:rsidDel="00EC54B0">
                <w:delText xml:space="preserve">Hyperlinked </w:delText>
              </w:r>
            </w:del>
            <w:ins w:id="185" w:author="Moses, Robinson" w:date="2023-03-27T07:59:00Z">
              <w:r w:rsidR="00EC54B0" w:rsidRPr="009C3949">
                <w:t>The h</w:t>
              </w:r>
              <w:r w:rsidR="00EC54B0" w:rsidRPr="009C3949">
                <w:t xml:space="preserve">yperlinked </w:t>
              </w:r>
            </w:ins>
            <w:r w:rsidRPr="009C3949">
              <w:t xml:space="preserve">ID of all </w:t>
            </w:r>
            <w:ins w:id="186" w:author="Moses, Robinson" w:date="2023-03-28T06:35:00Z">
              <w:r w:rsidR="00E11387">
                <w:t>V</w:t>
              </w:r>
            </w:ins>
            <w:del w:id="187" w:author="Moses, Robinson" w:date="2023-03-28T06:35:00Z">
              <w:r w:rsidRPr="009C3949" w:rsidDel="00E11387">
                <w:delText>v</w:delText>
              </w:r>
            </w:del>
            <w:r w:rsidRPr="009C3949">
              <w:t xml:space="preserve">aults </w:t>
            </w:r>
            <w:ins w:id="188" w:author="Moses, Robinson" w:date="2023-03-28T06:34:00Z">
              <w:r w:rsidR="009A0143">
                <w:t xml:space="preserve">to which </w:t>
              </w:r>
            </w:ins>
            <w:ins w:id="189" w:author="Moses, Robinson" w:date="2023-03-27T07:59:00Z">
              <w:r w:rsidR="00EC54B0" w:rsidRPr="009C3949">
                <w:t xml:space="preserve">the </w:t>
              </w:r>
            </w:ins>
            <w:r w:rsidRPr="009C3949">
              <w:t>user has access</w:t>
            </w:r>
            <w:del w:id="190" w:author="Moses, Robinson" w:date="2023-03-28T06:34:00Z">
              <w:r w:rsidRPr="009C3949" w:rsidDel="00273F9D">
                <w:delText xml:space="preserve"> to</w:delText>
              </w:r>
            </w:del>
            <w:r w:rsidRPr="009C3949">
              <w:t xml:space="preserve">. Hyperlink takes </w:t>
            </w:r>
            <w:ins w:id="191" w:author="Moses, Robinson" w:date="2023-03-27T07:59:00Z">
              <w:r w:rsidR="00EC54B0" w:rsidRPr="009C3949">
                <w:t xml:space="preserve">the </w:t>
              </w:r>
            </w:ins>
            <w:r w:rsidRPr="009C3949">
              <w:t xml:space="preserve">user to </w:t>
            </w:r>
            <w:ins w:id="192" w:author="Moses, Robinson" w:date="2023-03-27T07:59:00Z">
              <w:r w:rsidR="00EC54B0" w:rsidRPr="009C3949">
                <w:t xml:space="preserve">the </w:t>
              </w:r>
            </w:ins>
            <w:r w:rsidRPr="00E11387">
              <w:rPr>
                <w:b/>
                <w:bCs/>
                <w:rPrChange w:id="193" w:author="Moses, Robinson" w:date="2023-03-28T06:35:00Z">
                  <w:rPr>
                    <w:color w:val="76923C"/>
                  </w:rPr>
                </w:rPrChange>
              </w:rPr>
              <w:t>Vault Details</w:t>
            </w:r>
            <w:r w:rsidRPr="009C3949">
              <w:t xml:space="preserve"> screen</w:t>
            </w:r>
            <w:del w:id="194" w:author="Moses, Robinson" w:date="2023-03-27T07:59:00Z">
              <w:r w:rsidRPr="009C3949" w:rsidDel="00EC54B0">
                <w:delText xml:space="preserve">  </w:delText>
              </w:r>
            </w:del>
            <w:r w:rsidRPr="009C3949">
              <w:t xml:space="preserve"> where </w:t>
            </w:r>
            <w:ins w:id="195" w:author="Moses, Robinson" w:date="2023-03-27T07:59:00Z">
              <w:r w:rsidR="00EC54B0" w:rsidRPr="009C3949">
                <w:t xml:space="preserve">the </w:t>
              </w:r>
            </w:ins>
            <w:r w:rsidRPr="009C3949">
              <w:t xml:space="preserve">user can view detailed balance and transaction amounts. </w:t>
            </w:r>
          </w:p>
        </w:tc>
      </w:tr>
      <w:tr w:rsidR="00490283" w14:paraId="28DF3EDC"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1DEFE2" w14:textId="77777777" w:rsidR="00490283" w:rsidRPr="009C3949" w:rsidRDefault="00490283" w:rsidP="00BA4873">
            <w:pPr>
              <w:pStyle w:val="TableBody"/>
              <w:rPr>
                <w:b/>
                <w:bCs/>
                <w:rPrChange w:id="196" w:author="Moses, Robinson" w:date="2023-03-28T06:33:00Z">
                  <w:rPr/>
                </w:rPrChange>
              </w:rPr>
            </w:pPr>
            <w:r w:rsidRPr="009C3949">
              <w:rPr>
                <w:b/>
                <w:bCs/>
                <w:rPrChange w:id="197" w:author="Moses, Robinson" w:date="2023-03-28T06:33:00Z">
                  <w:rPr/>
                </w:rPrChange>
              </w:rPr>
              <w:t xml:space="preserve">Opening Balance </w:t>
            </w:r>
          </w:p>
        </w:tc>
        <w:tc>
          <w:tcPr>
            <w:tcW w:w="6194" w:type="dxa"/>
            <w:tcBorders>
              <w:top w:val="single" w:sz="4" w:space="0" w:color="000000"/>
              <w:left w:val="single" w:sz="4" w:space="0" w:color="000000"/>
              <w:bottom w:val="single" w:sz="4" w:space="0" w:color="000000"/>
              <w:right w:val="single" w:sz="4" w:space="0" w:color="000000"/>
            </w:tcBorders>
          </w:tcPr>
          <w:p w14:paraId="0E889595" w14:textId="6069147F" w:rsidR="00490283" w:rsidRPr="009C3949" w:rsidRDefault="00490283" w:rsidP="009C3949">
            <w:pPr>
              <w:pStyle w:val="TableBody"/>
            </w:pPr>
            <w:r w:rsidRPr="009C3949">
              <w:t>Vault</w:t>
            </w:r>
            <w:del w:id="198" w:author="Moses, Robinson" w:date="2023-03-27T07:59:00Z">
              <w:r w:rsidRPr="009C3949" w:rsidDel="00EC54B0">
                <w:delText>s</w:delText>
              </w:r>
            </w:del>
            <w:r w:rsidRPr="009C3949">
              <w:t xml:space="preserve"> total Opening Balance for the </w:t>
            </w:r>
            <w:del w:id="199" w:author="Moses, Robinson" w:date="2023-03-27T07:59:00Z">
              <w:r w:rsidRPr="009C3949" w:rsidDel="00B8158E">
                <w:delText xml:space="preserve">time </w:delText>
              </w:r>
            </w:del>
            <w:r w:rsidRPr="009C3949">
              <w:t xml:space="preserve">period. When a vault is closed, its verified closing balance becomes the opening balance of the next period. </w:t>
            </w:r>
          </w:p>
        </w:tc>
      </w:tr>
      <w:tr w:rsidR="00490283" w14:paraId="52651663" w14:textId="77777777" w:rsidTr="00BB302E">
        <w:trPr>
          <w:trHeight w:val="1829"/>
        </w:trPr>
        <w:tc>
          <w:tcPr>
            <w:tcW w:w="1881" w:type="dxa"/>
            <w:tcBorders>
              <w:top w:val="single" w:sz="4" w:space="0" w:color="000000"/>
              <w:left w:val="single" w:sz="4" w:space="0" w:color="000000"/>
              <w:bottom w:val="single" w:sz="4" w:space="0" w:color="000000"/>
              <w:right w:val="single" w:sz="4" w:space="0" w:color="000000"/>
            </w:tcBorders>
            <w:vAlign w:val="center"/>
          </w:tcPr>
          <w:p w14:paraId="177B4D93" w14:textId="77777777" w:rsidR="00490283" w:rsidRPr="00F61F8D" w:rsidRDefault="00490283" w:rsidP="001D5E93">
            <w:pPr>
              <w:pStyle w:val="TableBody"/>
              <w:rPr>
                <w:b/>
                <w:bCs/>
                <w:rPrChange w:id="200" w:author="Moses, Robinson" w:date="2023-03-28T06:36:00Z">
                  <w:rPr/>
                </w:rPrChange>
              </w:rPr>
            </w:pPr>
            <w:r w:rsidRPr="00F61F8D">
              <w:rPr>
                <w:b/>
                <w:bCs/>
                <w:rPrChange w:id="201" w:author="Moses, Robinson" w:date="2023-03-28T06:36:00Z">
                  <w:rPr/>
                </w:rPrChange>
              </w:rPr>
              <w:lastRenderedPageBreak/>
              <w:t xml:space="preserve">Funding Source </w:t>
            </w:r>
          </w:p>
        </w:tc>
        <w:tc>
          <w:tcPr>
            <w:tcW w:w="6194" w:type="dxa"/>
            <w:tcBorders>
              <w:top w:val="single" w:sz="4" w:space="0" w:color="000000"/>
              <w:left w:val="single" w:sz="4" w:space="0" w:color="000000"/>
              <w:bottom w:val="single" w:sz="4" w:space="0" w:color="000000"/>
              <w:right w:val="single" w:sz="4" w:space="0" w:color="000000"/>
            </w:tcBorders>
          </w:tcPr>
          <w:p w14:paraId="705BB719" w14:textId="20BD7E11" w:rsidR="00490283" w:rsidRDefault="00490283" w:rsidP="001D5E93">
            <w:pPr>
              <w:pStyle w:val="TableBody"/>
            </w:pPr>
            <w:r>
              <w:t xml:space="preserve">Currency travelling In/Out of each vault from/to the different source types. </w:t>
            </w:r>
          </w:p>
          <w:p w14:paraId="098C2ADA" w14:textId="77777777" w:rsidR="00490283" w:rsidRDefault="00490283" w:rsidP="001D5E93">
            <w:pPr>
              <w:pStyle w:val="TableListBullet"/>
            </w:pPr>
            <w:r>
              <w:t xml:space="preserve">ATM </w:t>
            </w:r>
          </w:p>
          <w:p w14:paraId="6154AEE8" w14:textId="77777777" w:rsidR="00490283" w:rsidRDefault="00490283" w:rsidP="001D5E93">
            <w:pPr>
              <w:pStyle w:val="TableListBullet"/>
            </w:pPr>
            <w:r>
              <w:t xml:space="preserve">Branch </w:t>
            </w:r>
          </w:p>
          <w:p w14:paraId="08C6DF97" w14:textId="77777777" w:rsidR="00490283" w:rsidRDefault="00490283" w:rsidP="001D5E93">
            <w:pPr>
              <w:pStyle w:val="TableListBullet"/>
            </w:pPr>
            <w:r>
              <w:t xml:space="preserve">Commercial Customers </w:t>
            </w:r>
          </w:p>
          <w:p w14:paraId="507C4725" w14:textId="77777777" w:rsidR="00490283" w:rsidRDefault="00490283" w:rsidP="001D5E93">
            <w:pPr>
              <w:pStyle w:val="TableListBullet"/>
            </w:pPr>
            <w:r>
              <w:t xml:space="preserve">Central Bank </w:t>
            </w:r>
          </w:p>
          <w:p w14:paraId="4AC2457C" w14:textId="77777777" w:rsidR="00490283" w:rsidRDefault="00490283" w:rsidP="001D5E93">
            <w:pPr>
              <w:pStyle w:val="TableListBullet"/>
            </w:pPr>
            <w:r>
              <w:t xml:space="preserve">Vaults </w:t>
            </w:r>
          </w:p>
          <w:p w14:paraId="19F0873B" w14:textId="77777777" w:rsidR="00490283" w:rsidRDefault="00490283" w:rsidP="001D5E93">
            <w:pPr>
              <w:pStyle w:val="TableListBullet"/>
            </w:pPr>
            <w:r>
              <w:t xml:space="preserve">Other </w:t>
            </w:r>
          </w:p>
          <w:p w14:paraId="3B80AC77" w14:textId="77777777" w:rsidR="00490283" w:rsidRDefault="00490283" w:rsidP="001D5E93">
            <w:pPr>
              <w:pStyle w:val="TableListBullet"/>
            </w:pPr>
            <w:r>
              <w:t xml:space="preserve">Internal Adjustments </w:t>
            </w:r>
          </w:p>
        </w:tc>
      </w:tr>
      <w:tr w:rsidR="00490283" w14:paraId="455CAAF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B18C6E9" w14:textId="77777777" w:rsidR="00490283" w:rsidRPr="00F61F8D" w:rsidRDefault="00490283" w:rsidP="001D5E93">
            <w:pPr>
              <w:pStyle w:val="TableBody"/>
              <w:rPr>
                <w:b/>
                <w:bCs/>
                <w:rPrChange w:id="202" w:author="Moses, Robinson" w:date="2023-03-28T06:36:00Z">
                  <w:rPr/>
                </w:rPrChange>
              </w:rPr>
            </w:pPr>
            <w:r w:rsidRPr="00F61F8D">
              <w:rPr>
                <w:b/>
                <w:bCs/>
                <w:rPrChange w:id="203" w:author="Moses, Robinson" w:date="2023-03-28T06:36:00Z">
                  <w:rPr/>
                </w:rPrChange>
              </w:rPr>
              <w:t xml:space="preserve">Closing Balance </w:t>
            </w:r>
          </w:p>
        </w:tc>
        <w:tc>
          <w:tcPr>
            <w:tcW w:w="6194" w:type="dxa"/>
            <w:tcBorders>
              <w:top w:val="single" w:sz="4" w:space="0" w:color="000000"/>
              <w:left w:val="single" w:sz="4" w:space="0" w:color="000000"/>
              <w:bottom w:val="single" w:sz="4" w:space="0" w:color="000000"/>
              <w:right w:val="single" w:sz="4" w:space="0" w:color="000000"/>
            </w:tcBorders>
          </w:tcPr>
          <w:p w14:paraId="50937E2F" w14:textId="77777777" w:rsidR="00490283" w:rsidRDefault="00490283" w:rsidP="001D5E93">
            <w:pPr>
              <w:pStyle w:val="TableBody"/>
            </w:pPr>
            <w:r>
              <w:t xml:space="preserve">Vaults projected Closing Balance based upon Opening Balance plus or minus all ongoing </w:t>
            </w:r>
            <w:del w:id="204" w:author="Moses, Robinson" w:date="2023-03-28T06:36:00Z">
              <w:r w:rsidDel="003305B8">
                <w:delText xml:space="preserve">  </w:delText>
              </w:r>
            </w:del>
            <w:r>
              <w:t xml:space="preserve">currency movement </w:t>
            </w:r>
          </w:p>
        </w:tc>
      </w:tr>
      <w:tr w:rsidR="00490283" w14:paraId="70ADB25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0F18848E" w14:textId="77777777" w:rsidR="00490283" w:rsidRPr="00F61F8D" w:rsidRDefault="00490283" w:rsidP="001D5E93">
            <w:pPr>
              <w:pStyle w:val="TableBody"/>
              <w:rPr>
                <w:b/>
                <w:bCs/>
                <w:rPrChange w:id="205" w:author="Moses, Robinson" w:date="2023-03-28T06:36:00Z">
                  <w:rPr/>
                </w:rPrChange>
              </w:rPr>
            </w:pPr>
            <w:r w:rsidRPr="00F61F8D">
              <w:rPr>
                <w:b/>
                <w:bCs/>
                <w:rPrChange w:id="206" w:author="Moses, Robinson" w:date="2023-03-28T06:36:00Z">
                  <w:rPr/>
                </w:rPrChange>
              </w:rPr>
              <w:t xml:space="preserve">Export Full </w:t>
            </w:r>
          </w:p>
        </w:tc>
        <w:tc>
          <w:tcPr>
            <w:tcW w:w="6194" w:type="dxa"/>
            <w:tcBorders>
              <w:top w:val="single" w:sz="4" w:space="0" w:color="000000"/>
              <w:left w:val="single" w:sz="4" w:space="0" w:color="000000"/>
              <w:bottom w:val="single" w:sz="4" w:space="0" w:color="000000"/>
              <w:right w:val="single" w:sz="4" w:space="0" w:color="000000"/>
            </w:tcBorders>
          </w:tcPr>
          <w:p w14:paraId="3AA1EA7E" w14:textId="77777777" w:rsidR="00490283" w:rsidRDefault="00490283" w:rsidP="001D5E93">
            <w:pPr>
              <w:pStyle w:val="TableBody"/>
            </w:pPr>
            <w:r>
              <w:t xml:space="preserve">Exports balance information for all vaults to a file. </w:t>
            </w:r>
          </w:p>
        </w:tc>
      </w:tr>
      <w:tr w:rsidR="00490283" w14:paraId="7B64994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2A0D51B" w14:textId="77777777" w:rsidR="00490283" w:rsidRPr="00F61F8D" w:rsidRDefault="00490283" w:rsidP="001D5E93">
            <w:pPr>
              <w:pStyle w:val="TableBody"/>
              <w:rPr>
                <w:b/>
                <w:bCs/>
                <w:rPrChange w:id="207" w:author="Moses, Robinson" w:date="2023-03-28T06:36:00Z">
                  <w:rPr/>
                </w:rPrChange>
              </w:rPr>
            </w:pPr>
            <w:r w:rsidRPr="00F61F8D">
              <w:rPr>
                <w:b/>
                <w:bCs/>
                <w:rPrChange w:id="208" w:author="Moses, Robinson" w:date="2023-03-28T06:36:00Z">
                  <w:rPr/>
                </w:rPrChange>
              </w:rPr>
              <w:t xml:space="preserve">Export OptiVault </w:t>
            </w:r>
          </w:p>
        </w:tc>
        <w:tc>
          <w:tcPr>
            <w:tcW w:w="6194" w:type="dxa"/>
            <w:tcBorders>
              <w:top w:val="single" w:sz="4" w:space="0" w:color="000000"/>
              <w:left w:val="single" w:sz="4" w:space="0" w:color="000000"/>
              <w:bottom w:val="single" w:sz="4" w:space="0" w:color="000000"/>
              <w:right w:val="single" w:sz="4" w:space="0" w:color="000000"/>
            </w:tcBorders>
          </w:tcPr>
          <w:p w14:paraId="7F1C4A8A" w14:textId="77777777" w:rsidR="00490283" w:rsidRDefault="00490283" w:rsidP="001D5E93">
            <w:pPr>
              <w:pStyle w:val="TableBody"/>
            </w:pPr>
            <w:r>
              <w:t xml:space="preserve">Exports balance information to a file that matches OptiVault input format. </w:t>
            </w:r>
          </w:p>
        </w:tc>
      </w:tr>
      <w:tr w:rsidR="00490283" w:rsidRPr="006E2D40" w14:paraId="33D23910" w14:textId="77777777" w:rsidTr="00BB302E">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D5815AC" w14:textId="77777777" w:rsidR="00490283" w:rsidRPr="00F61F8D" w:rsidRDefault="00490283" w:rsidP="001D5E93">
            <w:pPr>
              <w:pStyle w:val="TableBody"/>
              <w:rPr>
                <w:b/>
                <w:bCs/>
                <w:rPrChange w:id="209" w:author="Moses, Robinson" w:date="2023-03-28T06:36:00Z">
                  <w:rPr/>
                </w:rPrChange>
              </w:rPr>
            </w:pPr>
            <w:r w:rsidRPr="00F61F8D">
              <w:rPr>
                <w:b/>
                <w:bCs/>
                <w:rPrChange w:id="210" w:author="Moses, Robinson" w:date="2023-03-28T06:36:00Z">
                  <w:rPr/>
                </w:rPrChange>
              </w:rPr>
              <w:t>Export to PDF</w:t>
            </w:r>
          </w:p>
        </w:tc>
        <w:tc>
          <w:tcPr>
            <w:tcW w:w="6194" w:type="dxa"/>
            <w:tcBorders>
              <w:top w:val="single" w:sz="4" w:space="0" w:color="000000"/>
              <w:left w:val="single" w:sz="4" w:space="0" w:color="000000"/>
              <w:bottom w:val="single" w:sz="4" w:space="0" w:color="000000"/>
              <w:right w:val="single" w:sz="4" w:space="0" w:color="000000"/>
            </w:tcBorders>
            <w:shd w:val="clear" w:color="auto" w:fill="auto"/>
          </w:tcPr>
          <w:p w14:paraId="17445735" w14:textId="77777777" w:rsidR="00490283" w:rsidRPr="006E2D40" w:rsidRDefault="00490283" w:rsidP="001D5E93">
            <w:pPr>
              <w:pStyle w:val="TableBody"/>
            </w:pPr>
            <w:r w:rsidRPr="006E2D40">
              <w:t>Exports screen contents to a .pdf report for external analysis</w:t>
            </w:r>
          </w:p>
        </w:tc>
      </w:tr>
      <w:tr w:rsidR="00490283" w14:paraId="1593B387"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tcPr>
          <w:p w14:paraId="22E3E61E" w14:textId="77777777" w:rsidR="00490283" w:rsidRPr="00F61F8D" w:rsidRDefault="00490283" w:rsidP="001D5E93">
            <w:pPr>
              <w:pStyle w:val="TableBody"/>
              <w:rPr>
                <w:b/>
                <w:bCs/>
                <w:rPrChange w:id="211" w:author="Moses, Robinson" w:date="2023-03-28T06:36:00Z">
                  <w:rPr/>
                </w:rPrChange>
              </w:rPr>
            </w:pPr>
            <w:r w:rsidRPr="00F61F8D">
              <w:rPr>
                <w:b/>
                <w:bCs/>
                <w:rPrChange w:id="212" w:author="Moses, Robinson" w:date="2023-03-28T06:36:00Z">
                  <w:rPr/>
                </w:rPrChange>
              </w:rPr>
              <w:t xml:space="preserve">Denomination </w:t>
            </w:r>
          </w:p>
          <w:p w14:paraId="1BFFD56E" w14:textId="77777777" w:rsidR="00490283" w:rsidRPr="00F61F8D" w:rsidRDefault="00490283" w:rsidP="001D5E93">
            <w:pPr>
              <w:pStyle w:val="TableBody"/>
              <w:rPr>
                <w:b/>
                <w:bCs/>
                <w:rPrChange w:id="213" w:author="Moses, Robinson" w:date="2023-03-28T06:36:00Z">
                  <w:rPr/>
                </w:rPrChange>
              </w:rPr>
            </w:pPr>
            <w:r w:rsidRPr="00F61F8D">
              <w:rPr>
                <w:b/>
                <w:bCs/>
                <w:rPrChange w:id="214" w:author="Moses, Robinson" w:date="2023-03-28T06:36:00Z">
                  <w:rPr/>
                </w:rPrChange>
              </w:rPr>
              <w:t xml:space="preserve">(Vault Details only) </w:t>
            </w:r>
          </w:p>
        </w:tc>
        <w:tc>
          <w:tcPr>
            <w:tcW w:w="6194" w:type="dxa"/>
            <w:tcBorders>
              <w:top w:val="single" w:sz="4" w:space="0" w:color="000000"/>
              <w:left w:val="single" w:sz="4" w:space="0" w:color="000000"/>
              <w:bottom w:val="single" w:sz="4" w:space="0" w:color="000000"/>
              <w:right w:val="single" w:sz="4" w:space="0" w:color="000000"/>
            </w:tcBorders>
          </w:tcPr>
          <w:p w14:paraId="40ABB035" w14:textId="77777777" w:rsidR="00490283" w:rsidRDefault="00490283" w:rsidP="001D5E93">
            <w:pPr>
              <w:pStyle w:val="TableBody"/>
            </w:pPr>
            <w:r>
              <w:t xml:space="preserve">Shows the currency denomination (note or coin) that the detail relates to. </w:t>
            </w:r>
            <w:r w:rsidRPr="00CF4F40">
              <w:rPr>
                <w:b/>
                <w:bCs/>
                <w:u w:val="single"/>
                <w:rPrChange w:id="215" w:author="Moses, Robinson" w:date="2023-03-28T06:37:00Z">
                  <w:rPr/>
                </w:rPrChange>
              </w:rPr>
              <w:t>Examples</w:t>
            </w:r>
            <w:r>
              <w:t xml:space="preserve">: $100 notes, 10 Euro notes, 50 Peso coins, etc. </w:t>
            </w:r>
          </w:p>
        </w:tc>
      </w:tr>
      <w:tr w:rsidR="00490283" w14:paraId="33E6FE9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tcPr>
          <w:p w14:paraId="5E5B0673" w14:textId="77777777" w:rsidR="00490283" w:rsidRPr="00F61F8D" w:rsidRDefault="00490283" w:rsidP="001D5E93">
            <w:pPr>
              <w:pStyle w:val="TableBody"/>
              <w:rPr>
                <w:b/>
                <w:bCs/>
                <w:rPrChange w:id="216" w:author="Moses, Robinson" w:date="2023-03-28T06:36:00Z">
                  <w:rPr/>
                </w:rPrChange>
              </w:rPr>
            </w:pPr>
            <w:r w:rsidRPr="00F61F8D">
              <w:rPr>
                <w:b/>
                <w:bCs/>
                <w:rPrChange w:id="217" w:author="Moses, Robinson" w:date="2023-03-28T06:36:00Z">
                  <w:rPr/>
                </w:rPrChange>
              </w:rPr>
              <w:t xml:space="preserve">Quality (Vault Details only) </w:t>
            </w:r>
          </w:p>
        </w:tc>
        <w:tc>
          <w:tcPr>
            <w:tcW w:w="6194" w:type="dxa"/>
            <w:tcBorders>
              <w:top w:val="single" w:sz="4" w:space="0" w:color="000000"/>
              <w:left w:val="single" w:sz="4" w:space="0" w:color="000000"/>
              <w:bottom w:val="single" w:sz="4" w:space="0" w:color="000000"/>
              <w:right w:val="single" w:sz="4" w:space="0" w:color="000000"/>
            </w:tcBorders>
          </w:tcPr>
          <w:p w14:paraId="651363C2" w14:textId="77777777" w:rsidR="00490283" w:rsidRDefault="00490283" w:rsidP="001D5E93">
            <w:pPr>
              <w:pStyle w:val="TableBody"/>
            </w:pPr>
            <w:r>
              <w:t xml:space="preserve">Shows the note quality the detail relates to. (Fit, Unknown, Normal, and Soiled for example) </w:t>
            </w:r>
          </w:p>
        </w:tc>
      </w:tr>
    </w:tbl>
    <w:p w14:paraId="067D64AD" w14:textId="77777777" w:rsidR="00490283" w:rsidRDefault="00490283" w:rsidP="001D5E93">
      <w:pPr>
        <w:pStyle w:val="Caption"/>
        <w:rPr>
          <w:ins w:id="218" w:author="Moses, Robinson" w:date="2023-03-28T06:37:00Z"/>
        </w:rPr>
      </w:pPr>
      <w:hyperlink w:anchor="_DASHBOARD_1" w:history="1">
        <w:r w:rsidRPr="00F465FC">
          <w:rPr>
            <w:rStyle w:val="Hyperlink"/>
            <w:color w:val="92D050"/>
          </w:rPr>
          <w:t>Return to: Dashboard</w:t>
        </w:r>
      </w:hyperlink>
      <w:r w:rsidRPr="00F465FC">
        <w:t xml:space="preserve"> </w:t>
      </w:r>
    </w:p>
    <w:p w14:paraId="796981C9" w14:textId="77777777" w:rsidR="0061137D" w:rsidRPr="0061137D" w:rsidRDefault="0061137D" w:rsidP="0061137D">
      <w:pPr>
        <w:pPrChange w:id="219" w:author="Moses, Robinson" w:date="2023-03-28T06:37:00Z">
          <w:pPr>
            <w:pStyle w:val="Caption"/>
          </w:pPr>
        </w:pPrChange>
      </w:pPr>
    </w:p>
    <w:p w14:paraId="138BFDFE" w14:textId="2A089F60" w:rsidR="00490283" w:rsidRPr="00C1134B" w:rsidRDefault="00490283" w:rsidP="00490283">
      <w:pPr>
        <w:pStyle w:val="Heading2"/>
      </w:pPr>
      <w:bookmarkStart w:id="220" w:name="_Toc63697390"/>
      <w:bookmarkStart w:id="221" w:name="_Toc130890301"/>
      <w:r w:rsidRPr="00C1134B">
        <w:t>QUICK ADJUST</w:t>
      </w:r>
      <w:bookmarkEnd w:id="220"/>
      <w:bookmarkEnd w:id="221"/>
    </w:p>
    <w:p w14:paraId="7C9BB523" w14:textId="512F2E15" w:rsidR="00490283" w:rsidRPr="00C1134B" w:rsidRDefault="00490283" w:rsidP="001D5E93">
      <w:pPr>
        <w:pStyle w:val="BodyText"/>
      </w:pPr>
      <w:r w:rsidRPr="00C1134B">
        <w:t xml:space="preserve">OptiVLM Vault Balance operates by taking a beginning balance and updating that as system updates occur. Occasionally, this balance may become out of sync with </w:t>
      </w:r>
      <w:del w:id="222" w:author="Moses, Robinson" w:date="2023-03-27T07:59:00Z">
        <w:r w:rsidRPr="00C1134B" w:rsidDel="00B8158E">
          <w:delText xml:space="preserve">real </w:delText>
        </w:r>
      </w:del>
      <w:ins w:id="223" w:author="Moses, Robinson" w:date="2023-03-27T07:59:00Z">
        <w:r w:rsidR="00B8158E" w:rsidRPr="00C1134B">
          <w:t>real</w:t>
        </w:r>
        <w:r w:rsidR="00B8158E">
          <w:t>-</w:t>
        </w:r>
      </w:ins>
      <w:r w:rsidRPr="00C1134B">
        <w:t xml:space="preserve">world cash position and then </w:t>
      </w:r>
      <w:ins w:id="224" w:author="Moses, Robinson" w:date="2023-03-28T06:39:00Z">
        <w:r w:rsidR="006825B0">
          <w:t xml:space="preserve">the </w:t>
        </w:r>
      </w:ins>
      <w:r w:rsidRPr="00C1134B">
        <w:t xml:space="preserve">users will </w:t>
      </w:r>
      <w:del w:id="225" w:author="Moses, Robinson" w:date="2023-03-28T06:39:00Z">
        <w:r w:rsidRPr="00C1134B" w:rsidDel="006825B0">
          <w:delText xml:space="preserve">wish to </w:delText>
        </w:r>
      </w:del>
      <w:r w:rsidRPr="00C1134B">
        <w:t>update the balance in OptiVLM Vault Balance. The Quick Adjustment page is used to accomplish this</w:t>
      </w:r>
      <w:r>
        <w:t xml:space="preserve"> for coffer balances in “</w:t>
      </w:r>
      <w:r w:rsidRPr="009A0757">
        <w:rPr>
          <w:b/>
          <w:bCs/>
          <w:rPrChange w:id="226" w:author="Moses, Robinson" w:date="2023-03-28T06:38:00Z">
            <w:rPr/>
          </w:rPrChange>
        </w:rPr>
        <w:t>Internal</w:t>
      </w:r>
      <w:r>
        <w:t>” or “</w:t>
      </w:r>
      <w:r w:rsidRPr="009A0757">
        <w:rPr>
          <w:b/>
          <w:bCs/>
          <w:rPrChange w:id="227" w:author="Moses, Robinson" w:date="2023-03-28T06:38:00Z">
            <w:rPr/>
          </w:rPrChange>
        </w:rPr>
        <w:t>Ignored</w:t>
      </w:r>
      <w:r>
        <w:t>” coffers (those not part of the primary balance totals)</w:t>
      </w:r>
      <w:r w:rsidRPr="00C1134B">
        <w:t>.</w:t>
      </w:r>
    </w:p>
    <w:p w14:paraId="7C8104EF" w14:textId="77777777" w:rsidR="00490283" w:rsidRPr="00C1134B" w:rsidRDefault="00490283" w:rsidP="00F5245E">
      <w:pPr>
        <w:pStyle w:val="Note"/>
      </w:pPr>
      <w:r w:rsidRPr="00F5245E">
        <w:rPr>
          <w:b/>
          <w:bCs/>
        </w:rPr>
        <w:t>Note</w:t>
      </w:r>
      <w:r w:rsidRPr="00C1134B">
        <w:t>: This page may be enabled or disabled by your administrator.</w:t>
      </w:r>
    </w:p>
    <w:p w14:paraId="47D0B013" w14:textId="77777777" w:rsidR="00490283" w:rsidRDefault="00490283" w:rsidP="00490283">
      <w:pPr>
        <w:spacing w:after="0"/>
        <w:ind w:left="-5" w:hanging="10"/>
        <w:rPr>
          <w:sz w:val="18"/>
        </w:rPr>
      </w:pPr>
      <w:bookmarkStart w:id="228" w:name="_Toc63697427"/>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Pr>
          <w:noProof/>
          <w:sz w:val="18"/>
          <w:szCs w:val="18"/>
        </w:rPr>
        <w:t>4</w:t>
      </w:r>
      <w:r w:rsidRPr="00194D00">
        <w:rPr>
          <w:noProof/>
          <w:sz w:val="18"/>
          <w:szCs w:val="18"/>
        </w:rPr>
        <w:fldChar w:fldCharType="end"/>
      </w:r>
      <w:r w:rsidRPr="00194D00">
        <w:rPr>
          <w:sz w:val="18"/>
          <w:szCs w:val="18"/>
        </w:rPr>
        <w:t>: QUICK ADJUST</w:t>
      </w:r>
      <w:r>
        <w:rPr>
          <w:sz w:val="18"/>
        </w:rPr>
        <w:t xml:space="preserve"> SCREEN</w:t>
      </w:r>
      <w:bookmarkEnd w:id="228"/>
    </w:p>
    <w:p w14:paraId="07A8F4FE" w14:textId="77777777" w:rsidR="00490283" w:rsidRDefault="00490283" w:rsidP="00F5245E">
      <w:pPr>
        <w:spacing w:after="0"/>
        <w:ind w:left="-5" w:hanging="10"/>
        <w:jc w:val="center"/>
      </w:pPr>
      <w:r>
        <w:rPr>
          <w:noProof/>
        </w:rPr>
        <w:lastRenderedPageBreak/>
        <w:drawing>
          <wp:inline distT="0" distB="0" distL="0" distR="0" wp14:anchorId="5CB03B86" wp14:editId="6C7CBC5A">
            <wp:extent cx="4480560" cy="2415606"/>
            <wp:effectExtent l="76200" t="76200" r="12954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84134" cy="2417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CB7BD4" w14:textId="77777777" w:rsidR="00490283" w:rsidRDefault="00490283" w:rsidP="00F5245E">
      <w:pPr>
        <w:pStyle w:val="Caption"/>
      </w:pPr>
      <w:bookmarkStart w:id="229" w:name="_Toc63697470"/>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QUICK ADJUST FIELD DESCRIPTION</w:t>
      </w:r>
      <w:bookmarkEnd w:id="229"/>
    </w:p>
    <w:tbl>
      <w:tblPr>
        <w:tblStyle w:val="TableGrid1"/>
        <w:tblW w:w="8134" w:type="dxa"/>
        <w:tblInd w:w="460" w:type="dxa"/>
        <w:tblCellMar>
          <w:top w:w="92" w:type="dxa"/>
          <w:left w:w="5" w:type="dxa"/>
          <w:right w:w="85" w:type="dxa"/>
        </w:tblCellMar>
        <w:tblLook w:val="04A0" w:firstRow="1" w:lastRow="0" w:firstColumn="1" w:lastColumn="0" w:noHBand="0" w:noVBand="1"/>
      </w:tblPr>
      <w:tblGrid>
        <w:gridCol w:w="1894"/>
        <w:gridCol w:w="6240"/>
      </w:tblGrid>
      <w:tr w:rsidR="00490283" w14:paraId="0D5DF870" w14:textId="77777777" w:rsidTr="00F5245E">
        <w:trPr>
          <w:trHeight w:val="358"/>
        </w:trPr>
        <w:tc>
          <w:tcPr>
            <w:tcW w:w="1894" w:type="dxa"/>
            <w:tcBorders>
              <w:top w:val="single" w:sz="4" w:space="0" w:color="000000"/>
              <w:left w:val="single" w:sz="4" w:space="0" w:color="000000"/>
              <w:bottom w:val="single" w:sz="3" w:space="0" w:color="000000"/>
              <w:right w:val="single" w:sz="4" w:space="0" w:color="000000"/>
            </w:tcBorders>
            <w:shd w:val="clear" w:color="auto" w:fill="54B948"/>
          </w:tcPr>
          <w:p w14:paraId="545A5FC3" w14:textId="77777777" w:rsidR="00490283" w:rsidRDefault="00490283" w:rsidP="00F5245E">
            <w:pPr>
              <w:pStyle w:val="TableHeading"/>
            </w:pPr>
            <w:r>
              <w:t xml:space="preserve">Field </w:t>
            </w:r>
          </w:p>
        </w:tc>
        <w:tc>
          <w:tcPr>
            <w:tcW w:w="6240" w:type="dxa"/>
            <w:tcBorders>
              <w:top w:val="single" w:sz="4" w:space="0" w:color="000000"/>
              <w:left w:val="single" w:sz="4" w:space="0" w:color="000000"/>
              <w:bottom w:val="single" w:sz="3" w:space="0" w:color="000000"/>
              <w:right w:val="single" w:sz="4" w:space="0" w:color="000000"/>
            </w:tcBorders>
            <w:shd w:val="clear" w:color="auto" w:fill="54B948"/>
          </w:tcPr>
          <w:p w14:paraId="2A189D79" w14:textId="77777777" w:rsidR="00490283" w:rsidRDefault="00490283" w:rsidP="00F5245E">
            <w:pPr>
              <w:pStyle w:val="TableHeading"/>
            </w:pPr>
            <w:r>
              <w:t xml:space="preserve">Description </w:t>
            </w:r>
          </w:p>
        </w:tc>
      </w:tr>
      <w:tr w:rsidR="00490283" w14:paraId="70B70220" w14:textId="77777777" w:rsidTr="00BB302E">
        <w:trPr>
          <w:trHeight w:val="320"/>
        </w:trPr>
        <w:tc>
          <w:tcPr>
            <w:tcW w:w="1894" w:type="dxa"/>
            <w:tcBorders>
              <w:top w:val="single" w:sz="3" w:space="0" w:color="000000"/>
              <w:left w:val="single" w:sz="4" w:space="0" w:color="000000"/>
              <w:bottom w:val="single" w:sz="4" w:space="0" w:color="000000"/>
              <w:right w:val="single" w:sz="4" w:space="0" w:color="000000"/>
            </w:tcBorders>
          </w:tcPr>
          <w:p w14:paraId="69108D1E" w14:textId="77777777" w:rsidR="00490283" w:rsidRPr="00F5245E" w:rsidRDefault="00490283" w:rsidP="00F5245E">
            <w:pPr>
              <w:pStyle w:val="TableBody"/>
              <w:rPr>
                <w:b/>
                <w:bCs/>
              </w:rPr>
            </w:pPr>
            <w:r w:rsidRPr="00F5245E">
              <w:rPr>
                <w:b/>
                <w:bCs/>
              </w:rPr>
              <w:t xml:space="preserve">Denomination </w:t>
            </w:r>
          </w:p>
        </w:tc>
        <w:tc>
          <w:tcPr>
            <w:tcW w:w="6240" w:type="dxa"/>
            <w:tcBorders>
              <w:top w:val="single" w:sz="3" w:space="0" w:color="000000"/>
              <w:left w:val="single" w:sz="4" w:space="0" w:color="000000"/>
              <w:bottom w:val="single" w:sz="4" w:space="0" w:color="000000"/>
              <w:right w:val="single" w:sz="4" w:space="0" w:color="000000"/>
            </w:tcBorders>
          </w:tcPr>
          <w:p w14:paraId="3B02AD16" w14:textId="77777777" w:rsidR="00490283" w:rsidRDefault="00490283" w:rsidP="00F5245E">
            <w:pPr>
              <w:pStyle w:val="TableBody"/>
            </w:pPr>
            <w:r>
              <w:t xml:space="preserve">Shows the currency denomination (note or coin) that the detail relates to. </w:t>
            </w:r>
            <w:r w:rsidRPr="00C51359">
              <w:rPr>
                <w:b/>
                <w:bCs/>
                <w:u w:val="single"/>
                <w:rPrChange w:id="230" w:author="Moses, Robinson" w:date="2023-03-28T06:41:00Z">
                  <w:rPr/>
                </w:rPrChange>
              </w:rPr>
              <w:t>Examples</w:t>
            </w:r>
            <w:r>
              <w:t>: $100 notes, 10 Euro notes, 50 Peso coins, etc.</w:t>
            </w:r>
          </w:p>
        </w:tc>
      </w:tr>
      <w:tr w:rsidR="00490283" w14:paraId="1789266D" w14:textId="77777777" w:rsidTr="00BB302E">
        <w:trPr>
          <w:trHeight w:val="248"/>
        </w:trPr>
        <w:tc>
          <w:tcPr>
            <w:tcW w:w="1894" w:type="dxa"/>
            <w:tcBorders>
              <w:top w:val="single" w:sz="4" w:space="0" w:color="000000"/>
              <w:left w:val="single" w:sz="4" w:space="0" w:color="000000"/>
              <w:bottom w:val="single" w:sz="4" w:space="0" w:color="000000"/>
              <w:right w:val="single" w:sz="4" w:space="0" w:color="000000"/>
            </w:tcBorders>
            <w:vAlign w:val="center"/>
          </w:tcPr>
          <w:p w14:paraId="37D97D5C" w14:textId="77777777" w:rsidR="00490283" w:rsidRPr="00F5245E" w:rsidRDefault="00490283" w:rsidP="00F5245E">
            <w:pPr>
              <w:pStyle w:val="TableBody"/>
              <w:rPr>
                <w:b/>
                <w:bCs/>
              </w:rPr>
            </w:pPr>
            <w:r w:rsidRPr="00F5245E">
              <w:rPr>
                <w:b/>
                <w:bCs/>
              </w:rPr>
              <w:t xml:space="preserve">Coffer </w:t>
            </w:r>
          </w:p>
        </w:tc>
        <w:tc>
          <w:tcPr>
            <w:tcW w:w="6240" w:type="dxa"/>
            <w:tcBorders>
              <w:top w:val="single" w:sz="4" w:space="0" w:color="000000"/>
              <w:left w:val="single" w:sz="4" w:space="0" w:color="000000"/>
              <w:bottom w:val="single" w:sz="4" w:space="0" w:color="000000"/>
              <w:right w:val="single" w:sz="4" w:space="0" w:color="000000"/>
            </w:tcBorders>
          </w:tcPr>
          <w:p w14:paraId="2DAB1674" w14:textId="77777777" w:rsidR="00490283" w:rsidRDefault="00490283" w:rsidP="00F5245E">
            <w:pPr>
              <w:pStyle w:val="TableBody"/>
            </w:pPr>
            <w:r>
              <w:t>Coffer and quality for this record.</w:t>
            </w:r>
          </w:p>
        </w:tc>
      </w:tr>
      <w:tr w:rsidR="00490283" w14:paraId="323AB095" w14:textId="77777777" w:rsidTr="00BB302E">
        <w:trPr>
          <w:trHeight w:val="286"/>
        </w:trPr>
        <w:tc>
          <w:tcPr>
            <w:tcW w:w="1894" w:type="dxa"/>
            <w:tcBorders>
              <w:top w:val="single" w:sz="4" w:space="0" w:color="000000"/>
              <w:left w:val="single" w:sz="4" w:space="0" w:color="000000"/>
              <w:bottom w:val="single" w:sz="4" w:space="0" w:color="000000"/>
              <w:right w:val="single" w:sz="4" w:space="0" w:color="000000"/>
            </w:tcBorders>
            <w:vAlign w:val="center"/>
          </w:tcPr>
          <w:p w14:paraId="0393E59D" w14:textId="77777777" w:rsidR="00490283" w:rsidRPr="00F5245E" w:rsidRDefault="00490283" w:rsidP="00F5245E">
            <w:pPr>
              <w:pStyle w:val="TableBody"/>
              <w:rPr>
                <w:b/>
                <w:bCs/>
              </w:rPr>
            </w:pPr>
            <w:r w:rsidRPr="00F5245E">
              <w:rPr>
                <w:b/>
                <w:bCs/>
              </w:rPr>
              <w:t xml:space="preserve">Current Balance </w:t>
            </w:r>
          </w:p>
        </w:tc>
        <w:tc>
          <w:tcPr>
            <w:tcW w:w="6240" w:type="dxa"/>
            <w:tcBorders>
              <w:top w:val="single" w:sz="4" w:space="0" w:color="000000"/>
              <w:left w:val="single" w:sz="4" w:space="0" w:color="000000"/>
              <w:bottom w:val="single" w:sz="4" w:space="0" w:color="000000"/>
              <w:right w:val="single" w:sz="4" w:space="0" w:color="000000"/>
            </w:tcBorders>
          </w:tcPr>
          <w:p w14:paraId="5BDC6C7C" w14:textId="77777777" w:rsidR="00490283" w:rsidRDefault="00490283" w:rsidP="00F5245E">
            <w:pPr>
              <w:pStyle w:val="TableBody"/>
            </w:pPr>
            <w:r>
              <w:t>Current</w:t>
            </w:r>
            <w:r w:rsidRPr="00C07B38">
              <w:t xml:space="preserve"> Balance by Denomination and Coffer</w:t>
            </w:r>
          </w:p>
        </w:tc>
      </w:tr>
      <w:tr w:rsidR="00490283" w14:paraId="1E94B972" w14:textId="77777777" w:rsidTr="00BB302E">
        <w:trPr>
          <w:trHeight w:val="251"/>
        </w:trPr>
        <w:tc>
          <w:tcPr>
            <w:tcW w:w="1894" w:type="dxa"/>
            <w:tcBorders>
              <w:top w:val="single" w:sz="4" w:space="0" w:color="000000"/>
              <w:left w:val="single" w:sz="4" w:space="0" w:color="000000"/>
              <w:bottom w:val="single" w:sz="4" w:space="0" w:color="000000"/>
              <w:right w:val="single" w:sz="4" w:space="0" w:color="000000"/>
            </w:tcBorders>
            <w:vAlign w:val="center"/>
          </w:tcPr>
          <w:p w14:paraId="10950E50" w14:textId="77777777" w:rsidR="00490283" w:rsidRPr="00F5245E" w:rsidRDefault="00490283" w:rsidP="00F5245E">
            <w:pPr>
              <w:pStyle w:val="TableBody"/>
              <w:rPr>
                <w:b/>
                <w:bCs/>
              </w:rPr>
            </w:pPr>
            <w:r w:rsidRPr="00F5245E">
              <w:rPr>
                <w:b/>
                <w:bCs/>
              </w:rPr>
              <w:t>Current N/A Balance</w:t>
            </w:r>
          </w:p>
        </w:tc>
        <w:tc>
          <w:tcPr>
            <w:tcW w:w="6240" w:type="dxa"/>
            <w:tcBorders>
              <w:top w:val="single" w:sz="4" w:space="0" w:color="000000"/>
              <w:left w:val="single" w:sz="4" w:space="0" w:color="000000"/>
              <w:bottom w:val="single" w:sz="4" w:space="0" w:color="000000"/>
              <w:right w:val="single" w:sz="4" w:space="0" w:color="000000"/>
            </w:tcBorders>
          </w:tcPr>
          <w:p w14:paraId="4152BFCC"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747E3426" w14:textId="77777777" w:rsidTr="00BB302E">
        <w:trPr>
          <w:trHeight w:val="260"/>
        </w:trPr>
        <w:tc>
          <w:tcPr>
            <w:tcW w:w="1894" w:type="dxa"/>
            <w:tcBorders>
              <w:top w:val="single" w:sz="4" w:space="0" w:color="000000"/>
              <w:left w:val="single" w:sz="4" w:space="0" w:color="000000"/>
              <w:bottom w:val="single" w:sz="4" w:space="0" w:color="000000"/>
              <w:right w:val="single" w:sz="4" w:space="0" w:color="000000"/>
            </w:tcBorders>
            <w:vAlign w:val="center"/>
          </w:tcPr>
          <w:p w14:paraId="4A9B1711" w14:textId="77777777" w:rsidR="00490283" w:rsidRPr="00F5245E" w:rsidRDefault="00490283" w:rsidP="00F5245E">
            <w:pPr>
              <w:pStyle w:val="TableBody"/>
              <w:rPr>
                <w:b/>
                <w:bCs/>
              </w:rPr>
            </w:pPr>
            <w:r w:rsidRPr="00F5245E">
              <w:rPr>
                <w:b/>
                <w:bCs/>
              </w:rPr>
              <w:t xml:space="preserve">Closing Balance </w:t>
            </w:r>
          </w:p>
        </w:tc>
        <w:tc>
          <w:tcPr>
            <w:tcW w:w="6240" w:type="dxa"/>
            <w:tcBorders>
              <w:top w:val="single" w:sz="4" w:space="0" w:color="000000"/>
              <w:left w:val="single" w:sz="4" w:space="0" w:color="000000"/>
              <w:bottom w:val="single" w:sz="4" w:space="0" w:color="000000"/>
              <w:right w:val="single" w:sz="4" w:space="0" w:color="000000"/>
            </w:tcBorders>
          </w:tcPr>
          <w:p w14:paraId="3AD0BA0C" w14:textId="77777777" w:rsidR="00490283" w:rsidRDefault="00490283" w:rsidP="00F5245E">
            <w:pPr>
              <w:pStyle w:val="TableBody"/>
            </w:pPr>
            <w:r>
              <w:t>New</w:t>
            </w:r>
            <w:r w:rsidRPr="00C07B38">
              <w:t xml:space="preserve"> Balance by Denomination and Coffer</w:t>
            </w:r>
          </w:p>
        </w:tc>
      </w:tr>
      <w:tr w:rsidR="00490283" w14:paraId="3C7C41A6" w14:textId="77777777" w:rsidTr="00BB302E">
        <w:trPr>
          <w:trHeight w:val="338"/>
        </w:trPr>
        <w:tc>
          <w:tcPr>
            <w:tcW w:w="1894" w:type="dxa"/>
            <w:tcBorders>
              <w:top w:val="single" w:sz="4" w:space="0" w:color="000000"/>
              <w:left w:val="single" w:sz="4" w:space="0" w:color="000000"/>
              <w:bottom w:val="single" w:sz="4" w:space="0" w:color="000000"/>
              <w:right w:val="single" w:sz="4" w:space="0" w:color="000000"/>
            </w:tcBorders>
            <w:vAlign w:val="center"/>
          </w:tcPr>
          <w:p w14:paraId="28A3952F" w14:textId="77777777" w:rsidR="00490283" w:rsidRPr="00F5245E" w:rsidRDefault="00490283" w:rsidP="00F5245E">
            <w:pPr>
              <w:pStyle w:val="TableBody"/>
              <w:rPr>
                <w:b/>
                <w:bCs/>
              </w:rPr>
            </w:pPr>
            <w:r w:rsidRPr="00F5245E">
              <w:rPr>
                <w:b/>
                <w:bCs/>
              </w:rPr>
              <w:t>Closing N/A Balance</w:t>
            </w:r>
          </w:p>
        </w:tc>
        <w:tc>
          <w:tcPr>
            <w:tcW w:w="6240" w:type="dxa"/>
            <w:tcBorders>
              <w:top w:val="single" w:sz="4" w:space="0" w:color="000000"/>
              <w:left w:val="single" w:sz="4" w:space="0" w:color="000000"/>
              <w:bottom w:val="single" w:sz="4" w:space="0" w:color="000000"/>
              <w:right w:val="single" w:sz="4" w:space="0" w:color="000000"/>
            </w:tcBorders>
          </w:tcPr>
          <w:p w14:paraId="269EFDD3" w14:textId="77777777" w:rsidR="00490283" w:rsidRDefault="00490283" w:rsidP="00F5245E">
            <w:pPr>
              <w:pStyle w:val="TableBody"/>
            </w:pPr>
            <w:r>
              <w:t xml:space="preserve">New </w:t>
            </w:r>
            <w:r w:rsidRPr="00C07B38">
              <w:t>Not Available</w:t>
            </w:r>
            <w:r>
              <w:t xml:space="preserve"> </w:t>
            </w:r>
            <w:r w:rsidRPr="00C07B38">
              <w:t>Balance by Denomination and Coffer</w:t>
            </w:r>
          </w:p>
        </w:tc>
      </w:tr>
    </w:tbl>
    <w:p w14:paraId="05EF476A" w14:textId="77777777" w:rsidR="00490283" w:rsidRDefault="00490283" w:rsidP="00490283"/>
    <w:p w14:paraId="47935346" w14:textId="7C68ABF2" w:rsidR="00490283" w:rsidRDefault="00490283" w:rsidP="00490283">
      <w:pPr>
        <w:pStyle w:val="Heading2"/>
      </w:pPr>
      <w:bookmarkStart w:id="231" w:name="_Toc63697391"/>
      <w:bookmarkStart w:id="232" w:name="_Toc130890302"/>
      <w:commentRangeStart w:id="233"/>
      <w:r>
        <w:t>BALANCE ADJUSTMENT</w:t>
      </w:r>
      <w:bookmarkEnd w:id="231"/>
      <w:commentRangeEnd w:id="233"/>
      <w:r w:rsidR="00C632BA">
        <w:rPr>
          <w:rStyle w:val="CommentReference"/>
          <w:rFonts w:ascii="Calibri" w:eastAsia="Calibri" w:hAnsi="Calibri" w:cs="Calibri"/>
          <w:b w:val="0"/>
          <w:color w:val="000000"/>
          <w:lang w:val="en-US"/>
        </w:rPr>
        <w:commentReference w:id="233"/>
      </w:r>
      <w:bookmarkEnd w:id="232"/>
    </w:p>
    <w:p w14:paraId="79EE6CE2" w14:textId="3A7FF48B" w:rsidR="00490283" w:rsidRDefault="00490283" w:rsidP="00F5245E">
      <w:pPr>
        <w:pStyle w:val="BodyText"/>
      </w:pPr>
      <w:r w:rsidRPr="00731E76">
        <w:t>OptiVLM Vault</w:t>
      </w:r>
      <w:r>
        <w:t xml:space="preserve"> </w:t>
      </w:r>
      <w:r w:rsidRPr="00731E76">
        <w:t xml:space="preserve">Balance operates by taking a beginning balance and updating that as system updates occur. Occasionally, this balance may become out of sync with </w:t>
      </w:r>
      <w:del w:id="234" w:author="Moses, Robinson" w:date="2023-03-27T07:59:00Z">
        <w:r w:rsidRPr="00731E76" w:rsidDel="00B8158E">
          <w:delText xml:space="preserve">real </w:delText>
        </w:r>
      </w:del>
      <w:ins w:id="235" w:author="Moses, Robinson" w:date="2023-03-27T07:59:00Z">
        <w:r w:rsidR="00B8158E" w:rsidRPr="00731E76">
          <w:t>real</w:t>
        </w:r>
        <w:r w:rsidR="00B8158E">
          <w:t>-</w:t>
        </w:r>
      </w:ins>
      <w:r w:rsidRPr="00731E76">
        <w:t xml:space="preserve">world cash position and then </w:t>
      </w:r>
      <w:ins w:id="236" w:author="Moses, Robinson" w:date="2023-03-28T06:43:00Z">
        <w:r w:rsidR="00270BA7">
          <w:t xml:space="preserve">the </w:t>
        </w:r>
      </w:ins>
      <w:r w:rsidRPr="00731E76">
        <w:t xml:space="preserve">users will </w:t>
      </w:r>
      <w:del w:id="237" w:author="Moses, Robinson" w:date="2023-03-28T06:43:00Z">
        <w:r w:rsidRPr="00731E76" w:rsidDel="00270BA7">
          <w:delText xml:space="preserve">wish to </w:delText>
        </w:r>
      </w:del>
      <w:r w:rsidRPr="00731E76">
        <w:t>update the balance in OptiVLM Vault</w:t>
      </w:r>
      <w:r>
        <w:t xml:space="preserve"> </w:t>
      </w:r>
      <w:r w:rsidRPr="00731E76">
        <w:t xml:space="preserve">Balance. The Balance Adjustment page is used to update a single detail balance. </w:t>
      </w:r>
    </w:p>
    <w:p w14:paraId="4AD40CBE" w14:textId="77777777" w:rsidR="00490283" w:rsidRDefault="00490283" w:rsidP="00270BA7">
      <w:pPr>
        <w:pStyle w:val="Note"/>
        <w:pPrChange w:id="238" w:author="Moses, Robinson" w:date="2023-03-28T06:43:00Z">
          <w:pPr>
            <w:pStyle w:val="BodyText"/>
          </w:pPr>
        </w:pPrChange>
      </w:pPr>
      <w:r w:rsidRPr="00270BA7">
        <w:rPr>
          <w:b/>
          <w:bCs/>
          <w:rPrChange w:id="239" w:author="Moses, Robinson" w:date="2023-03-28T06:43:00Z">
            <w:rPr/>
          </w:rPrChange>
        </w:rPr>
        <w:t>Note</w:t>
      </w:r>
      <w:r w:rsidRPr="00731E76">
        <w:t>: This page may be enabled or disabled by your administrator.</w:t>
      </w:r>
    </w:p>
    <w:p w14:paraId="43F9AB91" w14:textId="77777777" w:rsidR="00490283" w:rsidRDefault="00490283" w:rsidP="00F5245E">
      <w:pPr>
        <w:pStyle w:val="Caption"/>
      </w:pPr>
      <w:bookmarkStart w:id="240" w:name="_Toc6369742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5</w:t>
      </w:r>
      <w:r w:rsidRPr="6356747E">
        <w:rPr>
          <w:noProof/>
        </w:rPr>
        <w:fldChar w:fldCharType="end"/>
      </w:r>
      <w:r w:rsidRPr="6356747E">
        <w:t>: BALANCE ADJUSTMENT SCREEN</w:t>
      </w:r>
      <w:bookmarkEnd w:id="240"/>
    </w:p>
    <w:p w14:paraId="5C37ABA5" w14:textId="77777777" w:rsidR="00490283" w:rsidRDefault="00490283" w:rsidP="00F5245E">
      <w:pPr>
        <w:jc w:val="center"/>
      </w:pPr>
      <w:r>
        <w:rPr>
          <w:noProof/>
        </w:rPr>
        <w:lastRenderedPageBreak/>
        <w:drawing>
          <wp:inline distT="0" distB="0" distL="0" distR="0" wp14:anchorId="43A5A2F7" wp14:editId="7AB2FB91">
            <wp:extent cx="4572000" cy="2181225"/>
            <wp:effectExtent l="76200" t="76200" r="133350" b="142875"/>
            <wp:docPr id="2124318860" name="Picture 212431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318860"/>
                    <pic:cNvPicPr/>
                  </pic:nvPicPr>
                  <pic:blipFill>
                    <a:blip r:embed="rId55">
                      <a:extLst>
                        <a:ext uri="{28A0092B-C50C-407E-A947-70E740481C1C}">
                          <a14:useLocalDpi xmlns:a14="http://schemas.microsoft.com/office/drawing/2010/main" val="0"/>
                        </a:ext>
                      </a:extLst>
                    </a:blip>
                    <a:stretch>
                      <a:fillRect/>
                    </a:stretch>
                  </pic:blipFill>
                  <pic:spPr>
                    <a:xfrm>
                      <a:off x="0" y="0"/>
                      <a:ext cx="4572000"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0CE34" w14:textId="77777777" w:rsidR="00490283" w:rsidRDefault="00490283" w:rsidP="00F5245E">
      <w:pPr>
        <w:pStyle w:val="Caption"/>
      </w:pPr>
      <w:bookmarkStart w:id="241" w:name="_Toc63697471"/>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BALANCE ADJUSTMENT FIELD DESCRIPTION</w:t>
      </w:r>
      <w:bookmarkEnd w:id="241"/>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2D8FA3B8" w14:textId="77777777" w:rsidTr="00F5245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B384FF" w14:textId="77777777" w:rsidR="00490283" w:rsidRDefault="00490283" w:rsidP="00F5245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301F7E3" w14:textId="77777777" w:rsidR="00490283" w:rsidRDefault="00490283" w:rsidP="00F5245E">
            <w:pPr>
              <w:pStyle w:val="TableHeading"/>
            </w:pPr>
            <w:r>
              <w:t xml:space="preserve">Description </w:t>
            </w:r>
          </w:p>
        </w:tc>
      </w:tr>
      <w:tr w:rsidR="00490283" w14:paraId="14068A3E"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7A88A52E" w14:textId="77777777" w:rsidR="00490283" w:rsidRPr="00F5245E" w:rsidRDefault="00490283" w:rsidP="00F5245E">
            <w:pPr>
              <w:pStyle w:val="TableBody"/>
              <w:rPr>
                <w:b/>
                <w:bCs/>
              </w:rPr>
            </w:pPr>
            <w:r w:rsidRPr="00F5245E">
              <w:rPr>
                <w:b/>
                <w:bCs/>
              </w:rPr>
              <w:t xml:space="preserve">Denomination </w:t>
            </w:r>
          </w:p>
        </w:tc>
        <w:tc>
          <w:tcPr>
            <w:tcW w:w="6194" w:type="dxa"/>
            <w:tcBorders>
              <w:top w:val="single" w:sz="3" w:space="0" w:color="000000"/>
              <w:left w:val="single" w:sz="4" w:space="0" w:color="000000"/>
              <w:bottom w:val="single" w:sz="4" w:space="0" w:color="000000"/>
              <w:right w:val="single" w:sz="4" w:space="0" w:color="000000"/>
            </w:tcBorders>
          </w:tcPr>
          <w:p w14:paraId="6735BFA8" w14:textId="77777777" w:rsidR="00490283" w:rsidRDefault="00490283" w:rsidP="00F5245E">
            <w:pPr>
              <w:pStyle w:val="TableBody"/>
            </w:pPr>
            <w:r>
              <w:t>Shows the currency denomination (note or coin) that the detail relates to. Examples: $100 notes, 10 Euro notes, 50 Peso coins, etc.</w:t>
            </w:r>
          </w:p>
        </w:tc>
      </w:tr>
      <w:tr w:rsidR="00490283" w14:paraId="0497DC8E" w14:textId="77777777" w:rsidTr="00BB302E">
        <w:trPr>
          <w:trHeight w:val="285"/>
        </w:trPr>
        <w:tc>
          <w:tcPr>
            <w:tcW w:w="1881" w:type="dxa"/>
            <w:tcBorders>
              <w:top w:val="single" w:sz="4" w:space="0" w:color="000000"/>
              <w:left w:val="single" w:sz="4" w:space="0" w:color="000000"/>
              <w:bottom w:val="single" w:sz="4" w:space="0" w:color="000000"/>
              <w:right w:val="single" w:sz="4" w:space="0" w:color="000000"/>
            </w:tcBorders>
            <w:vAlign w:val="center"/>
          </w:tcPr>
          <w:p w14:paraId="59F229D0" w14:textId="77777777" w:rsidR="00490283" w:rsidRPr="00F5245E" w:rsidRDefault="00490283" w:rsidP="00F5245E">
            <w:pPr>
              <w:pStyle w:val="TableBody"/>
              <w:rPr>
                <w:b/>
                <w:bCs/>
              </w:rPr>
            </w:pPr>
            <w:r w:rsidRPr="00F5245E">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3A3B00BB" w14:textId="77777777" w:rsidR="00490283" w:rsidRDefault="00490283" w:rsidP="00F5245E">
            <w:pPr>
              <w:pStyle w:val="TableBody"/>
            </w:pPr>
            <w:r>
              <w:t>Coffer and quality for this record.</w:t>
            </w:r>
          </w:p>
        </w:tc>
      </w:tr>
      <w:tr w:rsidR="00490283" w14:paraId="3E57D1C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50F4E629" w14:textId="77777777" w:rsidR="00490283" w:rsidRPr="00F5245E" w:rsidRDefault="00490283" w:rsidP="00F5245E">
            <w:pPr>
              <w:pStyle w:val="TableBody"/>
              <w:rPr>
                <w:b/>
                <w:bCs/>
              </w:rPr>
            </w:pPr>
            <w:r w:rsidRPr="00F5245E">
              <w:rPr>
                <w:b/>
                <w:bCs/>
              </w:rPr>
              <w:t xml:space="preserve">Current Balance </w:t>
            </w:r>
          </w:p>
        </w:tc>
        <w:tc>
          <w:tcPr>
            <w:tcW w:w="6194" w:type="dxa"/>
            <w:tcBorders>
              <w:top w:val="single" w:sz="4" w:space="0" w:color="000000"/>
              <w:left w:val="single" w:sz="4" w:space="0" w:color="000000"/>
              <w:bottom w:val="single" w:sz="4" w:space="0" w:color="000000"/>
              <w:right w:val="single" w:sz="4" w:space="0" w:color="000000"/>
            </w:tcBorders>
          </w:tcPr>
          <w:p w14:paraId="5E2EA409" w14:textId="77777777" w:rsidR="00490283" w:rsidRDefault="00490283" w:rsidP="00F5245E">
            <w:pPr>
              <w:pStyle w:val="TableBody"/>
            </w:pPr>
            <w:r>
              <w:t>Current</w:t>
            </w:r>
            <w:r w:rsidRPr="00C07B38">
              <w:t xml:space="preserve"> Balance by Denomination and Coffer</w:t>
            </w:r>
          </w:p>
        </w:tc>
      </w:tr>
      <w:tr w:rsidR="00490283" w14:paraId="61DA7BF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4A167C7B" w14:textId="77777777" w:rsidR="00490283" w:rsidRPr="00F5245E" w:rsidRDefault="00490283" w:rsidP="00F5245E">
            <w:pPr>
              <w:pStyle w:val="TableBody"/>
              <w:rPr>
                <w:b/>
                <w:bCs/>
              </w:rPr>
            </w:pPr>
            <w:r w:rsidRPr="00F5245E">
              <w:rPr>
                <w:b/>
                <w:bCs/>
              </w:rPr>
              <w:t>Current N/A Balance</w:t>
            </w:r>
          </w:p>
        </w:tc>
        <w:tc>
          <w:tcPr>
            <w:tcW w:w="6194" w:type="dxa"/>
            <w:tcBorders>
              <w:top w:val="single" w:sz="4" w:space="0" w:color="000000"/>
              <w:left w:val="single" w:sz="4" w:space="0" w:color="000000"/>
              <w:bottom w:val="single" w:sz="4" w:space="0" w:color="000000"/>
              <w:right w:val="single" w:sz="4" w:space="0" w:color="000000"/>
            </w:tcBorders>
          </w:tcPr>
          <w:p w14:paraId="5BB24A55"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1B3ACFEA" w14:textId="77777777" w:rsidTr="00BB302E">
        <w:trPr>
          <w:trHeight w:val="369"/>
        </w:trPr>
        <w:tc>
          <w:tcPr>
            <w:tcW w:w="1881" w:type="dxa"/>
            <w:tcBorders>
              <w:top w:val="single" w:sz="4" w:space="0" w:color="000000"/>
              <w:left w:val="single" w:sz="4" w:space="0" w:color="000000"/>
              <w:bottom w:val="single" w:sz="4" w:space="0" w:color="000000"/>
              <w:right w:val="single" w:sz="4" w:space="0" w:color="000000"/>
            </w:tcBorders>
            <w:vAlign w:val="center"/>
          </w:tcPr>
          <w:p w14:paraId="15D196F5" w14:textId="77777777" w:rsidR="00490283" w:rsidRPr="00F5245E" w:rsidRDefault="00490283" w:rsidP="00F5245E">
            <w:pPr>
              <w:pStyle w:val="TableBody"/>
              <w:rPr>
                <w:b/>
                <w:bCs/>
              </w:rPr>
            </w:pPr>
            <w:r w:rsidRPr="00F5245E">
              <w:rPr>
                <w:b/>
                <w:bCs/>
              </w:rPr>
              <w:t xml:space="preserve">New Balance </w:t>
            </w:r>
          </w:p>
        </w:tc>
        <w:tc>
          <w:tcPr>
            <w:tcW w:w="6194" w:type="dxa"/>
            <w:tcBorders>
              <w:top w:val="single" w:sz="4" w:space="0" w:color="000000"/>
              <w:left w:val="single" w:sz="4" w:space="0" w:color="000000"/>
              <w:bottom w:val="single" w:sz="4" w:space="0" w:color="000000"/>
              <w:right w:val="single" w:sz="4" w:space="0" w:color="000000"/>
            </w:tcBorders>
          </w:tcPr>
          <w:p w14:paraId="2498F6A5" w14:textId="77777777" w:rsidR="00490283" w:rsidRDefault="00490283" w:rsidP="00F5245E">
            <w:pPr>
              <w:pStyle w:val="TableBody"/>
            </w:pPr>
            <w:r w:rsidRPr="00C1134B">
              <w:t>New adjusted balance value entered by the user</w:t>
            </w:r>
          </w:p>
        </w:tc>
      </w:tr>
      <w:tr w:rsidR="00490283" w14:paraId="405298D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A4711C9" w14:textId="77777777" w:rsidR="00490283" w:rsidRPr="00F5245E" w:rsidRDefault="00490283" w:rsidP="00F5245E">
            <w:pPr>
              <w:pStyle w:val="TableBody"/>
              <w:rPr>
                <w:b/>
                <w:bCs/>
              </w:rPr>
            </w:pPr>
            <w:r w:rsidRPr="00F5245E">
              <w:rPr>
                <w:b/>
                <w:bCs/>
              </w:rPr>
              <w:t>New N/A Balance</w:t>
            </w:r>
          </w:p>
        </w:tc>
        <w:tc>
          <w:tcPr>
            <w:tcW w:w="6194" w:type="dxa"/>
            <w:tcBorders>
              <w:top w:val="single" w:sz="4" w:space="0" w:color="000000"/>
              <w:left w:val="single" w:sz="4" w:space="0" w:color="000000"/>
              <w:bottom w:val="single" w:sz="4" w:space="0" w:color="000000"/>
              <w:right w:val="single" w:sz="4" w:space="0" w:color="000000"/>
            </w:tcBorders>
          </w:tcPr>
          <w:p w14:paraId="53821453" w14:textId="77777777" w:rsidR="00490283" w:rsidRDefault="00490283" w:rsidP="00F5245E">
            <w:pPr>
              <w:pStyle w:val="TableBody"/>
            </w:pPr>
            <w:r>
              <w:t xml:space="preserve">Not Available </w:t>
            </w:r>
            <w:r w:rsidRPr="00FD7919">
              <w:t>New adjusted</w:t>
            </w:r>
            <w:r>
              <w:t xml:space="preserve"> </w:t>
            </w:r>
            <w:r w:rsidRPr="00FD7919">
              <w:t>balance value entered by the user</w:t>
            </w:r>
          </w:p>
        </w:tc>
      </w:tr>
    </w:tbl>
    <w:p w14:paraId="3BBEE832" w14:textId="77777777" w:rsidR="00490283" w:rsidRDefault="00490283" w:rsidP="00490283"/>
    <w:p w14:paraId="25DE8974" w14:textId="77777777" w:rsidR="00490283" w:rsidRPr="00833298" w:rsidRDefault="00490283" w:rsidP="00490283"/>
    <w:p w14:paraId="654BDEF6" w14:textId="1D92C476" w:rsidR="00490283" w:rsidRDefault="00490283" w:rsidP="00490283">
      <w:pPr>
        <w:pStyle w:val="Heading1"/>
        <w:ind w:left="-5"/>
      </w:pPr>
      <w:bookmarkStart w:id="242" w:name="_Toc63697392"/>
      <w:bookmarkStart w:id="243" w:name="_Toc130890303"/>
      <w:r>
        <w:lastRenderedPageBreak/>
        <w:t>COFFERS</w:t>
      </w:r>
      <w:bookmarkEnd w:id="242"/>
      <w:bookmarkEnd w:id="243"/>
    </w:p>
    <w:p w14:paraId="2AB56992" w14:textId="46E6BB9B" w:rsidR="00490283" w:rsidRDefault="00490283" w:rsidP="00E4174E">
      <w:pPr>
        <w:pStyle w:val="BodyText"/>
      </w:pPr>
      <w:r>
        <w:t xml:space="preserve">Coffer functionality allows users to create groupings of cash based </w:t>
      </w:r>
      <w:del w:id="244" w:author="Moses, Robinson" w:date="2023-03-28T06:45:00Z">
        <w:r w:rsidDel="00870A0A">
          <w:delText xml:space="preserve">upon </w:delText>
        </w:r>
      </w:del>
      <w:ins w:id="245" w:author="Moses, Robinson" w:date="2023-03-28T06:45:00Z">
        <w:r w:rsidR="00870A0A">
          <w:t>on</w:t>
        </w:r>
        <w:r w:rsidR="00870A0A">
          <w:t xml:space="preserve"> </w:t>
        </w:r>
      </w:ins>
      <w:r>
        <w:t>mapping</w:t>
      </w:r>
      <w:del w:id="246" w:author="Moses, Robinson" w:date="2023-03-28T06:45:00Z">
        <w:r w:rsidDel="00377F1D">
          <w:delText>s</w:delText>
        </w:r>
      </w:del>
      <w:r>
        <w:t xml:space="preserve"> of workflow and quality such as </w:t>
      </w:r>
      <w:r w:rsidRPr="00377F1D">
        <w:rPr>
          <w:b/>
          <w:bCs/>
          <w:rPrChange w:id="247" w:author="Moses, Robinson" w:date="2023-03-28T06:45:00Z">
            <w:rPr/>
          </w:rPrChange>
        </w:rPr>
        <w:t>ATM Replace Cash/Fit</w:t>
      </w:r>
      <w:r>
        <w:t xml:space="preserve"> quality would be two-way mapping thus creating a coffer.  Coffers run</w:t>
      </w:r>
      <w:del w:id="248" w:author="Moses, Robinson" w:date="2023-03-27T08:00:00Z">
        <w:r w:rsidDel="00B8158E">
          <w:delText>s</w:delText>
        </w:r>
      </w:del>
      <w:r>
        <w:t xml:space="preserve"> parallel to the default Dashboard, but it reflects balances by the various coffers as opposed to the Funding Source breakdown reflected on the default Dashboard. </w:t>
      </w:r>
    </w:p>
    <w:p w14:paraId="0C9FD697" w14:textId="77777777" w:rsidR="00490283" w:rsidRDefault="00490283" w:rsidP="00E4174E">
      <w:pPr>
        <w:pStyle w:val="BodyText"/>
      </w:pPr>
      <w:r>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p>
    <w:p w14:paraId="496347B6" w14:textId="77777777" w:rsidR="00E4174E" w:rsidRDefault="00E4174E" w:rsidP="00490283">
      <w:pPr>
        <w:spacing w:after="0"/>
        <w:ind w:left="-5" w:hanging="10"/>
        <w:rPr>
          <w:sz w:val="18"/>
          <w:szCs w:val="18"/>
        </w:rPr>
      </w:pPr>
      <w:bookmarkStart w:id="249" w:name="_Toc63697472"/>
    </w:p>
    <w:p w14:paraId="1E7375CD" w14:textId="12A7C5FD" w:rsidR="00490283" w:rsidRDefault="00490283" w:rsidP="00E4174E">
      <w:pPr>
        <w:pStyle w:val="Caption"/>
      </w:pPr>
      <w:r w:rsidRPr="00194D00">
        <w:t xml:space="preserve">TABLE </w:t>
      </w:r>
      <w:r w:rsidRPr="00194D00">
        <w:rPr>
          <w:noProof/>
        </w:rPr>
        <w:fldChar w:fldCharType="begin"/>
      </w:r>
      <w:r w:rsidRPr="00194D00">
        <w:rPr>
          <w:noProof/>
        </w:rPr>
        <w:instrText xml:space="preserve"> SEQ Table \* ARABIC </w:instrText>
      </w:r>
      <w:r w:rsidRPr="00194D00">
        <w:rPr>
          <w:noProof/>
        </w:rPr>
        <w:fldChar w:fldCharType="separate"/>
      </w:r>
      <w:r>
        <w:rPr>
          <w:noProof/>
        </w:rPr>
        <w:t>9</w:t>
      </w:r>
      <w:r w:rsidRPr="00194D00">
        <w:rPr>
          <w:noProof/>
        </w:rPr>
        <w:fldChar w:fldCharType="end"/>
      </w:r>
      <w:r w:rsidRPr="00194D00">
        <w:t>: COFFER</w:t>
      </w:r>
      <w:r>
        <w:t xml:space="preserve"> DASHBOARD FIELD DESCRIPTIONS</w:t>
      </w:r>
      <w:bookmarkEnd w:id="249"/>
      <w:r>
        <w:t xml:space="preserve">  </w:t>
      </w:r>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490283" w14:paraId="531C5CE7" w14:textId="77777777" w:rsidTr="00E4174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7AF245" w14:textId="77777777" w:rsidR="00490283" w:rsidRDefault="00490283" w:rsidP="00E4174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DAD0EC4" w14:textId="77777777" w:rsidR="00490283" w:rsidRDefault="00490283" w:rsidP="00E4174E">
            <w:pPr>
              <w:pStyle w:val="TableHeading"/>
            </w:pPr>
            <w:r>
              <w:t xml:space="preserve">Description </w:t>
            </w:r>
          </w:p>
        </w:tc>
      </w:tr>
      <w:tr w:rsidR="00490283" w14:paraId="1FB25455"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224F2BF" w14:textId="77777777" w:rsidR="00490283" w:rsidRPr="00E4174E" w:rsidRDefault="00490283" w:rsidP="00E4174E">
            <w:pPr>
              <w:pStyle w:val="TableBody"/>
              <w:rPr>
                <w:b/>
                <w:bCs/>
              </w:rPr>
            </w:pPr>
            <w:r w:rsidRPr="00E4174E">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5E814148" w14:textId="77777777" w:rsidR="00490283" w:rsidRPr="00C144B4" w:rsidRDefault="00490283" w:rsidP="00C144B4">
            <w:pPr>
              <w:pStyle w:val="TableBody"/>
            </w:pPr>
            <w:r w:rsidRPr="00C144B4">
              <w:t xml:space="preserve"> Reflects current Day, Month, Year, and Time for transaction status </w:t>
            </w:r>
          </w:p>
        </w:tc>
      </w:tr>
      <w:tr w:rsidR="00490283" w14:paraId="4EF68954"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759FDF3" w14:textId="77777777" w:rsidR="00490283" w:rsidRPr="00E4174E" w:rsidRDefault="00490283" w:rsidP="00E4174E">
            <w:pPr>
              <w:pStyle w:val="TableBody"/>
              <w:rPr>
                <w:b/>
                <w:bCs/>
              </w:rPr>
            </w:pPr>
            <w:r w:rsidRPr="00E4174E">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7270082D" w14:textId="77777777" w:rsidR="00490283" w:rsidRPr="00C144B4" w:rsidRDefault="00490283" w:rsidP="00C144B4">
            <w:pPr>
              <w:pStyle w:val="TableBody"/>
            </w:pPr>
            <w:r w:rsidRPr="00C144B4">
              <w:t xml:space="preserve"> An individual tab for each currency utilized in the different vaults will be displayed. Users can navigate by clicking on each tab. </w:t>
            </w:r>
          </w:p>
        </w:tc>
      </w:tr>
      <w:tr w:rsidR="00490283" w14:paraId="5D57DF2A"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62FF3368" w14:textId="77777777" w:rsidR="00490283" w:rsidRPr="00E4174E" w:rsidRDefault="00490283" w:rsidP="00E4174E">
            <w:pPr>
              <w:pStyle w:val="TableBody"/>
              <w:rPr>
                <w:b/>
                <w:bCs/>
              </w:rPr>
            </w:pPr>
            <w:r w:rsidRPr="00E4174E">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363F917" w14:textId="1FF5EE7F" w:rsidR="00490283" w:rsidRPr="00C144B4" w:rsidRDefault="00490283" w:rsidP="00C144B4">
            <w:pPr>
              <w:pStyle w:val="TableBody"/>
            </w:pPr>
            <w:r w:rsidRPr="00C144B4">
              <w:t xml:space="preserve"> </w:t>
            </w:r>
            <w:del w:id="250" w:author="Moses, Robinson" w:date="2023-03-27T08:00:00Z">
              <w:r w:rsidRPr="00C144B4" w:rsidDel="00C144B4">
                <w:delText xml:space="preserve">Hyperlinked </w:delText>
              </w:r>
            </w:del>
            <w:ins w:id="251" w:author="Moses, Robinson" w:date="2023-03-27T08:00:00Z">
              <w:r w:rsidR="00C144B4" w:rsidRPr="00C144B4">
                <w:t>The h</w:t>
              </w:r>
              <w:r w:rsidR="00C144B4" w:rsidRPr="00C144B4">
                <w:t xml:space="preserve">yperlinked </w:t>
              </w:r>
            </w:ins>
            <w:r w:rsidRPr="00C144B4">
              <w:t xml:space="preserve">ID of all vaults </w:t>
            </w:r>
            <w:ins w:id="252" w:author="Moses, Robinson" w:date="2023-03-28T06:47:00Z">
              <w:r w:rsidR="004E06E1">
                <w:t xml:space="preserve">to which </w:t>
              </w:r>
            </w:ins>
            <w:ins w:id="253" w:author="Moses, Robinson" w:date="2023-03-27T08:00:00Z">
              <w:r w:rsidR="00C144B4" w:rsidRPr="00C144B4">
                <w:t xml:space="preserve">the </w:t>
              </w:r>
            </w:ins>
            <w:r w:rsidRPr="00C144B4">
              <w:t>user has access</w:t>
            </w:r>
            <w:del w:id="254" w:author="Moses, Robinson" w:date="2023-03-28T06:47:00Z">
              <w:r w:rsidRPr="00C144B4" w:rsidDel="004E06E1">
                <w:delText xml:space="preserve"> to</w:delText>
              </w:r>
            </w:del>
            <w:r w:rsidRPr="00C144B4">
              <w:t xml:space="preserve">. Hyperlink takes </w:t>
            </w:r>
            <w:ins w:id="255" w:author="Moses, Robinson" w:date="2023-03-27T08:00:00Z">
              <w:r w:rsidR="00C144B4" w:rsidRPr="00C144B4">
                <w:t xml:space="preserve">the </w:t>
              </w:r>
            </w:ins>
            <w:r w:rsidRPr="00C144B4">
              <w:t xml:space="preserve">user to </w:t>
            </w:r>
            <w:ins w:id="256" w:author="Moses, Robinson" w:date="2023-03-27T08:00:00Z">
              <w:r w:rsidR="00C144B4" w:rsidRPr="00C144B4">
                <w:t xml:space="preserve">the </w:t>
              </w:r>
            </w:ins>
            <w:r w:rsidRPr="007614FB">
              <w:rPr>
                <w:b/>
                <w:bCs/>
                <w:rPrChange w:id="257" w:author="Moses, Robinson" w:date="2023-03-28T06:48:00Z">
                  <w:rPr/>
                </w:rPrChange>
              </w:rPr>
              <w:fldChar w:fldCharType="begin"/>
            </w:r>
            <w:r w:rsidRPr="007614FB">
              <w:rPr>
                <w:b/>
                <w:bCs/>
                <w:rPrChange w:id="258" w:author="Moses, Robinson" w:date="2023-03-28T06:48:00Z">
                  <w:rPr/>
                </w:rPrChange>
              </w:rPr>
              <w:instrText xml:space="preserve"> HYPERLINK \l "_FIGURE_5:_VAULT" </w:instrText>
            </w:r>
            <w:r w:rsidRPr="007614FB">
              <w:rPr>
                <w:b/>
                <w:bCs/>
                <w:rPrChange w:id="259" w:author="Moses, Robinson" w:date="2023-03-28T06:48:00Z">
                  <w:rPr/>
                </w:rPrChange>
              </w:rPr>
              <w:fldChar w:fldCharType="separate"/>
            </w:r>
            <w:r w:rsidRPr="007614FB">
              <w:rPr>
                <w:rStyle w:val="Hyperlink"/>
                <w:b/>
                <w:bCs/>
                <w:color w:val="auto"/>
                <w:u w:val="none"/>
                <w:rPrChange w:id="260" w:author="Moses, Robinson" w:date="2023-03-28T06:48:00Z">
                  <w:rPr>
                    <w:rStyle w:val="Hyperlink"/>
                    <w:sz w:val="16"/>
                  </w:rPr>
                </w:rPrChange>
              </w:rPr>
              <w:t>Vault Details</w:t>
            </w:r>
            <w:r w:rsidRPr="007614FB">
              <w:rPr>
                <w:rStyle w:val="Hyperlink"/>
                <w:b/>
                <w:bCs/>
                <w:color w:val="auto"/>
                <w:u w:val="none"/>
                <w:rPrChange w:id="261" w:author="Moses, Robinson" w:date="2023-03-28T06:48:00Z">
                  <w:rPr>
                    <w:rStyle w:val="Hyperlink"/>
                    <w:sz w:val="16"/>
                  </w:rPr>
                </w:rPrChange>
              </w:rPr>
              <w:fldChar w:fldCharType="end"/>
            </w:r>
            <w:r w:rsidRPr="00C144B4">
              <w:t xml:space="preserve"> screen</w:t>
            </w:r>
            <w:del w:id="262" w:author="Moses, Robinson" w:date="2023-03-27T08:00:00Z">
              <w:r w:rsidRPr="00C144B4" w:rsidDel="00C144B4">
                <w:delText xml:space="preserve">  </w:delText>
              </w:r>
            </w:del>
            <w:r w:rsidRPr="00C144B4">
              <w:t xml:space="preserve"> where </w:t>
            </w:r>
            <w:ins w:id="263" w:author="Moses, Robinson" w:date="2023-03-27T08:00:00Z">
              <w:r w:rsidR="00C144B4" w:rsidRPr="00C144B4">
                <w:t xml:space="preserve">the </w:t>
              </w:r>
            </w:ins>
            <w:r w:rsidRPr="00C144B4">
              <w:t xml:space="preserve">user can view detailed balance and transaction amounts. </w:t>
            </w:r>
          </w:p>
        </w:tc>
      </w:tr>
      <w:tr w:rsidR="00490283" w14:paraId="618CCC92"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F19392F" w14:textId="77777777" w:rsidR="00490283" w:rsidRPr="00E4174E" w:rsidRDefault="00490283" w:rsidP="00E4174E">
            <w:pPr>
              <w:pStyle w:val="TableBody"/>
              <w:rPr>
                <w:b/>
                <w:bCs/>
              </w:rPr>
            </w:pPr>
            <w:r w:rsidRPr="00E4174E">
              <w:rPr>
                <w:b/>
                <w:bCs/>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5B37B44" w14:textId="5C0C4AD2" w:rsidR="00490283" w:rsidRPr="00C144B4" w:rsidRDefault="00490283" w:rsidP="00C144B4">
            <w:pPr>
              <w:pStyle w:val="TableBody"/>
            </w:pPr>
            <w:r w:rsidRPr="00C144B4">
              <w:t xml:space="preserve"> Vault</w:t>
            </w:r>
            <w:del w:id="264" w:author="Moses, Robinson" w:date="2023-03-27T08:00:00Z">
              <w:r w:rsidRPr="00C144B4" w:rsidDel="00C144B4">
                <w:delText>s</w:delText>
              </w:r>
            </w:del>
            <w:r w:rsidRPr="00C144B4">
              <w:t xml:space="preserve"> total Opening Balance for the </w:t>
            </w:r>
            <w:del w:id="265" w:author="Moses, Robinson" w:date="2023-03-27T08:00:00Z">
              <w:r w:rsidRPr="00C144B4" w:rsidDel="00C144B4">
                <w:delText xml:space="preserve">time </w:delText>
              </w:r>
            </w:del>
            <w:r w:rsidRPr="00C144B4">
              <w:t xml:space="preserve">period. When a vault is closed, its verified closing balance becomes the opening balance of the next period. </w:t>
            </w:r>
          </w:p>
        </w:tc>
      </w:tr>
      <w:tr w:rsidR="00490283" w14:paraId="662A06E4" w14:textId="77777777" w:rsidTr="00BB302E">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7190FA51" w14:textId="77777777" w:rsidR="00490283" w:rsidRPr="00E4174E" w:rsidRDefault="00490283" w:rsidP="00E4174E">
            <w:pPr>
              <w:pStyle w:val="TableBody"/>
              <w:rPr>
                <w:b/>
                <w:bCs/>
              </w:rPr>
            </w:pPr>
            <w:r w:rsidRPr="00E4174E">
              <w:rPr>
                <w:b/>
                <w:bCs/>
              </w:rPr>
              <w:t xml:space="preserve">Coffer Tabs </w:t>
            </w:r>
          </w:p>
        </w:tc>
        <w:tc>
          <w:tcPr>
            <w:tcW w:w="6194" w:type="dxa"/>
            <w:tcBorders>
              <w:top w:val="single" w:sz="4" w:space="0" w:color="000000"/>
              <w:left w:val="single" w:sz="4" w:space="0" w:color="000000"/>
              <w:bottom w:val="single" w:sz="4" w:space="0" w:color="000000"/>
              <w:right w:val="single" w:sz="4" w:space="0" w:color="000000"/>
            </w:tcBorders>
          </w:tcPr>
          <w:p w14:paraId="61DFEA3D" w14:textId="501F10A5" w:rsidR="00490283" w:rsidRPr="00C144B4" w:rsidRDefault="00490283" w:rsidP="00C144B4">
            <w:pPr>
              <w:pStyle w:val="TableBody"/>
            </w:pPr>
            <w:r w:rsidRPr="00C144B4">
              <w:t xml:space="preserve"> Vault Balance comes with the “</w:t>
            </w:r>
            <w:r w:rsidRPr="007614FB">
              <w:rPr>
                <w:b/>
                <w:bCs/>
                <w:rPrChange w:id="266" w:author="Moses, Robinson" w:date="2023-03-28T06:48:00Z">
                  <w:rPr/>
                </w:rPrChange>
              </w:rPr>
              <w:t>Default</w:t>
            </w:r>
            <w:r w:rsidRPr="00C144B4">
              <w:t xml:space="preserve">” coffer </w:t>
            </w:r>
            <w:ins w:id="267" w:author="Moses, Robinson" w:date="2023-03-28T06:48:00Z">
              <w:r w:rsidR="00997161">
                <w:t xml:space="preserve">in </w:t>
              </w:r>
            </w:ins>
            <w:r w:rsidRPr="00C144B4">
              <w:t xml:space="preserve">which all amounts will flow </w:t>
            </w:r>
            <w:del w:id="268" w:author="Moses, Robinson" w:date="2023-03-28T06:48:00Z">
              <w:r w:rsidRPr="00C144B4" w:rsidDel="00997161">
                <w:delText xml:space="preserve">to </w:delText>
              </w:r>
            </w:del>
            <w:r w:rsidRPr="00C144B4">
              <w:t>unless mapped to new coffers setup by users.  Displayed examples of other coffers are “</w:t>
            </w:r>
            <w:r w:rsidRPr="00997161">
              <w:rPr>
                <w:b/>
                <w:bCs/>
                <w:rPrChange w:id="269" w:author="Moses, Robinson" w:date="2023-03-28T06:48:00Z">
                  <w:rPr/>
                </w:rPrChange>
              </w:rPr>
              <w:t>ATM</w:t>
            </w:r>
            <w:r w:rsidRPr="00C144B4">
              <w:t>”, “</w:t>
            </w:r>
            <w:r w:rsidRPr="00997161">
              <w:rPr>
                <w:b/>
                <w:bCs/>
                <w:rPrChange w:id="270" w:author="Moses, Robinson" w:date="2023-03-28T06:49:00Z">
                  <w:rPr/>
                </w:rPrChange>
              </w:rPr>
              <w:t>Commercial</w:t>
            </w:r>
            <w:r w:rsidRPr="00C144B4">
              <w:t>”, and “</w:t>
            </w:r>
            <w:r w:rsidRPr="00997161">
              <w:rPr>
                <w:b/>
                <w:bCs/>
                <w:rPrChange w:id="271" w:author="Moses, Robinson" w:date="2023-03-28T06:49:00Z">
                  <w:rPr/>
                </w:rPrChange>
              </w:rPr>
              <w:t>Vault Return</w:t>
            </w:r>
            <w:r w:rsidRPr="00C144B4">
              <w:t xml:space="preserve">” </w:t>
            </w:r>
          </w:p>
        </w:tc>
      </w:tr>
    </w:tbl>
    <w:p w14:paraId="301C9AD1" w14:textId="77777777" w:rsidR="00490283" w:rsidRPr="004921DF" w:rsidRDefault="00490283" w:rsidP="00E4174E">
      <w:pPr>
        <w:pStyle w:val="Caption"/>
        <w:rPr>
          <w:color w:val="92D050"/>
        </w:rPr>
      </w:pPr>
      <w:hyperlink w:anchor="_DASHBOARD_1" w:history="1">
        <w:r w:rsidRPr="004921DF">
          <w:rPr>
            <w:rStyle w:val="Hyperlink"/>
            <w:color w:val="92D050"/>
          </w:rPr>
          <w:t>Return to: Dashboard</w:t>
        </w:r>
      </w:hyperlink>
      <w:r w:rsidRPr="004921DF">
        <w:rPr>
          <w:color w:val="92D050"/>
        </w:rPr>
        <w:t xml:space="preserve"> </w:t>
      </w:r>
    </w:p>
    <w:p w14:paraId="546C0E54" w14:textId="77777777" w:rsidR="00490283" w:rsidRDefault="00490283" w:rsidP="00490283">
      <w:pPr>
        <w:spacing w:after="0"/>
      </w:pPr>
      <w:r>
        <w:rPr>
          <w:color w:val="76923C"/>
        </w:rPr>
        <w:t xml:space="preserve"> </w:t>
      </w:r>
    </w:p>
    <w:p w14:paraId="506E9484" w14:textId="4B6BC64C" w:rsidR="00490283" w:rsidRPr="008A784B" w:rsidRDefault="00490283" w:rsidP="008A784B">
      <w:pPr>
        <w:pStyle w:val="Heading2"/>
      </w:pPr>
      <w:bookmarkStart w:id="272" w:name="_VAULT_DETAILS"/>
      <w:bookmarkStart w:id="273" w:name="_Toc63697393"/>
      <w:bookmarkStart w:id="274" w:name="_Toc130890304"/>
      <w:bookmarkEnd w:id="272"/>
      <w:r w:rsidRPr="008A784B">
        <w:t>VAULT DETAILS</w:t>
      </w:r>
      <w:bookmarkEnd w:id="273"/>
      <w:bookmarkEnd w:id="274"/>
      <w:r w:rsidRPr="008A784B">
        <w:t xml:space="preserve"> </w:t>
      </w:r>
    </w:p>
    <w:p w14:paraId="3D446A4A" w14:textId="03A3FBDD" w:rsidR="00490283" w:rsidDel="005E3E5E" w:rsidRDefault="00490283" w:rsidP="008A784B">
      <w:pPr>
        <w:pStyle w:val="BodyText"/>
        <w:rPr>
          <w:del w:id="275" w:author="Moses, Robinson" w:date="2023-03-28T06:50:00Z"/>
        </w:rPr>
      </w:pPr>
      <w:r>
        <w:t>Vault Details provides the same detail as the Dashboard screen in terms of cash movement and funding sources.  Vault Details also provides pertinent detail regarding cash movement and funding sources at the Denomination and Quality level.  For field</w:t>
      </w:r>
      <w:ins w:id="276" w:author="Moses, Robinson" w:date="2023-03-28T06:49:00Z">
        <w:r w:rsidR="004B4EF0">
          <w:t>,</w:t>
        </w:r>
      </w:ins>
      <w:r>
        <w:t xml:space="preserve"> descriptions </w:t>
      </w:r>
      <w:del w:id="277" w:author="Moses, Robinson" w:date="2023-03-28T06:49:00Z">
        <w:r w:rsidDel="004B4EF0">
          <w:delText xml:space="preserve">please </w:delText>
        </w:r>
      </w:del>
      <w:r>
        <w:t xml:space="preserve">See: </w:t>
      </w:r>
      <w:r>
        <w:rPr>
          <w:color w:val="76923C"/>
        </w:rPr>
        <w:t xml:space="preserve"> </w:t>
      </w:r>
      <w:ins w:id="278" w:author="Moses, Robinson" w:date="2023-03-28T06:50:00Z">
        <w:r w:rsidR="005E3E5E" w:rsidRPr="005E3E5E">
          <w:rPr>
            <w:color w:val="4472C4" w:themeColor="accent1"/>
            <w:rPrChange w:id="279" w:author="Moses, Robinson" w:date="2023-03-28T06:50:00Z">
              <w:rPr>
                <w:color w:val="76923C"/>
              </w:rPr>
            </w:rPrChange>
          </w:rPr>
          <w:fldChar w:fldCharType="begin"/>
        </w:r>
        <w:r w:rsidR="005E3E5E" w:rsidRPr="005E3E5E">
          <w:rPr>
            <w:color w:val="4472C4" w:themeColor="accent1"/>
            <w:rPrChange w:id="280" w:author="Moses, Robinson" w:date="2023-03-28T06:50:00Z">
              <w:rPr>
                <w:color w:val="76923C"/>
              </w:rPr>
            </w:rPrChange>
          </w:rPr>
          <w:instrText xml:space="preserve"> REF _Ref130878639 \h </w:instrText>
        </w:r>
        <w:r w:rsidR="005E3E5E" w:rsidRPr="005E3E5E">
          <w:rPr>
            <w:color w:val="4472C4" w:themeColor="accent1"/>
            <w:rPrChange w:id="281" w:author="Moses, Robinson" w:date="2023-03-28T06:50:00Z">
              <w:rPr>
                <w:color w:val="76923C"/>
              </w:rPr>
            </w:rPrChange>
          </w:rPr>
        </w:r>
      </w:ins>
      <w:r w:rsidR="005E3E5E" w:rsidRPr="005E3E5E">
        <w:rPr>
          <w:color w:val="4472C4" w:themeColor="accent1"/>
          <w:rPrChange w:id="282" w:author="Moses, Robinson" w:date="2023-03-28T06:50:00Z">
            <w:rPr>
              <w:color w:val="76923C"/>
            </w:rPr>
          </w:rPrChange>
        </w:rPr>
        <w:fldChar w:fldCharType="separate"/>
      </w:r>
      <w:ins w:id="283" w:author="Moses, Robinson" w:date="2023-03-28T06:50:00Z">
        <w:r w:rsidR="005E3E5E" w:rsidRPr="005E3E5E">
          <w:rPr>
            <w:color w:val="4472C4" w:themeColor="accent1"/>
            <w:rPrChange w:id="284" w:author="Moses, Robinson" w:date="2023-03-28T06:50:00Z">
              <w:rPr/>
            </w:rPrChange>
          </w:rPr>
          <w:t xml:space="preserve">TABLE </w:t>
        </w:r>
        <w:r w:rsidR="005E3E5E" w:rsidRPr="005E3E5E">
          <w:rPr>
            <w:noProof/>
            <w:color w:val="4472C4" w:themeColor="accent1"/>
            <w:rPrChange w:id="285" w:author="Moses, Robinson" w:date="2023-03-28T06:50:00Z">
              <w:rPr>
                <w:noProof/>
              </w:rPr>
            </w:rPrChange>
          </w:rPr>
          <w:t>6</w:t>
        </w:r>
        <w:r w:rsidR="005E3E5E" w:rsidRPr="005E3E5E">
          <w:rPr>
            <w:color w:val="4472C4" w:themeColor="accent1"/>
            <w:rPrChange w:id="286" w:author="Moses, Robinson" w:date="2023-03-28T06:50:00Z">
              <w:rPr/>
            </w:rPrChange>
          </w:rPr>
          <w:t>: DASHBOARD FIELD DESCRIPTIONS</w:t>
        </w:r>
        <w:r w:rsidR="005E3E5E" w:rsidRPr="005E3E5E">
          <w:rPr>
            <w:color w:val="4472C4" w:themeColor="accent1"/>
            <w:rPrChange w:id="287" w:author="Moses, Robinson" w:date="2023-03-28T06:50:00Z">
              <w:rPr>
                <w:color w:val="76923C"/>
              </w:rPr>
            </w:rPrChange>
          </w:rPr>
          <w:fldChar w:fldCharType="end"/>
        </w:r>
      </w:ins>
      <w:del w:id="288" w:author="Moses, Robinson" w:date="2023-03-28T06:50:00Z">
        <w:r w:rsidDel="005E3E5E">
          <w:delText>Table 5: Dashboard Field Descriptions</w:delText>
        </w:r>
        <w:r w:rsidDel="005E3E5E">
          <w:rPr>
            <w:color w:val="76923C"/>
          </w:rPr>
          <w:delText xml:space="preserve"> </w:delText>
        </w:r>
      </w:del>
    </w:p>
    <w:p w14:paraId="0948E4EB" w14:textId="77777777" w:rsidR="008A784B" w:rsidRDefault="008A784B" w:rsidP="005E3E5E">
      <w:pPr>
        <w:pStyle w:val="BodyText"/>
        <w:rPr>
          <w:i/>
          <w:iCs/>
          <w:color w:val="44546A" w:themeColor="text2"/>
          <w:sz w:val="18"/>
          <w:szCs w:val="18"/>
        </w:rPr>
        <w:pPrChange w:id="289" w:author="Moses, Robinson" w:date="2023-03-28T06:50:00Z">
          <w:pPr/>
        </w:pPrChange>
      </w:pPr>
      <w:bookmarkStart w:id="290" w:name="_FIGURE_5:_VAULT"/>
      <w:bookmarkStart w:id="291" w:name="_Toc63697429"/>
      <w:bookmarkEnd w:id="290"/>
      <w:r>
        <w:br w:type="page"/>
      </w:r>
    </w:p>
    <w:p w14:paraId="31A529B4" w14:textId="33B4AE23" w:rsidR="00490283" w:rsidRDefault="00490283" w:rsidP="008A784B">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6</w:t>
      </w:r>
      <w:r w:rsidRPr="6356747E">
        <w:rPr>
          <w:noProof/>
        </w:rPr>
        <w:fldChar w:fldCharType="end"/>
      </w:r>
      <w:r>
        <w:t>: VAULT DETAILS SCREEN</w:t>
      </w:r>
      <w:bookmarkEnd w:id="291"/>
    </w:p>
    <w:p w14:paraId="283D9CBC" w14:textId="2D2E06C6" w:rsidR="00490283" w:rsidRDefault="00490283" w:rsidP="008A784B">
      <w:pPr>
        <w:pStyle w:val="BodyText"/>
        <w:spacing w:before="0" w:after="0"/>
      </w:pPr>
      <w:r>
        <w:rPr>
          <w:noProof/>
        </w:rPr>
        <w:drawing>
          <wp:inline distT="0" distB="0" distL="0" distR="0" wp14:anchorId="290A12D0" wp14:editId="4971D33E">
            <wp:extent cx="5095874" cy="3095625"/>
            <wp:effectExtent l="76200" t="76200" r="124460" b="123825"/>
            <wp:docPr id="1233510124" name="Picture 123351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510124"/>
                    <pic:cNvPicPr/>
                  </pic:nvPicPr>
                  <pic:blipFill>
                    <a:blip r:embed="rId56">
                      <a:extLst>
                        <a:ext uri="{28A0092B-C50C-407E-A947-70E740481C1C}">
                          <a14:useLocalDpi xmlns:a14="http://schemas.microsoft.com/office/drawing/2010/main" val="0"/>
                        </a:ext>
                      </a:extLst>
                    </a:blip>
                    <a:stretch>
                      <a:fillRect/>
                    </a:stretch>
                  </pic:blipFill>
                  <pic:spPr>
                    <a:xfrm>
                      <a:off x="0" y="0"/>
                      <a:ext cx="5095874"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29091" w14:textId="77777777" w:rsidR="00490283" w:rsidRDefault="00490283" w:rsidP="008A784B">
      <w:pPr>
        <w:pStyle w:val="Caption"/>
        <w:spacing w:after="0"/>
      </w:pPr>
      <w:hyperlink w:anchor="_DASHBOARD_1" w:history="1">
        <w:r w:rsidRPr="004921DF">
          <w:rPr>
            <w:rStyle w:val="Hyperlink"/>
            <w:color w:val="92D050"/>
          </w:rPr>
          <w:t>Return to: Dashboard</w:t>
        </w:r>
      </w:hyperlink>
      <w:r>
        <w:rPr>
          <w:color w:val="76923C"/>
        </w:rPr>
        <w:t xml:space="preserve"> </w:t>
      </w:r>
    </w:p>
    <w:p w14:paraId="0360F454" w14:textId="77777777" w:rsidR="00490283" w:rsidRDefault="00490283" w:rsidP="00490283">
      <w:pPr>
        <w:spacing w:after="208"/>
      </w:pPr>
      <w:r>
        <w:rPr>
          <w:color w:val="76923C"/>
        </w:rPr>
        <w:t xml:space="preserve"> </w:t>
      </w:r>
    </w:p>
    <w:p w14:paraId="3989F257" w14:textId="77777777" w:rsidR="00490283" w:rsidRDefault="00490283" w:rsidP="00006AAD">
      <w:pPr>
        <w:pStyle w:val="Caption"/>
      </w:pPr>
      <w:bookmarkStart w:id="292" w:name="_Toc63697473"/>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VAULT DETAILS ICON MENU</w:t>
      </w:r>
      <w:bookmarkEnd w:id="292"/>
      <w:r>
        <w:t xml:space="preserve"> </w:t>
      </w:r>
      <w:r>
        <w:tab/>
        <w:t xml:space="preserve"> </w:t>
      </w:r>
    </w:p>
    <w:tbl>
      <w:tblPr>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Change w:id="293">
          <w:tblGrid>
            <w:gridCol w:w="5"/>
            <w:gridCol w:w="1064"/>
            <w:gridCol w:w="5"/>
            <w:gridCol w:w="1378"/>
            <w:gridCol w:w="610"/>
            <w:gridCol w:w="5212"/>
            <w:gridCol w:w="726"/>
          </w:tblGrid>
        </w:tblGridChange>
      </w:tblGrid>
      <w:tr w:rsidR="000310D8" w14:paraId="27E47857" w14:textId="77777777" w:rsidTr="000310D8">
        <w:trPr>
          <w:cantSplit/>
          <w:tblHeader/>
        </w:trPr>
        <w:tc>
          <w:tcPr>
            <w:tcW w:w="594" w:type="pct"/>
            <w:shd w:val="clear" w:color="auto" w:fill="60C03A"/>
          </w:tcPr>
          <w:p w14:paraId="7C22B371" w14:textId="77777777" w:rsidR="00490283" w:rsidRPr="000310D8" w:rsidRDefault="00490283" w:rsidP="00A84977">
            <w:pPr>
              <w:pStyle w:val="Header"/>
              <w:jc w:val="center"/>
              <w:rPr>
                <w:b/>
                <w:bCs/>
                <w:color w:val="FFFFFF" w:themeColor="background1"/>
                <w:rPrChange w:id="294" w:author="Moses, Robinson" w:date="2023-03-28T06:52:00Z">
                  <w:rPr/>
                </w:rPrChange>
              </w:rPr>
              <w:pPrChange w:id="295" w:author="Moses, Robinson" w:date="2023-03-28T06:52:00Z">
                <w:pPr>
                  <w:pStyle w:val="TableHeader"/>
                  <w:snapToGrid w:val="0"/>
                </w:pPr>
              </w:pPrChange>
            </w:pPr>
            <w:r w:rsidRPr="000310D8">
              <w:rPr>
                <w:b/>
                <w:bCs/>
                <w:color w:val="FFFFFF" w:themeColor="background1"/>
                <w:rPrChange w:id="296" w:author="Moses, Robinson" w:date="2023-03-28T06:52:00Z">
                  <w:rPr/>
                </w:rPrChange>
              </w:rPr>
              <w:t>Icon</w:t>
            </w:r>
          </w:p>
        </w:tc>
        <w:tc>
          <w:tcPr>
            <w:tcW w:w="1105" w:type="pct"/>
            <w:shd w:val="clear" w:color="auto" w:fill="60C03A"/>
          </w:tcPr>
          <w:p w14:paraId="5A4AECF6" w14:textId="77777777" w:rsidR="00490283" w:rsidRPr="000310D8" w:rsidRDefault="00490283" w:rsidP="00A84977">
            <w:pPr>
              <w:pStyle w:val="Header"/>
              <w:jc w:val="center"/>
              <w:rPr>
                <w:b/>
                <w:bCs/>
                <w:color w:val="FFFFFF" w:themeColor="background1"/>
                <w:rPrChange w:id="297" w:author="Moses, Robinson" w:date="2023-03-28T06:52:00Z">
                  <w:rPr/>
                </w:rPrChange>
              </w:rPr>
              <w:pPrChange w:id="298" w:author="Moses, Robinson" w:date="2023-03-28T06:52:00Z">
                <w:pPr>
                  <w:pStyle w:val="TableHeader"/>
                  <w:snapToGrid w:val="0"/>
                </w:pPr>
              </w:pPrChange>
            </w:pPr>
            <w:r w:rsidRPr="000310D8">
              <w:rPr>
                <w:b/>
                <w:bCs/>
                <w:color w:val="FFFFFF" w:themeColor="background1"/>
                <w:rPrChange w:id="299" w:author="Moses, Robinson" w:date="2023-03-28T06:52:00Z">
                  <w:rPr/>
                </w:rPrChange>
              </w:rPr>
              <w:t>Name</w:t>
            </w:r>
          </w:p>
        </w:tc>
        <w:tc>
          <w:tcPr>
            <w:tcW w:w="3302" w:type="pct"/>
            <w:shd w:val="clear" w:color="auto" w:fill="60C03A"/>
          </w:tcPr>
          <w:p w14:paraId="07717D66" w14:textId="77777777" w:rsidR="00490283" w:rsidRPr="000310D8" w:rsidRDefault="00490283" w:rsidP="00A84977">
            <w:pPr>
              <w:pStyle w:val="Header"/>
              <w:jc w:val="center"/>
              <w:rPr>
                <w:b/>
                <w:bCs/>
                <w:color w:val="FFFFFF" w:themeColor="background1"/>
                <w:rPrChange w:id="300" w:author="Moses, Robinson" w:date="2023-03-28T06:52:00Z">
                  <w:rPr/>
                </w:rPrChange>
              </w:rPr>
              <w:pPrChange w:id="301" w:author="Moses, Robinson" w:date="2023-03-28T06:52:00Z">
                <w:pPr>
                  <w:pStyle w:val="TableHeader"/>
                  <w:snapToGrid w:val="0"/>
                </w:pPr>
              </w:pPrChange>
            </w:pPr>
            <w:r w:rsidRPr="000310D8">
              <w:rPr>
                <w:b/>
                <w:bCs/>
                <w:color w:val="FFFFFF" w:themeColor="background1"/>
                <w:rPrChange w:id="302" w:author="Moses, Robinson" w:date="2023-03-28T06:52:00Z">
                  <w:rPr/>
                </w:rPrChange>
              </w:rPr>
              <w:t>Description</w:t>
            </w:r>
          </w:p>
        </w:tc>
      </w:tr>
      <w:tr w:rsidR="00490283" w14:paraId="4B582B59"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03"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04" w:author="Moses, Robinson" w:date="2023-03-28T06:52:00Z">
            <w:trPr>
              <w:gridAfter w:val="0"/>
              <w:cantSplit/>
            </w:trPr>
          </w:trPrChange>
        </w:trPr>
        <w:tc>
          <w:tcPr>
            <w:tcW w:w="594" w:type="pct"/>
            <w:vAlign w:val="center"/>
            <w:tcPrChange w:id="305" w:author="Moses, Robinson" w:date="2023-03-28T06:52:00Z">
              <w:tcPr>
                <w:tcW w:w="646" w:type="pct"/>
                <w:gridSpan w:val="2"/>
                <w:tcBorders>
                  <w:left w:val="single" w:sz="4" w:space="0" w:color="000000"/>
                  <w:bottom w:val="single" w:sz="4" w:space="0" w:color="000000"/>
                </w:tcBorders>
                <w:vAlign w:val="center"/>
              </w:tcPr>
            </w:tcPrChange>
          </w:tcPr>
          <w:p w14:paraId="02E9639F" w14:textId="77777777" w:rsidR="00490283" w:rsidRDefault="00490283" w:rsidP="00BB302E">
            <w:pPr>
              <w:pStyle w:val="TableCellText"/>
              <w:snapToGrid w:val="0"/>
              <w:jc w:val="center"/>
              <w:rPr>
                <w:b/>
                <w:bCs/>
              </w:rPr>
            </w:pPr>
            <w:r>
              <w:object w:dxaOrig="615" w:dyaOrig="555" w14:anchorId="4D2A5151">
                <v:shape id="_x0000_i26861" type="#_x0000_t75" style="width:22.1pt;height:22.1pt" o:ole="">
                  <v:imagedata r:id="rId29" o:title=""/>
                </v:shape>
                <o:OLEObject Type="Embed" ProgID="PBrush" ShapeID="_x0000_i26861" DrawAspect="Content" ObjectID="_1741510527" r:id="rId57"/>
              </w:object>
            </w:r>
          </w:p>
        </w:tc>
        <w:tc>
          <w:tcPr>
            <w:tcW w:w="1105" w:type="pct"/>
            <w:tcPrChange w:id="306" w:author="Moses, Robinson" w:date="2023-03-28T06:52:00Z">
              <w:tcPr>
                <w:tcW w:w="836" w:type="pct"/>
                <w:gridSpan w:val="2"/>
                <w:tcBorders>
                  <w:left w:val="single" w:sz="4" w:space="0" w:color="000000"/>
                  <w:bottom w:val="single" w:sz="4" w:space="0" w:color="000000"/>
                </w:tcBorders>
              </w:tcPr>
            </w:tcPrChange>
          </w:tcPr>
          <w:p w14:paraId="4E9F7F36" w14:textId="77777777" w:rsidR="00490283" w:rsidRPr="008A784B" w:rsidRDefault="00490283" w:rsidP="008A784B">
            <w:pPr>
              <w:pStyle w:val="TableBody"/>
              <w:rPr>
                <w:b/>
                <w:bCs/>
              </w:rPr>
            </w:pPr>
            <w:r w:rsidRPr="008A784B">
              <w:rPr>
                <w:b/>
                <w:bCs/>
              </w:rPr>
              <w:t>RETURN TO DASHBOARD</w:t>
            </w:r>
          </w:p>
        </w:tc>
        <w:tc>
          <w:tcPr>
            <w:tcW w:w="3302" w:type="pct"/>
            <w:tcPrChange w:id="307" w:author="Moses, Robinson" w:date="2023-03-28T06:52:00Z">
              <w:tcPr>
                <w:tcW w:w="3518" w:type="pct"/>
                <w:gridSpan w:val="2"/>
                <w:tcBorders>
                  <w:left w:val="single" w:sz="4" w:space="0" w:color="000000"/>
                  <w:bottom w:val="single" w:sz="4" w:space="0" w:color="000000"/>
                  <w:right w:val="single" w:sz="4" w:space="0" w:color="000000"/>
                </w:tcBorders>
              </w:tcPr>
            </w:tcPrChange>
          </w:tcPr>
          <w:p w14:paraId="57E01A27" w14:textId="051F4617" w:rsidR="00490283" w:rsidRPr="008A784B" w:rsidRDefault="00490283" w:rsidP="008A784B">
            <w:pPr>
              <w:pStyle w:val="TableBody"/>
            </w:pPr>
            <w:r w:rsidRPr="008A784B">
              <w:t xml:space="preserve">Links </w:t>
            </w:r>
            <w:del w:id="308" w:author="Moses, Robinson" w:date="2023-03-28T06:53:00Z">
              <w:r w:rsidRPr="008A784B" w:rsidDel="00A45F57">
                <w:delText>U</w:delText>
              </w:r>
            </w:del>
            <w:ins w:id="309" w:author="Moses, Robinson" w:date="2023-03-28T06:53:00Z">
              <w:r w:rsidR="00A45F57">
                <w:t>u</w:t>
              </w:r>
            </w:ins>
            <w:r w:rsidRPr="008A784B">
              <w:t xml:space="preserve">ser back to main </w:t>
            </w:r>
            <w:r w:rsidRPr="003127A7">
              <w:rPr>
                <w:b/>
                <w:bCs/>
                <w:rPrChange w:id="310" w:author="Moses, Robinson" w:date="2023-03-28T06:54:00Z">
                  <w:rPr/>
                </w:rPrChange>
              </w:rPr>
              <w:t>Dashboard</w:t>
            </w:r>
            <w:r w:rsidRPr="008A784B">
              <w:t xml:space="preserve"> screen</w:t>
            </w:r>
          </w:p>
        </w:tc>
      </w:tr>
      <w:tr w:rsidR="00490283" w14:paraId="0AE85FB1"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11"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12" w:author="Moses, Robinson" w:date="2023-03-28T06:52:00Z">
            <w:trPr>
              <w:gridAfter w:val="0"/>
              <w:cantSplit/>
            </w:trPr>
          </w:trPrChange>
        </w:trPr>
        <w:tc>
          <w:tcPr>
            <w:tcW w:w="594" w:type="pct"/>
            <w:vAlign w:val="center"/>
            <w:tcPrChange w:id="313" w:author="Moses, Robinson" w:date="2023-03-28T06:52:00Z">
              <w:tcPr>
                <w:tcW w:w="646" w:type="pct"/>
                <w:gridSpan w:val="2"/>
                <w:tcBorders>
                  <w:top w:val="single" w:sz="4" w:space="0" w:color="000000"/>
                  <w:left w:val="single" w:sz="4" w:space="0" w:color="000000"/>
                  <w:bottom w:val="single" w:sz="4" w:space="0" w:color="000000"/>
                </w:tcBorders>
                <w:vAlign w:val="center"/>
              </w:tcPr>
            </w:tcPrChange>
          </w:tcPr>
          <w:p w14:paraId="1083E5BA" w14:textId="77777777" w:rsidR="00490283" w:rsidRDefault="00490283" w:rsidP="00BB302E">
            <w:pPr>
              <w:pStyle w:val="TableCellText"/>
              <w:snapToGrid w:val="0"/>
              <w:jc w:val="center"/>
              <w:rPr>
                <w:b/>
                <w:bCs/>
              </w:rPr>
            </w:pPr>
            <w:r>
              <w:object w:dxaOrig="405" w:dyaOrig="330" w14:anchorId="6B7E811E">
                <v:shape id="_x0000_i26862" type="#_x0000_t75" style="width:20.55pt;height:16.45pt" o:ole="">
                  <v:imagedata r:id="rId58" o:title=""/>
                </v:shape>
                <o:OLEObject Type="Embed" ProgID="PBrush" ShapeID="_x0000_i26862" DrawAspect="Content" ObjectID="_1741510528" r:id="rId59"/>
              </w:object>
            </w:r>
          </w:p>
        </w:tc>
        <w:tc>
          <w:tcPr>
            <w:tcW w:w="1105" w:type="pct"/>
            <w:tcPrChange w:id="314" w:author="Moses, Robinson" w:date="2023-03-28T06:52:00Z">
              <w:tcPr>
                <w:tcW w:w="836" w:type="pct"/>
                <w:gridSpan w:val="2"/>
                <w:tcBorders>
                  <w:top w:val="single" w:sz="4" w:space="0" w:color="000000"/>
                  <w:left w:val="single" w:sz="4" w:space="0" w:color="000000"/>
                  <w:bottom w:val="single" w:sz="4" w:space="0" w:color="000000"/>
                </w:tcBorders>
              </w:tcPr>
            </w:tcPrChange>
          </w:tcPr>
          <w:p w14:paraId="2F10D5BB" w14:textId="77777777" w:rsidR="00490283" w:rsidRPr="008A784B" w:rsidRDefault="00490283" w:rsidP="008A784B">
            <w:pPr>
              <w:pStyle w:val="TableBody"/>
              <w:rPr>
                <w:b/>
                <w:bCs/>
              </w:rPr>
            </w:pPr>
            <w:r w:rsidRPr="008A784B">
              <w:rPr>
                <w:b/>
                <w:bCs/>
              </w:rPr>
              <w:t>VAULT SETTINGS</w:t>
            </w:r>
          </w:p>
        </w:tc>
        <w:tc>
          <w:tcPr>
            <w:tcW w:w="3302" w:type="pct"/>
            <w:tcPrChange w:id="315" w:author="Moses, Robinson" w:date="2023-03-28T06:52:00Z">
              <w:tcPr>
                <w:tcW w:w="3518" w:type="pct"/>
                <w:gridSpan w:val="2"/>
                <w:tcBorders>
                  <w:top w:val="single" w:sz="4" w:space="0" w:color="000000"/>
                  <w:left w:val="single" w:sz="4" w:space="0" w:color="000000"/>
                  <w:bottom w:val="single" w:sz="4" w:space="0" w:color="000000"/>
                  <w:right w:val="single" w:sz="4" w:space="0" w:color="000000"/>
                </w:tcBorders>
              </w:tcPr>
            </w:tcPrChange>
          </w:tcPr>
          <w:p w14:paraId="33E43383" w14:textId="0EB2DB66" w:rsidR="00490283" w:rsidRPr="008A784B" w:rsidRDefault="00490283" w:rsidP="008A784B">
            <w:pPr>
              <w:pStyle w:val="TableBody"/>
            </w:pPr>
            <w:r w:rsidRPr="008A784B">
              <w:t xml:space="preserve">Links user to </w:t>
            </w:r>
            <w:del w:id="316" w:author="Moses, Robinson" w:date="2023-03-28T06:53:00Z">
              <w:r w:rsidRPr="003127A7" w:rsidDel="00A45F57">
                <w:rPr>
                  <w:b/>
                  <w:bCs/>
                  <w:rPrChange w:id="317" w:author="Moses, Robinson" w:date="2023-03-28T06:54:00Z">
                    <w:rPr/>
                  </w:rPrChange>
                </w:rPr>
                <w:delText xml:space="preserve">screen where </w:delText>
              </w:r>
            </w:del>
            <w:r w:rsidRPr="003127A7">
              <w:rPr>
                <w:b/>
                <w:bCs/>
                <w:rPrChange w:id="318" w:author="Moses, Robinson" w:date="2023-03-28T06:54:00Z">
                  <w:rPr/>
                </w:rPrChange>
              </w:rPr>
              <w:t>Vault Settings</w:t>
            </w:r>
            <w:r w:rsidRPr="008A784B">
              <w:t xml:space="preserve"> </w:t>
            </w:r>
            <w:ins w:id="319" w:author="Moses, Robinson" w:date="2023-03-28T06:54:00Z">
              <w:r w:rsidR="003127A7">
                <w:t>s</w:t>
              </w:r>
            </w:ins>
            <w:del w:id="320" w:author="Moses, Robinson" w:date="2023-03-28T06:54:00Z">
              <w:r w:rsidRPr="008A784B" w:rsidDel="003127A7">
                <w:delText>S</w:delText>
              </w:r>
            </w:del>
            <w:r w:rsidRPr="008A784B">
              <w:t xml:space="preserve">creen. </w:t>
            </w:r>
            <w:del w:id="321" w:author="Moses, Robinson" w:date="2023-03-28T06:53:00Z">
              <w:r w:rsidRPr="008A784B" w:rsidDel="00A45F57">
                <w:delText>Please s</w:delText>
              </w:r>
            </w:del>
            <w:ins w:id="322" w:author="Moses, Robinson" w:date="2023-03-28T06:53:00Z">
              <w:r w:rsidR="00A45F57">
                <w:t>S</w:t>
              </w:r>
            </w:ins>
            <w:r w:rsidRPr="008A784B">
              <w:t xml:space="preserve">ee:  </w:t>
            </w:r>
            <w:r w:rsidRPr="008A784B">
              <w:rPr>
                <w:color w:val="4472C4" w:themeColor="accent1"/>
              </w:rPr>
              <w:fldChar w:fldCharType="begin"/>
            </w:r>
            <w:r w:rsidRPr="008A784B">
              <w:rPr>
                <w:color w:val="4472C4" w:themeColor="accent1"/>
              </w:rPr>
              <w:instrText xml:space="preserve"> HYPERLINK \l "_Vault_Settings" </w:instrText>
            </w:r>
            <w:r w:rsidRPr="008A784B">
              <w:rPr>
                <w:color w:val="4472C4" w:themeColor="accent1"/>
              </w:rPr>
              <w:fldChar w:fldCharType="separate"/>
            </w:r>
            <w:r w:rsidRPr="008A784B">
              <w:rPr>
                <w:rStyle w:val="Hyperlink"/>
                <w:color w:val="4472C4" w:themeColor="accent1"/>
                <w:u w:val="none"/>
              </w:rPr>
              <w:t>Vault Settings</w:t>
            </w:r>
            <w:r w:rsidRPr="008A784B">
              <w:rPr>
                <w:rStyle w:val="Hyperlink"/>
                <w:color w:val="4472C4" w:themeColor="accent1"/>
                <w:u w:val="none"/>
              </w:rPr>
              <w:fldChar w:fldCharType="end"/>
            </w:r>
          </w:p>
          <w:p w14:paraId="5498F47E" w14:textId="77777777" w:rsidR="00490283" w:rsidRPr="008A784B" w:rsidRDefault="00490283" w:rsidP="008A784B">
            <w:pPr>
              <w:pStyle w:val="TableBody"/>
            </w:pPr>
          </w:p>
        </w:tc>
      </w:tr>
      <w:tr w:rsidR="00490283" w14:paraId="0743603F"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23"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24" w:author="Moses, Robinson" w:date="2023-03-28T06:52:00Z">
            <w:trPr>
              <w:gridAfter w:val="0"/>
              <w:cantSplit/>
            </w:trPr>
          </w:trPrChange>
        </w:trPr>
        <w:tc>
          <w:tcPr>
            <w:tcW w:w="594" w:type="pct"/>
            <w:vAlign w:val="center"/>
            <w:tcPrChange w:id="325" w:author="Moses, Robinson" w:date="2023-03-28T06:52:00Z">
              <w:tcPr>
                <w:tcW w:w="646" w:type="pct"/>
                <w:gridSpan w:val="2"/>
                <w:tcBorders>
                  <w:top w:val="single" w:sz="4" w:space="0" w:color="000000"/>
                  <w:left w:val="single" w:sz="4" w:space="0" w:color="000000"/>
                  <w:bottom w:val="single" w:sz="4" w:space="0" w:color="000000"/>
                </w:tcBorders>
                <w:vAlign w:val="center"/>
              </w:tcPr>
            </w:tcPrChange>
          </w:tcPr>
          <w:p w14:paraId="0FABBB95" w14:textId="77777777" w:rsidR="00490283" w:rsidRDefault="00490283" w:rsidP="00BB302E">
            <w:pPr>
              <w:pStyle w:val="TableCellText"/>
              <w:snapToGrid w:val="0"/>
              <w:jc w:val="center"/>
              <w:rPr>
                <w:b/>
                <w:bCs/>
              </w:rPr>
            </w:pPr>
            <w:r>
              <w:object w:dxaOrig="390" w:dyaOrig="390" w14:anchorId="6F2C3CEE">
                <v:shape id="_x0000_i26863" type="#_x0000_t75" style="width:18pt;height:18pt" o:ole="">
                  <v:imagedata r:id="rId60" o:title=""/>
                </v:shape>
                <o:OLEObject Type="Embed" ProgID="PBrush" ShapeID="_x0000_i26863" DrawAspect="Content" ObjectID="_1741510529" r:id="rId61"/>
              </w:object>
            </w:r>
          </w:p>
        </w:tc>
        <w:tc>
          <w:tcPr>
            <w:tcW w:w="1105" w:type="pct"/>
            <w:tcPrChange w:id="326" w:author="Moses, Robinson" w:date="2023-03-28T06:52:00Z">
              <w:tcPr>
                <w:tcW w:w="836" w:type="pct"/>
                <w:gridSpan w:val="2"/>
                <w:tcBorders>
                  <w:top w:val="single" w:sz="4" w:space="0" w:color="000000"/>
                  <w:left w:val="single" w:sz="4" w:space="0" w:color="000000"/>
                  <w:bottom w:val="single" w:sz="4" w:space="0" w:color="000000"/>
                </w:tcBorders>
              </w:tcPr>
            </w:tcPrChange>
          </w:tcPr>
          <w:p w14:paraId="4A47F209" w14:textId="77777777" w:rsidR="00490283" w:rsidRPr="008A784B" w:rsidRDefault="00490283" w:rsidP="008A784B">
            <w:pPr>
              <w:pStyle w:val="TableBody"/>
              <w:rPr>
                <w:b/>
                <w:bCs/>
              </w:rPr>
            </w:pPr>
            <w:r w:rsidRPr="008A784B">
              <w:rPr>
                <w:b/>
                <w:bCs/>
              </w:rPr>
              <w:t>ALERT HISTORY</w:t>
            </w:r>
          </w:p>
        </w:tc>
        <w:tc>
          <w:tcPr>
            <w:tcW w:w="3302" w:type="pct"/>
            <w:tcPrChange w:id="327" w:author="Moses, Robinson" w:date="2023-03-28T06:52:00Z">
              <w:tcPr>
                <w:tcW w:w="3518" w:type="pct"/>
                <w:gridSpan w:val="2"/>
                <w:tcBorders>
                  <w:top w:val="single" w:sz="4" w:space="0" w:color="000000"/>
                  <w:left w:val="single" w:sz="4" w:space="0" w:color="000000"/>
                  <w:bottom w:val="single" w:sz="4" w:space="0" w:color="000000"/>
                  <w:right w:val="single" w:sz="4" w:space="0" w:color="000000"/>
                </w:tcBorders>
              </w:tcPr>
            </w:tcPrChange>
          </w:tcPr>
          <w:p w14:paraId="451D11DF" w14:textId="4162B2EA" w:rsidR="00490283" w:rsidRPr="008A784B" w:rsidRDefault="00490283" w:rsidP="008A784B">
            <w:pPr>
              <w:pStyle w:val="TableBody"/>
            </w:pPr>
            <w:r w:rsidRPr="008A784B">
              <w:t xml:space="preserve">Links to </w:t>
            </w:r>
            <w:r w:rsidRPr="003127A7">
              <w:rPr>
                <w:b/>
                <w:bCs/>
                <w:rPrChange w:id="328" w:author="Moses, Robinson" w:date="2023-03-28T06:54:00Z">
                  <w:rPr/>
                </w:rPrChange>
              </w:rPr>
              <w:t>Alert History</w:t>
            </w:r>
            <w:r w:rsidRPr="008A784B">
              <w:t xml:space="preserve"> screen. Alerts are filtered by the appropriate Vault ID. </w:t>
            </w:r>
            <w:del w:id="329" w:author="Moses, Robinson" w:date="2023-03-28T06:54:00Z">
              <w:r w:rsidRPr="008A784B" w:rsidDel="003127A7">
                <w:delText>Please s</w:delText>
              </w:r>
            </w:del>
            <w:ins w:id="330" w:author="Moses, Robinson" w:date="2023-03-28T06:54:00Z">
              <w:r w:rsidR="003127A7">
                <w:t>S</w:t>
              </w:r>
            </w:ins>
            <w:r w:rsidRPr="008A784B">
              <w:t>ee</w:t>
            </w:r>
            <w:del w:id="331" w:author="Moses, Robinson" w:date="2023-03-27T08:01:00Z">
              <w:r w:rsidRPr="008A784B" w:rsidDel="00C144B4">
                <w:delText>:</w:delText>
              </w:r>
            </w:del>
            <w:r w:rsidRPr="008A784B">
              <w:t xml:space="preserve"> </w:t>
            </w:r>
            <w:commentRangeStart w:id="332"/>
            <w:r w:rsidRPr="008A784B">
              <w:t>Alert History</w:t>
            </w:r>
            <w:commentRangeEnd w:id="332"/>
            <w:r w:rsidR="003127A7">
              <w:rPr>
                <w:rStyle w:val="CommentReference"/>
                <w:rFonts w:ascii="Calibri" w:eastAsia="Calibri" w:hAnsi="Calibri" w:cs="Calibri"/>
                <w:color w:val="000000"/>
                <w:lang w:val="en-US"/>
              </w:rPr>
              <w:commentReference w:id="332"/>
            </w:r>
            <w:del w:id="333" w:author="Moses, Robinson" w:date="2023-03-28T06:54:00Z">
              <w:r w:rsidRPr="008A784B" w:rsidDel="003127A7">
                <w:delText xml:space="preserve"> section</w:delText>
              </w:r>
            </w:del>
            <w:r w:rsidRPr="008A784B">
              <w:t>.</w:t>
            </w:r>
          </w:p>
        </w:tc>
      </w:tr>
      <w:tr w:rsidR="00490283" w14:paraId="33CD43F6"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34"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35" w:author="Moses, Robinson" w:date="2023-03-28T06:52:00Z">
            <w:trPr>
              <w:gridAfter w:val="0"/>
              <w:cantSplit/>
            </w:trPr>
          </w:trPrChange>
        </w:trPr>
        <w:tc>
          <w:tcPr>
            <w:tcW w:w="594" w:type="pct"/>
            <w:vAlign w:val="center"/>
            <w:tcPrChange w:id="336" w:author="Moses, Robinson" w:date="2023-03-28T06:52:00Z">
              <w:tcPr>
                <w:tcW w:w="646" w:type="pct"/>
                <w:gridSpan w:val="2"/>
                <w:tcBorders>
                  <w:top w:val="single" w:sz="4" w:space="0" w:color="000000"/>
                  <w:left w:val="single" w:sz="4" w:space="0" w:color="000000"/>
                  <w:bottom w:val="single" w:sz="4" w:space="0" w:color="000000"/>
                </w:tcBorders>
                <w:vAlign w:val="center"/>
              </w:tcPr>
            </w:tcPrChange>
          </w:tcPr>
          <w:p w14:paraId="3ED00842" w14:textId="77777777" w:rsidR="00490283" w:rsidRDefault="00490283" w:rsidP="00BB302E">
            <w:pPr>
              <w:pStyle w:val="TableCellText"/>
              <w:snapToGrid w:val="0"/>
              <w:jc w:val="center"/>
              <w:rPr>
                <w:b/>
                <w:bCs/>
              </w:rPr>
            </w:pPr>
            <w:r>
              <w:object w:dxaOrig="390" w:dyaOrig="405" w14:anchorId="0F2A58FF">
                <v:shape id="_x0000_i26864" type="#_x0000_t75" style="width:18pt;height:20.55pt" o:ole="">
                  <v:imagedata r:id="rId62" o:title=""/>
                </v:shape>
                <o:OLEObject Type="Embed" ProgID="PBrush" ShapeID="_x0000_i26864" DrawAspect="Content" ObjectID="_1741510530" r:id="rId63"/>
              </w:object>
            </w:r>
          </w:p>
        </w:tc>
        <w:tc>
          <w:tcPr>
            <w:tcW w:w="1105" w:type="pct"/>
            <w:tcPrChange w:id="337" w:author="Moses, Robinson" w:date="2023-03-28T06:52:00Z">
              <w:tcPr>
                <w:tcW w:w="836" w:type="pct"/>
                <w:gridSpan w:val="2"/>
                <w:tcBorders>
                  <w:top w:val="single" w:sz="4" w:space="0" w:color="000000"/>
                  <w:left w:val="single" w:sz="4" w:space="0" w:color="000000"/>
                  <w:bottom w:val="single" w:sz="4" w:space="0" w:color="000000"/>
                </w:tcBorders>
              </w:tcPr>
            </w:tcPrChange>
          </w:tcPr>
          <w:p w14:paraId="4DD9AEBB" w14:textId="77777777" w:rsidR="00490283" w:rsidRPr="008A784B" w:rsidRDefault="00490283" w:rsidP="008A784B">
            <w:pPr>
              <w:pStyle w:val="TableBody"/>
              <w:rPr>
                <w:b/>
                <w:bCs/>
              </w:rPr>
            </w:pPr>
            <w:r w:rsidRPr="008A784B">
              <w:rPr>
                <w:b/>
                <w:bCs/>
              </w:rPr>
              <w:t>BALANCE HISTORY</w:t>
            </w:r>
          </w:p>
        </w:tc>
        <w:tc>
          <w:tcPr>
            <w:tcW w:w="3302" w:type="pct"/>
            <w:tcPrChange w:id="338" w:author="Moses, Robinson" w:date="2023-03-28T06:52:00Z">
              <w:tcPr>
                <w:tcW w:w="3518" w:type="pct"/>
                <w:gridSpan w:val="2"/>
                <w:tcBorders>
                  <w:top w:val="single" w:sz="4" w:space="0" w:color="000000"/>
                  <w:left w:val="single" w:sz="4" w:space="0" w:color="000000"/>
                  <w:bottom w:val="single" w:sz="4" w:space="0" w:color="000000"/>
                  <w:right w:val="single" w:sz="4" w:space="0" w:color="000000"/>
                </w:tcBorders>
              </w:tcPr>
            </w:tcPrChange>
          </w:tcPr>
          <w:p w14:paraId="33112535" w14:textId="59869253" w:rsidR="00490283" w:rsidRPr="008A784B" w:rsidRDefault="00490283" w:rsidP="008A784B">
            <w:pPr>
              <w:pStyle w:val="TableBody"/>
            </w:pPr>
            <w:r w:rsidRPr="008A784B">
              <w:t xml:space="preserve">Links to </w:t>
            </w:r>
            <w:ins w:id="339" w:author="Moses, Robinson" w:date="2023-03-27T08:01:00Z">
              <w:r w:rsidR="00C144B4">
                <w:t xml:space="preserve">the </w:t>
              </w:r>
            </w:ins>
            <w:r w:rsidRPr="008A784B">
              <w:t xml:space="preserve">filtered listing of </w:t>
            </w:r>
            <w:r w:rsidRPr="00165D1C">
              <w:rPr>
                <w:b/>
                <w:bCs/>
                <w:rPrChange w:id="340" w:author="Moses, Robinson" w:date="2023-03-28T06:55:00Z">
                  <w:rPr/>
                </w:rPrChange>
              </w:rPr>
              <w:t>Closing Balances</w:t>
            </w:r>
            <w:r w:rsidRPr="008A784B">
              <w:t xml:space="preserve"> sorted by date.  </w:t>
            </w:r>
            <w:del w:id="341" w:author="Moses, Robinson" w:date="2023-03-28T06:55:00Z">
              <w:r w:rsidRPr="008A784B" w:rsidDel="00165D1C">
                <w:delText>Please s</w:delText>
              </w:r>
            </w:del>
            <w:ins w:id="342" w:author="Moses, Robinson" w:date="2023-03-28T06:55:00Z">
              <w:r w:rsidR="00165D1C">
                <w:t>S</w:t>
              </w:r>
            </w:ins>
            <w:r w:rsidRPr="008A784B">
              <w:t>ee</w:t>
            </w:r>
            <w:del w:id="343" w:author="Moses, Robinson" w:date="2023-03-27T08:01:00Z">
              <w:r w:rsidRPr="008A784B" w:rsidDel="007F2423">
                <w:delText>:</w:delText>
              </w:r>
            </w:del>
            <w:r w:rsidRPr="008A784B">
              <w:t xml:space="preserve"> </w:t>
            </w:r>
            <w:r w:rsidRPr="008A784B">
              <w:rPr>
                <w:color w:val="4472C4" w:themeColor="accent1"/>
              </w:rPr>
              <w:fldChar w:fldCharType="begin"/>
            </w:r>
            <w:r w:rsidRPr="008A784B">
              <w:rPr>
                <w:color w:val="4472C4" w:themeColor="accent1"/>
              </w:rPr>
              <w:instrText xml:space="preserve"> HYPERLINK \l "_Balance_History" </w:instrText>
            </w:r>
            <w:r w:rsidRPr="008A784B">
              <w:rPr>
                <w:color w:val="4472C4" w:themeColor="accent1"/>
              </w:rPr>
              <w:fldChar w:fldCharType="separate"/>
            </w:r>
            <w:r w:rsidR="007F2423">
              <w:rPr>
                <w:rStyle w:val="Hyperlink"/>
                <w:color w:val="4472C4" w:themeColor="accent1"/>
                <w:u w:val="none"/>
              </w:rPr>
              <w:t xml:space="preserve">The </w:t>
            </w:r>
            <w:ins w:id="344" w:author="Moses, Robinson" w:date="2023-03-27T08:01:00Z">
              <w:r w:rsidR="007F2423">
                <w:rPr>
                  <w:rStyle w:val="Hyperlink"/>
                  <w:color w:val="4472C4" w:themeColor="accent1"/>
                  <w:u w:val="none"/>
                </w:rPr>
                <w:t>B</w:t>
              </w:r>
            </w:ins>
            <w:del w:id="345" w:author="Moses, Robinson" w:date="2023-03-27T08:01:00Z">
              <w:r w:rsidR="007F2423" w:rsidDel="007F2423">
                <w:rPr>
                  <w:rStyle w:val="Hyperlink"/>
                  <w:color w:val="4472C4" w:themeColor="accent1"/>
                  <w:u w:val="none"/>
                </w:rPr>
                <w:delText>b</w:delText>
              </w:r>
            </w:del>
            <w:r w:rsidR="007F2423">
              <w:rPr>
                <w:rStyle w:val="Hyperlink"/>
                <w:color w:val="4472C4" w:themeColor="accent1"/>
                <w:u w:val="none"/>
              </w:rPr>
              <w:t>alance History</w:t>
            </w:r>
            <w:r w:rsidRPr="008A784B">
              <w:rPr>
                <w:rStyle w:val="Hyperlink"/>
                <w:color w:val="4472C4" w:themeColor="accent1"/>
                <w:u w:val="none"/>
              </w:rPr>
              <w:fldChar w:fldCharType="end"/>
            </w:r>
            <w:r w:rsidRPr="008A784B">
              <w:t xml:space="preserve"> section.</w:t>
            </w:r>
          </w:p>
        </w:tc>
      </w:tr>
      <w:tr w:rsidR="00490283" w14:paraId="05085C0A"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46"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47" w:author="Moses, Robinson" w:date="2023-03-28T06:52:00Z">
            <w:trPr>
              <w:gridAfter w:val="0"/>
              <w:cantSplit/>
            </w:trPr>
          </w:trPrChange>
        </w:trPr>
        <w:tc>
          <w:tcPr>
            <w:tcW w:w="594" w:type="pct"/>
            <w:vAlign w:val="center"/>
            <w:tcPrChange w:id="348" w:author="Moses, Robinson" w:date="2023-03-28T06:52:00Z">
              <w:tcPr>
                <w:tcW w:w="646" w:type="pct"/>
                <w:gridSpan w:val="2"/>
                <w:tcBorders>
                  <w:top w:val="single" w:sz="4" w:space="0" w:color="000000"/>
                  <w:left w:val="single" w:sz="4" w:space="0" w:color="000000"/>
                  <w:bottom w:val="single" w:sz="4" w:space="0" w:color="000000"/>
                </w:tcBorders>
                <w:vAlign w:val="center"/>
              </w:tcPr>
            </w:tcPrChange>
          </w:tcPr>
          <w:p w14:paraId="64B508CF" w14:textId="77777777" w:rsidR="00490283" w:rsidRDefault="00490283" w:rsidP="00BB302E">
            <w:pPr>
              <w:pStyle w:val="TableCellText"/>
              <w:snapToGrid w:val="0"/>
              <w:jc w:val="center"/>
              <w:rPr>
                <w:b/>
                <w:bCs/>
              </w:rPr>
            </w:pPr>
            <w:r>
              <w:object w:dxaOrig="450" w:dyaOrig="390" w14:anchorId="66A4DCB7">
                <v:shape id="_x0000_i26865" type="#_x0000_t75" style="width:22.1pt;height:18pt" o:ole="">
                  <v:imagedata r:id="rId64" o:title=""/>
                </v:shape>
                <o:OLEObject Type="Embed" ProgID="PBrush" ShapeID="_x0000_i26865" DrawAspect="Content" ObjectID="_1741510531" r:id="rId65"/>
              </w:object>
            </w:r>
          </w:p>
        </w:tc>
        <w:tc>
          <w:tcPr>
            <w:tcW w:w="1105" w:type="pct"/>
            <w:tcPrChange w:id="349" w:author="Moses, Robinson" w:date="2023-03-28T06:52:00Z">
              <w:tcPr>
                <w:tcW w:w="836" w:type="pct"/>
                <w:gridSpan w:val="2"/>
                <w:tcBorders>
                  <w:top w:val="single" w:sz="4" w:space="0" w:color="000000"/>
                  <w:left w:val="single" w:sz="4" w:space="0" w:color="000000"/>
                  <w:bottom w:val="single" w:sz="4" w:space="0" w:color="000000"/>
                </w:tcBorders>
              </w:tcPr>
            </w:tcPrChange>
          </w:tcPr>
          <w:p w14:paraId="101FE23E" w14:textId="77777777" w:rsidR="00490283" w:rsidRPr="008A784B" w:rsidRDefault="00490283" w:rsidP="008A784B">
            <w:pPr>
              <w:pStyle w:val="TableBody"/>
              <w:rPr>
                <w:b/>
                <w:bCs/>
              </w:rPr>
            </w:pPr>
            <w:r w:rsidRPr="008A784B">
              <w:rPr>
                <w:b/>
                <w:bCs/>
              </w:rPr>
              <w:t>PROCESS CASH</w:t>
            </w:r>
          </w:p>
        </w:tc>
        <w:tc>
          <w:tcPr>
            <w:tcW w:w="3302" w:type="pct"/>
            <w:tcPrChange w:id="350" w:author="Moses, Robinson" w:date="2023-03-28T06:52:00Z">
              <w:tcPr>
                <w:tcW w:w="3518" w:type="pct"/>
                <w:gridSpan w:val="2"/>
                <w:tcBorders>
                  <w:top w:val="single" w:sz="4" w:space="0" w:color="000000"/>
                  <w:left w:val="single" w:sz="4" w:space="0" w:color="000000"/>
                  <w:bottom w:val="single" w:sz="4" w:space="0" w:color="000000"/>
                  <w:right w:val="single" w:sz="4" w:space="0" w:color="000000"/>
                </w:tcBorders>
              </w:tcPr>
            </w:tcPrChange>
          </w:tcPr>
          <w:p w14:paraId="32370D5C" w14:textId="6DB6ABED" w:rsidR="00490283" w:rsidRPr="008A784B" w:rsidRDefault="00490283" w:rsidP="008A784B">
            <w:pPr>
              <w:pStyle w:val="TableBody"/>
            </w:pPr>
            <w:r w:rsidRPr="008A784B">
              <w:t xml:space="preserve">Links to </w:t>
            </w:r>
            <w:r w:rsidRPr="005A082A">
              <w:rPr>
                <w:b/>
                <w:bCs/>
                <w:rPrChange w:id="351" w:author="Moses, Robinson" w:date="2023-03-28T06:55:00Z">
                  <w:rPr/>
                </w:rPrChange>
              </w:rPr>
              <w:t>Process Cash</w:t>
            </w:r>
            <w:r w:rsidRPr="008A784B">
              <w:t xml:space="preserve"> screen. </w:t>
            </w:r>
            <w:del w:id="352" w:author="Moses, Robinson" w:date="2023-03-28T06:56:00Z">
              <w:r w:rsidRPr="008A784B" w:rsidDel="005A082A">
                <w:delText xml:space="preserve"> Please s</w:delText>
              </w:r>
            </w:del>
            <w:ins w:id="353" w:author="Moses, Robinson" w:date="2023-03-28T06:56:00Z">
              <w:r w:rsidR="005A082A">
                <w:t>S</w:t>
              </w:r>
            </w:ins>
            <w:r w:rsidRPr="008A784B">
              <w:t xml:space="preserve">ee: </w:t>
            </w:r>
            <w:r w:rsidRPr="008A784B">
              <w:rPr>
                <w:color w:val="4472C4" w:themeColor="accent1"/>
              </w:rPr>
              <w:fldChar w:fldCharType="begin"/>
            </w:r>
            <w:r w:rsidRPr="008A784B">
              <w:rPr>
                <w:color w:val="4472C4" w:themeColor="accent1"/>
              </w:rPr>
              <w:instrText xml:space="preserve"> HYPERLINK \l "_Process_Cash" </w:instrText>
            </w:r>
            <w:r w:rsidRPr="008A784B">
              <w:rPr>
                <w:color w:val="4472C4" w:themeColor="accent1"/>
              </w:rPr>
              <w:fldChar w:fldCharType="separate"/>
            </w:r>
            <w:r w:rsidR="007F2423">
              <w:rPr>
                <w:rStyle w:val="Hyperlink"/>
                <w:color w:val="4472C4" w:themeColor="accent1"/>
                <w:u w:val="none"/>
              </w:rPr>
              <w:t xml:space="preserve">The </w:t>
            </w:r>
            <w:del w:id="354" w:author="Moses, Robinson" w:date="2023-03-27T08:01:00Z">
              <w:r w:rsidR="007F2423" w:rsidDel="007F2423">
                <w:rPr>
                  <w:rStyle w:val="Hyperlink"/>
                  <w:color w:val="4472C4" w:themeColor="accent1"/>
                  <w:u w:val="none"/>
                </w:rPr>
                <w:delText>p</w:delText>
              </w:r>
            </w:del>
            <w:ins w:id="355" w:author="Moses, Robinson" w:date="2023-03-27T08:01:00Z">
              <w:r w:rsidR="007F2423">
                <w:rPr>
                  <w:rStyle w:val="Hyperlink"/>
                  <w:color w:val="4472C4" w:themeColor="accent1"/>
                  <w:u w:val="none"/>
                </w:rPr>
                <w:t>P</w:t>
              </w:r>
            </w:ins>
            <w:r w:rsidR="007F2423">
              <w:rPr>
                <w:rStyle w:val="Hyperlink"/>
                <w:color w:val="4472C4" w:themeColor="accent1"/>
                <w:u w:val="none"/>
              </w:rPr>
              <w:t>rocess Cash</w:t>
            </w:r>
            <w:r w:rsidRPr="008A784B">
              <w:rPr>
                <w:rStyle w:val="Hyperlink"/>
                <w:color w:val="4472C4" w:themeColor="accent1"/>
                <w:u w:val="none"/>
              </w:rPr>
              <w:fldChar w:fldCharType="end"/>
            </w:r>
            <w:r w:rsidRPr="008A784B">
              <w:t xml:space="preserve"> screen</w:t>
            </w:r>
          </w:p>
        </w:tc>
      </w:tr>
      <w:tr w:rsidR="00490283" w14:paraId="77441049"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56"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57" w:author="Moses, Robinson" w:date="2023-03-28T06:52:00Z">
            <w:trPr>
              <w:gridAfter w:val="0"/>
              <w:cantSplit/>
            </w:trPr>
          </w:trPrChange>
        </w:trPr>
        <w:tc>
          <w:tcPr>
            <w:tcW w:w="594" w:type="pct"/>
            <w:vAlign w:val="center"/>
            <w:tcPrChange w:id="358" w:author="Moses, Robinson" w:date="2023-03-28T06:52:00Z">
              <w:tcPr>
                <w:tcW w:w="646" w:type="pct"/>
                <w:gridSpan w:val="2"/>
                <w:tcBorders>
                  <w:top w:val="single" w:sz="4" w:space="0" w:color="000000"/>
                  <w:left w:val="single" w:sz="4" w:space="0" w:color="000000"/>
                  <w:bottom w:val="single" w:sz="4" w:space="0" w:color="000000"/>
                </w:tcBorders>
                <w:vAlign w:val="center"/>
              </w:tcPr>
            </w:tcPrChange>
          </w:tcPr>
          <w:p w14:paraId="2CBFA867" w14:textId="77777777" w:rsidR="00490283" w:rsidRDefault="00490283" w:rsidP="00BB302E">
            <w:pPr>
              <w:pStyle w:val="TableCellText"/>
              <w:snapToGrid w:val="0"/>
              <w:jc w:val="center"/>
              <w:rPr>
                <w:b/>
                <w:bCs/>
              </w:rPr>
            </w:pPr>
            <w:r>
              <w:object w:dxaOrig="405" w:dyaOrig="330" w14:anchorId="5DB44D84">
                <v:shape id="_x0000_i26866" type="#_x0000_t75" style="width:20.55pt;height:16.45pt" o:ole="">
                  <v:imagedata r:id="rId66" o:title=""/>
                </v:shape>
                <o:OLEObject Type="Embed" ProgID="PBrush" ShapeID="_x0000_i26866" DrawAspect="Content" ObjectID="_1741510532" r:id="rId67"/>
              </w:object>
            </w:r>
          </w:p>
        </w:tc>
        <w:tc>
          <w:tcPr>
            <w:tcW w:w="1105" w:type="pct"/>
            <w:tcPrChange w:id="359" w:author="Moses, Robinson" w:date="2023-03-28T06:52:00Z">
              <w:tcPr>
                <w:tcW w:w="836" w:type="pct"/>
                <w:gridSpan w:val="2"/>
                <w:tcBorders>
                  <w:top w:val="single" w:sz="4" w:space="0" w:color="000000"/>
                  <w:left w:val="single" w:sz="4" w:space="0" w:color="000000"/>
                  <w:bottom w:val="single" w:sz="4" w:space="0" w:color="000000"/>
                </w:tcBorders>
              </w:tcPr>
            </w:tcPrChange>
          </w:tcPr>
          <w:p w14:paraId="4FAC36CF" w14:textId="77777777" w:rsidR="00490283" w:rsidRPr="008A784B" w:rsidRDefault="00490283" w:rsidP="008A784B">
            <w:pPr>
              <w:pStyle w:val="TableBody"/>
              <w:rPr>
                <w:b/>
                <w:bCs/>
              </w:rPr>
            </w:pPr>
            <w:r w:rsidRPr="008A784B">
              <w:rPr>
                <w:b/>
                <w:bCs/>
              </w:rPr>
              <w:t>FORCE-CLOSE</w:t>
            </w:r>
          </w:p>
        </w:tc>
        <w:tc>
          <w:tcPr>
            <w:tcW w:w="3302" w:type="pct"/>
            <w:tcPrChange w:id="360" w:author="Moses, Robinson" w:date="2023-03-28T06:52:00Z">
              <w:tcPr>
                <w:tcW w:w="3518" w:type="pct"/>
                <w:gridSpan w:val="2"/>
                <w:tcBorders>
                  <w:top w:val="single" w:sz="4" w:space="0" w:color="000000"/>
                  <w:left w:val="single" w:sz="4" w:space="0" w:color="000000"/>
                  <w:bottom w:val="single" w:sz="4" w:space="0" w:color="000000"/>
                  <w:right w:val="single" w:sz="4" w:space="0" w:color="000000"/>
                </w:tcBorders>
              </w:tcPr>
            </w:tcPrChange>
          </w:tcPr>
          <w:p w14:paraId="1CBF704E" w14:textId="3A9CC042" w:rsidR="00490283" w:rsidRPr="008A784B" w:rsidRDefault="00490283" w:rsidP="008A784B">
            <w:pPr>
              <w:pStyle w:val="TableBody"/>
            </w:pPr>
            <w:r w:rsidRPr="008A784B">
              <w:t xml:space="preserve">Links to screen for </w:t>
            </w:r>
            <w:ins w:id="361" w:author="Moses, Robinson" w:date="2023-03-27T08:01:00Z">
              <w:r w:rsidR="007F2423">
                <w:t xml:space="preserve">the </w:t>
              </w:r>
            </w:ins>
            <w:r w:rsidRPr="008A784B">
              <w:t xml:space="preserve">user to enter </w:t>
            </w:r>
            <w:r w:rsidRPr="005A082A">
              <w:rPr>
                <w:b/>
                <w:bCs/>
                <w:rPrChange w:id="362" w:author="Moses, Robinson" w:date="2023-03-28T06:56:00Z">
                  <w:rPr/>
                </w:rPrChange>
              </w:rPr>
              <w:t>Closing Balances</w:t>
            </w:r>
            <w:r w:rsidRPr="008A784B">
              <w:t xml:space="preserve"> by denomination and close the vault manually.  </w:t>
            </w:r>
            <w:del w:id="363" w:author="Moses, Robinson" w:date="2023-03-28T06:56:00Z">
              <w:r w:rsidRPr="008A784B" w:rsidDel="005A082A">
                <w:delText>Please s</w:delText>
              </w:r>
            </w:del>
            <w:ins w:id="364" w:author="Moses, Robinson" w:date="2023-03-28T06:56:00Z">
              <w:r w:rsidR="005A082A">
                <w:t>S</w:t>
              </w:r>
            </w:ins>
            <w:r w:rsidRPr="008A784B">
              <w:t xml:space="preserve">ee </w:t>
            </w:r>
            <w:ins w:id="365" w:author="Moses, Robinson" w:date="2023-03-27T08:01:00Z">
              <w:r w:rsidR="007F2423">
                <w:t xml:space="preserve">the </w:t>
              </w:r>
            </w:ins>
            <w:r w:rsidRPr="008A784B">
              <w:rPr>
                <w:color w:val="4472C4" w:themeColor="accent1"/>
              </w:rPr>
              <w:t>Force-Close</w:t>
            </w:r>
            <w:r w:rsidRPr="008A784B">
              <w:t xml:space="preserve"> screen</w:t>
            </w:r>
          </w:p>
        </w:tc>
      </w:tr>
      <w:tr w:rsidR="00490283" w14:paraId="7BA00B0E"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66"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67" w:author="Moses, Robinson" w:date="2023-03-28T06:52:00Z">
            <w:trPr>
              <w:gridAfter w:val="0"/>
              <w:cantSplit/>
            </w:trPr>
          </w:trPrChange>
        </w:trPr>
        <w:tc>
          <w:tcPr>
            <w:tcW w:w="594" w:type="pct"/>
            <w:vAlign w:val="center"/>
            <w:tcPrChange w:id="368" w:author="Moses, Robinson" w:date="2023-03-28T06:52:00Z">
              <w:tcPr>
                <w:tcW w:w="646" w:type="pct"/>
                <w:gridSpan w:val="2"/>
                <w:tcBorders>
                  <w:top w:val="single" w:sz="4" w:space="0" w:color="000000"/>
                  <w:left w:val="single" w:sz="4" w:space="0" w:color="000000"/>
                  <w:bottom w:val="single" w:sz="4" w:space="0" w:color="000000"/>
                </w:tcBorders>
                <w:vAlign w:val="center"/>
              </w:tcPr>
            </w:tcPrChange>
          </w:tcPr>
          <w:p w14:paraId="0931CA51" w14:textId="77777777" w:rsidR="00490283" w:rsidRDefault="00490283" w:rsidP="00BB302E">
            <w:pPr>
              <w:pStyle w:val="TableCellText"/>
              <w:snapToGrid w:val="0"/>
              <w:jc w:val="center"/>
            </w:pPr>
            <w:r>
              <w:object w:dxaOrig="480" w:dyaOrig="510" w14:anchorId="690EB683">
                <v:shape id="_x0000_i26867" type="#_x0000_t75" style="width:24.7pt;height:25.7pt" o:ole="">
                  <v:imagedata r:id="rId68" o:title=""/>
                </v:shape>
                <o:OLEObject Type="Embed" ProgID="PBrush" ShapeID="_x0000_i26867" DrawAspect="Content" ObjectID="_1741510533" r:id="rId69"/>
              </w:object>
            </w:r>
          </w:p>
        </w:tc>
        <w:tc>
          <w:tcPr>
            <w:tcW w:w="1105" w:type="pct"/>
            <w:tcPrChange w:id="369" w:author="Moses, Robinson" w:date="2023-03-28T06:52:00Z">
              <w:tcPr>
                <w:tcW w:w="836" w:type="pct"/>
                <w:gridSpan w:val="2"/>
                <w:tcBorders>
                  <w:top w:val="single" w:sz="4" w:space="0" w:color="000000"/>
                  <w:left w:val="single" w:sz="4" w:space="0" w:color="000000"/>
                  <w:bottom w:val="single" w:sz="4" w:space="0" w:color="000000"/>
                </w:tcBorders>
              </w:tcPr>
            </w:tcPrChange>
          </w:tcPr>
          <w:p w14:paraId="562B3A66" w14:textId="77777777" w:rsidR="00490283" w:rsidRPr="008A784B" w:rsidRDefault="00490283" w:rsidP="008A784B">
            <w:pPr>
              <w:pStyle w:val="TableBody"/>
              <w:rPr>
                <w:b/>
                <w:bCs/>
              </w:rPr>
            </w:pPr>
            <w:r w:rsidRPr="008A784B">
              <w:rPr>
                <w:b/>
                <w:bCs/>
              </w:rPr>
              <w:t>EXPORT TO PDF</w:t>
            </w:r>
          </w:p>
        </w:tc>
        <w:tc>
          <w:tcPr>
            <w:tcW w:w="3302" w:type="pct"/>
            <w:tcPrChange w:id="370" w:author="Moses, Robinson" w:date="2023-03-28T06:52:00Z">
              <w:tcPr>
                <w:tcW w:w="3518" w:type="pct"/>
                <w:gridSpan w:val="2"/>
                <w:tcBorders>
                  <w:top w:val="single" w:sz="4" w:space="0" w:color="000000"/>
                  <w:left w:val="single" w:sz="4" w:space="0" w:color="000000"/>
                  <w:bottom w:val="single" w:sz="4" w:space="0" w:color="000000"/>
                  <w:right w:val="single" w:sz="4" w:space="0" w:color="000000"/>
                </w:tcBorders>
              </w:tcPr>
            </w:tcPrChange>
          </w:tcPr>
          <w:p w14:paraId="536C4501" w14:textId="74363A31" w:rsidR="00490283" w:rsidRPr="008A784B" w:rsidRDefault="00490283" w:rsidP="008A784B">
            <w:pPr>
              <w:pStyle w:val="TableBody"/>
            </w:pPr>
            <w:r w:rsidRPr="008A784B">
              <w:t xml:space="preserve"> This generates the contents of the </w:t>
            </w:r>
            <w:r w:rsidRPr="00936851">
              <w:rPr>
                <w:b/>
                <w:bCs/>
                <w:rPrChange w:id="371" w:author="Moses, Robinson" w:date="2023-03-28T06:56:00Z">
                  <w:rPr/>
                </w:rPrChange>
              </w:rPr>
              <w:t>Vault Details</w:t>
            </w:r>
            <w:r w:rsidRPr="008A784B">
              <w:t xml:space="preserve"> to generate </w:t>
            </w:r>
            <w:del w:id="372" w:author="Moses, Robinson" w:date="2023-03-27T08:01:00Z">
              <w:r w:rsidRPr="008A784B" w:rsidDel="007F2423">
                <w:delText xml:space="preserve">to </w:delText>
              </w:r>
            </w:del>
            <w:r w:rsidRPr="008A784B">
              <w:t>the Vault Balance report in PDF format</w:t>
            </w:r>
          </w:p>
        </w:tc>
      </w:tr>
      <w:tr w:rsidR="00490283" w14:paraId="75E949E4"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73"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74" w:author="Moses, Robinson" w:date="2023-03-28T06:52:00Z">
            <w:trPr>
              <w:gridAfter w:val="0"/>
              <w:cantSplit/>
            </w:trPr>
          </w:trPrChange>
        </w:trPr>
        <w:tc>
          <w:tcPr>
            <w:tcW w:w="594" w:type="pct"/>
            <w:vAlign w:val="center"/>
            <w:tcPrChange w:id="375" w:author="Moses, Robinson" w:date="2023-03-28T06:52:00Z">
              <w:tcPr>
                <w:tcW w:w="646" w:type="pct"/>
                <w:gridSpan w:val="2"/>
                <w:tcBorders>
                  <w:top w:val="single" w:sz="4" w:space="0" w:color="000000"/>
                  <w:left w:val="single" w:sz="4" w:space="0" w:color="000000"/>
                  <w:bottom w:val="single" w:sz="4" w:space="0" w:color="000000"/>
                </w:tcBorders>
                <w:vAlign w:val="center"/>
              </w:tcPr>
            </w:tcPrChange>
          </w:tcPr>
          <w:p w14:paraId="45D5142B" w14:textId="77777777" w:rsidR="00490283" w:rsidRDefault="00490283" w:rsidP="00BB302E">
            <w:pPr>
              <w:pStyle w:val="TableCellText"/>
              <w:snapToGrid w:val="0"/>
              <w:jc w:val="center"/>
            </w:pPr>
            <w:r>
              <w:object w:dxaOrig="480" w:dyaOrig="480" w14:anchorId="747CBF91">
                <v:shape id="_x0000_i26868" type="#_x0000_t75" style="width:24.7pt;height:24.7pt" o:ole="">
                  <v:imagedata r:id="rId70" o:title=""/>
                </v:shape>
                <o:OLEObject Type="Embed" ProgID="PBrush" ShapeID="_x0000_i26868" DrawAspect="Content" ObjectID="_1741510534" r:id="rId71"/>
              </w:object>
            </w:r>
          </w:p>
        </w:tc>
        <w:tc>
          <w:tcPr>
            <w:tcW w:w="1105" w:type="pct"/>
            <w:tcPrChange w:id="376" w:author="Moses, Robinson" w:date="2023-03-28T06:52:00Z">
              <w:tcPr>
                <w:tcW w:w="836" w:type="pct"/>
                <w:gridSpan w:val="2"/>
                <w:tcBorders>
                  <w:top w:val="single" w:sz="4" w:space="0" w:color="000000"/>
                  <w:left w:val="single" w:sz="4" w:space="0" w:color="000000"/>
                  <w:bottom w:val="single" w:sz="4" w:space="0" w:color="000000"/>
                </w:tcBorders>
              </w:tcPr>
            </w:tcPrChange>
          </w:tcPr>
          <w:p w14:paraId="1A7387AC" w14:textId="77777777" w:rsidR="00490283" w:rsidRPr="008A784B" w:rsidRDefault="00490283" w:rsidP="008A784B">
            <w:pPr>
              <w:pStyle w:val="TableBody"/>
              <w:rPr>
                <w:b/>
                <w:bCs/>
              </w:rPr>
            </w:pPr>
            <w:r w:rsidRPr="008A784B">
              <w:rPr>
                <w:b/>
                <w:bCs/>
              </w:rPr>
              <w:t>COFFER BALANCE</w:t>
            </w:r>
          </w:p>
        </w:tc>
        <w:tc>
          <w:tcPr>
            <w:tcW w:w="3302" w:type="pct"/>
            <w:tcPrChange w:id="377" w:author="Moses, Robinson" w:date="2023-03-28T06:52:00Z">
              <w:tcPr>
                <w:tcW w:w="3518" w:type="pct"/>
                <w:gridSpan w:val="2"/>
                <w:tcBorders>
                  <w:top w:val="single" w:sz="4" w:space="0" w:color="000000"/>
                  <w:left w:val="single" w:sz="4" w:space="0" w:color="000000"/>
                  <w:bottom w:val="single" w:sz="4" w:space="0" w:color="000000"/>
                  <w:right w:val="single" w:sz="4" w:space="0" w:color="000000"/>
                </w:tcBorders>
              </w:tcPr>
            </w:tcPrChange>
          </w:tcPr>
          <w:p w14:paraId="5D2880FD" w14:textId="77777777" w:rsidR="00490283" w:rsidRPr="00A01CF9" w:rsidRDefault="00490283" w:rsidP="008A784B">
            <w:pPr>
              <w:pStyle w:val="TableBody"/>
            </w:pPr>
            <w:r w:rsidRPr="00A01CF9">
              <w:t xml:space="preserve"> Links to the Coffer Balance page for the Vault.</w:t>
            </w:r>
          </w:p>
        </w:tc>
      </w:tr>
      <w:tr w:rsidR="00490283" w14:paraId="358BDAB5"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78"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79" w:author="Moses, Robinson" w:date="2023-03-28T06:52:00Z">
            <w:trPr>
              <w:gridAfter w:val="0"/>
              <w:cantSplit/>
            </w:trPr>
          </w:trPrChange>
        </w:trPr>
        <w:tc>
          <w:tcPr>
            <w:tcW w:w="594" w:type="pct"/>
            <w:vAlign w:val="center"/>
            <w:tcPrChange w:id="380" w:author="Moses, Robinson" w:date="2023-03-28T06:52:00Z">
              <w:tcPr>
                <w:tcW w:w="646" w:type="pct"/>
                <w:gridSpan w:val="2"/>
                <w:tcBorders>
                  <w:top w:val="single" w:sz="4" w:space="0" w:color="000000"/>
                  <w:left w:val="single" w:sz="4" w:space="0" w:color="000000"/>
                  <w:bottom w:val="single" w:sz="4" w:space="0" w:color="000000"/>
                </w:tcBorders>
                <w:vAlign w:val="center"/>
              </w:tcPr>
            </w:tcPrChange>
          </w:tcPr>
          <w:p w14:paraId="11C4A3D2" w14:textId="77777777" w:rsidR="00490283" w:rsidRDefault="00490283" w:rsidP="00BB302E">
            <w:pPr>
              <w:pStyle w:val="TableCellText"/>
              <w:snapToGrid w:val="0"/>
              <w:jc w:val="center"/>
            </w:pPr>
            <w:r>
              <w:object w:dxaOrig="480" w:dyaOrig="480" w14:anchorId="70CE00CE">
                <v:shape id="_x0000_i26869" type="#_x0000_t75" style="width:24.7pt;height:24.7pt" o:ole="">
                  <v:imagedata r:id="rId70" o:title=""/>
                </v:shape>
                <o:OLEObject Type="Embed" ProgID="PBrush" ShapeID="_x0000_i26869" DrawAspect="Content" ObjectID="_1741510535" r:id="rId72"/>
              </w:object>
            </w:r>
          </w:p>
        </w:tc>
        <w:tc>
          <w:tcPr>
            <w:tcW w:w="1105" w:type="pct"/>
            <w:tcPrChange w:id="381" w:author="Moses, Robinson" w:date="2023-03-28T06:52:00Z">
              <w:tcPr>
                <w:tcW w:w="836" w:type="pct"/>
                <w:gridSpan w:val="2"/>
                <w:tcBorders>
                  <w:top w:val="single" w:sz="4" w:space="0" w:color="000000"/>
                  <w:left w:val="single" w:sz="4" w:space="0" w:color="000000"/>
                  <w:bottom w:val="single" w:sz="4" w:space="0" w:color="000000"/>
                </w:tcBorders>
              </w:tcPr>
            </w:tcPrChange>
          </w:tcPr>
          <w:p w14:paraId="3FCD69A9" w14:textId="77777777" w:rsidR="00490283" w:rsidRPr="008A784B" w:rsidRDefault="00490283" w:rsidP="008A784B">
            <w:pPr>
              <w:pStyle w:val="TableBody"/>
              <w:rPr>
                <w:b/>
                <w:bCs/>
              </w:rPr>
            </w:pPr>
            <w:r w:rsidRPr="008A784B">
              <w:rPr>
                <w:b/>
                <w:bCs/>
              </w:rPr>
              <w:t>MASTER COFFER BALANCE</w:t>
            </w:r>
          </w:p>
        </w:tc>
        <w:tc>
          <w:tcPr>
            <w:tcW w:w="3302" w:type="pct"/>
            <w:tcPrChange w:id="382" w:author="Moses, Robinson" w:date="2023-03-28T06:52:00Z">
              <w:tcPr>
                <w:tcW w:w="3518" w:type="pct"/>
                <w:gridSpan w:val="2"/>
                <w:tcBorders>
                  <w:top w:val="single" w:sz="4" w:space="0" w:color="000000"/>
                  <w:left w:val="single" w:sz="4" w:space="0" w:color="000000"/>
                  <w:bottom w:val="single" w:sz="4" w:space="0" w:color="000000"/>
                  <w:right w:val="single" w:sz="4" w:space="0" w:color="000000"/>
                </w:tcBorders>
              </w:tcPr>
            </w:tcPrChange>
          </w:tcPr>
          <w:p w14:paraId="465B3EFA" w14:textId="77777777" w:rsidR="00490283" w:rsidRDefault="00490283" w:rsidP="008A784B">
            <w:pPr>
              <w:pStyle w:val="TableBody"/>
            </w:pPr>
            <w:r>
              <w:t xml:space="preserve">  Opens the </w:t>
            </w:r>
            <w:r w:rsidRPr="00936851">
              <w:rPr>
                <w:b/>
                <w:bCs/>
                <w:rPrChange w:id="383" w:author="Moses, Robinson" w:date="2023-03-28T06:57:00Z">
                  <w:rPr/>
                </w:rPrChange>
              </w:rPr>
              <w:t>Master Coffer Balance</w:t>
            </w:r>
            <w:r>
              <w:t xml:space="preserve"> report of the vault by Master Coffer and Currency/Denomination</w:t>
            </w:r>
          </w:p>
        </w:tc>
      </w:tr>
      <w:tr w:rsidR="00490283" w14:paraId="0269FB9A" w14:textId="77777777" w:rsidTr="000310D8">
        <w:tblPrEx>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ExChange w:id="384" w:author="Moses, Robinson" w:date="2023-03-28T06:52:00Z">
            <w:tblPrEx>
              <w:tblW w:w="4420" w:type="pct"/>
              <w:tblCellMar>
                <w:left w:w="0" w:type="dxa"/>
                <w:right w:w="0" w:type="dxa"/>
              </w:tblCellMar>
              <w:tblLook w:val="0000" w:firstRow="0" w:lastRow="0" w:firstColumn="0" w:lastColumn="0" w:noHBand="0" w:noVBand="0"/>
            </w:tblPrEx>
          </w:tblPrExChange>
        </w:tblPrEx>
        <w:trPr>
          <w:cantSplit/>
          <w:trPrChange w:id="385" w:author="Moses, Robinson" w:date="2023-03-28T06:52:00Z">
            <w:trPr>
              <w:gridAfter w:val="0"/>
              <w:cantSplit/>
            </w:trPr>
          </w:trPrChange>
        </w:trPr>
        <w:tc>
          <w:tcPr>
            <w:tcW w:w="594" w:type="pct"/>
            <w:vAlign w:val="center"/>
            <w:tcPrChange w:id="386" w:author="Moses, Robinson" w:date="2023-03-28T06:52:00Z">
              <w:tcPr>
                <w:tcW w:w="646" w:type="pct"/>
                <w:gridSpan w:val="2"/>
                <w:tcBorders>
                  <w:top w:val="single" w:sz="4" w:space="0" w:color="000000"/>
                  <w:left w:val="single" w:sz="4" w:space="0" w:color="000000"/>
                  <w:bottom w:val="single" w:sz="4" w:space="0" w:color="000000"/>
                </w:tcBorders>
                <w:vAlign w:val="center"/>
              </w:tcPr>
            </w:tcPrChange>
          </w:tcPr>
          <w:p w14:paraId="51521C15" w14:textId="77777777" w:rsidR="00490283" w:rsidRDefault="00490283" w:rsidP="00BB302E">
            <w:pPr>
              <w:pStyle w:val="TableCellText"/>
              <w:snapToGrid w:val="0"/>
              <w:jc w:val="center"/>
            </w:pPr>
            <w:r>
              <w:object w:dxaOrig="480" w:dyaOrig="480" w14:anchorId="2A01C4AA">
                <v:shape id="_x0000_i26870" type="#_x0000_t75" style="width:24.7pt;height:24.7pt" o:ole="">
                  <v:imagedata r:id="rId73" o:title=""/>
                </v:shape>
                <o:OLEObject Type="Embed" ProgID="PBrush" ShapeID="_x0000_i26870" DrawAspect="Content" ObjectID="_1741510536" r:id="rId74"/>
              </w:object>
            </w:r>
          </w:p>
        </w:tc>
        <w:tc>
          <w:tcPr>
            <w:tcW w:w="1105" w:type="pct"/>
            <w:tcPrChange w:id="387" w:author="Moses, Robinson" w:date="2023-03-28T06:52:00Z">
              <w:tcPr>
                <w:tcW w:w="836" w:type="pct"/>
                <w:gridSpan w:val="2"/>
                <w:tcBorders>
                  <w:top w:val="single" w:sz="4" w:space="0" w:color="000000"/>
                  <w:left w:val="single" w:sz="4" w:space="0" w:color="000000"/>
                  <w:bottom w:val="single" w:sz="4" w:space="0" w:color="000000"/>
                </w:tcBorders>
              </w:tcPr>
            </w:tcPrChange>
          </w:tcPr>
          <w:p w14:paraId="560C32A9" w14:textId="77777777" w:rsidR="00490283" w:rsidRPr="008A784B" w:rsidRDefault="00490283" w:rsidP="008A784B">
            <w:pPr>
              <w:pStyle w:val="TableBody"/>
              <w:rPr>
                <w:b/>
                <w:bCs/>
              </w:rPr>
            </w:pPr>
            <w:r w:rsidRPr="008A784B">
              <w:rPr>
                <w:b/>
                <w:bCs/>
              </w:rPr>
              <w:t>VAULT LOG</w:t>
            </w:r>
          </w:p>
        </w:tc>
        <w:tc>
          <w:tcPr>
            <w:tcW w:w="3302" w:type="pct"/>
            <w:tcPrChange w:id="388" w:author="Moses, Robinson" w:date="2023-03-28T06:52:00Z">
              <w:tcPr>
                <w:tcW w:w="3518" w:type="pct"/>
                <w:gridSpan w:val="2"/>
                <w:tcBorders>
                  <w:top w:val="single" w:sz="4" w:space="0" w:color="000000"/>
                  <w:left w:val="single" w:sz="4" w:space="0" w:color="000000"/>
                  <w:bottom w:val="single" w:sz="4" w:space="0" w:color="000000"/>
                  <w:right w:val="single" w:sz="4" w:space="0" w:color="000000"/>
                </w:tcBorders>
              </w:tcPr>
            </w:tcPrChange>
          </w:tcPr>
          <w:p w14:paraId="2D005FDA" w14:textId="77777777" w:rsidR="00490283" w:rsidRDefault="00490283" w:rsidP="008A784B">
            <w:pPr>
              <w:pStyle w:val="TableBody"/>
            </w:pPr>
            <w:r w:rsidRPr="00A01CF9">
              <w:t>Links to a page that displays the history of actions taken on the Vault. (i.e. Force closes, balance adjustments, etc.)</w:t>
            </w:r>
          </w:p>
        </w:tc>
      </w:tr>
    </w:tbl>
    <w:p w14:paraId="2D11D718" w14:textId="77777777" w:rsidR="00490283" w:rsidRPr="004921DF" w:rsidRDefault="00490283" w:rsidP="008A784B">
      <w:pPr>
        <w:pStyle w:val="Caption"/>
        <w:rPr>
          <w:color w:val="92D050"/>
        </w:rPr>
      </w:pPr>
      <w:hyperlink w:anchor="_DASHBOARD_1" w:history="1">
        <w:r w:rsidRPr="004921DF">
          <w:rPr>
            <w:rStyle w:val="Hyperlink"/>
            <w:color w:val="92D050"/>
          </w:rPr>
          <w:t>Return to: Dashboard</w:t>
        </w:r>
      </w:hyperlink>
      <w:r w:rsidRPr="004921DF">
        <w:rPr>
          <w:color w:val="92D050"/>
        </w:rPr>
        <w:t xml:space="preserve"> </w:t>
      </w:r>
    </w:p>
    <w:p w14:paraId="0884BA54" w14:textId="77777777" w:rsidR="00EE5653" w:rsidRDefault="00EE5653" w:rsidP="00EE5653">
      <w:pPr>
        <w:pStyle w:val="BodyText"/>
      </w:pPr>
      <w:bookmarkStart w:id="389" w:name="_Toc63697394"/>
    </w:p>
    <w:p w14:paraId="56E74E17" w14:textId="3B8F44BF" w:rsidR="00490283" w:rsidRDefault="00490283" w:rsidP="00DC509B">
      <w:pPr>
        <w:pStyle w:val="Heading3"/>
      </w:pPr>
      <w:bookmarkStart w:id="390" w:name="_Toc130890305"/>
      <w:r>
        <w:t>TRANSACTIONS LIST</w:t>
      </w:r>
      <w:bookmarkEnd w:id="389"/>
      <w:bookmarkEnd w:id="390"/>
      <w:r>
        <w:t xml:space="preserve"> </w:t>
      </w:r>
    </w:p>
    <w:p w14:paraId="02AB9B4E" w14:textId="77777777" w:rsidR="00490283" w:rsidRDefault="00490283" w:rsidP="00EE5653">
      <w:pPr>
        <w:pStyle w:val="BodyText"/>
      </w:pPr>
      <w:r>
        <w:t xml:space="preserve">Totals and Sub-totals on the </w:t>
      </w:r>
      <w:r w:rsidRPr="00ED5212">
        <w:rPr>
          <w:b/>
          <w:bCs/>
          <w:rPrChange w:id="391" w:author="Moses, Robinson" w:date="2023-03-28T06:57:00Z">
            <w:rPr/>
          </w:rPrChange>
        </w:rPr>
        <w:t>Vault Details</w:t>
      </w:r>
      <w:r>
        <w:t xml:space="preserve"> screen are hyperlinked. The hyperlinks navigate the user to the </w:t>
      </w:r>
      <w:r w:rsidRPr="00617A62">
        <w:rPr>
          <w:b/>
          <w:bCs/>
          <w:rPrChange w:id="392" w:author="Moses, Robinson" w:date="2023-03-28T06:58:00Z">
            <w:rPr/>
          </w:rPrChange>
        </w:rPr>
        <w:t>Transactions List</w:t>
      </w:r>
      <w:r>
        <w:t xml:space="preserve"> page which details all the individual transactions that combine to make the Total or Sub-total.  Users may see the same order occur multiple times on the transaction list as they progress through the workflow. </w:t>
      </w:r>
    </w:p>
    <w:p w14:paraId="0C71B5BD" w14:textId="77777777" w:rsidR="00490283" w:rsidRDefault="00490283" w:rsidP="00EE5653">
      <w:pPr>
        <w:pStyle w:val="Caption"/>
      </w:pPr>
      <w:bookmarkStart w:id="393" w:name="_Toc63697430"/>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7</w:t>
      </w:r>
      <w:r w:rsidRPr="6356747E">
        <w:rPr>
          <w:noProof/>
        </w:rPr>
        <w:fldChar w:fldCharType="end"/>
      </w:r>
      <w:r>
        <w:t>: VAULT DETAILS TRANSACTION LIST</w:t>
      </w:r>
      <w:bookmarkEnd w:id="393"/>
      <w:r>
        <w:t xml:space="preserve"> </w:t>
      </w:r>
    </w:p>
    <w:p w14:paraId="0155C232" w14:textId="2C9C794A" w:rsidR="00490283" w:rsidRDefault="00490283" w:rsidP="00EE5653">
      <w:pPr>
        <w:pStyle w:val="BodyText"/>
      </w:pPr>
      <w:r>
        <w:rPr>
          <w:noProof/>
        </w:rPr>
        <w:drawing>
          <wp:inline distT="0" distB="0" distL="0" distR="0" wp14:anchorId="16FF0BA1" wp14:editId="7531F3F2">
            <wp:extent cx="4933952" cy="3073440"/>
            <wp:effectExtent l="76200" t="76200" r="133350" b="127000"/>
            <wp:docPr id="2087978224" name="Picture 208797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978224"/>
                    <pic:cNvPicPr/>
                  </pic:nvPicPr>
                  <pic:blipFill>
                    <a:blip r:embed="rId75">
                      <a:extLst>
                        <a:ext uri="{28A0092B-C50C-407E-A947-70E740481C1C}">
                          <a14:useLocalDpi xmlns:a14="http://schemas.microsoft.com/office/drawing/2010/main" val="0"/>
                        </a:ext>
                      </a:extLst>
                    </a:blip>
                    <a:stretch>
                      <a:fillRect/>
                    </a:stretch>
                  </pic:blipFill>
                  <pic:spPr>
                    <a:xfrm>
                      <a:off x="0" y="0"/>
                      <a:ext cx="4933952" cy="307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7BAEA" w14:textId="77777777" w:rsidR="00490283" w:rsidRDefault="00490283" w:rsidP="00EE5653">
      <w:pPr>
        <w:pStyle w:val="Caption"/>
        <w:rPr>
          <w:color w:val="92D050"/>
        </w:rPr>
      </w:pPr>
      <w:hyperlink w:anchor="_DASHBOARD_1" w:history="1">
        <w:r w:rsidRPr="00F465FC">
          <w:rPr>
            <w:rStyle w:val="Hyperlink"/>
            <w:color w:val="92D050"/>
          </w:rPr>
          <w:t>Return to: Dashboard</w:t>
        </w:r>
      </w:hyperlink>
      <w:r w:rsidRPr="00F465FC">
        <w:rPr>
          <w:color w:val="92D050"/>
        </w:rPr>
        <w:t xml:space="preserve"> </w:t>
      </w:r>
    </w:p>
    <w:p w14:paraId="3F79355E" w14:textId="77777777" w:rsidR="00EE5653" w:rsidRDefault="00EE5653">
      <w:pPr>
        <w:rPr>
          <w:rFonts w:asciiTheme="majorHAnsi" w:eastAsiaTheme="majorEastAsia" w:hAnsiTheme="majorHAnsi" w:cstheme="majorBidi"/>
          <w:i/>
          <w:iCs/>
          <w:color w:val="1F3763" w:themeColor="accent1" w:themeShade="7F"/>
        </w:rPr>
      </w:pPr>
      <w:bookmarkStart w:id="394" w:name="_Toc63697474"/>
      <w:r>
        <w:br w:type="page"/>
      </w:r>
    </w:p>
    <w:p w14:paraId="7D420492" w14:textId="1C032398" w:rsidR="00490283" w:rsidRDefault="00490283" w:rsidP="00EE5653">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t>: VAULT TRANSACTION LIST FIELD DEFINITIONS</w:t>
      </w:r>
      <w:bookmarkEnd w:id="394"/>
      <w:r>
        <w:t xml:space="preserve"> </w:t>
      </w:r>
      <w:r>
        <w:tab/>
        <w:t xml:space="preserve"> </w:t>
      </w:r>
    </w:p>
    <w:tbl>
      <w:tblPr>
        <w:tblStyle w:val="TableGrid1"/>
        <w:tblW w:w="8075" w:type="dxa"/>
        <w:tblInd w:w="460" w:type="dxa"/>
        <w:tblCellMar>
          <w:top w:w="95" w:type="dxa"/>
          <w:left w:w="5" w:type="dxa"/>
          <w:right w:w="115" w:type="dxa"/>
        </w:tblCellMar>
        <w:tblLook w:val="04A0" w:firstRow="1" w:lastRow="0" w:firstColumn="1" w:lastColumn="0" w:noHBand="0" w:noVBand="1"/>
      </w:tblPr>
      <w:tblGrid>
        <w:gridCol w:w="1881"/>
        <w:gridCol w:w="6194"/>
      </w:tblGrid>
      <w:tr w:rsidR="00490283" w14:paraId="0F704D6F"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8B63D56"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5C0674" w14:textId="77777777" w:rsidR="00490283" w:rsidRDefault="00490283" w:rsidP="00EE5653">
            <w:pPr>
              <w:pStyle w:val="TableHeading"/>
            </w:pPr>
            <w:r>
              <w:t xml:space="preserve">Description </w:t>
            </w:r>
          </w:p>
        </w:tc>
      </w:tr>
      <w:tr w:rsidR="00490283" w14:paraId="2B790840"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2576520" w14:textId="77777777" w:rsidR="00490283" w:rsidRPr="00617A62" w:rsidRDefault="00490283" w:rsidP="00EE5653">
            <w:pPr>
              <w:pStyle w:val="TableBody"/>
              <w:rPr>
                <w:b/>
                <w:bCs/>
                <w:rPrChange w:id="395" w:author="Moses, Robinson" w:date="2023-03-28T06:58:00Z">
                  <w:rPr/>
                </w:rPrChange>
              </w:rPr>
            </w:pPr>
            <w:r w:rsidRPr="00617A62">
              <w:rPr>
                <w:b/>
                <w:bCs/>
                <w:rPrChange w:id="396" w:author="Moses, Robinson" w:date="2023-03-28T06:58:00Z">
                  <w:rPr/>
                </w:rPrChange>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4DCF799B" w14:textId="77777777" w:rsidR="00490283" w:rsidRDefault="00490283" w:rsidP="00EE5653">
            <w:pPr>
              <w:pStyle w:val="TableBody"/>
            </w:pPr>
            <w:r>
              <w:t xml:space="preserve"> Date and time the </w:t>
            </w:r>
            <w:r w:rsidRPr="001E51A8">
              <w:rPr>
                <w:b/>
                <w:bCs/>
                <w:rPrChange w:id="397" w:author="Moses, Robinson" w:date="2023-03-28T06:59:00Z">
                  <w:rPr/>
                </w:rPrChange>
              </w:rPr>
              <w:t>Transaction</w:t>
            </w:r>
            <w:r>
              <w:t xml:space="preserve"> was entered into the system </w:t>
            </w:r>
          </w:p>
        </w:tc>
      </w:tr>
      <w:tr w:rsidR="00490283" w14:paraId="696E56E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D3E4A07" w14:textId="77777777" w:rsidR="00490283" w:rsidRPr="00617A62" w:rsidRDefault="00490283" w:rsidP="00EE5653">
            <w:pPr>
              <w:pStyle w:val="TableBody"/>
              <w:rPr>
                <w:b/>
                <w:bCs/>
                <w:rPrChange w:id="398" w:author="Moses, Robinson" w:date="2023-03-28T06:58:00Z">
                  <w:rPr/>
                </w:rPrChange>
              </w:rPr>
            </w:pPr>
            <w:r w:rsidRPr="00617A62">
              <w:rPr>
                <w:b/>
                <w:bCs/>
                <w:rPrChange w:id="399" w:author="Moses, Robinson" w:date="2023-03-28T06:58: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9AAD306" w14:textId="77777777" w:rsidR="00490283" w:rsidRDefault="00490283" w:rsidP="00EE5653">
            <w:pPr>
              <w:pStyle w:val="TableBody"/>
            </w:pPr>
            <w:r>
              <w:t xml:space="preserve"> Order, Adjustment, etc. </w:t>
            </w:r>
          </w:p>
        </w:tc>
      </w:tr>
      <w:tr w:rsidR="00490283" w14:paraId="05D8CB1B"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08F84B" w14:textId="77777777" w:rsidR="00490283" w:rsidRPr="00617A62" w:rsidRDefault="00490283" w:rsidP="00EE5653">
            <w:pPr>
              <w:pStyle w:val="TableBody"/>
              <w:rPr>
                <w:b/>
                <w:bCs/>
                <w:rPrChange w:id="400" w:author="Moses, Robinson" w:date="2023-03-28T06:58:00Z">
                  <w:rPr/>
                </w:rPrChange>
              </w:rPr>
            </w:pPr>
            <w:r w:rsidRPr="00617A62">
              <w:rPr>
                <w:b/>
                <w:bCs/>
                <w:rPrChange w:id="401" w:author="Moses, Robinson" w:date="2023-03-28T06:58: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82A324E" w14:textId="77777777" w:rsidR="00490283" w:rsidRDefault="00490283" w:rsidP="00EE5653">
            <w:pPr>
              <w:pStyle w:val="TableBody"/>
            </w:pPr>
            <w:r>
              <w:t xml:space="preserve"> Unique order reference number. This field is hyperlinked to navigate to the “</w:t>
            </w:r>
            <w:r w:rsidRPr="000A113F">
              <w:rPr>
                <w:b/>
                <w:bCs/>
                <w:rPrChange w:id="402" w:author="Moses, Robinson" w:date="2023-03-28T06:59:00Z">
                  <w:rPr/>
                </w:rPrChange>
              </w:rPr>
              <w:t>Show Opti Order</w:t>
            </w:r>
            <w:r>
              <w:t xml:space="preserve">” screen </w:t>
            </w:r>
          </w:p>
        </w:tc>
      </w:tr>
      <w:tr w:rsidR="00490283" w14:paraId="3CC1306B"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8F48C85" w14:textId="77777777" w:rsidR="00490283" w:rsidRPr="00617A62" w:rsidRDefault="00490283" w:rsidP="00EE5653">
            <w:pPr>
              <w:pStyle w:val="TableBody"/>
              <w:rPr>
                <w:b/>
                <w:bCs/>
                <w:rPrChange w:id="403" w:author="Moses, Robinson" w:date="2023-03-28T06:58:00Z">
                  <w:rPr/>
                </w:rPrChange>
              </w:rPr>
            </w:pPr>
            <w:r w:rsidRPr="00617A62">
              <w:rPr>
                <w:b/>
                <w:bCs/>
                <w:rPrChange w:id="404" w:author="Moses, Robinson" w:date="2023-03-28T06:58:00Z">
                  <w:rPr/>
                </w:rPrChange>
              </w:rPr>
              <w:t xml:space="preserve">Cashpoint </w:t>
            </w:r>
          </w:p>
        </w:tc>
        <w:tc>
          <w:tcPr>
            <w:tcW w:w="6194" w:type="dxa"/>
            <w:tcBorders>
              <w:top w:val="single" w:sz="4" w:space="0" w:color="000000"/>
              <w:left w:val="single" w:sz="4" w:space="0" w:color="000000"/>
              <w:bottom w:val="single" w:sz="4" w:space="0" w:color="000000"/>
              <w:right w:val="single" w:sz="4" w:space="0" w:color="000000"/>
            </w:tcBorders>
          </w:tcPr>
          <w:p w14:paraId="08BFAFA0" w14:textId="77777777" w:rsidR="00490283" w:rsidRDefault="00490283" w:rsidP="00EE5653">
            <w:pPr>
              <w:pStyle w:val="TableBody"/>
            </w:pPr>
            <w:r>
              <w:t xml:space="preserve"> The Cashpoint ID of the order source/destination </w:t>
            </w:r>
          </w:p>
        </w:tc>
      </w:tr>
      <w:tr w:rsidR="00490283" w14:paraId="2EF622D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A6B418D" w14:textId="77777777" w:rsidR="00490283" w:rsidRPr="00617A62" w:rsidRDefault="00490283" w:rsidP="00EE5653">
            <w:pPr>
              <w:pStyle w:val="TableBody"/>
              <w:rPr>
                <w:b/>
                <w:bCs/>
                <w:rPrChange w:id="405" w:author="Moses, Robinson" w:date="2023-03-28T06:58:00Z">
                  <w:rPr/>
                </w:rPrChange>
              </w:rPr>
            </w:pPr>
            <w:r w:rsidRPr="00617A62">
              <w:rPr>
                <w:b/>
                <w:bCs/>
                <w:rPrChange w:id="406" w:author="Moses, Robinson" w:date="2023-03-28T06:58:00Z">
                  <w:rPr/>
                </w:rPrChange>
              </w:rPr>
              <w:t xml:space="preserve">Status Change </w:t>
            </w:r>
          </w:p>
        </w:tc>
        <w:tc>
          <w:tcPr>
            <w:tcW w:w="6194" w:type="dxa"/>
            <w:tcBorders>
              <w:top w:val="single" w:sz="4" w:space="0" w:color="000000"/>
              <w:left w:val="single" w:sz="4" w:space="0" w:color="000000"/>
              <w:bottom w:val="single" w:sz="4" w:space="0" w:color="000000"/>
              <w:right w:val="single" w:sz="4" w:space="0" w:color="000000"/>
            </w:tcBorders>
          </w:tcPr>
          <w:p w14:paraId="5FBE9F67" w14:textId="6317A630" w:rsidR="00490283" w:rsidRDefault="00490283" w:rsidP="00EE5653">
            <w:pPr>
              <w:pStyle w:val="TableBody"/>
            </w:pPr>
            <w:r>
              <w:t xml:space="preserve"> Shows both </w:t>
            </w:r>
            <w:ins w:id="407" w:author="Moses, Robinson" w:date="2023-03-27T08:02:00Z">
              <w:r w:rsidR="00420BEC">
                <w:t xml:space="preserve">the </w:t>
              </w:r>
            </w:ins>
            <w:r>
              <w:t xml:space="preserve">prior and current workflow status of each order </w:t>
            </w:r>
          </w:p>
        </w:tc>
      </w:tr>
      <w:tr w:rsidR="00490283" w14:paraId="0DAF55ED"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3A24AB9" w14:textId="77777777" w:rsidR="00490283" w:rsidRPr="00617A62" w:rsidRDefault="00490283" w:rsidP="00EE5653">
            <w:pPr>
              <w:pStyle w:val="TableBody"/>
              <w:rPr>
                <w:b/>
                <w:bCs/>
                <w:rPrChange w:id="408" w:author="Moses, Robinson" w:date="2023-03-28T06:58:00Z">
                  <w:rPr/>
                </w:rPrChange>
              </w:rPr>
            </w:pPr>
            <w:r w:rsidRPr="00617A62">
              <w:rPr>
                <w:b/>
                <w:bCs/>
                <w:rPrChange w:id="409" w:author="Moses, Robinson" w:date="2023-03-28T06:58:00Z">
                  <w:rPr/>
                </w:rPrChange>
              </w:rPr>
              <w:t xml:space="preserve">Cash Direction </w:t>
            </w:r>
          </w:p>
        </w:tc>
        <w:tc>
          <w:tcPr>
            <w:tcW w:w="6194" w:type="dxa"/>
            <w:tcBorders>
              <w:top w:val="single" w:sz="4" w:space="0" w:color="000000"/>
              <w:left w:val="single" w:sz="4" w:space="0" w:color="000000"/>
              <w:bottom w:val="single" w:sz="4" w:space="0" w:color="000000"/>
              <w:right w:val="single" w:sz="4" w:space="0" w:color="000000"/>
            </w:tcBorders>
          </w:tcPr>
          <w:p w14:paraId="741967C8" w14:textId="77777777" w:rsidR="00490283" w:rsidRDefault="00490283" w:rsidP="00EE5653">
            <w:pPr>
              <w:pStyle w:val="TableBody"/>
            </w:pPr>
            <w:r>
              <w:t xml:space="preserve"> Cash flow direction relative to the Vault.  </w:t>
            </w:r>
          </w:p>
        </w:tc>
      </w:tr>
      <w:tr w:rsidR="00490283" w14:paraId="47C63313"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1A8018BA" w14:textId="77777777" w:rsidR="00490283" w:rsidRPr="00617A62" w:rsidRDefault="00490283" w:rsidP="00EE5653">
            <w:pPr>
              <w:pStyle w:val="TableBody"/>
              <w:rPr>
                <w:b/>
                <w:bCs/>
                <w:rPrChange w:id="410" w:author="Moses, Robinson" w:date="2023-03-28T06:58:00Z">
                  <w:rPr/>
                </w:rPrChange>
              </w:rPr>
            </w:pPr>
            <w:r w:rsidRPr="00617A62">
              <w:rPr>
                <w:b/>
                <w:bCs/>
                <w:rPrChange w:id="411" w:author="Moses, Robinson" w:date="2023-03-28T06:58:00Z">
                  <w:rPr/>
                </w:rPrChange>
              </w:rPr>
              <w:t xml:space="preserve">Denomination </w:t>
            </w:r>
          </w:p>
        </w:tc>
        <w:tc>
          <w:tcPr>
            <w:tcW w:w="6194" w:type="dxa"/>
            <w:tcBorders>
              <w:top w:val="single" w:sz="4" w:space="0" w:color="000000"/>
              <w:left w:val="single" w:sz="4" w:space="0" w:color="000000"/>
              <w:bottom w:val="single" w:sz="4" w:space="0" w:color="000000"/>
              <w:right w:val="single" w:sz="4" w:space="0" w:color="000000"/>
            </w:tcBorders>
          </w:tcPr>
          <w:p w14:paraId="3F4150D1" w14:textId="77777777" w:rsidR="00490283" w:rsidRDefault="00490283" w:rsidP="00EE5653">
            <w:pPr>
              <w:pStyle w:val="TableBody"/>
            </w:pPr>
            <w:r>
              <w:t xml:space="preserve"> Denomination of this record </w:t>
            </w:r>
          </w:p>
        </w:tc>
      </w:tr>
      <w:tr w:rsidR="00490283" w14:paraId="0FB52EE9"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9A22EE1" w14:textId="77777777" w:rsidR="00490283" w:rsidRPr="00617A62" w:rsidRDefault="00490283" w:rsidP="00EE5653">
            <w:pPr>
              <w:pStyle w:val="TableBody"/>
              <w:rPr>
                <w:b/>
                <w:bCs/>
                <w:rPrChange w:id="412" w:author="Moses, Robinson" w:date="2023-03-28T06:58:00Z">
                  <w:rPr/>
                </w:rPrChange>
              </w:rPr>
            </w:pPr>
            <w:r w:rsidRPr="00617A62">
              <w:rPr>
                <w:b/>
                <w:bCs/>
                <w:rPrChange w:id="413" w:author="Moses, Robinson" w:date="2023-03-28T06:58:00Z">
                  <w:rPr/>
                </w:rPrChange>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DED3272" w14:textId="77777777" w:rsidR="00490283" w:rsidRDefault="00490283" w:rsidP="00EE5653">
            <w:pPr>
              <w:pStyle w:val="TableBody"/>
            </w:pPr>
            <w:r>
              <w:t xml:space="preserve"> Currency of this record </w:t>
            </w:r>
          </w:p>
        </w:tc>
      </w:tr>
      <w:tr w:rsidR="00490283" w14:paraId="362B0C7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4D55EE9" w14:textId="77777777" w:rsidR="00490283" w:rsidRPr="00617A62" w:rsidRDefault="00490283" w:rsidP="00EE5653">
            <w:pPr>
              <w:pStyle w:val="TableBody"/>
              <w:rPr>
                <w:b/>
                <w:bCs/>
                <w:rPrChange w:id="414" w:author="Moses, Robinson" w:date="2023-03-28T06:58:00Z">
                  <w:rPr/>
                </w:rPrChange>
              </w:rPr>
            </w:pPr>
            <w:r w:rsidRPr="00617A62">
              <w:rPr>
                <w:b/>
                <w:bCs/>
                <w:rPrChange w:id="415" w:author="Moses, Robinson" w:date="2023-03-28T06:58:00Z">
                  <w:rPr/>
                </w:rPrChange>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8A6E84F" w14:textId="77777777" w:rsidR="00490283" w:rsidRDefault="00490283" w:rsidP="00EE5653">
            <w:pPr>
              <w:pStyle w:val="TableBody"/>
            </w:pPr>
            <w:r>
              <w:t xml:space="preserve"> Transaction amount </w:t>
            </w:r>
          </w:p>
        </w:tc>
      </w:tr>
      <w:tr w:rsidR="00490283" w14:paraId="247FA620" w14:textId="77777777" w:rsidTr="00BB302E">
        <w:tblPrEx>
          <w:tblCellMar>
            <w:top w:w="74" w:type="dxa"/>
            <w:bottom w:w="46" w:type="dxa"/>
            <w:right w:w="73"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8A357B" w14:textId="77777777" w:rsidR="00490283" w:rsidRPr="00617A62" w:rsidRDefault="00490283" w:rsidP="00EE5653">
            <w:pPr>
              <w:pStyle w:val="TableBody"/>
              <w:rPr>
                <w:b/>
                <w:bCs/>
                <w:rPrChange w:id="416" w:author="Moses, Robinson" w:date="2023-03-28T06:58:00Z">
                  <w:rPr/>
                </w:rPrChange>
              </w:rPr>
            </w:pPr>
            <w:r w:rsidRPr="00617A62">
              <w:rPr>
                <w:b/>
                <w:bCs/>
                <w:rPrChange w:id="417" w:author="Moses, Robinson" w:date="2023-03-28T06:58:00Z">
                  <w:rPr/>
                </w:rPrChange>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4D327A03" w14:textId="18D64819" w:rsidR="00490283" w:rsidRDefault="00490283" w:rsidP="00EE5653">
            <w:pPr>
              <w:pStyle w:val="TableBody"/>
            </w:pPr>
            <w:r>
              <w:t xml:space="preserve"> </w:t>
            </w:r>
            <w:del w:id="418" w:author="Moses, Robinson" w:date="2023-03-28T07:00:00Z">
              <w:r w:rsidDel="00B6458D">
                <w:delText xml:space="preserve">What </w:delText>
              </w:r>
            </w:del>
            <w:ins w:id="419" w:author="Moses, Robinson" w:date="2023-03-28T07:00:00Z">
              <w:r w:rsidR="00B6458D">
                <w:t>The</w:t>
              </w:r>
              <w:r w:rsidR="00B6458D">
                <w:t xml:space="preserve"> </w:t>
              </w:r>
            </w:ins>
            <w:r>
              <w:t xml:space="preserve">effect, if any, this transaction had on </w:t>
            </w:r>
            <w:ins w:id="420" w:author="Moses, Robinson" w:date="2023-03-27T08:02:00Z">
              <w:r w:rsidR="00420BEC">
                <w:t xml:space="preserve">the </w:t>
              </w:r>
            </w:ins>
            <w:r>
              <w:t xml:space="preserve">vault balance: Add, Subtract, or None. </w:t>
            </w:r>
          </w:p>
        </w:tc>
      </w:tr>
      <w:tr w:rsidR="00490283" w14:paraId="239D59B7" w14:textId="77777777" w:rsidTr="00BB302E">
        <w:tblPrEx>
          <w:tblCellMar>
            <w:top w:w="74" w:type="dxa"/>
            <w:bottom w:w="46" w:type="dxa"/>
            <w:right w:w="73"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014D5B8" w14:textId="77777777" w:rsidR="00490283" w:rsidRPr="00617A62" w:rsidRDefault="00490283" w:rsidP="00EE5653">
            <w:pPr>
              <w:pStyle w:val="TableBody"/>
              <w:rPr>
                <w:b/>
                <w:bCs/>
                <w:rPrChange w:id="421" w:author="Moses, Robinson" w:date="2023-03-28T06:58:00Z">
                  <w:rPr/>
                </w:rPrChange>
              </w:rPr>
            </w:pPr>
            <w:r w:rsidRPr="00617A62">
              <w:rPr>
                <w:b/>
                <w:bCs/>
                <w:rPrChange w:id="422" w:author="Moses, Robinson" w:date="2023-03-28T06:58:00Z">
                  <w:rPr/>
                </w:rPrChange>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A57C13F" w14:textId="77777777" w:rsidR="00490283" w:rsidRDefault="00490283" w:rsidP="00EE5653">
            <w:pPr>
              <w:pStyle w:val="TableBody"/>
            </w:pPr>
            <w:r>
              <w:t xml:space="preserve"> Username of the user who initiated the transaction </w:t>
            </w:r>
          </w:p>
        </w:tc>
      </w:tr>
      <w:tr w:rsidR="00490283" w14:paraId="4ED8FC51" w14:textId="77777777" w:rsidTr="00BB302E">
        <w:tblPrEx>
          <w:tblCellMar>
            <w:top w:w="74" w:type="dxa"/>
            <w:bottom w:w="46" w:type="dxa"/>
            <w:right w:w="73"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687946D" w14:textId="77777777" w:rsidR="00490283" w:rsidRPr="00617A62" w:rsidRDefault="00490283" w:rsidP="00EE5653">
            <w:pPr>
              <w:pStyle w:val="TableBody"/>
              <w:rPr>
                <w:b/>
                <w:bCs/>
                <w:rPrChange w:id="423" w:author="Moses, Robinson" w:date="2023-03-28T06:58:00Z">
                  <w:rPr/>
                </w:rPrChange>
              </w:rPr>
            </w:pPr>
            <w:r w:rsidRPr="00617A62">
              <w:rPr>
                <w:b/>
                <w:bCs/>
                <w:rPrChange w:id="424" w:author="Moses, Robinson" w:date="2023-03-28T06:58:00Z">
                  <w:rPr/>
                </w:rPrChange>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7A55F65B" w14:textId="77777777" w:rsidR="00490283" w:rsidRDefault="00490283" w:rsidP="00EE5653">
            <w:pPr>
              <w:pStyle w:val="TableBody"/>
            </w:pPr>
            <w:r>
              <w:t xml:space="preserve"> Field showing OptiSuite Blog details associated with the transaction </w:t>
            </w:r>
          </w:p>
        </w:tc>
      </w:tr>
      <w:tr w:rsidR="00490283" w14:paraId="2C39566B" w14:textId="77777777" w:rsidTr="00BB302E">
        <w:tblPrEx>
          <w:tblCellMar>
            <w:top w:w="74" w:type="dxa"/>
            <w:bottom w:w="46" w:type="dxa"/>
            <w:right w:w="73" w:type="dxa"/>
          </w:tblCellMar>
        </w:tblPrEx>
        <w:trPr>
          <w:trHeight w:val="423"/>
        </w:trPr>
        <w:tc>
          <w:tcPr>
            <w:tcW w:w="1881" w:type="dxa"/>
            <w:tcBorders>
              <w:top w:val="single" w:sz="4" w:space="0" w:color="000000"/>
              <w:left w:val="single" w:sz="4" w:space="0" w:color="000000"/>
              <w:bottom w:val="single" w:sz="4" w:space="0" w:color="000000"/>
              <w:right w:val="single" w:sz="4" w:space="0" w:color="000000"/>
            </w:tcBorders>
            <w:vAlign w:val="bottom"/>
          </w:tcPr>
          <w:p w14:paraId="7554819F" w14:textId="77777777" w:rsidR="00490283" w:rsidRPr="00617A62" w:rsidRDefault="00490283" w:rsidP="00EE5653">
            <w:pPr>
              <w:pStyle w:val="TableBody"/>
              <w:rPr>
                <w:b/>
                <w:bCs/>
                <w:rPrChange w:id="425" w:author="Moses, Robinson" w:date="2023-03-28T06:58:00Z">
                  <w:rPr/>
                </w:rPrChange>
              </w:rPr>
            </w:pPr>
            <w:r w:rsidRPr="00617A62">
              <w:rPr>
                <w:b/>
                <w:bCs/>
                <w:noProof/>
                <w:rPrChange w:id="426" w:author="Moses, Robinson" w:date="2023-03-28T06:58:00Z">
                  <w:rPr>
                    <w:noProof/>
                  </w:rPr>
                </w:rPrChange>
              </w:rPr>
              <mc:AlternateContent>
                <mc:Choice Requires="wpg">
                  <w:drawing>
                    <wp:inline distT="0" distB="0" distL="0" distR="0" wp14:anchorId="005C92B7" wp14:editId="7A752DED">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76"/>
                                <a:stretch>
                                  <a:fillRect/>
                                </a:stretch>
                              </pic:blipFill>
                              <pic:spPr>
                                <a:xfrm>
                                  <a:off x="0" y="0"/>
                                  <a:ext cx="204470" cy="238760"/>
                                </a:xfrm>
                                <a:prstGeom prst="rect">
                                  <a:avLst/>
                                </a:prstGeom>
                              </pic:spPr>
                            </pic:pic>
                          </wpg:wgp>
                        </a:graphicData>
                      </a:graphic>
                    </wp:inline>
                  </w:drawing>
                </mc:Choice>
                <mc:Fallback>
                  <w:pict>
                    <v:group w14:anchorId="7ADA6E97"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77" o:title=""/>
                      </v:shape>
                      <w10:anchorlock/>
                    </v:group>
                  </w:pict>
                </mc:Fallback>
              </mc:AlternateContent>
            </w:r>
            <w:r w:rsidRPr="00617A62">
              <w:rPr>
                <w:b/>
                <w:bCs/>
                <w:rPrChange w:id="427" w:author="Moses, Robinson" w:date="2023-03-28T06:58:00Z">
                  <w:rPr/>
                </w:rPrChange>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5FD9491" w14:textId="05A3A5AB" w:rsidR="00490283" w:rsidRPr="00D940BB" w:rsidRDefault="00490283" w:rsidP="00EE5653">
            <w:pPr>
              <w:pStyle w:val="TableBody"/>
            </w:pPr>
            <w:r>
              <w:t xml:space="preserve"> Navigates to the Show Transaction field which lists unique details for the transaction (See</w:t>
            </w:r>
            <w:del w:id="428" w:author="Moses, Robinson" w:date="2023-03-28T07:02:00Z">
              <w:r w:rsidDel="003D7B63">
                <w:delText xml:space="preserve"> screen below this table</w:delText>
              </w:r>
            </w:del>
            <w:ins w:id="429" w:author="Moses, Robinson" w:date="2023-03-28T07:02:00Z">
              <w:r w:rsidR="003D7B63">
                <w:t xml:space="preserve"> </w:t>
              </w:r>
              <w:r w:rsidR="003D7B63" w:rsidRPr="003D7B63">
                <w:rPr>
                  <w:color w:val="4472C4" w:themeColor="accent1"/>
                  <w:rPrChange w:id="430" w:author="Moses, Robinson" w:date="2023-03-28T07:02:00Z">
                    <w:rPr/>
                  </w:rPrChange>
                </w:rPr>
                <w:fldChar w:fldCharType="begin"/>
              </w:r>
              <w:r w:rsidR="003D7B63" w:rsidRPr="003D7B63">
                <w:rPr>
                  <w:color w:val="4472C4" w:themeColor="accent1"/>
                  <w:rPrChange w:id="431" w:author="Moses, Robinson" w:date="2023-03-28T07:02:00Z">
                    <w:rPr/>
                  </w:rPrChange>
                </w:rPr>
                <w:instrText xml:space="preserve"> REF _Ref130879371 \h </w:instrText>
              </w:r>
              <w:r w:rsidR="003D7B63" w:rsidRPr="003D7B63">
                <w:rPr>
                  <w:color w:val="4472C4" w:themeColor="accent1"/>
                  <w:rPrChange w:id="432" w:author="Moses, Robinson" w:date="2023-03-28T07:02:00Z">
                    <w:rPr/>
                  </w:rPrChange>
                </w:rPr>
              </w:r>
            </w:ins>
            <w:r w:rsidR="003D7B63" w:rsidRPr="003D7B63">
              <w:rPr>
                <w:color w:val="4472C4" w:themeColor="accent1"/>
                <w:rPrChange w:id="433" w:author="Moses, Robinson" w:date="2023-03-28T07:02:00Z">
                  <w:rPr/>
                </w:rPrChange>
              </w:rPr>
              <w:fldChar w:fldCharType="separate"/>
            </w:r>
            <w:ins w:id="434" w:author="Moses, Robinson" w:date="2023-03-28T07:02:00Z">
              <w:r w:rsidR="003D7B63" w:rsidRPr="003D7B63">
                <w:rPr>
                  <w:color w:val="4472C4" w:themeColor="accent1"/>
                  <w:rPrChange w:id="435" w:author="Moses, Robinson" w:date="2023-03-28T07:02:00Z">
                    <w:rPr/>
                  </w:rPrChange>
                </w:rPr>
                <w:t xml:space="preserve">FIGURE </w:t>
              </w:r>
              <w:r w:rsidR="003D7B63" w:rsidRPr="003D7B63">
                <w:rPr>
                  <w:noProof/>
                  <w:color w:val="4472C4" w:themeColor="accent1"/>
                  <w:rPrChange w:id="436" w:author="Moses, Robinson" w:date="2023-03-28T07:02:00Z">
                    <w:rPr>
                      <w:noProof/>
                    </w:rPr>
                  </w:rPrChange>
                </w:rPr>
                <w:t>8</w:t>
              </w:r>
              <w:r w:rsidR="003D7B63" w:rsidRPr="003D7B63">
                <w:rPr>
                  <w:color w:val="4472C4" w:themeColor="accent1"/>
                  <w:rPrChange w:id="437" w:author="Moses, Robinson" w:date="2023-03-28T07:02:00Z">
                    <w:rPr/>
                  </w:rPrChange>
                </w:rPr>
                <w:t>: SHOW TRANSACTION SCREEN</w:t>
              </w:r>
              <w:r w:rsidR="003D7B63" w:rsidRPr="003D7B63">
                <w:rPr>
                  <w:color w:val="4472C4" w:themeColor="accent1"/>
                  <w:rPrChange w:id="438" w:author="Moses, Robinson" w:date="2023-03-28T07:02:00Z">
                    <w:rPr/>
                  </w:rPrChange>
                </w:rPr>
                <w:fldChar w:fldCharType="end"/>
              </w:r>
            </w:ins>
            <w:r>
              <w:t xml:space="preserve">) </w:t>
            </w:r>
          </w:p>
        </w:tc>
      </w:tr>
      <w:tr w:rsidR="00490283" w14:paraId="2DFC85D4" w14:textId="77777777" w:rsidTr="00BB302E">
        <w:tblPrEx>
          <w:tblCellMar>
            <w:top w:w="74" w:type="dxa"/>
            <w:bottom w:w="46" w:type="dxa"/>
            <w:right w:w="73" w:type="dxa"/>
          </w:tblCellMar>
        </w:tblPrEx>
        <w:trPr>
          <w:trHeight w:val="414"/>
        </w:trPr>
        <w:tc>
          <w:tcPr>
            <w:tcW w:w="1881" w:type="dxa"/>
            <w:tcBorders>
              <w:top w:val="single" w:sz="4" w:space="0" w:color="000000"/>
              <w:left w:val="single" w:sz="4" w:space="0" w:color="000000"/>
              <w:bottom w:val="single" w:sz="4" w:space="0" w:color="000000"/>
              <w:right w:val="single" w:sz="4" w:space="0" w:color="000000"/>
            </w:tcBorders>
          </w:tcPr>
          <w:p w14:paraId="2EB5153F" w14:textId="77777777" w:rsidR="00490283" w:rsidRPr="00617A62" w:rsidRDefault="00490283" w:rsidP="00EE5653">
            <w:pPr>
              <w:pStyle w:val="TableBody"/>
              <w:rPr>
                <w:b/>
                <w:bCs/>
                <w:rPrChange w:id="439" w:author="Moses, Robinson" w:date="2023-03-28T06:58:00Z">
                  <w:rPr/>
                </w:rPrChange>
              </w:rPr>
            </w:pPr>
            <w:r w:rsidRPr="00617A62">
              <w:rPr>
                <w:b/>
                <w:bCs/>
                <w:rPrChange w:id="440" w:author="Moses, Robinson" w:date="2023-03-28T06:58:00Z">
                  <w:rPr/>
                </w:rPrChange>
              </w:rPr>
              <w:t xml:space="preserve">Balance Type </w:t>
            </w:r>
          </w:p>
          <w:p w14:paraId="73FCEB93" w14:textId="77777777" w:rsidR="00490283" w:rsidRPr="00617A62" w:rsidRDefault="00490283" w:rsidP="00EE5653">
            <w:pPr>
              <w:pStyle w:val="TableBody"/>
              <w:rPr>
                <w:b/>
                <w:bCs/>
                <w:rPrChange w:id="441" w:author="Moses, Robinson" w:date="2023-03-28T06:58:00Z">
                  <w:rPr/>
                </w:rPrChange>
              </w:rPr>
            </w:pPr>
          </w:p>
        </w:tc>
        <w:tc>
          <w:tcPr>
            <w:tcW w:w="6194" w:type="dxa"/>
            <w:tcBorders>
              <w:top w:val="single" w:sz="4" w:space="0" w:color="000000"/>
              <w:left w:val="single" w:sz="4" w:space="0" w:color="000000"/>
              <w:bottom w:val="single" w:sz="4" w:space="0" w:color="000000"/>
              <w:right w:val="single" w:sz="4" w:space="0" w:color="000000"/>
            </w:tcBorders>
          </w:tcPr>
          <w:p w14:paraId="48E65080" w14:textId="77777777" w:rsidR="00490283" w:rsidRPr="00D940BB" w:rsidRDefault="00490283" w:rsidP="00EE5653">
            <w:pPr>
              <w:pStyle w:val="TableBody"/>
            </w:pPr>
            <w:r>
              <w:t xml:space="preserve"> </w:t>
            </w:r>
            <w:r w:rsidRPr="00D940BB">
              <w:t>Indicates whether this transaction affects the Av</w:t>
            </w:r>
            <w:r>
              <w:t>ailable or Unavailable balance.</w:t>
            </w:r>
          </w:p>
          <w:p w14:paraId="46AB2022" w14:textId="77777777" w:rsidR="00490283" w:rsidRPr="00D940BB" w:rsidRDefault="00490283" w:rsidP="00EE5653">
            <w:pPr>
              <w:pStyle w:val="TableBody"/>
            </w:pPr>
          </w:p>
        </w:tc>
      </w:tr>
      <w:tr w:rsidR="00490283" w14:paraId="7B4E8FD0" w14:textId="77777777" w:rsidTr="00BB302E">
        <w:tblPrEx>
          <w:tblCellMar>
            <w:top w:w="74" w:type="dxa"/>
            <w:bottom w:w="46" w:type="dxa"/>
            <w:right w:w="73" w:type="dxa"/>
          </w:tblCellMar>
        </w:tblPrEx>
        <w:trPr>
          <w:trHeight w:val="747"/>
        </w:trPr>
        <w:tc>
          <w:tcPr>
            <w:tcW w:w="1881" w:type="dxa"/>
            <w:tcBorders>
              <w:top w:val="single" w:sz="4" w:space="0" w:color="000000"/>
              <w:left w:val="single" w:sz="4" w:space="0" w:color="000000"/>
              <w:bottom w:val="single" w:sz="4" w:space="0" w:color="000000"/>
              <w:right w:val="single" w:sz="4" w:space="0" w:color="000000"/>
            </w:tcBorders>
          </w:tcPr>
          <w:p w14:paraId="4BA6E8D0" w14:textId="77777777" w:rsidR="00490283" w:rsidRPr="00617A62" w:rsidRDefault="00490283" w:rsidP="00EE5653">
            <w:pPr>
              <w:pStyle w:val="TableBody"/>
              <w:rPr>
                <w:b/>
                <w:bCs/>
                <w:rPrChange w:id="442" w:author="Moses, Robinson" w:date="2023-03-28T06:58:00Z">
                  <w:rPr/>
                </w:rPrChange>
              </w:rPr>
            </w:pPr>
            <w:r w:rsidRPr="00617A62">
              <w:rPr>
                <w:b/>
                <w:bCs/>
                <w:rPrChange w:id="443" w:author="Moses, Robinson" w:date="2023-03-28T06:58:00Z">
                  <w:rPr/>
                </w:rPrChange>
              </w:rPr>
              <w:t xml:space="preserve">Order </w:t>
            </w:r>
          </w:p>
          <w:p w14:paraId="5D3E4263" w14:textId="77777777" w:rsidR="00490283" w:rsidRPr="00617A62" w:rsidRDefault="00490283" w:rsidP="00EE5653">
            <w:pPr>
              <w:pStyle w:val="TableBody"/>
              <w:rPr>
                <w:b/>
                <w:bCs/>
                <w:rPrChange w:id="444" w:author="Moses, Robinson" w:date="2023-03-28T06:58:00Z">
                  <w:rPr/>
                </w:rPrChange>
              </w:rPr>
            </w:pPr>
            <w:r w:rsidRPr="00617A62">
              <w:rPr>
                <w:b/>
                <w:bCs/>
                <w:rPrChange w:id="445" w:author="Moses, Robinson" w:date="2023-03-28T06:58:00Z">
                  <w:rPr/>
                </w:rPrChange>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885AD1A" w14:textId="1EC82E2D" w:rsidR="00490283" w:rsidRDefault="00490283" w:rsidP="00EE5653">
            <w:pPr>
              <w:pStyle w:val="TableBody"/>
            </w:pPr>
            <w:r>
              <w:t xml:space="preserve"> Same as </w:t>
            </w:r>
            <w:ins w:id="446" w:author="Moses, Robinson" w:date="2023-03-27T08:02:00Z">
              <w:r w:rsidR="00420BEC">
                <w:t xml:space="preserve">the </w:t>
              </w:r>
            </w:ins>
            <w:r>
              <w:t xml:space="preserve">Order Reference number defined above </w:t>
            </w:r>
          </w:p>
        </w:tc>
      </w:tr>
      <w:tr w:rsidR="00490283" w14:paraId="71AB5A7D" w14:textId="77777777" w:rsidTr="00BB302E">
        <w:tblPrEx>
          <w:tblCellMar>
            <w:top w:w="74" w:type="dxa"/>
            <w:bottom w:w="46" w:type="dxa"/>
            <w:right w:w="73" w:type="dxa"/>
          </w:tblCellMar>
        </w:tblPrEx>
        <w:trPr>
          <w:trHeight w:val="744"/>
        </w:trPr>
        <w:tc>
          <w:tcPr>
            <w:tcW w:w="1881" w:type="dxa"/>
            <w:tcBorders>
              <w:top w:val="single" w:sz="4" w:space="0" w:color="000000"/>
              <w:left w:val="single" w:sz="4" w:space="0" w:color="000000"/>
              <w:bottom w:val="single" w:sz="4" w:space="0" w:color="000000"/>
              <w:right w:val="single" w:sz="4" w:space="0" w:color="000000"/>
            </w:tcBorders>
          </w:tcPr>
          <w:p w14:paraId="0FF028CF" w14:textId="77777777" w:rsidR="00490283" w:rsidRPr="00617A62" w:rsidRDefault="00490283" w:rsidP="00EE5653">
            <w:pPr>
              <w:pStyle w:val="TableBody"/>
              <w:rPr>
                <w:b/>
                <w:bCs/>
                <w:rPrChange w:id="447" w:author="Moses, Robinson" w:date="2023-03-28T06:58:00Z">
                  <w:rPr/>
                </w:rPrChange>
              </w:rPr>
            </w:pPr>
            <w:r w:rsidRPr="00617A62">
              <w:rPr>
                <w:b/>
                <w:bCs/>
                <w:rPrChange w:id="448" w:author="Moses, Robinson" w:date="2023-03-28T06:58:00Z">
                  <w:rPr/>
                </w:rPrChange>
              </w:rPr>
              <w:t xml:space="preserve">Cashpoint Type </w:t>
            </w:r>
          </w:p>
          <w:p w14:paraId="0B5A45A0" w14:textId="77777777" w:rsidR="00490283" w:rsidRPr="00617A62" w:rsidRDefault="00490283" w:rsidP="00EE5653">
            <w:pPr>
              <w:pStyle w:val="TableBody"/>
              <w:rPr>
                <w:b/>
                <w:bCs/>
                <w:rPrChange w:id="449" w:author="Moses, Robinson" w:date="2023-03-28T06:58:00Z">
                  <w:rPr/>
                </w:rPrChange>
              </w:rPr>
            </w:pPr>
            <w:r w:rsidRPr="00617A62">
              <w:rPr>
                <w:b/>
                <w:bCs/>
                <w:rPrChange w:id="450" w:author="Moses, Robinson" w:date="2023-03-28T06:58:00Z">
                  <w:rPr/>
                </w:rPrChange>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212DB5FC" w14:textId="77777777" w:rsidR="00490283" w:rsidRDefault="00490283" w:rsidP="00EE5653">
            <w:pPr>
              <w:pStyle w:val="TableBody"/>
            </w:pPr>
            <w:r>
              <w:t xml:space="preserve"> Cashpoint type of the source/destination of the order (ATM, Branch, Vault, Internal or Commercial) </w:t>
            </w:r>
          </w:p>
        </w:tc>
      </w:tr>
      <w:tr w:rsidR="00490283" w14:paraId="29F7471E" w14:textId="77777777" w:rsidTr="00BB302E">
        <w:tblPrEx>
          <w:tblCellMar>
            <w:top w:w="74" w:type="dxa"/>
            <w:bottom w:w="46" w:type="dxa"/>
            <w:right w:w="73" w:type="dxa"/>
          </w:tblCellMar>
        </w:tblPrEx>
        <w:trPr>
          <w:trHeight w:val="746"/>
        </w:trPr>
        <w:tc>
          <w:tcPr>
            <w:tcW w:w="1881" w:type="dxa"/>
            <w:tcBorders>
              <w:top w:val="single" w:sz="4" w:space="0" w:color="000000"/>
              <w:left w:val="single" w:sz="4" w:space="0" w:color="000000"/>
              <w:bottom w:val="single" w:sz="4" w:space="0" w:color="000000"/>
              <w:right w:val="single" w:sz="4" w:space="0" w:color="000000"/>
            </w:tcBorders>
          </w:tcPr>
          <w:p w14:paraId="55BB545C" w14:textId="77777777" w:rsidR="00490283" w:rsidRPr="00617A62" w:rsidRDefault="00490283" w:rsidP="00EE5653">
            <w:pPr>
              <w:pStyle w:val="TableBody"/>
              <w:rPr>
                <w:b/>
                <w:bCs/>
                <w:rPrChange w:id="451" w:author="Moses, Robinson" w:date="2023-03-28T06:58:00Z">
                  <w:rPr/>
                </w:rPrChange>
              </w:rPr>
            </w:pPr>
            <w:r w:rsidRPr="00617A62">
              <w:rPr>
                <w:b/>
                <w:bCs/>
                <w:rPrChange w:id="452" w:author="Moses, Robinson" w:date="2023-03-28T06:58:00Z">
                  <w:rPr/>
                </w:rPrChange>
              </w:rPr>
              <w:t xml:space="preserve">Quality </w:t>
            </w:r>
          </w:p>
          <w:p w14:paraId="0EA03D71" w14:textId="77777777" w:rsidR="00490283" w:rsidRPr="00617A62" w:rsidRDefault="00490283" w:rsidP="00EE5653">
            <w:pPr>
              <w:pStyle w:val="TableBody"/>
              <w:rPr>
                <w:b/>
                <w:bCs/>
                <w:rPrChange w:id="453" w:author="Moses, Robinson" w:date="2023-03-28T06:58:00Z">
                  <w:rPr/>
                </w:rPrChange>
              </w:rPr>
            </w:pPr>
            <w:r w:rsidRPr="00617A62">
              <w:rPr>
                <w:b/>
                <w:bCs/>
                <w:rPrChange w:id="454" w:author="Moses, Robinson" w:date="2023-03-28T06:58:00Z">
                  <w:rPr/>
                </w:rPrChange>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461E0BB" w14:textId="77777777" w:rsidR="00490283" w:rsidRDefault="00490283" w:rsidP="00EE5653">
            <w:pPr>
              <w:pStyle w:val="TableBody"/>
            </w:pPr>
            <w:r>
              <w:t xml:space="preserve"> Cash quality designated for the Transaction. </w:t>
            </w:r>
          </w:p>
        </w:tc>
      </w:tr>
    </w:tbl>
    <w:p w14:paraId="7CB9569E" w14:textId="77777777" w:rsidR="00490283" w:rsidRDefault="00490283" w:rsidP="00EE5653">
      <w:pPr>
        <w:pStyle w:val="Caption"/>
        <w:rPr>
          <w:color w:val="92D050"/>
        </w:rPr>
      </w:pPr>
      <w:hyperlink w:anchor="_DASHBOARD_1" w:history="1">
        <w:r w:rsidRPr="004921DF">
          <w:rPr>
            <w:rStyle w:val="Hyperlink"/>
            <w:color w:val="92D050"/>
          </w:rPr>
          <w:t>Return to: Dashboard</w:t>
        </w:r>
      </w:hyperlink>
      <w:r w:rsidRPr="004921DF">
        <w:rPr>
          <w:color w:val="92D050"/>
        </w:rPr>
        <w:t xml:space="preserve"> </w:t>
      </w:r>
    </w:p>
    <w:p w14:paraId="7BDF77DB" w14:textId="77777777" w:rsidR="00EE5653" w:rsidRDefault="00EE5653">
      <w:pPr>
        <w:rPr>
          <w:i/>
          <w:iCs/>
          <w:color w:val="44546A" w:themeColor="text2"/>
          <w:sz w:val="18"/>
          <w:szCs w:val="18"/>
        </w:rPr>
      </w:pPr>
      <w:bookmarkStart w:id="455" w:name="_Toc63697431"/>
      <w:r>
        <w:br w:type="page"/>
      </w:r>
    </w:p>
    <w:p w14:paraId="532A7BA8" w14:textId="2A939C49" w:rsidR="00490283" w:rsidRDefault="00490283" w:rsidP="00EE5653">
      <w:pPr>
        <w:pStyle w:val="Caption"/>
      </w:pPr>
      <w:bookmarkStart w:id="456" w:name="_Ref130879371"/>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8</w:t>
      </w:r>
      <w:r w:rsidRPr="6356747E">
        <w:rPr>
          <w:noProof/>
        </w:rPr>
        <w:fldChar w:fldCharType="end"/>
      </w:r>
      <w:r>
        <w:t>: SHOW TRANSACTION SCREEN</w:t>
      </w:r>
      <w:bookmarkEnd w:id="455"/>
      <w:bookmarkEnd w:id="456"/>
      <w:r>
        <w:t xml:space="preserve"> </w:t>
      </w:r>
    </w:p>
    <w:p w14:paraId="1FD6C3F6" w14:textId="6476346D" w:rsidR="00490283" w:rsidRDefault="00490283" w:rsidP="00EE5653">
      <w:pPr>
        <w:pStyle w:val="BodyText"/>
      </w:pPr>
      <w:r>
        <w:rPr>
          <w:noProof/>
        </w:rPr>
        <w:drawing>
          <wp:inline distT="0" distB="0" distL="0" distR="0" wp14:anchorId="7C6FC6D2" wp14:editId="2A8D1EEF">
            <wp:extent cx="4572000" cy="2867025"/>
            <wp:effectExtent l="76200" t="76200" r="133350" b="142875"/>
            <wp:docPr id="1453887130" name="Picture 145388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887130"/>
                    <pic:cNvPicPr/>
                  </pic:nvPicPr>
                  <pic:blipFill>
                    <a:blip r:embed="rId78">
                      <a:extLst>
                        <a:ext uri="{28A0092B-C50C-407E-A947-70E740481C1C}">
                          <a14:useLocalDpi xmlns:a14="http://schemas.microsoft.com/office/drawing/2010/main" val="0"/>
                        </a:ext>
                      </a:extLst>
                    </a:blip>
                    <a:stretch>
                      <a:fillRect/>
                    </a:stretch>
                  </pic:blipFill>
                  <pic:spPr>
                    <a:xfrm>
                      <a:off x="0" y="0"/>
                      <a:ext cx="457200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86560" w14:textId="77777777" w:rsidR="00490283" w:rsidRPr="004921DF" w:rsidRDefault="00490283" w:rsidP="00EE5653">
      <w:pPr>
        <w:pStyle w:val="Caption"/>
        <w:rPr>
          <w:color w:val="92D050"/>
        </w:rPr>
      </w:pPr>
      <w:hyperlink w:anchor="_DASHBOARD_1" w:history="1">
        <w:r w:rsidRPr="004921DF">
          <w:rPr>
            <w:rStyle w:val="Hyperlink"/>
            <w:color w:val="92D050"/>
          </w:rPr>
          <w:t>Return to: Dashboard</w:t>
        </w:r>
      </w:hyperlink>
      <w:r w:rsidRPr="004921DF">
        <w:rPr>
          <w:color w:val="92D050"/>
        </w:rPr>
        <w:t xml:space="preserve"> </w:t>
      </w:r>
    </w:p>
    <w:p w14:paraId="16C219ED" w14:textId="77777777" w:rsidR="00EE5653" w:rsidRDefault="00EE5653" w:rsidP="00EE5653">
      <w:pPr>
        <w:pStyle w:val="BodyText"/>
      </w:pPr>
      <w:bookmarkStart w:id="457" w:name="_Toc63697395"/>
    </w:p>
    <w:p w14:paraId="61C5BF68" w14:textId="652B452E" w:rsidR="00490283" w:rsidRDefault="00490283" w:rsidP="00DC509B">
      <w:pPr>
        <w:pStyle w:val="Heading3"/>
      </w:pPr>
      <w:bookmarkStart w:id="458" w:name="_Toc130890306"/>
      <w:r>
        <w:t>SHOW OPTI ORDER SCREEN</w:t>
      </w:r>
      <w:bookmarkEnd w:id="457"/>
      <w:bookmarkEnd w:id="458"/>
      <w:r>
        <w:t xml:space="preserve"> </w:t>
      </w:r>
    </w:p>
    <w:p w14:paraId="7A4CE713" w14:textId="77777777" w:rsidR="00490283" w:rsidRDefault="00490283" w:rsidP="00EE5653">
      <w:pPr>
        <w:pStyle w:val="BodyText"/>
      </w:pPr>
      <w:r>
        <w:t xml:space="preserve">The hyperlinked Order Reference number on the </w:t>
      </w:r>
      <w:r w:rsidRPr="001D7180">
        <w:rPr>
          <w:b/>
          <w:bCs/>
          <w:rPrChange w:id="459" w:author="Moses, Robinson" w:date="2023-03-28T07:03:00Z">
            <w:rPr/>
          </w:rPrChange>
        </w:rPr>
        <w:t>Transaction List</w:t>
      </w:r>
      <w:r>
        <w:t xml:space="preserve"> screen and the hyperlinked </w:t>
      </w:r>
      <w:r w:rsidRPr="00D65EA2">
        <w:rPr>
          <w:b/>
          <w:bCs/>
          <w:rPrChange w:id="460" w:author="Moses, Robinson" w:date="2023-03-28T07:04:00Z">
            <w:rPr/>
          </w:rPrChange>
        </w:rPr>
        <w:t>Order field</w:t>
      </w:r>
      <w:r>
        <w:t xml:space="preserve"> on the </w:t>
      </w:r>
      <w:r w:rsidRPr="00D65EA2">
        <w:rPr>
          <w:b/>
          <w:bCs/>
          <w:rPrChange w:id="461" w:author="Moses, Robinson" w:date="2023-03-28T07:04:00Z">
            <w:rPr/>
          </w:rPrChange>
        </w:rPr>
        <w:t>Show Transaction</w:t>
      </w:r>
      <w:r>
        <w:t xml:space="preserve"> screen both navigate to the </w:t>
      </w:r>
      <w:r w:rsidRPr="00D65EA2">
        <w:rPr>
          <w:b/>
          <w:bCs/>
          <w:rPrChange w:id="462" w:author="Moses, Robinson" w:date="2023-03-28T07:04:00Z">
            <w:rPr/>
          </w:rPrChange>
        </w:rPr>
        <w:t>Show Opti Order</w:t>
      </w:r>
      <w:r>
        <w:t xml:space="preserve"> screen. This screen shows detailed information about each unique order. </w:t>
      </w:r>
    </w:p>
    <w:p w14:paraId="7349AC20" w14:textId="77777777" w:rsidR="00490283" w:rsidRDefault="00490283" w:rsidP="00EE5653">
      <w:pPr>
        <w:pStyle w:val="Caption"/>
      </w:pPr>
      <w:bookmarkStart w:id="463" w:name="_Toc63697432"/>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9</w:t>
      </w:r>
      <w:r w:rsidRPr="6356747E">
        <w:rPr>
          <w:noProof/>
        </w:rPr>
        <w:fldChar w:fldCharType="end"/>
      </w:r>
      <w:r>
        <w:t>: SHOW OPTI ORDER SCREEN</w:t>
      </w:r>
      <w:bookmarkEnd w:id="463"/>
      <w:r>
        <w:t xml:space="preserve"> </w:t>
      </w:r>
    </w:p>
    <w:p w14:paraId="6C5D3AF0" w14:textId="77777777" w:rsidR="00490283" w:rsidRDefault="00490283" w:rsidP="00490283">
      <w:pPr>
        <w:spacing w:after="131"/>
        <w:ind w:right="1933"/>
        <w:jc w:val="right"/>
      </w:pPr>
      <w:r>
        <w:rPr>
          <w:noProof/>
        </w:rPr>
        <w:lastRenderedPageBreak/>
        <w:drawing>
          <wp:inline distT="0" distB="0" distL="0" distR="0" wp14:anchorId="0524D740" wp14:editId="45182EB3">
            <wp:extent cx="3574869" cy="3507840"/>
            <wp:effectExtent l="76200" t="76200" r="140335" b="130810"/>
            <wp:docPr id="334181369" name="Picture 33418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8136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79982" cy="3512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AF801" w14:textId="77777777" w:rsidR="00490283" w:rsidRDefault="00490283" w:rsidP="00EE5653">
      <w:pPr>
        <w:pStyle w:val="Caption"/>
        <w:rPr>
          <w:color w:val="92D050"/>
        </w:rPr>
      </w:pPr>
      <w:hyperlink w:anchor="_DASHBOARD_1" w:history="1">
        <w:r w:rsidRPr="004921DF">
          <w:rPr>
            <w:rStyle w:val="Hyperlink"/>
            <w:color w:val="92D050"/>
          </w:rPr>
          <w:t>Return to: Dashboard</w:t>
        </w:r>
      </w:hyperlink>
      <w:r w:rsidRPr="004921DF">
        <w:rPr>
          <w:color w:val="92D050"/>
        </w:rPr>
        <w:t xml:space="preserve"> </w:t>
      </w:r>
    </w:p>
    <w:p w14:paraId="1CA57708" w14:textId="77777777" w:rsidR="00EE5653" w:rsidRDefault="00EE5653" w:rsidP="00EE5653">
      <w:pPr>
        <w:pStyle w:val="Caption"/>
      </w:pPr>
      <w:bookmarkStart w:id="464" w:name="_Toc63697475"/>
    </w:p>
    <w:p w14:paraId="2EDCA9A1" w14:textId="0EC0FC8D" w:rsidR="00490283" w:rsidRDefault="00490283" w:rsidP="00EE5653">
      <w:pPr>
        <w:pStyle w:val="Caption"/>
      </w:pPr>
      <w:r>
        <w:t xml:space="preserve">TABLE </w:t>
      </w:r>
      <w:r>
        <w:rPr>
          <w:noProof/>
        </w:rPr>
        <w:fldChar w:fldCharType="begin"/>
      </w:r>
      <w:r>
        <w:rPr>
          <w:noProof/>
        </w:rPr>
        <w:instrText xml:space="preserve"> SEQ Table \* ARABIC </w:instrText>
      </w:r>
      <w:r>
        <w:rPr>
          <w:noProof/>
        </w:rPr>
        <w:fldChar w:fldCharType="separate"/>
      </w:r>
      <w:r>
        <w:rPr>
          <w:noProof/>
        </w:rPr>
        <w:t>12</w:t>
      </w:r>
      <w:r>
        <w:rPr>
          <w:noProof/>
        </w:rPr>
        <w:fldChar w:fldCharType="end"/>
      </w:r>
      <w:r>
        <w:t>: VAULT TRANSACTION LIST FIELD DEFINITIONS</w:t>
      </w:r>
      <w:bookmarkEnd w:id="46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6121F70"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64458D"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BCD17AD" w14:textId="77777777" w:rsidR="00490283" w:rsidRDefault="00490283" w:rsidP="00EE5653">
            <w:pPr>
              <w:pStyle w:val="TableHeading"/>
            </w:pPr>
            <w:r>
              <w:t xml:space="preserve">Description </w:t>
            </w:r>
          </w:p>
        </w:tc>
      </w:tr>
      <w:tr w:rsidR="00490283" w14:paraId="7FF7FDF3" w14:textId="77777777" w:rsidTr="00BB302E">
        <w:trPr>
          <w:trHeight w:val="330"/>
        </w:trPr>
        <w:tc>
          <w:tcPr>
            <w:tcW w:w="1881" w:type="dxa"/>
            <w:tcBorders>
              <w:top w:val="single" w:sz="3" w:space="0" w:color="000000"/>
              <w:left w:val="single" w:sz="4" w:space="0" w:color="000000"/>
              <w:bottom w:val="single" w:sz="4" w:space="0" w:color="000000"/>
              <w:right w:val="single" w:sz="4" w:space="0" w:color="000000"/>
            </w:tcBorders>
          </w:tcPr>
          <w:p w14:paraId="404CF27D" w14:textId="77777777" w:rsidR="00490283" w:rsidRPr="00EE5653" w:rsidRDefault="00490283" w:rsidP="00EE5653">
            <w:pPr>
              <w:pStyle w:val="TableBody"/>
              <w:rPr>
                <w:b/>
                <w:bCs/>
              </w:rPr>
            </w:pPr>
            <w:r w:rsidRPr="00EE5653">
              <w:rPr>
                <w:b/>
                <w:bCs/>
              </w:rPr>
              <w:t xml:space="preserve">Schedule Type </w:t>
            </w:r>
          </w:p>
        </w:tc>
        <w:tc>
          <w:tcPr>
            <w:tcW w:w="6194" w:type="dxa"/>
            <w:tcBorders>
              <w:top w:val="single" w:sz="3" w:space="0" w:color="000000"/>
              <w:left w:val="single" w:sz="4" w:space="0" w:color="000000"/>
              <w:bottom w:val="single" w:sz="4" w:space="0" w:color="000000"/>
              <w:right w:val="single" w:sz="4" w:space="0" w:color="000000"/>
            </w:tcBorders>
          </w:tcPr>
          <w:p w14:paraId="62FF8757" w14:textId="77777777" w:rsidR="00490283" w:rsidRDefault="00490283" w:rsidP="00EE5653">
            <w:pPr>
              <w:pStyle w:val="TableBody"/>
            </w:pPr>
            <w:r>
              <w:t xml:space="preserve"> </w:t>
            </w:r>
            <w:r w:rsidRPr="002E6216">
              <w:rPr>
                <w:b/>
                <w:bCs/>
                <w:rPrChange w:id="465" w:author="Moses, Robinson" w:date="2023-03-28T07:04:00Z">
                  <w:rPr/>
                </w:rPrChange>
              </w:rPr>
              <w:t>Type of order:</w:t>
            </w:r>
            <w:r>
              <w:t xml:space="preserve">  Normal/Planned or Emergency/Unplanned </w:t>
            </w:r>
          </w:p>
        </w:tc>
      </w:tr>
      <w:tr w:rsidR="00490283" w14:paraId="12FBAD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7D66250" w14:textId="77777777" w:rsidR="00490283" w:rsidRPr="00EE5653" w:rsidRDefault="00490283" w:rsidP="00EE5653">
            <w:pPr>
              <w:pStyle w:val="TableBody"/>
              <w:rPr>
                <w:b/>
                <w:bCs/>
              </w:rPr>
            </w:pPr>
            <w:r w:rsidRPr="00EE5653">
              <w:rPr>
                <w:b/>
                <w:bCs/>
              </w:rPr>
              <w:t xml:space="preserve">Action Type </w:t>
            </w:r>
          </w:p>
        </w:tc>
        <w:tc>
          <w:tcPr>
            <w:tcW w:w="6194" w:type="dxa"/>
            <w:tcBorders>
              <w:top w:val="single" w:sz="4" w:space="0" w:color="000000"/>
              <w:left w:val="single" w:sz="4" w:space="0" w:color="000000"/>
              <w:bottom w:val="single" w:sz="4" w:space="0" w:color="000000"/>
              <w:right w:val="single" w:sz="4" w:space="0" w:color="000000"/>
            </w:tcBorders>
          </w:tcPr>
          <w:p w14:paraId="26868DD3" w14:textId="77777777" w:rsidR="00490283" w:rsidRDefault="00490283" w:rsidP="00EE5653">
            <w:pPr>
              <w:pStyle w:val="TableBody"/>
            </w:pPr>
            <w:r>
              <w:t xml:space="preserve"> </w:t>
            </w:r>
            <w:r w:rsidRPr="002E6216">
              <w:rPr>
                <w:b/>
                <w:bCs/>
                <w:rPrChange w:id="466" w:author="Moses, Robinson" w:date="2023-03-28T07:04:00Z">
                  <w:rPr/>
                </w:rPrChange>
              </w:rPr>
              <w:t>Type of order:</w:t>
            </w:r>
            <w:r>
              <w:t xml:space="preserve"> Delivery, Return, Add Cash to ATM, etc. </w:t>
            </w:r>
          </w:p>
        </w:tc>
      </w:tr>
      <w:tr w:rsidR="00490283" w14:paraId="626828B8"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5C42670A"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7A77D660" w14:textId="18D25E3F" w:rsidR="00490283" w:rsidRDefault="00490283" w:rsidP="00EE5653">
            <w:pPr>
              <w:pStyle w:val="TableBody"/>
            </w:pPr>
            <w:r>
              <w:t xml:space="preserve"> Username of </w:t>
            </w:r>
            <w:ins w:id="467" w:author="Moses, Robinson" w:date="2023-03-27T08:02:00Z">
              <w:r w:rsidR="00420BEC">
                <w:t xml:space="preserve">the </w:t>
              </w:r>
            </w:ins>
            <w:r>
              <w:t xml:space="preserve">person who entered the order </w:t>
            </w:r>
          </w:p>
        </w:tc>
      </w:tr>
      <w:tr w:rsidR="00490283" w14:paraId="0E37DF9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EF00D2" w14:textId="77777777" w:rsidR="00490283" w:rsidRPr="00EE5653" w:rsidRDefault="00490283" w:rsidP="00EE5653">
            <w:pPr>
              <w:pStyle w:val="TableBody"/>
              <w:rPr>
                <w:b/>
                <w:bCs/>
              </w:rPr>
            </w:pPr>
            <w:r w:rsidRPr="00EE5653">
              <w:rPr>
                <w:b/>
                <w:bCs/>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7BFF5A4B" w14:textId="77777777" w:rsidR="00490283" w:rsidRDefault="00490283" w:rsidP="00EE5653">
            <w:pPr>
              <w:pStyle w:val="TableBody"/>
            </w:pPr>
            <w:r>
              <w:t xml:space="preserve"> OptiCash or OptiVault </w:t>
            </w:r>
          </w:p>
        </w:tc>
      </w:tr>
      <w:tr w:rsidR="00490283" w14:paraId="4333BFC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887BF2" w14:textId="77777777" w:rsidR="00490283" w:rsidRPr="00EE5653" w:rsidRDefault="00490283" w:rsidP="00EE5653">
            <w:pPr>
              <w:pStyle w:val="TableBody"/>
              <w:rPr>
                <w:b/>
                <w:bCs/>
              </w:rPr>
            </w:pPr>
            <w:r w:rsidRPr="00EE5653">
              <w:rPr>
                <w:b/>
                <w:bCs/>
              </w:rPr>
              <w:t xml:space="preserve">From Type </w:t>
            </w:r>
          </w:p>
        </w:tc>
        <w:tc>
          <w:tcPr>
            <w:tcW w:w="6194" w:type="dxa"/>
            <w:tcBorders>
              <w:top w:val="single" w:sz="4" w:space="0" w:color="000000"/>
              <w:left w:val="single" w:sz="4" w:space="0" w:color="000000"/>
              <w:bottom w:val="single" w:sz="4" w:space="0" w:color="000000"/>
              <w:right w:val="single" w:sz="4" w:space="0" w:color="000000"/>
            </w:tcBorders>
          </w:tcPr>
          <w:p w14:paraId="5F07A437" w14:textId="77777777" w:rsidR="00490283" w:rsidRDefault="00490283" w:rsidP="00EE5653">
            <w:pPr>
              <w:pStyle w:val="TableBody"/>
            </w:pPr>
            <w:r>
              <w:t xml:space="preserve"> Type of cashpoint the cash will originate in; Vault, Branch, ATM, or Commercial </w:t>
            </w:r>
          </w:p>
        </w:tc>
      </w:tr>
      <w:tr w:rsidR="00490283" w14:paraId="67CCFCA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3500690" w14:textId="77777777" w:rsidR="00490283" w:rsidRPr="00EE5653" w:rsidRDefault="00490283" w:rsidP="00EE5653">
            <w:pPr>
              <w:pStyle w:val="TableBody"/>
              <w:rPr>
                <w:b/>
                <w:bCs/>
              </w:rPr>
            </w:pPr>
            <w:r w:rsidRPr="00EE5653">
              <w:rPr>
                <w:b/>
                <w:bCs/>
              </w:rPr>
              <w:t xml:space="preserve">From ID </w:t>
            </w:r>
          </w:p>
        </w:tc>
        <w:tc>
          <w:tcPr>
            <w:tcW w:w="6194" w:type="dxa"/>
            <w:tcBorders>
              <w:top w:val="single" w:sz="4" w:space="0" w:color="000000"/>
              <w:left w:val="single" w:sz="4" w:space="0" w:color="000000"/>
              <w:bottom w:val="single" w:sz="4" w:space="0" w:color="000000"/>
              <w:right w:val="single" w:sz="4" w:space="0" w:color="000000"/>
            </w:tcBorders>
          </w:tcPr>
          <w:p w14:paraId="201885AD" w14:textId="77777777" w:rsidR="00490283" w:rsidRDefault="00490283" w:rsidP="00EE5653">
            <w:pPr>
              <w:pStyle w:val="TableBody"/>
            </w:pPr>
            <w:r>
              <w:t xml:space="preserve"> Unique cashpoint ID of the “</w:t>
            </w:r>
            <w:r w:rsidRPr="002D3AD4">
              <w:rPr>
                <w:b/>
                <w:bCs/>
                <w:rPrChange w:id="468" w:author="Moses, Robinson" w:date="2023-03-28T07:05:00Z">
                  <w:rPr/>
                </w:rPrChange>
              </w:rPr>
              <w:t>From</w:t>
            </w:r>
            <w:r>
              <w:t xml:space="preserve">” location </w:t>
            </w:r>
          </w:p>
        </w:tc>
      </w:tr>
      <w:tr w:rsidR="00490283" w14:paraId="372318D7"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E04DB4C" w14:textId="77777777" w:rsidR="00490283" w:rsidRPr="00EE5653" w:rsidRDefault="00490283" w:rsidP="00EE5653">
            <w:pPr>
              <w:pStyle w:val="TableBody"/>
              <w:rPr>
                <w:b/>
                <w:bCs/>
              </w:rPr>
            </w:pPr>
            <w:r w:rsidRPr="00EE5653">
              <w:rPr>
                <w:b/>
                <w:bCs/>
              </w:rPr>
              <w:t xml:space="preserve">To Type </w:t>
            </w:r>
          </w:p>
        </w:tc>
        <w:tc>
          <w:tcPr>
            <w:tcW w:w="6194" w:type="dxa"/>
            <w:tcBorders>
              <w:top w:val="single" w:sz="4" w:space="0" w:color="000000"/>
              <w:left w:val="single" w:sz="4" w:space="0" w:color="000000"/>
              <w:bottom w:val="single" w:sz="4" w:space="0" w:color="000000"/>
              <w:right w:val="single" w:sz="4" w:space="0" w:color="000000"/>
            </w:tcBorders>
          </w:tcPr>
          <w:p w14:paraId="5B5DC388" w14:textId="77777777" w:rsidR="00490283" w:rsidRDefault="00490283" w:rsidP="00EE5653">
            <w:pPr>
              <w:pStyle w:val="TableBody"/>
            </w:pPr>
            <w:r>
              <w:t xml:space="preserve"> Type of cashpoint the cash will go to; Vault, Branch, ATM, or Commercial </w:t>
            </w:r>
          </w:p>
        </w:tc>
      </w:tr>
      <w:tr w:rsidR="00490283" w14:paraId="704660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87CC12D" w14:textId="77777777" w:rsidR="00490283" w:rsidRPr="00EE5653" w:rsidRDefault="00490283" w:rsidP="00EE5653">
            <w:pPr>
              <w:pStyle w:val="TableBody"/>
              <w:rPr>
                <w:b/>
                <w:bCs/>
              </w:rPr>
            </w:pPr>
            <w:r w:rsidRPr="00EE5653">
              <w:rPr>
                <w:b/>
                <w:bCs/>
              </w:rPr>
              <w:t xml:space="preserve">To ID </w:t>
            </w:r>
          </w:p>
        </w:tc>
        <w:tc>
          <w:tcPr>
            <w:tcW w:w="6194" w:type="dxa"/>
            <w:tcBorders>
              <w:top w:val="single" w:sz="4" w:space="0" w:color="000000"/>
              <w:left w:val="single" w:sz="4" w:space="0" w:color="000000"/>
              <w:bottom w:val="single" w:sz="4" w:space="0" w:color="000000"/>
              <w:right w:val="single" w:sz="4" w:space="0" w:color="000000"/>
            </w:tcBorders>
          </w:tcPr>
          <w:p w14:paraId="450BC9B8" w14:textId="77777777" w:rsidR="00490283" w:rsidRDefault="00490283" w:rsidP="00EE5653">
            <w:pPr>
              <w:pStyle w:val="TableBody"/>
            </w:pPr>
            <w:r>
              <w:t xml:space="preserve"> Unique cashpoint ID of the “</w:t>
            </w:r>
            <w:r w:rsidRPr="002D3AD4">
              <w:rPr>
                <w:b/>
                <w:bCs/>
                <w:rPrChange w:id="469" w:author="Moses, Robinson" w:date="2023-03-28T07:05:00Z">
                  <w:rPr/>
                </w:rPrChange>
              </w:rPr>
              <w:t>To</w:t>
            </w:r>
            <w:r>
              <w:t xml:space="preserve">” location </w:t>
            </w:r>
          </w:p>
        </w:tc>
      </w:tr>
      <w:tr w:rsidR="00490283" w14:paraId="0AF2EDDD"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6F7959A" w14:textId="77777777" w:rsidR="00490283" w:rsidRPr="00EE5653" w:rsidRDefault="00490283" w:rsidP="00EE5653">
            <w:pPr>
              <w:pStyle w:val="TableBody"/>
              <w:rPr>
                <w:b/>
                <w:bCs/>
              </w:rPr>
            </w:pPr>
            <w:r w:rsidRPr="00EE5653">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3331D2B" w14:textId="77777777" w:rsidR="00490283" w:rsidRDefault="00490283" w:rsidP="00EE5653">
            <w:pPr>
              <w:pStyle w:val="TableBody"/>
            </w:pPr>
            <w:r>
              <w:t xml:space="preserve"> Unique OptiSuite reference number for the order </w:t>
            </w:r>
          </w:p>
        </w:tc>
      </w:tr>
      <w:tr w:rsidR="00490283" w14:paraId="22C49A6D"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49BF8D9" w14:textId="77777777" w:rsidR="00490283" w:rsidRPr="00EE5653" w:rsidRDefault="00490283" w:rsidP="00EE5653">
            <w:pPr>
              <w:pStyle w:val="TableBody"/>
              <w:rPr>
                <w:b/>
                <w:bCs/>
              </w:rPr>
            </w:pPr>
            <w:r w:rsidRPr="00EE5653">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0EA67434" w14:textId="77777777" w:rsidR="00490283" w:rsidRDefault="00490283" w:rsidP="00EE5653">
            <w:pPr>
              <w:pStyle w:val="TableBody"/>
            </w:pPr>
            <w:r>
              <w:t xml:space="preserve"> Date stamp of order origination </w:t>
            </w:r>
          </w:p>
        </w:tc>
      </w:tr>
      <w:tr w:rsidR="00490283" w14:paraId="00BEA206"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6B650F87" w14:textId="77777777" w:rsidR="00490283" w:rsidRPr="00EE5653" w:rsidRDefault="00490283" w:rsidP="00EE5653">
            <w:pPr>
              <w:pStyle w:val="TableBody"/>
              <w:rPr>
                <w:b/>
                <w:bCs/>
              </w:rPr>
            </w:pPr>
            <w:r w:rsidRPr="00EE5653">
              <w:rPr>
                <w:b/>
                <w:bCs/>
              </w:rPr>
              <w:lastRenderedPageBreak/>
              <w:t xml:space="preserve">Order Time </w:t>
            </w:r>
          </w:p>
        </w:tc>
        <w:tc>
          <w:tcPr>
            <w:tcW w:w="6194" w:type="dxa"/>
            <w:tcBorders>
              <w:top w:val="single" w:sz="4" w:space="0" w:color="000000"/>
              <w:left w:val="single" w:sz="4" w:space="0" w:color="000000"/>
              <w:bottom w:val="single" w:sz="4" w:space="0" w:color="000000"/>
              <w:right w:val="single" w:sz="4" w:space="0" w:color="000000"/>
            </w:tcBorders>
          </w:tcPr>
          <w:p w14:paraId="1F119645" w14:textId="048E12BB" w:rsidR="00490283" w:rsidRDefault="00490283" w:rsidP="00EE5653">
            <w:pPr>
              <w:pStyle w:val="TableBody"/>
            </w:pPr>
            <w:r>
              <w:t xml:space="preserve"> Time</w:t>
            </w:r>
            <w:del w:id="470" w:author="Moses, Robinson" w:date="2023-03-27T08:02:00Z">
              <w:r w:rsidDel="00420BEC">
                <w:delText xml:space="preserve"> </w:delText>
              </w:r>
            </w:del>
            <w:r>
              <w:t>stamp of order origination</w:t>
            </w:r>
          </w:p>
        </w:tc>
      </w:tr>
      <w:tr w:rsidR="00490283" w14:paraId="247E0EC2"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5A6233" w14:textId="77777777" w:rsidR="00490283" w:rsidRPr="00EE5653" w:rsidRDefault="00490283" w:rsidP="00EE5653">
            <w:pPr>
              <w:pStyle w:val="TableBody"/>
              <w:rPr>
                <w:b/>
                <w:bCs/>
              </w:rPr>
            </w:pPr>
            <w:r w:rsidRPr="00EE5653">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27603D7" w14:textId="77777777" w:rsidR="00490283" w:rsidRDefault="00490283" w:rsidP="00EE5653">
            <w:pPr>
              <w:pStyle w:val="TableBody"/>
            </w:pPr>
            <w:r>
              <w:t xml:space="preserve"> Date stamp of order due date</w:t>
            </w:r>
          </w:p>
        </w:tc>
      </w:tr>
      <w:tr w:rsidR="00490283" w14:paraId="73679975"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1308FACA" w14:textId="77777777" w:rsidR="00490283" w:rsidRPr="00EE5653" w:rsidRDefault="00490283" w:rsidP="00EE5653">
            <w:pPr>
              <w:pStyle w:val="TableBody"/>
              <w:rPr>
                <w:b/>
                <w:bCs/>
              </w:rPr>
            </w:pPr>
            <w:r w:rsidRPr="00EE5653">
              <w:rPr>
                <w:b/>
                <w:bCs/>
              </w:rPr>
              <w:t xml:space="preserve">State Expire Timestamp </w:t>
            </w:r>
          </w:p>
        </w:tc>
        <w:tc>
          <w:tcPr>
            <w:tcW w:w="6194" w:type="dxa"/>
            <w:tcBorders>
              <w:top w:val="single" w:sz="4" w:space="0" w:color="000000"/>
              <w:left w:val="single" w:sz="4" w:space="0" w:color="000000"/>
              <w:bottom w:val="single" w:sz="4" w:space="0" w:color="000000"/>
              <w:right w:val="single" w:sz="4" w:space="0" w:color="000000"/>
            </w:tcBorders>
          </w:tcPr>
          <w:p w14:paraId="5A89CC18" w14:textId="77777777" w:rsidR="00490283" w:rsidRDefault="00490283" w:rsidP="00EE5653">
            <w:pPr>
              <w:pStyle w:val="TableBody"/>
            </w:pPr>
            <w:r>
              <w:t xml:space="preserve"> Time/Date current Workflow state will Expire </w:t>
            </w:r>
          </w:p>
        </w:tc>
      </w:tr>
      <w:tr w:rsidR="00490283" w14:paraId="0978469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87712D7" w14:textId="77777777" w:rsidR="00490283" w:rsidRPr="00EE5653" w:rsidRDefault="00490283" w:rsidP="00EE5653">
            <w:pPr>
              <w:pStyle w:val="TableBody"/>
              <w:rPr>
                <w:b/>
                <w:bCs/>
              </w:rPr>
            </w:pPr>
            <w:r w:rsidRPr="00EE5653">
              <w:rPr>
                <w:b/>
                <w:bCs/>
              </w:rPr>
              <w:t xml:space="preserve">Order Source </w:t>
            </w:r>
          </w:p>
        </w:tc>
        <w:tc>
          <w:tcPr>
            <w:tcW w:w="6194" w:type="dxa"/>
            <w:tcBorders>
              <w:top w:val="single" w:sz="4" w:space="0" w:color="000000"/>
              <w:left w:val="single" w:sz="4" w:space="0" w:color="000000"/>
              <w:bottom w:val="single" w:sz="4" w:space="0" w:color="000000"/>
              <w:right w:val="single" w:sz="4" w:space="0" w:color="000000"/>
            </w:tcBorders>
          </w:tcPr>
          <w:p w14:paraId="3B1AAD54" w14:textId="765A08B6" w:rsidR="00490283" w:rsidRDefault="00471E9B" w:rsidP="00EE5653">
            <w:pPr>
              <w:pStyle w:val="TableBody"/>
            </w:pPr>
            <w:ins w:id="471" w:author="Moses, Robinson" w:date="2023-03-28T07:06:00Z">
              <w:r>
                <w:t xml:space="preserve"> </w:t>
              </w:r>
            </w:ins>
            <w:del w:id="472" w:author="Moses, Robinson" w:date="2023-03-28T07:06:00Z">
              <w:r w:rsidR="00490283" w:rsidDel="00471E9B">
                <w:delText xml:space="preserve">  </w:delText>
              </w:r>
              <w:r w:rsidR="00490283" w:rsidRPr="00471E9B" w:rsidDel="00471E9B">
                <w:rPr>
                  <w:b/>
                  <w:bCs/>
                  <w:rPrChange w:id="473" w:author="Moses, Robinson" w:date="2023-03-28T07:05:00Z">
                    <w:rPr/>
                  </w:rPrChange>
                </w:rPr>
                <w:delText xml:space="preserve">Order Source: </w:delText>
              </w:r>
              <w:r w:rsidR="00490283" w:rsidDel="00471E9B">
                <w:delText xml:space="preserve"> </w:delText>
              </w:r>
            </w:del>
            <w:r w:rsidR="00490283">
              <w:t xml:space="preserve">Manual, Auto-Commit Recommendation, etc. </w:t>
            </w:r>
          </w:p>
        </w:tc>
      </w:tr>
      <w:tr w:rsidR="00490283" w14:paraId="3ECF2AE0"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66389E83" w14:textId="77777777" w:rsidR="00490283" w:rsidRPr="00EE5653" w:rsidRDefault="00490283" w:rsidP="00EE5653">
            <w:pPr>
              <w:pStyle w:val="TableBody"/>
              <w:rPr>
                <w:b/>
                <w:bCs/>
              </w:rPr>
            </w:pPr>
            <w:r w:rsidRPr="00EE5653">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2526065F" w14:textId="77777777" w:rsidR="00490283" w:rsidRDefault="00490283" w:rsidP="00EE5653">
            <w:pPr>
              <w:pStyle w:val="TableBody"/>
            </w:pPr>
            <w:r>
              <w:t xml:space="preserve"> Denomination ID of each denomination in the order </w:t>
            </w:r>
          </w:p>
        </w:tc>
      </w:tr>
      <w:tr w:rsidR="00490283" w14:paraId="2A735C6B"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CACAE57" w14:textId="77777777" w:rsidR="00490283" w:rsidRPr="00EE5653" w:rsidRDefault="00490283" w:rsidP="00EE5653">
            <w:pPr>
              <w:pStyle w:val="TableBody"/>
              <w:rPr>
                <w:b/>
                <w:bCs/>
              </w:rPr>
            </w:pPr>
            <w:r w:rsidRPr="00EE5653">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7A906B6" w14:textId="77777777" w:rsidR="00490283" w:rsidRDefault="00490283" w:rsidP="00EE5653">
            <w:pPr>
              <w:pStyle w:val="TableBody"/>
            </w:pPr>
            <w:r>
              <w:t xml:space="preserve"> Total amount by currency, denomination, and quality </w:t>
            </w:r>
          </w:p>
        </w:tc>
      </w:tr>
      <w:tr w:rsidR="00490283" w14:paraId="78CCA084"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6AD48B8" w14:textId="77777777" w:rsidR="00490283" w:rsidRPr="00EE5653" w:rsidRDefault="00490283" w:rsidP="00EE5653">
            <w:pPr>
              <w:pStyle w:val="TableBody"/>
              <w:rPr>
                <w:b/>
                <w:bCs/>
              </w:rPr>
            </w:pPr>
            <w:r w:rsidRPr="00EE5653">
              <w:rPr>
                <w:b/>
                <w:bCs/>
              </w:rPr>
              <w:t xml:space="preserve">Quality </w:t>
            </w:r>
          </w:p>
        </w:tc>
        <w:tc>
          <w:tcPr>
            <w:tcW w:w="6194" w:type="dxa"/>
            <w:tcBorders>
              <w:top w:val="single" w:sz="4" w:space="0" w:color="000000"/>
              <w:left w:val="single" w:sz="4" w:space="0" w:color="000000"/>
              <w:bottom w:val="single" w:sz="4" w:space="0" w:color="000000"/>
              <w:right w:val="single" w:sz="4" w:space="0" w:color="000000"/>
            </w:tcBorders>
          </w:tcPr>
          <w:p w14:paraId="60CB7822" w14:textId="0FC13138" w:rsidR="00490283" w:rsidRDefault="00490283" w:rsidP="00EE5653">
            <w:pPr>
              <w:pStyle w:val="TableBody"/>
            </w:pPr>
            <w:r>
              <w:t xml:space="preserve"> Note quality of each denomination/currency </w:t>
            </w:r>
          </w:p>
        </w:tc>
      </w:tr>
      <w:tr w:rsidR="00490283" w14:paraId="075A92FC"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D36E4EF" w14:textId="77777777" w:rsidR="00490283" w:rsidRPr="00EE5653" w:rsidRDefault="00490283" w:rsidP="00EE5653">
            <w:pPr>
              <w:pStyle w:val="TableBody"/>
              <w:rPr>
                <w:b/>
                <w:bCs/>
              </w:rPr>
            </w:pPr>
            <w:r w:rsidRPr="00EE5653">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1DF97DC4" w14:textId="77777777" w:rsidR="00490283" w:rsidRDefault="00490283" w:rsidP="00EE5653">
            <w:pPr>
              <w:pStyle w:val="TableBody"/>
            </w:pPr>
            <w:r>
              <w:t xml:space="preserve"> Currency ISO code for each denomination in the order </w:t>
            </w:r>
          </w:p>
        </w:tc>
      </w:tr>
      <w:tr w:rsidR="00490283" w14:paraId="45B1050F" w14:textId="77777777" w:rsidTr="00BB302E">
        <w:tblPrEx>
          <w:tblCellMar>
            <w:top w:w="95" w:type="dxa"/>
            <w:right w:w="54" w:type="dxa"/>
          </w:tblCellMar>
        </w:tblPrEx>
        <w:trPr>
          <w:trHeight w:val="541"/>
        </w:trPr>
        <w:tc>
          <w:tcPr>
            <w:tcW w:w="1881" w:type="dxa"/>
            <w:tcBorders>
              <w:top w:val="single" w:sz="4" w:space="0" w:color="000000"/>
              <w:left w:val="single" w:sz="4" w:space="0" w:color="000000"/>
              <w:bottom w:val="single" w:sz="4" w:space="0" w:color="000000"/>
              <w:right w:val="single" w:sz="4" w:space="0" w:color="000000"/>
            </w:tcBorders>
          </w:tcPr>
          <w:p w14:paraId="38C58BAA" w14:textId="77777777" w:rsidR="00490283" w:rsidRPr="00EE5653" w:rsidRDefault="00490283" w:rsidP="00EE5653">
            <w:pPr>
              <w:pStyle w:val="TableBody"/>
              <w:rPr>
                <w:b/>
                <w:bCs/>
              </w:rPr>
            </w:pPr>
            <w:r w:rsidRPr="00EE5653">
              <w:rPr>
                <w:b/>
                <w:bCs/>
              </w:rPr>
              <w:t xml:space="preserve">Order Log Entries Timestamp </w:t>
            </w:r>
          </w:p>
        </w:tc>
        <w:tc>
          <w:tcPr>
            <w:tcW w:w="6194" w:type="dxa"/>
            <w:tcBorders>
              <w:top w:val="single" w:sz="4" w:space="0" w:color="000000"/>
              <w:left w:val="single" w:sz="4" w:space="0" w:color="000000"/>
              <w:bottom w:val="single" w:sz="4" w:space="0" w:color="000000"/>
              <w:right w:val="single" w:sz="4" w:space="0" w:color="000000"/>
            </w:tcBorders>
          </w:tcPr>
          <w:p w14:paraId="0D8BC27E" w14:textId="77777777" w:rsidR="00490283" w:rsidRDefault="00490283" w:rsidP="00EE5653">
            <w:pPr>
              <w:pStyle w:val="TableBody"/>
            </w:pPr>
            <w:r>
              <w:t xml:space="preserve"> Timestamp of each workflow action performed to the order that occurs in the Log </w:t>
            </w:r>
          </w:p>
        </w:tc>
      </w:tr>
      <w:tr w:rsidR="00490283" w14:paraId="57C1EC4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331BED83"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517384FE" w14:textId="651417D9" w:rsidR="00490283" w:rsidRDefault="00490283" w:rsidP="00EE5653">
            <w:pPr>
              <w:pStyle w:val="TableBody"/>
            </w:pPr>
            <w:r>
              <w:t xml:space="preserve"> Username of </w:t>
            </w:r>
            <w:ins w:id="474" w:author="Moses, Robinson" w:date="2023-03-27T08:02:00Z">
              <w:r w:rsidR="00C34549">
                <w:t xml:space="preserve">the </w:t>
              </w:r>
            </w:ins>
            <w:r>
              <w:t xml:space="preserve">person who performed each unique action </w:t>
            </w:r>
          </w:p>
        </w:tc>
      </w:tr>
      <w:tr w:rsidR="00490283" w14:paraId="5FBB707D"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459217C4" w14:textId="77777777" w:rsidR="00490283" w:rsidRPr="00EE5653" w:rsidRDefault="00490283" w:rsidP="00EE5653">
            <w:pPr>
              <w:pStyle w:val="TableBody"/>
              <w:rPr>
                <w:b/>
                <w:bCs/>
              </w:rPr>
            </w:pPr>
            <w:r w:rsidRPr="00EE5653">
              <w:rPr>
                <w:b/>
                <w:bCs/>
              </w:rPr>
              <w:t xml:space="preserve">Task ID </w:t>
            </w:r>
          </w:p>
        </w:tc>
        <w:tc>
          <w:tcPr>
            <w:tcW w:w="6194" w:type="dxa"/>
            <w:tcBorders>
              <w:top w:val="single" w:sz="4" w:space="0" w:color="000000"/>
              <w:left w:val="single" w:sz="4" w:space="0" w:color="000000"/>
              <w:bottom w:val="single" w:sz="4" w:space="0" w:color="000000"/>
              <w:right w:val="single" w:sz="4" w:space="0" w:color="000000"/>
            </w:tcBorders>
          </w:tcPr>
          <w:p w14:paraId="10A687FB" w14:textId="77777777" w:rsidR="00490283" w:rsidRDefault="00490283" w:rsidP="00EE5653">
            <w:pPr>
              <w:pStyle w:val="TableBody"/>
            </w:pPr>
            <w:r>
              <w:t xml:space="preserve"> Each workflow task that has occurred in reference to the unique order </w:t>
            </w:r>
          </w:p>
        </w:tc>
      </w:tr>
      <w:tr w:rsidR="00490283" w14:paraId="219C2646"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4D7501D" w14:textId="77777777" w:rsidR="00490283" w:rsidRPr="00EE5653" w:rsidRDefault="00490283" w:rsidP="00EE5653">
            <w:pPr>
              <w:pStyle w:val="TableBody"/>
              <w:rPr>
                <w:b/>
                <w:bCs/>
              </w:rPr>
            </w:pPr>
            <w:r w:rsidRPr="00EE5653">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4329472B" w14:textId="77777777" w:rsidR="00490283" w:rsidRDefault="00490283" w:rsidP="00EE5653">
            <w:pPr>
              <w:pStyle w:val="TableBody"/>
            </w:pPr>
            <w:r>
              <w:t xml:space="preserve"> Each workflow task moves an order from one Workflow State to another.  “</w:t>
            </w:r>
            <w:r w:rsidRPr="00370C93">
              <w:rPr>
                <w:b/>
                <w:bCs/>
                <w:rPrChange w:id="475" w:author="Moses, Robinson" w:date="2023-03-28T07:06:00Z">
                  <w:rPr/>
                </w:rPrChange>
              </w:rPr>
              <w:t>From state</w:t>
            </w:r>
            <w:r>
              <w:t xml:space="preserve">” is the original state in each task </w:t>
            </w:r>
          </w:p>
        </w:tc>
      </w:tr>
      <w:tr w:rsidR="00490283" w14:paraId="32EDF6B1"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E75033F" w14:textId="77777777" w:rsidR="00490283" w:rsidRPr="00EE5653" w:rsidRDefault="00490283" w:rsidP="00EE5653">
            <w:pPr>
              <w:pStyle w:val="TableBody"/>
              <w:rPr>
                <w:b/>
                <w:bCs/>
              </w:rPr>
            </w:pPr>
            <w:r w:rsidRPr="00EE5653">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6A0A9473" w14:textId="77777777" w:rsidR="00490283" w:rsidRDefault="00490283" w:rsidP="00EE5653">
            <w:pPr>
              <w:pStyle w:val="TableBody"/>
            </w:pPr>
            <w:r>
              <w:t>Each workflow task moves an order from one Workflow State to another.  “</w:t>
            </w:r>
            <w:r w:rsidRPr="00370C93">
              <w:rPr>
                <w:b/>
                <w:bCs/>
                <w:rPrChange w:id="476" w:author="Moses, Robinson" w:date="2023-03-28T07:06:00Z">
                  <w:rPr/>
                </w:rPrChange>
              </w:rPr>
              <w:t>To state</w:t>
            </w:r>
            <w:r>
              <w:t xml:space="preserve">” is the state resulting from each task action </w:t>
            </w:r>
          </w:p>
        </w:tc>
      </w:tr>
      <w:tr w:rsidR="00490283" w14:paraId="6BB97A6F"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E1DA1E4" w14:textId="77777777" w:rsidR="00490283" w:rsidRPr="00EE5653" w:rsidRDefault="00490283" w:rsidP="00EE5653">
            <w:pPr>
              <w:pStyle w:val="TableBody"/>
              <w:rPr>
                <w:b/>
                <w:bCs/>
              </w:rPr>
            </w:pPr>
            <w:r w:rsidRPr="00EE5653">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01D88D83" w14:textId="77777777" w:rsidR="00490283" w:rsidRDefault="00490283" w:rsidP="00EE5653">
            <w:pPr>
              <w:pStyle w:val="TableBody"/>
            </w:pPr>
            <w:r>
              <w:t xml:space="preserve"> Blog messages associated with each task occurrence. </w:t>
            </w:r>
          </w:p>
        </w:tc>
      </w:tr>
    </w:tbl>
    <w:p w14:paraId="60065CF2" w14:textId="77777777" w:rsidR="00490283" w:rsidRPr="004921DF" w:rsidRDefault="00490283" w:rsidP="00EE5653">
      <w:pPr>
        <w:pStyle w:val="Caption"/>
        <w:rPr>
          <w:color w:val="92D050"/>
        </w:rPr>
      </w:pPr>
      <w:hyperlink w:anchor="_DASHBOARD_1" w:history="1">
        <w:r w:rsidRPr="004921DF">
          <w:rPr>
            <w:rStyle w:val="Hyperlink"/>
            <w:color w:val="92D050"/>
          </w:rPr>
          <w:t>Return to: Dashboard</w:t>
        </w:r>
      </w:hyperlink>
      <w:r w:rsidRPr="004921DF">
        <w:rPr>
          <w:color w:val="92D050"/>
        </w:rPr>
        <w:t xml:space="preserve"> </w:t>
      </w:r>
    </w:p>
    <w:p w14:paraId="44AE6872" w14:textId="77777777" w:rsidR="00EE5653" w:rsidRDefault="00EE5653" w:rsidP="00EE5653">
      <w:pPr>
        <w:spacing w:after="0"/>
        <w:jc w:val="both"/>
        <w:rPr>
          <w:color w:val="76923C"/>
        </w:rPr>
      </w:pPr>
      <w:bookmarkStart w:id="477" w:name="_Toc63697396"/>
    </w:p>
    <w:p w14:paraId="01B51D3A" w14:textId="1C767D4B" w:rsidR="00490283" w:rsidRPr="0003445A" w:rsidRDefault="00490283" w:rsidP="00113ACD">
      <w:pPr>
        <w:pStyle w:val="Heading2"/>
      </w:pPr>
      <w:bookmarkStart w:id="478" w:name="_Toc130890307"/>
      <w:r w:rsidRPr="0003445A">
        <w:t>VAULT SETTINGS</w:t>
      </w:r>
      <w:bookmarkEnd w:id="477"/>
      <w:bookmarkEnd w:id="478"/>
      <w:r w:rsidRPr="0003445A">
        <w:t xml:space="preserve"> </w:t>
      </w:r>
    </w:p>
    <w:p w14:paraId="1C2EFBC9" w14:textId="77777777" w:rsidR="00490283" w:rsidRDefault="00490283" w:rsidP="0003445A">
      <w:pPr>
        <w:pStyle w:val="BodyText"/>
      </w:pPr>
      <w:r>
        <w:t xml:space="preserve">Vault Settings allows Users to schedule automated </w:t>
      </w:r>
      <w:r w:rsidRPr="00370C93">
        <w:rPr>
          <w:b/>
          <w:bCs/>
          <w:rPrChange w:id="479" w:author="Moses, Robinson" w:date="2023-03-28T07:06:00Z">
            <w:rPr/>
          </w:rPrChange>
        </w:rPr>
        <w:t>Closing Times</w:t>
      </w:r>
      <w:r>
        <w: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t>
      </w:r>
      <w:r>
        <w:rPr>
          <w:color w:val="76923C"/>
        </w:rPr>
        <w:t xml:space="preserve"> </w:t>
      </w:r>
    </w:p>
    <w:p w14:paraId="517E0CF6" w14:textId="77777777" w:rsidR="00490283" w:rsidRDefault="00490283" w:rsidP="0003445A">
      <w:pPr>
        <w:pStyle w:val="Caption"/>
      </w:pPr>
      <w:bookmarkStart w:id="480" w:name="_Toc63697433"/>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10</w:t>
      </w:r>
      <w:r w:rsidRPr="6356747E">
        <w:rPr>
          <w:noProof/>
        </w:rPr>
        <w:fldChar w:fldCharType="end"/>
      </w:r>
      <w:r>
        <w:t>: VAULT SETTINGS SCREEN</w:t>
      </w:r>
      <w:bookmarkEnd w:id="480"/>
    </w:p>
    <w:p w14:paraId="6BC41A06" w14:textId="77777777" w:rsidR="00490283" w:rsidRDefault="00490283" w:rsidP="0003445A">
      <w:pPr>
        <w:pStyle w:val="BodyText"/>
      </w:pPr>
      <w:r>
        <w:rPr>
          <w:noProof/>
        </w:rPr>
        <w:lastRenderedPageBreak/>
        <w:drawing>
          <wp:inline distT="0" distB="0" distL="0" distR="0" wp14:anchorId="682473E3" wp14:editId="016C3554">
            <wp:extent cx="4572000" cy="2009775"/>
            <wp:effectExtent l="76200" t="76200" r="133350" b="142875"/>
            <wp:docPr id="39396806" name="Picture 3939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6806"/>
                    <pic:cNvPicPr/>
                  </pic:nvPicPr>
                  <pic:blipFill>
                    <a:blip r:embed="rId80">
                      <a:extLst>
                        <a:ext uri="{28A0092B-C50C-407E-A947-70E740481C1C}">
                          <a14:useLocalDpi xmlns:a14="http://schemas.microsoft.com/office/drawing/2010/main" val="0"/>
                        </a:ext>
                      </a:extLst>
                    </a:blip>
                    <a:stretch>
                      <a:fillRect/>
                    </a:stretch>
                  </pic:blipFill>
                  <pic:spPr>
                    <a:xfrm>
                      <a:off x="0" y="0"/>
                      <a:ext cx="4572000"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p>
    <w:p w14:paraId="5D273E28" w14:textId="77777777" w:rsidR="00490283" w:rsidRPr="004921DF" w:rsidRDefault="00490283" w:rsidP="0003445A">
      <w:pPr>
        <w:pStyle w:val="Caption"/>
        <w:rPr>
          <w:color w:val="92D050"/>
        </w:rPr>
      </w:pPr>
      <w:hyperlink w:anchor="_DASHBOARD_1" w:history="1">
        <w:r w:rsidRPr="004921DF">
          <w:rPr>
            <w:rStyle w:val="Hyperlink"/>
            <w:color w:val="92D050"/>
          </w:rPr>
          <w:t>Return to: Dashboard</w:t>
        </w:r>
      </w:hyperlink>
      <w:r w:rsidRPr="004921DF">
        <w:rPr>
          <w:color w:val="92D050"/>
        </w:rPr>
        <w:t xml:space="preserve"> </w:t>
      </w:r>
    </w:p>
    <w:p w14:paraId="3B704502" w14:textId="77777777" w:rsidR="0003445A" w:rsidRDefault="0003445A" w:rsidP="0003445A">
      <w:pPr>
        <w:pStyle w:val="Caption"/>
      </w:pPr>
      <w:bookmarkStart w:id="481" w:name="_Toc63697476"/>
    </w:p>
    <w:p w14:paraId="1CD565F6" w14:textId="1232A1A7" w:rsidR="00490283" w:rsidRDefault="00490283" w:rsidP="0003445A">
      <w:pPr>
        <w:pStyle w:val="Caption"/>
      </w:pPr>
      <w:r>
        <w:t xml:space="preserve">TABLE </w:t>
      </w:r>
      <w:r>
        <w:rPr>
          <w:noProof/>
        </w:rPr>
        <w:fldChar w:fldCharType="begin"/>
      </w:r>
      <w:r>
        <w:rPr>
          <w:noProof/>
        </w:rPr>
        <w:instrText xml:space="preserve"> SEQ Table \* ARABIC </w:instrText>
      </w:r>
      <w:r>
        <w:rPr>
          <w:noProof/>
        </w:rPr>
        <w:fldChar w:fldCharType="separate"/>
      </w:r>
      <w:r>
        <w:rPr>
          <w:noProof/>
        </w:rPr>
        <w:t>13</w:t>
      </w:r>
      <w:r>
        <w:rPr>
          <w:noProof/>
        </w:rPr>
        <w:fldChar w:fldCharType="end"/>
      </w:r>
      <w:r>
        <w:t>: VAULT SETTINGS FIELD DESCRIPTIONS</w:t>
      </w:r>
      <w:bookmarkEnd w:id="481"/>
      <w:r>
        <w:t xml:space="preserve"> </w:t>
      </w:r>
      <w:r>
        <w:tab/>
        <w:t xml:space="preserve"> </w:t>
      </w:r>
      <w:r>
        <w:tab/>
        <w:t xml:space="preserve"> </w:t>
      </w:r>
      <w:r>
        <w:tab/>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490283" w14:paraId="7F1E1DD8" w14:textId="77777777" w:rsidTr="0003445A">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1B54870" w14:textId="77777777" w:rsidR="00490283" w:rsidRDefault="00490283" w:rsidP="0003445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A8C1C2" w14:textId="77777777" w:rsidR="00490283" w:rsidRDefault="00490283" w:rsidP="0003445A">
            <w:pPr>
              <w:pStyle w:val="TableHeading"/>
            </w:pPr>
            <w:r>
              <w:t xml:space="preserve">Description </w:t>
            </w:r>
          </w:p>
        </w:tc>
      </w:tr>
      <w:tr w:rsidR="00490283" w14:paraId="4A7B89B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416BD6AA" w14:textId="77777777" w:rsidR="00490283" w:rsidRPr="0003445A" w:rsidRDefault="00490283" w:rsidP="0003445A">
            <w:pPr>
              <w:pStyle w:val="TableBody"/>
              <w:rPr>
                <w:b/>
                <w:bCs/>
              </w:rPr>
            </w:pPr>
            <w:r w:rsidRPr="0003445A">
              <w:rPr>
                <w:b/>
                <w:bCs/>
              </w:rPr>
              <w:t xml:space="preserve">Day of Week </w:t>
            </w:r>
          </w:p>
        </w:tc>
        <w:tc>
          <w:tcPr>
            <w:tcW w:w="6194" w:type="dxa"/>
            <w:tcBorders>
              <w:top w:val="single" w:sz="3" w:space="0" w:color="000000"/>
              <w:left w:val="single" w:sz="4" w:space="0" w:color="000000"/>
              <w:bottom w:val="single" w:sz="4" w:space="0" w:color="000000"/>
              <w:right w:val="single" w:sz="4" w:space="0" w:color="000000"/>
            </w:tcBorders>
          </w:tcPr>
          <w:p w14:paraId="61170083" w14:textId="77777777" w:rsidR="00490283" w:rsidRDefault="00490283" w:rsidP="0003445A">
            <w:pPr>
              <w:pStyle w:val="TableBody"/>
            </w:pPr>
            <w:r>
              <w:t xml:space="preserve"> Preformatted dropdown where User can select Monday - Sunday </w:t>
            </w:r>
          </w:p>
        </w:tc>
      </w:tr>
      <w:tr w:rsidR="00490283" w14:paraId="1C9E6B7B" w14:textId="77777777" w:rsidTr="00BB302E">
        <w:trPr>
          <w:trHeight w:val="542"/>
        </w:trPr>
        <w:tc>
          <w:tcPr>
            <w:tcW w:w="1881" w:type="dxa"/>
            <w:tcBorders>
              <w:top w:val="single" w:sz="4" w:space="0" w:color="000000"/>
              <w:left w:val="single" w:sz="4" w:space="0" w:color="000000"/>
              <w:bottom w:val="single" w:sz="4" w:space="0" w:color="000000"/>
              <w:right w:val="single" w:sz="4" w:space="0" w:color="000000"/>
            </w:tcBorders>
            <w:vAlign w:val="center"/>
          </w:tcPr>
          <w:p w14:paraId="006003F0" w14:textId="532343FB" w:rsidR="00490283" w:rsidRPr="0003445A" w:rsidRDefault="00490283" w:rsidP="0003445A">
            <w:pPr>
              <w:pStyle w:val="TableBody"/>
              <w:rPr>
                <w:b/>
                <w:bCs/>
              </w:rPr>
            </w:pPr>
            <w:r w:rsidRPr="0003445A">
              <w:rPr>
                <w:b/>
                <w:bCs/>
              </w:rPr>
              <w:t xml:space="preserve">Time of Day (HH:MM:SS) </w:t>
            </w:r>
          </w:p>
        </w:tc>
        <w:tc>
          <w:tcPr>
            <w:tcW w:w="6194" w:type="dxa"/>
            <w:tcBorders>
              <w:top w:val="single" w:sz="4" w:space="0" w:color="000000"/>
              <w:left w:val="single" w:sz="4" w:space="0" w:color="000000"/>
              <w:bottom w:val="single" w:sz="4" w:space="0" w:color="000000"/>
              <w:right w:val="single" w:sz="4" w:space="0" w:color="000000"/>
            </w:tcBorders>
          </w:tcPr>
          <w:p w14:paraId="7E83AD5B" w14:textId="0C572564" w:rsidR="00490283" w:rsidRDefault="00490283" w:rsidP="0003445A">
            <w:pPr>
              <w:pStyle w:val="TableBody"/>
            </w:pPr>
            <w:r>
              <w:t xml:space="preserve"> Input field for </w:t>
            </w:r>
            <w:ins w:id="482" w:author="Moses, Robinson" w:date="2023-03-27T08:03:00Z">
              <w:r w:rsidR="00C34549">
                <w:t xml:space="preserve">the </w:t>
              </w:r>
            </w:ins>
            <w:r>
              <w:t xml:space="preserve">user to </w:t>
            </w:r>
            <w:del w:id="483" w:author="Moses, Robinson" w:date="2023-03-28T07:09:00Z">
              <w:r w:rsidDel="00B166E2">
                <w:delText xml:space="preserve">input </w:delText>
              </w:r>
            </w:del>
            <w:ins w:id="484" w:author="Moses, Robinson" w:date="2023-03-28T07:09:00Z">
              <w:r w:rsidR="00B166E2">
                <w:t>enter</w:t>
              </w:r>
              <w:r w:rsidR="00B166E2">
                <w:t xml:space="preserve"> </w:t>
              </w:r>
            </w:ins>
            <w:r w:rsidRPr="00ED2179">
              <w:rPr>
                <w:b/>
                <w:bCs/>
                <w:rPrChange w:id="485" w:author="Moses, Robinson" w:date="2023-03-28T07:10:00Z">
                  <w:rPr/>
                </w:rPrChange>
              </w:rPr>
              <w:t>Closing time</w:t>
            </w:r>
            <w:r>
              <w:t xml:space="preserve"> for the selected </w:t>
            </w:r>
            <w:r w:rsidRPr="00ED2179">
              <w:rPr>
                <w:iCs/>
                <w:rPrChange w:id="486" w:author="Moses, Robinson" w:date="2023-03-28T07:10:00Z">
                  <w:rPr>
                    <w:i/>
                  </w:rPr>
                </w:rPrChange>
              </w:rPr>
              <w:t xml:space="preserve">Day of </w:t>
            </w:r>
            <w:ins w:id="487" w:author="Moses, Robinson" w:date="2023-03-27T08:03:00Z">
              <w:r w:rsidR="00C34549" w:rsidRPr="00ED2179">
                <w:rPr>
                  <w:iCs/>
                  <w:rPrChange w:id="488" w:author="Moses, Robinson" w:date="2023-03-28T07:10:00Z">
                    <w:rPr>
                      <w:i/>
                    </w:rPr>
                  </w:rPrChange>
                </w:rPr>
                <w:t xml:space="preserve">the </w:t>
              </w:r>
            </w:ins>
            <w:r w:rsidRPr="00ED2179">
              <w:rPr>
                <w:iCs/>
                <w:rPrChange w:id="489" w:author="Moses, Robinson" w:date="2023-03-28T07:10:00Z">
                  <w:rPr>
                    <w:i/>
                  </w:rPr>
                </w:rPrChange>
              </w:rPr>
              <w:t>Week</w:t>
            </w:r>
            <w:r>
              <w:t xml:space="preserve">. Format of time must be HH:MM:SS </w:t>
            </w:r>
          </w:p>
        </w:tc>
      </w:tr>
    </w:tbl>
    <w:p w14:paraId="598CB402" w14:textId="77777777" w:rsidR="00490283" w:rsidRPr="00F465FC" w:rsidRDefault="00490283" w:rsidP="00B67C87">
      <w:pPr>
        <w:pStyle w:val="Caption"/>
      </w:pPr>
      <w:r w:rsidRPr="00F465FC">
        <w:t xml:space="preserve">Return to: Dashboard </w:t>
      </w:r>
    </w:p>
    <w:p w14:paraId="05E2A864" w14:textId="1AC290CE" w:rsidR="00490283" w:rsidRDefault="00490283" w:rsidP="00490283">
      <w:pPr>
        <w:spacing w:after="0"/>
      </w:pPr>
    </w:p>
    <w:p w14:paraId="6362BAE0" w14:textId="2120279A" w:rsidR="00490283" w:rsidRDefault="00490283" w:rsidP="007C1774">
      <w:pPr>
        <w:pStyle w:val="Heading3"/>
      </w:pPr>
      <w:bookmarkStart w:id="490" w:name="_Toc130890308"/>
      <w:r>
        <w:t>BALANCE HISTORY</w:t>
      </w:r>
      <w:bookmarkEnd w:id="490"/>
    </w:p>
    <w:p w14:paraId="5DA80634" w14:textId="3474F1E2" w:rsidR="00490283" w:rsidRDefault="00490283" w:rsidP="00791C5D">
      <w:pPr>
        <w:pStyle w:val="BodyText"/>
      </w:pPr>
      <w:del w:id="491" w:author="Moses, Robinson" w:date="2023-03-27T08:03:00Z">
        <w:r w:rsidDel="00C34549">
          <w:delText xml:space="preserve">Balance </w:delText>
        </w:r>
      </w:del>
      <w:ins w:id="492" w:author="Moses, Robinson" w:date="2023-03-27T08:03:00Z">
        <w:r w:rsidR="00C34549">
          <w:t>The B</w:t>
        </w:r>
        <w:r w:rsidR="00C34549">
          <w:t xml:space="preserve">alance </w:t>
        </w:r>
      </w:ins>
      <w:r>
        <w:t xml:space="preserve">History screen provides a historical view of balances for previous </w:t>
      </w:r>
      <w:del w:id="493" w:author="Moses, Robinson" w:date="2023-03-27T08:03:00Z">
        <w:r w:rsidDel="00C34549">
          <w:delText xml:space="preserve">time </w:delText>
        </w:r>
      </w:del>
      <w:r>
        <w:t xml:space="preserve">periods. Clicking on one of the hyperlinked dates loads a </w:t>
      </w:r>
      <w:hyperlink w:anchor="_VAULT_DETAILS" w:history="1">
        <w:r w:rsidRPr="00EE5D5B">
          <w:rPr>
            <w:rStyle w:val="Hyperlink"/>
          </w:rPr>
          <w:t>Vault Details</w:t>
        </w:r>
      </w:hyperlink>
      <w:r>
        <w:t xml:space="preserve"> screen with the balance details for the selected </w:t>
      </w:r>
      <w:del w:id="494" w:author="Moses, Robinson" w:date="2023-03-27T08:03:00Z">
        <w:r w:rsidDel="00C34549">
          <w:delText xml:space="preserve">time </w:delText>
        </w:r>
      </w:del>
      <w:r>
        <w:t xml:space="preserve">period. </w:t>
      </w:r>
    </w:p>
    <w:p w14:paraId="1202E923" w14:textId="77777777" w:rsidR="00490283" w:rsidRDefault="00490283" w:rsidP="00791C5D">
      <w:pPr>
        <w:pStyle w:val="Caption"/>
      </w:pPr>
      <w:bookmarkStart w:id="495" w:name="_Toc63697434"/>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11</w:t>
      </w:r>
      <w:r w:rsidRPr="6356747E">
        <w:rPr>
          <w:noProof/>
        </w:rPr>
        <w:fldChar w:fldCharType="end"/>
      </w:r>
      <w:r>
        <w:t>: BALANCE HISTORY SCREEN</w:t>
      </w:r>
      <w:bookmarkEnd w:id="495"/>
    </w:p>
    <w:p w14:paraId="14B69AF1" w14:textId="77777777" w:rsidR="00490283" w:rsidRDefault="00490283" w:rsidP="00490283">
      <w:pPr>
        <w:spacing w:after="0"/>
        <w:ind w:right="1289"/>
        <w:jc w:val="right"/>
      </w:pPr>
      <w:r>
        <w:rPr>
          <w:noProof/>
        </w:rPr>
        <w:lastRenderedPageBreak/>
        <w:drawing>
          <wp:inline distT="0" distB="0" distL="0" distR="0" wp14:anchorId="6AFA2E9C" wp14:editId="5D1E2418">
            <wp:extent cx="4572000" cy="2286000"/>
            <wp:effectExtent l="76200" t="76200" r="133350" b="133350"/>
            <wp:docPr id="413276451" name="Picture 41327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76451"/>
                    <pic:cNvPicPr/>
                  </pic:nvPicPr>
                  <pic:blipFill>
                    <a:blip r:embed="rId81">
                      <a:extLst>
                        <a:ext uri="{28A0092B-C50C-407E-A947-70E740481C1C}">
                          <a14:useLocalDpi xmlns:a14="http://schemas.microsoft.com/office/drawing/2010/main" val="0"/>
                        </a:ext>
                      </a:extLst>
                    </a:blip>
                    <a:stretch>
                      <a:fillRect/>
                    </a:stretch>
                  </pic:blipFill>
                  <pic:spPr>
                    <a:xfrm>
                      <a:off x="0" y="0"/>
                      <a:ext cx="457200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sz w:val="18"/>
          <w:szCs w:val="18"/>
        </w:rPr>
        <w:t xml:space="preserve"> </w:t>
      </w:r>
    </w:p>
    <w:p w14:paraId="3C62BE02" w14:textId="77777777" w:rsidR="00490283" w:rsidRPr="00F465FC" w:rsidRDefault="00490283" w:rsidP="001D0F1B">
      <w:pPr>
        <w:pStyle w:val="Caption"/>
        <w:spacing w:after="0"/>
        <w:rPr>
          <w:color w:val="92D050"/>
        </w:rPr>
        <w:pPrChange w:id="496" w:author="Moses, Robinson" w:date="2023-03-28T07:11:00Z">
          <w:pPr>
            <w:pStyle w:val="Caption"/>
          </w:pPr>
        </w:pPrChange>
      </w:pPr>
      <w:r>
        <w:fldChar w:fldCharType="begin"/>
      </w:r>
      <w:r>
        <w:instrText xml:space="preserve"> HYPERLINK \l "_DASHBOARD_1" </w:instrText>
      </w:r>
      <w:r>
        <w:fldChar w:fldCharType="separate"/>
      </w:r>
      <w:r w:rsidRPr="00F465FC">
        <w:rPr>
          <w:rStyle w:val="Hyperlink"/>
          <w:color w:val="92D050"/>
        </w:rPr>
        <w:t>Return to: Dashboard</w:t>
      </w:r>
      <w:r>
        <w:rPr>
          <w:rStyle w:val="Hyperlink"/>
          <w:color w:val="92D050"/>
        </w:rPr>
        <w:fldChar w:fldCharType="end"/>
      </w:r>
      <w:r w:rsidRPr="00F465FC">
        <w:rPr>
          <w:color w:val="92D050"/>
        </w:rPr>
        <w:t xml:space="preserve"> </w:t>
      </w:r>
    </w:p>
    <w:p w14:paraId="33201DE1" w14:textId="77777777" w:rsidR="00490283" w:rsidRDefault="00490283" w:rsidP="001D0F1B">
      <w:pPr>
        <w:pStyle w:val="BodyText"/>
        <w:pPrChange w:id="497" w:author="Moses, Robinson" w:date="2023-03-28T07:11:00Z">
          <w:pPr>
            <w:spacing w:after="291"/>
            <w:ind w:right="1276"/>
            <w:jc w:val="center"/>
          </w:pPr>
        </w:pPrChange>
      </w:pPr>
      <w:r>
        <w:rPr>
          <w:color w:val="622423"/>
          <w:sz w:val="24"/>
        </w:rPr>
        <w:t xml:space="preserve"> </w:t>
      </w:r>
    </w:p>
    <w:p w14:paraId="722721B1" w14:textId="0C48C94A" w:rsidR="00490283" w:rsidRPr="00526BFB" w:rsidRDefault="00490283" w:rsidP="001D0F1B">
      <w:pPr>
        <w:pStyle w:val="Heading2"/>
        <w:spacing w:before="0" w:after="0"/>
        <w:pPrChange w:id="498" w:author="Moses, Robinson" w:date="2023-03-28T07:11:00Z">
          <w:pPr>
            <w:pStyle w:val="Heading2"/>
          </w:pPr>
        </w:pPrChange>
      </w:pPr>
      <w:bookmarkStart w:id="499" w:name="_Toc63697397"/>
      <w:bookmarkStart w:id="500" w:name="_Toc130890309"/>
      <w:r w:rsidRPr="00526BFB">
        <w:t>PROCESS CASH BY QUALITY OR COFFER</w:t>
      </w:r>
      <w:bookmarkEnd w:id="499"/>
      <w:bookmarkEnd w:id="500"/>
      <w:r w:rsidRPr="00526BFB">
        <w:t xml:space="preserve"> </w:t>
      </w:r>
    </w:p>
    <w:p w14:paraId="0DE87E38" w14:textId="77777777" w:rsidR="0000311C" w:rsidRDefault="00490283" w:rsidP="00526BFB">
      <w:pPr>
        <w:pStyle w:val="BodyText"/>
        <w:rPr>
          <w:ins w:id="501" w:author="Moses, Robinson" w:date="2023-03-28T07:11:00Z"/>
        </w:rPr>
      </w:pPr>
      <w:r>
        <w:t>Process Cash function allows users to manually change amounts from one denomination and quality to a different denomination and quality. Usually</w:t>
      </w:r>
      <w:ins w:id="502" w:author="Moses, Robinson" w:date="2023-03-27T08:04:00Z">
        <w:r w:rsidR="000A4E58">
          <w:t>,</w:t>
        </w:r>
      </w:ins>
      <w:r>
        <w:t xml:space="preserve"> this is due to internal vault actions which would not be reflected in the Order record. </w:t>
      </w:r>
    </w:p>
    <w:p w14:paraId="62448526" w14:textId="3F62F640" w:rsidR="00490283" w:rsidRDefault="00490283" w:rsidP="00526BFB">
      <w:pPr>
        <w:pStyle w:val="BodyText"/>
      </w:pPr>
      <w:r w:rsidRPr="0000311C">
        <w:rPr>
          <w:b/>
          <w:bCs/>
          <w:u w:val="single"/>
          <w:rPrChange w:id="503" w:author="Moses, Robinson" w:date="2023-03-28T07:11:00Z">
            <w:rPr/>
          </w:rPrChange>
        </w:rPr>
        <w:t>For example,</w:t>
      </w:r>
      <w:r>
        <w:t xml:space="preserve"> if a container comes into the vault with mixed denominations or varying qualities, </w:t>
      </w:r>
      <w:del w:id="504" w:author="Moses, Robinson" w:date="2023-03-28T07:15:00Z">
        <w:r w:rsidDel="007F7ABF">
          <w:delText>then later after</w:delText>
        </w:r>
      </w:del>
      <w:ins w:id="505" w:author="Moses, Robinson" w:date="2023-03-28T07:15:00Z">
        <w:r w:rsidR="007F7ABF">
          <w:t>subseq</w:t>
        </w:r>
        <w:r w:rsidR="00F83D12">
          <w:t>uently, once the cash has been</w:t>
        </w:r>
      </w:ins>
      <w:del w:id="506" w:author="Moses, Robinson" w:date="2023-03-28T07:15:00Z">
        <w:r w:rsidDel="00F83D12">
          <w:delText xml:space="preserve"> that cash is</w:delText>
        </w:r>
      </w:del>
      <w:r>
        <w:t xml:space="preserve"> sorted</w:t>
      </w:r>
      <w:ins w:id="507" w:author="Moses, Robinson" w:date="2023-03-28T07:15:00Z">
        <w:r w:rsidR="00F83D12">
          <w:t>,</w:t>
        </w:r>
      </w:ins>
      <w:r>
        <w:t xml:space="preserve"> it can be entered here as the resulting amounts per quality and denomination. Cash can be processed from denomination/coffer combinations to others. </w:t>
      </w:r>
    </w:p>
    <w:p w14:paraId="79B4FAC3" w14:textId="77777777" w:rsidR="00490283" w:rsidRDefault="00490283" w:rsidP="00526BFB">
      <w:pPr>
        <w:pStyle w:val="Caption"/>
      </w:pPr>
      <w:bookmarkStart w:id="508" w:name="_Toc63697435"/>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12</w:t>
      </w:r>
      <w:r w:rsidRPr="6356747E">
        <w:rPr>
          <w:noProof/>
        </w:rPr>
        <w:fldChar w:fldCharType="end"/>
      </w:r>
      <w:r>
        <w:t>: PROCESS CASH</w:t>
      </w:r>
      <w:bookmarkEnd w:id="508"/>
    </w:p>
    <w:p w14:paraId="2F0503A0" w14:textId="77777777" w:rsidR="00490283" w:rsidRDefault="00490283" w:rsidP="00526BFB">
      <w:pPr>
        <w:pStyle w:val="BodyText"/>
        <w:spacing w:before="0" w:after="0"/>
      </w:pPr>
      <w:r>
        <w:rPr>
          <w:noProof/>
        </w:rPr>
        <w:drawing>
          <wp:inline distT="0" distB="0" distL="0" distR="0" wp14:anchorId="5E380D17" wp14:editId="701BC18C">
            <wp:extent cx="4097383" cy="2731589"/>
            <wp:effectExtent l="76200" t="76200" r="132080" b="126365"/>
            <wp:docPr id="1838780261" name="Picture 183878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780261"/>
                    <pic:cNvPicPr/>
                  </pic:nvPicPr>
                  <pic:blipFill>
                    <a:blip r:embed="rId82">
                      <a:extLst>
                        <a:ext uri="{28A0092B-C50C-407E-A947-70E740481C1C}">
                          <a14:useLocalDpi xmlns:a14="http://schemas.microsoft.com/office/drawing/2010/main" val="0"/>
                        </a:ext>
                      </a:extLst>
                    </a:blip>
                    <a:stretch>
                      <a:fillRect/>
                    </a:stretch>
                  </pic:blipFill>
                  <pic:spPr>
                    <a:xfrm>
                      <a:off x="0" y="0"/>
                      <a:ext cx="4099368" cy="273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68E378" w14:textId="77777777" w:rsidR="00490283" w:rsidRDefault="00490283" w:rsidP="00526BFB">
      <w:pPr>
        <w:spacing w:after="0"/>
        <w:ind w:right="1109"/>
        <w:jc w:val="right"/>
      </w:pPr>
      <w:r>
        <w:rPr>
          <w:sz w:val="18"/>
        </w:rPr>
        <w:lastRenderedPageBreak/>
        <w:t xml:space="preserve"> </w:t>
      </w:r>
    </w:p>
    <w:p w14:paraId="48EB6456" w14:textId="77777777" w:rsidR="00490283" w:rsidRPr="00F465FC" w:rsidRDefault="00490283" w:rsidP="00526BFB">
      <w:pPr>
        <w:pStyle w:val="Caption"/>
        <w:spacing w:after="0"/>
        <w:rPr>
          <w:color w:val="92D050"/>
        </w:rPr>
      </w:pPr>
      <w:hyperlink w:anchor="_DASHBOARD_1" w:history="1">
        <w:r w:rsidRPr="00F465FC">
          <w:rPr>
            <w:rStyle w:val="Hyperlink"/>
            <w:color w:val="92D050"/>
          </w:rPr>
          <w:t>Return to: Dashboard</w:t>
        </w:r>
      </w:hyperlink>
      <w:r w:rsidRPr="00F465FC">
        <w:rPr>
          <w:color w:val="92D050"/>
        </w:rPr>
        <w:t xml:space="preserve"> </w:t>
      </w:r>
    </w:p>
    <w:p w14:paraId="097506E5" w14:textId="77777777" w:rsidR="00490283" w:rsidRDefault="00490283" w:rsidP="006C049F">
      <w:pPr>
        <w:pStyle w:val="BodyText"/>
      </w:pPr>
    </w:p>
    <w:p w14:paraId="699635E3" w14:textId="77777777" w:rsidR="00490283" w:rsidRDefault="00490283" w:rsidP="00526BFB">
      <w:pPr>
        <w:pStyle w:val="Caption"/>
      </w:pPr>
      <w:bookmarkStart w:id="509" w:name="_Toc63697477"/>
      <w:r>
        <w:t xml:space="preserve">TABLE </w:t>
      </w:r>
      <w:r>
        <w:rPr>
          <w:noProof/>
        </w:rPr>
        <w:fldChar w:fldCharType="begin"/>
      </w:r>
      <w:r>
        <w:rPr>
          <w:noProof/>
        </w:rPr>
        <w:instrText xml:space="preserve"> SEQ Table \* ARABIC </w:instrText>
      </w:r>
      <w:r>
        <w:rPr>
          <w:noProof/>
        </w:rPr>
        <w:fldChar w:fldCharType="separate"/>
      </w:r>
      <w:r>
        <w:rPr>
          <w:noProof/>
        </w:rPr>
        <w:t>14</w:t>
      </w:r>
      <w:r>
        <w:rPr>
          <w:noProof/>
        </w:rPr>
        <w:fldChar w:fldCharType="end"/>
      </w:r>
      <w:r>
        <w:t>: PROCESS CASH FIELD DESCRIPTIONS</w:t>
      </w:r>
      <w:bookmarkEnd w:id="509"/>
      <w:r>
        <w:t xml:space="preserve">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490283" w14:paraId="127449A9" w14:textId="77777777" w:rsidTr="00526BFB">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29E363B" w14:textId="77777777" w:rsidR="00490283" w:rsidRDefault="00490283" w:rsidP="00526BF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A935D6F" w14:textId="77777777" w:rsidR="00490283" w:rsidRDefault="00490283" w:rsidP="00526BFB">
            <w:pPr>
              <w:pStyle w:val="TableHeading"/>
            </w:pPr>
            <w:r>
              <w:t xml:space="preserve">Description </w:t>
            </w:r>
          </w:p>
        </w:tc>
      </w:tr>
      <w:tr w:rsidR="00490283" w14:paraId="31072621" w14:textId="77777777" w:rsidTr="00BB302E">
        <w:trPr>
          <w:trHeight w:val="599"/>
        </w:trPr>
        <w:tc>
          <w:tcPr>
            <w:tcW w:w="1881" w:type="dxa"/>
            <w:tcBorders>
              <w:top w:val="single" w:sz="3" w:space="0" w:color="000000"/>
              <w:left w:val="single" w:sz="4" w:space="0" w:color="000000"/>
              <w:bottom w:val="single" w:sz="4" w:space="0" w:color="000000"/>
              <w:right w:val="single" w:sz="4" w:space="0" w:color="000000"/>
            </w:tcBorders>
          </w:tcPr>
          <w:p w14:paraId="123AA62C" w14:textId="77777777" w:rsidR="00490283" w:rsidRPr="00E165FA" w:rsidRDefault="00490283" w:rsidP="00526BFB">
            <w:pPr>
              <w:pStyle w:val="TableBody"/>
              <w:rPr>
                <w:b/>
                <w:bCs/>
                <w:rPrChange w:id="510" w:author="Moses, Robinson" w:date="2023-03-28T07:16:00Z">
                  <w:rPr/>
                </w:rPrChange>
              </w:rPr>
            </w:pPr>
            <w:r w:rsidRPr="00E165FA">
              <w:rPr>
                <w:b/>
                <w:bCs/>
                <w:rPrChange w:id="511" w:author="Moses, Robinson" w:date="2023-03-28T07:16:00Z">
                  <w:rPr/>
                </w:rPrChange>
              </w:rPr>
              <w:t xml:space="preserve">Denomination </w:t>
            </w:r>
          </w:p>
          <w:p w14:paraId="6F05AE4A" w14:textId="77777777" w:rsidR="00490283" w:rsidRPr="00E165FA" w:rsidRDefault="00490283" w:rsidP="00526BFB">
            <w:pPr>
              <w:pStyle w:val="TableBody"/>
              <w:rPr>
                <w:b/>
                <w:bCs/>
                <w:rPrChange w:id="512" w:author="Moses, Robinson" w:date="2023-03-28T07:16:00Z">
                  <w:rPr/>
                </w:rPrChange>
              </w:rPr>
            </w:pPr>
            <w:r w:rsidRPr="00E165FA">
              <w:rPr>
                <w:b/>
                <w:bCs/>
                <w:rPrChange w:id="513" w:author="Moses, Robinson" w:date="2023-03-28T07:16:00Z">
                  <w:rPr/>
                </w:rPrChange>
              </w:rPr>
              <w:t xml:space="preserve">(From and To) </w:t>
            </w:r>
          </w:p>
        </w:tc>
        <w:tc>
          <w:tcPr>
            <w:tcW w:w="6194" w:type="dxa"/>
            <w:tcBorders>
              <w:top w:val="single" w:sz="3" w:space="0" w:color="000000"/>
              <w:left w:val="single" w:sz="4" w:space="0" w:color="000000"/>
              <w:bottom w:val="single" w:sz="4" w:space="0" w:color="000000"/>
              <w:right w:val="single" w:sz="4" w:space="0" w:color="000000"/>
            </w:tcBorders>
          </w:tcPr>
          <w:p w14:paraId="47FC3196" w14:textId="7D16E6DB" w:rsidR="00490283" w:rsidRDefault="00490283" w:rsidP="00526BFB">
            <w:pPr>
              <w:pStyle w:val="TableBody"/>
            </w:pPr>
            <w:r>
              <w:t xml:space="preserve"> Users select</w:t>
            </w:r>
            <w:del w:id="514" w:author="Moses, Robinson" w:date="2023-03-27T08:04:00Z">
              <w:r w:rsidDel="000A4E58">
                <w:delText>s</w:delText>
              </w:r>
            </w:del>
            <w:r>
              <w:t xml:space="preserve"> from </w:t>
            </w:r>
            <w:ins w:id="515" w:author="Moses, Robinson" w:date="2023-03-27T08:04:00Z">
              <w:r w:rsidR="000A4E58">
                <w:t xml:space="preserve">the </w:t>
              </w:r>
            </w:ins>
            <w:r>
              <w:t xml:space="preserve">pre-populated dropdown of all available denominations </w:t>
            </w:r>
          </w:p>
        </w:tc>
      </w:tr>
      <w:tr w:rsidR="00490283" w14:paraId="257E5750"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4E8345" w14:textId="77777777" w:rsidR="00490283" w:rsidRPr="00E165FA" w:rsidRDefault="00490283" w:rsidP="00526BFB">
            <w:pPr>
              <w:pStyle w:val="TableBody"/>
              <w:rPr>
                <w:b/>
                <w:bCs/>
                <w:rPrChange w:id="516" w:author="Moses, Robinson" w:date="2023-03-28T07:16:00Z">
                  <w:rPr/>
                </w:rPrChange>
              </w:rPr>
            </w:pPr>
            <w:r w:rsidRPr="00E165FA">
              <w:rPr>
                <w:b/>
                <w:bCs/>
                <w:rPrChange w:id="517" w:author="Moses, Robinson" w:date="2023-03-28T07:16:00Z">
                  <w:rPr/>
                </w:rPrChange>
              </w:rPr>
              <w:t xml:space="preserve">Coffer (From and To) </w:t>
            </w:r>
          </w:p>
        </w:tc>
        <w:tc>
          <w:tcPr>
            <w:tcW w:w="6194" w:type="dxa"/>
            <w:tcBorders>
              <w:top w:val="single" w:sz="4" w:space="0" w:color="000000"/>
              <w:left w:val="single" w:sz="4" w:space="0" w:color="000000"/>
              <w:bottom w:val="single" w:sz="4" w:space="0" w:color="000000"/>
              <w:right w:val="single" w:sz="4" w:space="0" w:color="000000"/>
            </w:tcBorders>
          </w:tcPr>
          <w:p w14:paraId="310EF29E" w14:textId="438A4C4C" w:rsidR="00490283" w:rsidRDefault="00490283" w:rsidP="00526BFB">
            <w:pPr>
              <w:pStyle w:val="TableBody"/>
            </w:pPr>
            <w:r>
              <w:t xml:space="preserve"> Users select from </w:t>
            </w:r>
            <w:ins w:id="518" w:author="Moses, Robinson" w:date="2023-03-27T08:04:00Z">
              <w:r w:rsidR="000A4E58">
                <w:t xml:space="preserve">the </w:t>
              </w:r>
            </w:ins>
            <w:r>
              <w:t xml:space="preserve">dropdown to designate both the </w:t>
            </w:r>
            <w:r w:rsidRPr="00E165FA">
              <w:rPr>
                <w:b/>
                <w:bCs/>
                <w:rPrChange w:id="519" w:author="Moses, Robinson" w:date="2023-03-28T07:16:00Z">
                  <w:rPr/>
                </w:rPrChange>
              </w:rPr>
              <w:t>TO</w:t>
            </w:r>
            <w:r>
              <w:t xml:space="preserve"> and the </w:t>
            </w:r>
            <w:r w:rsidRPr="00E165FA">
              <w:rPr>
                <w:b/>
                <w:bCs/>
                <w:rPrChange w:id="520" w:author="Moses, Robinson" w:date="2023-03-28T07:16:00Z">
                  <w:rPr/>
                </w:rPrChange>
              </w:rPr>
              <w:t>FROM</w:t>
            </w:r>
            <w:r>
              <w:t xml:space="preserve"> coffers utilized in the processing of cash. </w:t>
            </w:r>
          </w:p>
        </w:tc>
      </w:tr>
      <w:tr w:rsidR="00490283" w14:paraId="24DE16B3"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E86F93" w14:textId="77777777" w:rsidR="00490283" w:rsidRPr="00E165FA" w:rsidRDefault="00490283" w:rsidP="00526BFB">
            <w:pPr>
              <w:pStyle w:val="TableBody"/>
              <w:rPr>
                <w:b/>
                <w:bCs/>
                <w:rPrChange w:id="521" w:author="Moses, Robinson" w:date="2023-03-28T07:16:00Z">
                  <w:rPr/>
                </w:rPrChange>
              </w:rPr>
            </w:pPr>
            <w:r w:rsidRPr="00E165FA">
              <w:rPr>
                <w:b/>
                <w:bCs/>
                <w:rPrChange w:id="522" w:author="Moses, Robinson" w:date="2023-03-28T07:16:00Z">
                  <w:rPr/>
                </w:rPrChange>
              </w:rPr>
              <w:t xml:space="preserve">Amount </w:t>
            </w:r>
          </w:p>
          <w:p w14:paraId="420D6099" w14:textId="77777777" w:rsidR="00490283" w:rsidRPr="00E165FA" w:rsidRDefault="00490283" w:rsidP="00526BFB">
            <w:pPr>
              <w:pStyle w:val="TableBody"/>
              <w:rPr>
                <w:b/>
                <w:bCs/>
                <w:rPrChange w:id="523" w:author="Moses, Robinson" w:date="2023-03-28T07:16:00Z">
                  <w:rPr/>
                </w:rPrChange>
              </w:rPr>
            </w:pPr>
            <w:r w:rsidRPr="00E165FA">
              <w:rPr>
                <w:b/>
                <w:bCs/>
                <w:rPrChange w:id="524" w:author="Moses, Robinson" w:date="2023-03-28T07:16:00Z">
                  <w:rPr/>
                </w:rPrChange>
              </w:rPr>
              <w:t xml:space="preserve">(From and To) </w:t>
            </w:r>
          </w:p>
        </w:tc>
        <w:tc>
          <w:tcPr>
            <w:tcW w:w="6194" w:type="dxa"/>
            <w:tcBorders>
              <w:top w:val="single" w:sz="4" w:space="0" w:color="000000"/>
              <w:left w:val="single" w:sz="4" w:space="0" w:color="000000"/>
              <w:bottom w:val="single" w:sz="4" w:space="0" w:color="000000"/>
              <w:right w:val="single" w:sz="4" w:space="0" w:color="000000"/>
            </w:tcBorders>
          </w:tcPr>
          <w:p w14:paraId="163FB3B6" w14:textId="77777777" w:rsidR="00490283" w:rsidRDefault="00490283" w:rsidP="00526BFB">
            <w:pPr>
              <w:pStyle w:val="TableBody"/>
            </w:pPr>
            <w:r>
              <w:t xml:space="preserve"> User inputs desired amount </w:t>
            </w:r>
          </w:p>
        </w:tc>
      </w:tr>
      <w:tr w:rsidR="00490283" w14:paraId="69326A62"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71992BD" w14:textId="77777777" w:rsidR="00490283" w:rsidRPr="00E165FA" w:rsidRDefault="00490283" w:rsidP="00526BFB">
            <w:pPr>
              <w:pStyle w:val="TableBody"/>
              <w:rPr>
                <w:b/>
                <w:bCs/>
                <w:rPrChange w:id="525" w:author="Moses, Robinson" w:date="2023-03-28T07:16:00Z">
                  <w:rPr/>
                </w:rPrChange>
              </w:rPr>
            </w:pPr>
            <w:r w:rsidRPr="00E165FA">
              <w:rPr>
                <w:b/>
                <w:bCs/>
                <w:rPrChange w:id="526" w:author="Moses, Robinson" w:date="2023-03-28T07:16:00Z">
                  <w:rPr/>
                </w:rPrChange>
              </w:rPr>
              <w:t xml:space="preserve">Reset Values (From and To) </w:t>
            </w:r>
          </w:p>
        </w:tc>
        <w:tc>
          <w:tcPr>
            <w:tcW w:w="6194" w:type="dxa"/>
            <w:tcBorders>
              <w:top w:val="single" w:sz="4" w:space="0" w:color="000000"/>
              <w:left w:val="single" w:sz="4" w:space="0" w:color="000000"/>
              <w:bottom w:val="single" w:sz="4" w:space="0" w:color="000000"/>
              <w:right w:val="single" w:sz="4" w:space="0" w:color="000000"/>
            </w:tcBorders>
          </w:tcPr>
          <w:p w14:paraId="2B1F41F7" w14:textId="77777777" w:rsidR="00490283" w:rsidRDefault="00490283" w:rsidP="00526BFB">
            <w:pPr>
              <w:pStyle w:val="TableBody"/>
            </w:pPr>
            <w:r>
              <w:t xml:space="preserve"> Removes all input values and selections and allows the user to begin again. </w:t>
            </w:r>
          </w:p>
        </w:tc>
      </w:tr>
      <w:tr w:rsidR="00490283" w14:paraId="69DE04A7"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4E2820A5" w14:textId="77777777" w:rsidR="00490283" w:rsidRPr="00E165FA" w:rsidRDefault="00490283" w:rsidP="00526BFB">
            <w:pPr>
              <w:pStyle w:val="TableBody"/>
              <w:rPr>
                <w:b/>
                <w:bCs/>
                <w:rPrChange w:id="527" w:author="Moses, Robinson" w:date="2023-03-28T07:16:00Z">
                  <w:rPr/>
                </w:rPrChange>
              </w:rPr>
            </w:pPr>
            <w:r w:rsidRPr="00E165FA">
              <w:rPr>
                <w:b/>
                <w:bCs/>
                <w:rPrChange w:id="528" w:author="Moses, Robinson" w:date="2023-03-28T07:16:00Z">
                  <w:rPr/>
                </w:rPrChange>
              </w:rPr>
              <w:t>Reason</w:t>
            </w:r>
          </w:p>
        </w:tc>
        <w:tc>
          <w:tcPr>
            <w:tcW w:w="6194" w:type="dxa"/>
            <w:tcBorders>
              <w:top w:val="single" w:sz="4" w:space="0" w:color="000000"/>
              <w:left w:val="single" w:sz="4" w:space="0" w:color="000000"/>
              <w:bottom w:val="single" w:sz="4" w:space="0" w:color="000000"/>
              <w:right w:val="single" w:sz="4" w:space="0" w:color="000000"/>
            </w:tcBorders>
          </w:tcPr>
          <w:p w14:paraId="74793B1F" w14:textId="64F900D4" w:rsidR="00490283" w:rsidRDefault="00490283" w:rsidP="00526BFB">
            <w:pPr>
              <w:pStyle w:val="TableBody"/>
            </w:pPr>
            <w:r>
              <w:t xml:space="preserve"> A</w:t>
            </w:r>
            <w:r w:rsidRPr="00E726DB">
              <w:t xml:space="preserve"> text box </w:t>
            </w:r>
            <w:ins w:id="529" w:author="Moses, Robinson" w:date="2023-03-28T07:17:00Z">
              <w:r w:rsidR="002635AF">
                <w:t>where</w:t>
              </w:r>
            </w:ins>
            <w:del w:id="530" w:author="Moses, Robinson" w:date="2023-03-28T07:17:00Z">
              <w:r w:rsidRPr="00E726DB" w:rsidDel="002635AF">
                <w:delText>that</w:delText>
              </w:r>
            </w:del>
            <w:r w:rsidRPr="00E726DB">
              <w:t xml:space="preserve"> the user can enter the reason for </w:t>
            </w:r>
            <w:del w:id="531" w:author="Moses, Robinson" w:date="2023-03-28T07:17:00Z">
              <w:r w:rsidRPr="00E726DB" w:rsidDel="002A166F">
                <w:delText xml:space="preserve">the </w:delText>
              </w:r>
            </w:del>
            <w:r w:rsidRPr="00E726DB">
              <w:t xml:space="preserve">processing </w:t>
            </w:r>
            <w:del w:id="532" w:author="Moses, Robinson" w:date="2023-03-28T07:17:00Z">
              <w:r w:rsidRPr="00E726DB" w:rsidDel="002A166F">
                <w:delText xml:space="preserve">of </w:delText>
              </w:r>
            </w:del>
            <w:ins w:id="533" w:author="Moses, Robinson" w:date="2023-03-28T07:17:00Z">
              <w:r w:rsidR="002A166F">
                <w:t>the</w:t>
              </w:r>
              <w:r w:rsidR="002A166F" w:rsidRPr="00E726DB">
                <w:t xml:space="preserve"> </w:t>
              </w:r>
            </w:ins>
            <w:r w:rsidRPr="00E726DB">
              <w:t>Cas</w:t>
            </w:r>
            <w:ins w:id="534" w:author="Moses, Robinson" w:date="2023-03-28T07:18:00Z">
              <w:r w:rsidR="0099023B">
                <w:t>h. It</w:t>
              </w:r>
            </w:ins>
            <w:del w:id="535" w:author="Moses, Robinson" w:date="2023-03-28T07:18:00Z">
              <w:r w:rsidRPr="00E726DB" w:rsidDel="0099023B">
                <w:delText>h</w:delText>
              </w:r>
            </w:del>
            <w:r w:rsidRPr="00E726DB">
              <w:t xml:space="preserve"> </w:t>
            </w:r>
            <w:del w:id="536" w:author="Moses, Robinson" w:date="2023-03-27T08:04:00Z">
              <w:r w:rsidRPr="00E726DB" w:rsidDel="000A4E58">
                <w:delText xml:space="preserve">with </w:delText>
              </w:r>
            </w:del>
            <w:r w:rsidRPr="00E726DB">
              <w:t>is then stored in the Vault Log.</w:t>
            </w:r>
          </w:p>
        </w:tc>
      </w:tr>
    </w:tbl>
    <w:p w14:paraId="1E0E3261" w14:textId="77777777" w:rsidR="00490283" w:rsidRDefault="00490283" w:rsidP="00526BFB">
      <w:pPr>
        <w:pStyle w:val="Caption"/>
        <w:rPr>
          <w:ins w:id="537" w:author="Moses, Robinson" w:date="2023-03-27T08:04:00Z"/>
          <w:color w:val="92D050"/>
        </w:rPr>
      </w:pPr>
      <w:hyperlink w:anchor="_DASHBOARD_1" w:history="1">
        <w:r w:rsidRPr="00F465FC">
          <w:rPr>
            <w:rStyle w:val="Hyperlink"/>
            <w:color w:val="92D050"/>
          </w:rPr>
          <w:t>Return to: Dashboard</w:t>
        </w:r>
      </w:hyperlink>
      <w:r w:rsidRPr="00F465FC">
        <w:rPr>
          <w:color w:val="92D050"/>
        </w:rPr>
        <w:t xml:space="preserve"> </w:t>
      </w:r>
    </w:p>
    <w:p w14:paraId="76D482C4" w14:textId="77777777" w:rsidR="000A4E58" w:rsidRPr="000A4E58" w:rsidRDefault="000A4E58" w:rsidP="000A4E58">
      <w:pPr>
        <w:rPr>
          <w:rPrChange w:id="538" w:author="Moses, Robinson" w:date="2023-03-27T08:04:00Z">
            <w:rPr>
              <w:color w:val="92D050"/>
            </w:rPr>
          </w:rPrChange>
        </w:rPr>
        <w:pPrChange w:id="539" w:author="Moses, Robinson" w:date="2023-03-27T08:04:00Z">
          <w:pPr>
            <w:pStyle w:val="Caption"/>
          </w:pPr>
        </w:pPrChange>
      </w:pPr>
    </w:p>
    <w:p w14:paraId="21AF7F25" w14:textId="23D53C16" w:rsidR="00490283" w:rsidRDefault="00490283" w:rsidP="003A28E4">
      <w:pPr>
        <w:pStyle w:val="Heading2"/>
      </w:pPr>
      <w:bookmarkStart w:id="540" w:name="_Toc63697398"/>
      <w:bookmarkStart w:id="541" w:name="_Toc130890310"/>
      <w:r>
        <w:t>FORCE-CLOSE</w:t>
      </w:r>
      <w:bookmarkEnd w:id="540"/>
      <w:bookmarkEnd w:id="541"/>
      <w:r>
        <w:t xml:space="preserve"> </w:t>
      </w:r>
    </w:p>
    <w:p w14:paraId="64AD61FD" w14:textId="5D90CCB5" w:rsidR="00490283" w:rsidRDefault="00490283" w:rsidP="00526BFB">
      <w:pPr>
        <w:pStyle w:val="BodyText"/>
      </w:pPr>
      <w:r>
        <w:t xml:space="preserve">Force-Close allows users to enter detailed balances for the vault to be closed. These balances will override the current balances. Balances and activity will be archived and a new period </w:t>
      </w:r>
      <w:ins w:id="542" w:author="Moses, Robinson" w:date="2023-03-28T07:20:00Z">
        <w:r w:rsidR="006464F8">
          <w:t xml:space="preserve">is </w:t>
        </w:r>
      </w:ins>
      <w:r>
        <w:t xml:space="preserve">opened with these as the new Opening Balance. Balances entered here are assumed to be fully verified and are not intended to be modified later in any way (instead adjustments would be made to </w:t>
      </w:r>
      <w:ins w:id="543" w:author="Moses, Robinson" w:date="2023-03-27T08:04:00Z">
        <w:r w:rsidR="000A4E58">
          <w:t xml:space="preserve">the </w:t>
        </w:r>
      </w:ins>
      <w:r>
        <w:t>current balance if necessary).  Force Close allows users to close the vault even when there are active Alerts.</w:t>
      </w:r>
    </w:p>
    <w:p w14:paraId="76DC5746" w14:textId="77777777" w:rsidR="00490283" w:rsidRPr="00C07B38" w:rsidRDefault="00490283" w:rsidP="00914480">
      <w:pPr>
        <w:pStyle w:val="Caption"/>
      </w:pPr>
      <w:bookmarkStart w:id="544" w:name="_Toc63697436"/>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13</w:t>
      </w:r>
      <w:r w:rsidRPr="6356747E">
        <w:rPr>
          <w:noProof/>
        </w:rPr>
        <w:fldChar w:fldCharType="end"/>
      </w:r>
      <w:r>
        <w:t>: FORCE CLOSE</w:t>
      </w:r>
      <w:bookmarkEnd w:id="544"/>
    </w:p>
    <w:p w14:paraId="7E0D0D64" w14:textId="77777777" w:rsidR="00490283" w:rsidRDefault="00490283" w:rsidP="00914480">
      <w:pPr>
        <w:pStyle w:val="BodyText"/>
      </w:pPr>
      <w:r>
        <w:rPr>
          <w:noProof/>
        </w:rPr>
        <w:lastRenderedPageBreak/>
        <w:drawing>
          <wp:inline distT="0" distB="0" distL="0" distR="0" wp14:anchorId="6DDF92EC" wp14:editId="0462B532">
            <wp:extent cx="3958046" cy="3257141"/>
            <wp:effectExtent l="76200" t="76200" r="137795" b="133985"/>
            <wp:docPr id="1287071167" name="Picture 12870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071167"/>
                    <pic:cNvPicPr/>
                  </pic:nvPicPr>
                  <pic:blipFill>
                    <a:blip r:embed="rId83">
                      <a:extLst>
                        <a:ext uri="{28A0092B-C50C-407E-A947-70E740481C1C}">
                          <a14:useLocalDpi xmlns:a14="http://schemas.microsoft.com/office/drawing/2010/main" val="0"/>
                        </a:ext>
                      </a:extLst>
                    </a:blip>
                    <a:stretch>
                      <a:fillRect/>
                    </a:stretch>
                  </pic:blipFill>
                  <pic:spPr>
                    <a:xfrm>
                      <a:off x="0" y="0"/>
                      <a:ext cx="3965683" cy="326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7A3FF" w14:textId="77777777" w:rsidR="00490283" w:rsidRPr="00F465FC" w:rsidRDefault="00490283" w:rsidP="00914480">
      <w:pPr>
        <w:pStyle w:val="Caption"/>
        <w:rPr>
          <w:color w:val="92D050"/>
        </w:rPr>
      </w:pPr>
      <w:hyperlink w:anchor="_DASHBOARD_1" w:history="1">
        <w:r w:rsidRPr="00F465FC">
          <w:rPr>
            <w:rStyle w:val="Hyperlink"/>
            <w:color w:val="92D050"/>
          </w:rPr>
          <w:t>Return to: Dashboard</w:t>
        </w:r>
      </w:hyperlink>
      <w:r w:rsidRPr="00F465FC">
        <w:rPr>
          <w:color w:val="92D050"/>
        </w:rPr>
        <w:t xml:space="preserve"> </w:t>
      </w:r>
    </w:p>
    <w:p w14:paraId="66EB526A" w14:textId="77777777" w:rsidR="00490283" w:rsidRDefault="00490283" w:rsidP="00914480">
      <w:pPr>
        <w:pStyle w:val="Caption"/>
      </w:pPr>
      <w:bookmarkStart w:id="545" w:name="_Toc63697478"/>
      <w:r>
        <w:t xml:space="preserve">TABLE </w:t>
      </w:r>
      <w:r>
        <w:rPr>
          <w:noProof/>
        </w:rPr>
        <w:fldChar w:fldCharType="begin"/>
      </w:r>
      <w:r>
        <w:rPr>
          <w:noProof/>
        </w:rPr>
        <w:instrText xml:space="preserve"> SEQ Table \* ARABIC </w:instrText>
      </w:r>
      <w:r>
        <w:rPr>
          <w:noProof/>
        </w:rPr>
        <w:fldChar w:fldCharType="separate"/>
      </w:r>
      <w:r>
        <w:rPr>
          <w:noProof/>
        </w:rPr>
        <w:t>15</w:t>
      </w:r>
      <w:r>
        <w:rPr>
          <w:noProof/>
        </w:rPr>
        <w:fldChar w:fldCharType="end"/>
      </w:r>
      <w:r>
        <w:t>: FORCE-CLOSE FIELD DESCRIPTIONS</w:t>
      </w:r>
      <w:bookmarkEnd w:id="545"/>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BB0AEAA" w14:textId="77777777" w:rsidTr="0091448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CC5921C" w14:textId="77777777" w:rsidR="00490283" w:rsidRDefault="00490283" w:rsidP="0091448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28321B2" w14:textId="77777777" w:rsidR="00490283" w:rsidRDefault="00490283" w:rsidP="00914480">
            <w:pPr>
              <w:pStyle w:val="TableHeading"/>
            </w:pPr>
            <w:r>
              <w:t xml:space="preserve">Description </w:t>
            </w:r>
          </w:p>
        </w:tc>
      </w:tr>
      <w:tr w:rsidR="00490283" w14:paraId="60AA73C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3429731F" w14:textId="77777777" w:rsidR="00490283" w:rsidRPr="00914480" w:rsidRDefault="00490283" w:rsidP="00914480">
            <w:pPr>
              <w:pStyle w:val="TableBody"/>
              <w:rPr>
                <w:b/>
                <w:bCs/>
              </w:rPr>
            </w:pPr>
            <w:r w:rsidRPr="00914480">
              <w:rPr>
                <w:b/>
                <w:bCs/>
              </w:rPr>
              <w:t xml:space="preserve">Closing Balance </w:t>
            </w:r>
          </w:p>
        </w:tc>
        <w:tc>
          <w:tcPr>
            <w:tcW w:w="6194" w:type="dxa"/>
            <w:tcBorders>
              <w:top w:val="single" w:sz="3" w:space="0" w:color="000000"/>
              <w:left w:val="single" w:sz="4" w:space="0" w:color="000000"/>
              <w:bottom w:val="single" w:sz="4" w:space="0" w:color="000000"/>
              <w:right w:val="single" w:sz="4" w:space="0" w:color="000000"/>
            </w:tcBorders>
          </w:tcPr>
          <w:p w14:paraId="35322B0D" w14:textId="77777777" w:rsidR="00490283" w:rsidRDefault="00490283" w:rsidP="00914480">
            <w:pPr>
              <w:pStyle w:val="TableBody"/>
            </w:pPr>
            <w:r>
              <w:t xml:space="preserve"> </w:t>
            </w:r>
            <w:r w:rsidRPr="00C07B38">
              <w:t>Total Closing Balance by Denomination and Coffer</w:t>
            </w:r>
          </w:p>
        </w:tc>
      </w:tr>
      <w:tr w:rsidR="00490283" w14:paraId="30044BB8" w14:textId="77777777" w:rsidTr="00BB302E">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62976C3" w14:textId="77777777" w:rsidR="00490283" w:rsidRPr="00914480" w:rsidRDefault="00490283" w:rsidP="00914480">
            <w:pPr>
              <w:pStyle w:val="TableBody"/>
              <w:rPr>
                <w:b/>
                <w:bCs/>
              </w:rPr>
            </w:pPr>
            <w:r w:rsidRPr="00914480">
              <w:rPr>
                <w:b/>
                <w:bCs/>
              </w:rPr>
              <w:t xml:space="preserve">Closing N/A Balance </w:t>
            </w:r>
          </w:p>
        </w:tc>
        <w:tc>
          <w:tcPr>
            <w:tcW w:w="6194" w:type="dxa"/>
            <w:tcBorders>
              <w:top w:val="single" w:sz="4" w:space="0" w:color="000000"/>
              <w:left w:val="single" w:sz="4" w:space="0" w:color="000000"/>
              <w:bottom w:val="single" w:sz="4" w:space="0" w:color="000000"/>
              <w:right w:val="single" w:sz="4" w:space="0" w:color="000000"/>
            </w:tcBorders>
          </w:tcPr>
          <w:p w14:paraId="7FBDD0E8" w14:textId="77777777" w:rsidR="00490283" w:rsidRPr="00C07B38" w:rsidRDefault="00490283" w:rsidP="00914480">
            <w:pPr>
              <w:pStyle w:val="TableBody"/>
            </w:pPr>
            <w:r w:rsidRPr="00C07B38">
              <w:t>Not Available Balance by Denomination and Coffer</w:t>
            </w:r>
          </w:p>
        </w:tc>
      </w:tr>
      <w:tr w:rsidR="00490283" w14:paraId="7523EE14"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FD99A00" w14:textId="77777777" w:rsidR="00490283" w:rsidRPr="00914480" w:rsidRDefault="00490283" w:rsidP="00914480">
            <w:pPr>
              <w:pStyle w:val="TableBody"/>
              <w:rPr>
                <w:b/>
                <w:bCs/>
              </w:rPr>
            </w:pPr>
            <w:r w:rsidRPr="00914480">
              <w:rPr>
                <w:b/>
                <w:bCs/>
              </w:rPr>
              <w:t xml:space="preserve">Force-close Reason </w:t>
            </w:r>
          </w:p>
        </w:tc>
        <w:tc>
          <w:tcPr>
            <w:tcW w:w="6194" w:type="dxa"/>
            <w:tcBorders>
              <w:top w:val="single" w:sz="4" w:space="0" w:color="000000"/>
              <w:left w:val="single" w:sz="4" w:space="0" w:color="000000"/>
              <w:bottom w:val="single" w:sz="4" w:space="0" w:color="000000"/>
              <w:right w:val="single" w:sz="4" w:space="0" w:color="000000"/>
            </w:tcBorders>
          </w:tcPr>
          <w:p w14:paraId="49F5C8C4" w14:textId="17CD32C5" w:rsidR="00490283" w:rsidRDefault="00490283" w:rsidP="00914480">
            <w:pPr>
              <w:pStyle w:val="TableBody"/>
            </w:pPr>
            <w:r>
              <w:t xml:space="preserve"> Open text field for the VB user to enter </w:t>
            </w:r>
            <w:ins w:id="546" w:author="Moses, Robinson" w:date="2023-03-28T07:24:00Z">
              <w:r w:rsidR="00FA495E">
                <w:t xml:space="preserve">the </w:t>
              </w:r>
            </w:ins>
            <w:ins w:id="547" w:author="Moses, Robinson" w:date="2023-03-28T07:23:00Z">
              <w:r w:rsidR="00FA495E">
                <w:t>reason (</w:t>
              </w:r>
            </w:ins>
            <w:r>
              <w:t xml:space="preserve">why the balances were manually </w:t>
            </w:r>
            <w:del w:id="548" w:author="Moses, Robinson" w:date="2023-03-28T07:24:00Z">
              <w:r w:rsidDel="007E32CA">
                <w:delText xml:space="preserve">input </w:delText>
              </w:r>
            </w:del>
            <w:ins w:id="549" w:author="Moses, Robinson" w:date="2023-03-28T07:24:00Z">
              <w:r w:rsidR="007E32CA">
                <w:t>entered</w:t>
              </w:r>
              <w:r w:rsidR="007E32CA">
                <w:t xml:space="preserve"> </w:t>
              </w:r>
            </w:ins>
            <w:r>
              <w:t>thus forcing a closing on the vault</w:t>
            </w:r>
            <w:ins w:id="550" w:author="Moses, Robinson" w:date="2023-03-28T07:24:00Z">
              <w:r w:rsidR="00FA495E">
                <w:t>)</w:t>
              </w:r>
            </w:ins>
            <w:r>
              <w:t xml:space="preserve">. </w:t>
            </w:r>
          </w:p>
        </w:tc>
      </w:tr>
    </w:tbl>
    <w:p w14:paraId="5E36567C" w14:textId="77777777" w:rsidR="00490283" w:rsidRPr="00F465FC" w:rsidRDefault="00490283" w:rsidP="00914480">
      <w:pPr>
        <w:pStyle w:val="Caption"/>
        <w:rPr>
          <w:color w:val="92D050"/>
        </w:rPr>
      </w:pPr>
      <w:hyperlink w:anchor="_DASHBOARD_1" w:history="1">
        <w:r w:rsidRPr="00F465FC">
          <w:rPr>
            <w:rStyle w:val="Hyperlink"/>
            <w:color w:val="92D050"/>
          </w:rPr>
          <w:t>Return to: Dashboard</w:t>
        </w:r>
      </w:hyperlink>
      <w:r w:rsidRPr="00F465FC">
        <w:rPr>
          <w:color w:val="92D050"/>
        </w:rPr>
        <w:t xml:space="preserve"> </w:t>
      </w:r>
    </w:p>
    <w:p w14:paraId="65A0BC2B" w14:textId="77777777" w:rsidR="00490283" w:rsidRDefault="00490283" w:rsidP="00490283">
      <w:pPr>
        <w:spacing w:after="0"/>
      </w:pPr>
      <w:r>
        <w:rPr>
          <w:color w:val="76923C"/>
        </w:rPr>
        <w:t xml:space="preserve"> </w:t>
      </w:r>
      <w:r>
        <w:rPr>
          <w:color w:val="76923C"/>
        </w:rPr>
        <w:tab/>
        <w:t xml:space="preserve"> </w:t>
      </w:r>
    </w:p>
    <w:p w14:paraId="625FB7C1" w14:textId="07A32596" w:rsidR="00490283" w:rsidRDefault="00490283" w:rsidP="00490283">
      <w:pPr>
        <w:pStyle w:val="Heading1"/>
        <w:ind w:left="-5"/>
      </w:pPr>
      <w:bookmarkStart w:id="551" w:name="_SETTINGS"/>
      <w:bookmarkStart w:id="552" w:name="_Toc63697399"/>
      <w:bookmarkStart w:id="553" w:name="_Toc130890311"/>
      <w:bookmarkEnd w:id="551"/>
      <w:r>
        <w:lastRenderedPageBreak/>
        <w:t>SETTINGS</w:t>
      </w:r>
      <w:bookmarkEnd w:id="552"/>
      <w:bookmarkEnd w:id="553"/>
      <w:r>
        <w:t xml:space="preserve"> </w:t>
      </w:r>
    </w:p>
    <w:p w14:paraId="0D1943CE" w14:textId="51C7BD70" w:rsidR="00490283" w:rsidRDefault="00490283" w:rsidP="00FE6D5E">
      <w:pPr>
        <w:pStyle w:val="BodyText"/>
      </w:pPr>
      <w:del w:id="554" w:author="Moses, Robinson" w:date="2023-03-27T08:04:00Z">
        <w:r w:rsidDel="00751B8A">
          <w:delText xml:space="preserve">Settings </w:delText>
        </w:r>
      </w:del>
      <w:ins w:id="555" w:author="Moses, Robinson" w:date="2023-03-27T08:04:00Z">
        <w:r w:rsidR="00751B8A">
          <w:t>The s</w:t>
        </w:r>
        <w:r w:rsidR="00751B8A">
          <w:t xml:space="preserve">ettings </w:t>
        </w:r>
      </w:ins>
      <w:r>
        <w:t xml:space="preserve">menu is a gateway for controlling the parameters and settings that modify the various functions of OptiVLM – Vault Balance. </w:t>
      </w:r>
    </w:p>
    <w:p w14:paraId="1D4ADD67" w14:textId="77777777" w:rsidR="00490283" w:rsidRDefault="00490283" w:rsidP="00FE6D5E">
      <w:pPr>
        <w:pStyle w:val="Note"/>
      </w:pPr>
      <w:r w:rsidRPr="00FE6D5E">
        <w:rPr>
          <w:b/>
          <w:bCs/>
        </w:rPr>
        <w:t>Note</w:t>
      </w:r>
      <w:r w:rsidRPr="5AF81787">
        <w:t>: Settings items are only available to the Admin user.</w:t>
      </w:r>
      <w:r>
        <w:t xml:space="preserve"> </w:t>
      </w:r>
    </w:p>
    <w:p w14:paraId="6BE925F1" w14:textId="77777777" w:rsidR="00490283" w:rsidRDefault="00490283" w:rsidP="00490283">
      <w:pPr>
        <w:spacing w:after="0"/>
        <w:ind w:left="-5" w:hanging="10"/>
      </w:pPr>
      <w:bookmarkStart w:id="556" w:name="_Toc52173269"/>
      <w:bookmarkStart w:id="557" w:name="_Toc63697437"/>
      <w:r>
        <w:t xml:space="preserve">FIGURE </w:t>
      </w:r>
      <w:r w:rsidRPr="5AF81787">
        <w:rPr>
          <w:noProof/>
        </w:rPr>
        <w:fldChar w:fldCharType="begin"/>
      </w:r>
      <w:r w:rsidRPr="5AF81787">
        <w:rPr>
          <w:noProof/>
        </w:rPr>
        <w:instrText xml:space="preserve"> SEQ Figure \* ARABIC </w:instrText>
      </w:r>
      <w:r w:rsidRPr="5AF81787">
        <w:rPr>
          <w:noProof/>
        </w:rPr>
        <w:fldChar w:fldCharType="separate"/>
      </w:r>
      <w:r>
        <w:rPr>
          <w:noProof/>
        </w:rPr>
        <w:t>14</w:t>
      </w:r>
      <w:r w:rsidRPr="5AF81787">
        <w:rPr>
          <w:noProof/>
        </w:rPr>
        <w:fldChar w:fldCharType="end"/>
      </w:r>
      <w:r w:rsidRPr="5AF81787">
        <w:rPr>
          <w:sz w:val="18"/>
          <w:szCs w:val="18"/>
        </w:rPr>
        <w:t>: SETTINGS MENU</w:t>
      </w:r>
      <w:bookmarkEnd w:id="556"/>
      <w:bookmarkEnd w:id="557"/>
    </w:p>
    <w:p w14:paraId="6A61787F" w14:textId="77777777" w:rsidR="00490283" w:rsidRDefault="00490283" w:rsidP="00FE6D5E">
      <w:pPr>
        <w:pStyle w:val="BodyText"/>
      </w:pPr>
      <w:r>
        <w:rPr>
          <w:noProof/>
        </w:rPr>
        <w:drawing>
          <wp:inline distT="0" distB="0" distL="0" distR="0" wp14:anchorId="6A0C9D8E" wp14:editId="26BBAD2A">
            <wp:extent cx="4572000" cy="2295525"/>
            <wp:effectExtent l="76200" t="76200" r="133350" b="142875"/>
            <wp:docPr id="760213526" name="Picture 158390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907442"/>
                    <pic:cNvPicPr/>
                  </pic:nvPicPr>
                  <pic:blipFill>
                    <a:blip r:embed="rId84">
                      <a:extLst>
                        <a:ext uri="{28A0092B-C50C-407E-A947-70E740481C1C}">
                          <a14:useLocalDpi xmlns:a14="http://schemas.microsoft.com/office/drawing/2010/main" val="0"/>
                        </a:ext>
                      </a:extLst>
                    </a:blip>
                    <a:stretch>
                      <a:fillRect/>
                    </a:stretch>
                  </pic:blipFill>
                  <pic:spPr>
                    <a:xfrm>
                      <a:off x="0" y="0"/>
                      <a:ext cx="457200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4EE935" w14:textId="77777777" w:rsidR="00490283" w:rsidRPr="00F465FC" w:rsidRDefault="00490283" w:rsidP="00FE6D5E">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0F556109" w14:textId="77777777" w:rsidR="00490283" w:rsidRDefault="00490283" w:rsidP="00B316D0">
      <w:pPr>
        <w:pStyle w:val="BodyText"/>
      </w:pPr>
      <w:r>
        <w:rPr>
          <w:b/>
          <w:color w:val="76923C"/>
        </w:rPr>
        <w:t xml:space="preserve"> </w:t>
      </w:r>
    </w:p>
    <w:p w14:paraId="59785462" w14:textId="523BE2E8" w:rsidR="00490283" w:rsidRDefault="00490283" w:rsidP="00282FED">
      <w:pPr>
        <w:pStyle w:val="Heading2"/>
        <w:pPrChange w:id="558" w:author="Moses, Robinson" w:date="2023-03-28T07:26:00Z">
          <w:pPr>
            <w:pStyle w:val="Heading3"/>
            <w:ind w:right="1331"/>
          </w:pPr>
        </w:pPrChange>
      </w:pPr>
      <w:bookmarkStart w:id="559" w:name="_Toc63697400"/>
      <w:bookmarkStart w:id="560" w:name="_Toc130890312"/>
      <w:r>
        <w:t>VAULTS</w:t>
      </w:r>
      <w:bookmarkEnd w:id="559"/>
      <w:bookmarkEnd w:id="560"/>
      <w:r>
        <w:t xml:space="preserve"> </w:t>
      </w:r>
    </w:p>
    <w:p w14:paraId="784A23B1" w14:textId="77777777" w:rsidR="00490283" w:rsidRDefault="00490283" w:rsidP="00B316D0">
      <w:pPr>
        <w:pStyle w:val="BodyText"/>
      </w:pPr>
      <w:r w:rsidRPr="005228C7">
        <w:rPr>
          <w:i/>
          <w:iCs/>
          <w:rPrChange w:id="561" w:author="Moses, Robinson" w:date="2023-03-28T07:25:00Z">
            <w:rPr/>
          </w:rPrChange>
        </w:rPr>
        <w:t>Settings</w:t>
      </w:r>
      <w:r w:rsidRPr="005228C7">
        <w:rPr>
          <w:rFonts w:ascii="Wingdings" w:eastAsia="Wingdings" w:hAnsi="Wingdings" w:cs="Wingdings"/>
          <w:i/>
          <w:iCs/>
          <w:rPrChange w:id="562" w:author="Moses, Robinson" w:date="2023-03-28T07:25:00Z">
            <w:rPr>
              <w:rFonts w:ascii="Wingdings" w:eastAsia="Wingdings" w:hAnsi="Wingdings" w:cs="Wingdings"/>
            </w:rPr>
          </w:rPrChange>
        </w:rPr>
        <w:t></w:t>
      </w:r>
      <w:r w:rsidRPr="005228C7">
        <w:rPr>
          <w:i/>
          <w:iCs/>
          <w:rPrChange w:id="563" w:author="Moses, Robinson" w:date="2023-03-28T07:25:00Z">
            <w:rPr/>
          </w:rPrChange>
        </w:rPr>
        <w:t>Vaults</w:t>
      </w:r>
      <w:r>
        <w:t xml:space="preserve"> navigates to a listing of all currently established vaults. Balances will be tracked for these vaults. </w:t>
      </w:r>
    </w:p>
    <w:p w14:paraId="1FE56133" w14:textId="77777777" w:rsidR="00490283" w:rsidRDefault="00490283" w:rsidP="00B316D0">
      <w:pPr>
        <w:pStyle w:val="Caption"/>
      </w:pPr>
      <w:bookmarkStart w:id="564" w:name="_Toc6369743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15</w:t>
      </w:r>
      <w:r w:rsidRPr="6356747E">
        <w:rPr>
          <w:noProof/>
        </w:rPr>
        <w:fldChar w:fldCharType="end"/>
      </w:r>
      <w:r>
        <w:t>: VAULTS SCREEN</w:t>
      </w:r>
      <w:bookmarkEnd w:id="564"/>
    </w:p>
    <w:p w14:paraId="3DCEB2E6" w14:textId="77777777" w:rsidR="00490283" w:rsidRDefault="00490283" w:rsidP="00B316D0">
      <w:pPr>
        <w:pStyle w:val="BodyText"/>
      </w:pPr>
      <w:r>
        <w:rPr>
          <w:noProof/>
        </w:rPr>
        <w:drawing>
          <wp:inline distT="0" distB="0" distL="0" distR="0" wp14:anchorId="443B4415" wp14:editId="75E5827C">
            <wp:extent cx="4306389" cy="2332627"/>
            <wp:effectExtent l="76200" t="76200" r="132715" b="125095"/>
            <wp:docPr id="879042232" name="Picture 87904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042232"/>
                    <pic:cNvPicPr/>
                  </pic:nvPicPr>
                  <pic:blipFill>
                    <a:blip r:embed="rId85">
                      <a:extLst>
                        <a:ext uri="{28A0092B-C50C-407E-A947-70E740481C1C}">
                          <a14:useLocalDpi xmlns:a14="http://schemas.microsoft.com/office/drawing/2010/main" val="0"/>
                        </a:ext>
                      </a:extLst>
                    </a:blip>
                    <a:stretch>
                      <a:fillRect/>
                    </a:stretch>
                  </pic:blipFill>
                  <pic:spPr>
                    <a:xfrm>
                      <a:off x="0" y="0"/>
                      <a:ext cx="4307382" cy="23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p>
    <w:p w14:paraId="3DB2056F" w14:textId="77777777" w:rsidR="00490283" w:rsidRPr="00F465FC" w:rsidRDefault="00490283" w:rsidP="00B316D0">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71875208" w14:textId="77777777" w:rsidR="00490283" w:rsidRPr="00B316D0" w:rsidRDefault="00490283" w:rsidP="00B316D0">
      <w:pPr>
        <w:pStyle w:val="Caption"/>
      </w:pPr>
      <w:bookmarkStart w:id="565" w:name="_Toc63697479"/>
      <w:r w:rsidRPr="00B316D0">
        <w:t xml:space="preserve">TABLE </w:t>
      </w:r>
      <w:r w:rsidRPr="00B316D0">
        <w:fldChar w:fldCharType="begin"/>
      </w:r>
      <w:r w:rsidRPr="00B316D0">
        <w:instrText xml:space="preserve"> SEQ Table \* ARABIC </w:instrText>
      </w:r>
      <w:r w:rsidRPr="00B316D0">
        <w:fldChar w:fldCharType="separate"/>
      </w:r>
      <w:r w:rsidRPr="00B316D0">
        <w:t>16</w:t>
      </w:r>
      <w:r w:rsidRPr="00B316D0">
        <w:fldChar w:fldCharType="end"/>
      </w:r>
      <w:r w:rsidRPr="00B316D0">
        <w:t>: VAULT SCREEN</w:t>
      </w:r>
      <w:bookmarkEnd w:id="565"/>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A1BCA8C" w14:textId="77777777" w:rsidTr="00B316D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62ED85" w14:textId="77777777" w:rsidR="00490283" w:rsidRDefault="00490283" w:rsidP="00B316D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3F07D2" w14:textId="77777777" w:rsidR="00490283" w:rsidRDefault="00490283" w:rsidP="00B316D0">
            <w:pPr>
              <w:pStyle w:val="TableHeading"/>
            </w:pPr>
            <w:r>
              <w:t xml:space="preserve">Description </w:t>
            </w:r>
          </w:p>
        </w:tc>
      </w:tr>
      <w:tr w:rsidR="00490283" w14:paraId="09BFA2F6"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7362CBD" w14:textId="77777777" w:rsidR="00490283" w:rsidRPr="00B316D0" w:rsidRDefault="00490283" w:rsidP="00B316D0">
            <w:pPr>
              <w:pStyle w:val="TableBody"/>
              <w:rPr>
                <w:b/>
                <w:bCs/>
              </w:rPr>
            </w:pPr>
            <w:r w:rsidRPr="00B316D0">
              <w:rPr>
                <w:b/>
                <w:bCs/>
              </w:rPr>
              <w:t>Central Bank</w:t>
            </w:r>
          </w:p>
        </w:tc>
        <w:tc>
          <w:tcPr>
            <w:tcW w:w="6194" w:type="dxa"/>
            <w:tcBorders>
              <w:top w:val="single" w:sz="3" w:space="0" w:color="000000"/>
              <w:left w:val="single" w:sz="4" w:space="0" w:color="000000"/>
              <w:bottom w:val="single" w:sz="4" w:space="0" w:color="000000"/>
              <w:right w:val="single" w:sz="4" w:space="0" w:color="000000"/>
            </w:tcBorders>
          </w:tcPr>
          <w:p w14:paraId="445EF3E6" w14:textId="77777777" w:rsidR="00490283" w:rsidRPr="00D32837" w:rsidRDefault="00490283" w:rsidP="00B316D0">
            <w:pPr>
              <w:pStyle w:val="TableBody"/>
            </w:pPr>
            <w:r>
              <w:t>Yes or No: This vault represents a Central Bank location. If yes, transactions to/from this vault will be marked in the Central Bank activity category, instead of with other vault transactions.</w:t>
            </w:r>
          </w:p>
        </w:tc>
      </w:tr>
      <w:tr w:rsidR="00490283" w14:paraId="5E414A2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7DB7A22" w14:textId="77777777" w:rsidR="00490283" w:rsidRPr="00B316D0" w:rsidRDefault="00490283" w:rsidP="00B316D0">
            <w:pPr>
              <w:pStyle w:val="TableBody"/>
              <w:rPr>
                <w:b/>
                <w:bCs/>
              </w:rPr>
            </w:pPr>
            <w:r w:rsidRPr="00B316D0">
              <w:rPr>
                <w:b/>
                <w:bCs/>
              </w:rPr>
              <w:t>Currencies</w:t>
            </w:r>
          </w:p>
        </w:tc>
        <w:tc>
          <w:tcPr>
            <w:tcW w:w="6194" w:type="dxa"/>
            <w:tcBorders>
              <w:top w:val="single" w:sz="3" w:space="0" w:color="000000"/>
              <w:left w:val="single" w:sz="4" w:space="0" w:color="000000"/>
              <w:bottom w:val="single" w:sz="4" w:space="0" w:color="000000"/>
              <w:right w:val="single" w:sz="4" w:space="0" w:color="000000"/>
            </w:tcBorders>
          </w:tcPr>
          <w:p w14:paraId="59E917C2" w14:textId="77777777" w:rsidR="00490283" w:rsidRDefault="00490283" w:rsidP="00B316D0">
            <w:pPr>
              <w:pStyle w:val="TableBody"/>
            </w:pPr>
            <w:r w:rsidRPr="00D32837">
              <w:t>Displays the Currencies</w:t>
            </w:r>
            <w:r>
              <w:t xml:space="preserve"> that are assigned to the Vault</w:t>
            </w:r>
          </w:p>
        </w:tc>
      </w:tr>
      <w:tr w:rsidR="00490283" w14:paraId="3E41CFE3" w14:textId="77777777" w:rsidTr="00BB302E">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9C6FB30" w14:textId="77777777" w:rsidR="00490283" w:rsidRPr="00B316D0" w:rsidRDefault="00490283" w:rsidP="00B316D0">
            <w:pPr>
              <w:pStyle w:val="TableBody"/>
              <w:rPr>
                <w:b/>
                <w:bCs/>
              </w:rPr>
            </w:pPr>
            <w:r w:rsidRPr="00B316D0">
              <w:rPr>
                <w:b/>
                <w:bCs/>
              </w:rPr>
              <w:t>Denominations</w:t>
            </w:r>
          </w:p>
        </w:tc>
        <w:tc>
          <w:tcPr>
            <w:tcW w:w="6194" w:type="dxa"/>
            <w:tcBorders>
              <w:top w:val="single" w:sz="4" w:space="0" w:color="000000"/>
              <w:left w:val="single" w:sz="4" w:space="0" w:color="000000"/>
              <w:bottom w:val="single" w:sz="4" w:space="0" w:color="000000"/>
              <w:right w:val="single" w:sz="4" w:space="0" w:color="000000"/>
            </w:tcBorders>
          </w:tcPr>
          <w:p w14:paraId="319F1051" w14:textId="77777777" w:rsidR="00490283" w:rsidRPr="00C07B38" w:rsidRDefault="00490283" w:rsidP="00B316D0">
            <w:pPr>
              <w:pStyle w:val="TableBody"/>
            </w:pPr>
            <w:r w:rsidRPr="00D32837">
              <w:t>Displays the Denominations</w:t>
            </w:r>
            <w:r>
              <w:t xml:space="preserve"> that are assigned to the Vault</w:t>
            </w:r>
          </w:p>
        </w:tc>
      </w:tr>
      <w:tr w:rsidR="00490283" w14:paraId="484E5506"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7DD116D8" w14:textId="77777777" w:rsidR="00490283" w:rsidRPr="00B316D0" w:rsidRDefault="00490283" w:rsidP="00B316D0">
            <w:pPr>
              <w:pStyle w:val="TableBody"/>
              <w:rPr>
                <w:b/>
                <w:bCs/>
              </w:rPr>
            </w:pPr>
            <w:r w:rsidRPr="00B316D0">
              <w:rPr>
                <w:b/>
                <w:bCs/>
              </w:rPr>
              <w:t>Coffers</w:t>
            </w:r>
          </w:p>
        </w:tc>
        <w:tc>
          <w:tcPr>
            <w:tcW w:w="6194" w:type="dxa"/>
            <w:tcBorders>
              <w:top w:val="single" w:sz="4" w:space="0" w:color="000000"/>
              <w:left w:val="single" w:sz="4" w:space="0" w:color="000000"/>
              <w:bottom w:val="single" w:sz="4" w:space="0" w:color="000000"/>
              <w:right w:val="single" w:sz="4" w:space="0" w:color="000000"/>
            </w:tcBorders>
          </w:tcPr>
          <w:p w14:paraId="59666570" w14:textId="77777777" w:rsidR="00490283" w:rsidRDefault="00490283" w:rsidP="00B316D0">
            <w:pPr>
              <w:pStyle w:val="TableBody"/>
            </w:pPr>
            <w:r w:rsidRPr="00D32837">
              <w:t>Displays the Coffers that are available to the Vault</w:t>
            </w:r>
          </w:p>
        </w:tc>
      </w:tr>
      <w:tr w:rsidR="00490283" w14:paraId="5F31994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0020B122" w14:textId="77777777" w:rsidR="00490283" w:rsidRPr="00B316D0" w:rsidRDefault="00490283" w:rsidP="00B316D0">
            <w:pPr>
              <w:pStyle w:val="TableBody"/>
              <w:rPr>
                <w:b/>
                <w:bCs/>
              </w:rPr>
            </w:pPr>
            <w:r w:rsidRPr="00B316D0">
              <w:rPr>
                <w:b/>
                <w:bCs/>
              </w:rPr>
              <w:t>Close Timestamp</w:t>
            </w:r>
          </w:p>
        </w:tc>
        <w:tc>
          <w:tcPr>
            <w:tcW w:w="6194" w:type="dxa"/>
            <w:tcBorders>
              <w:top w:val="single" w:sz="4" w:space="0" w:color="000000"/>
              <w:left w:val="single" w:sz="4" w:space="0" w:color="000000"/>
              <w:bottom w:val="single" w:sz="4" w:space="0" w:color="000000"/>
              <w:right w:val="single" w:sz="4" w:space="0" w:color="000000"/>
            </w:tcBorders>
          </w:tcPr>
          <w:p w14:paraId="013812B0" w14:textId="77777777" w:rsidR="00490283" w:rsidRPr="00D32837" w:rsidRDefault="00490283" w:rsidP="00B316D0">
            <w:pPr>
              <w:pStyle w:val="TableBody"/>
            </w:pPr>
            <w:r w:rsidRPr="00D32837">
              <w:t xml:space="preserve">The timestamp of the last time the </w:t>
            </w:r>
            <w:r>
              <w:t>Vault was closed</w:t>
            </w:r>
          </w:p>
        </w:tc>
      </w:tr>
    </w:tbl>
    <w:p w14:paraId="0A1D0FCF" w14:textId="77777777" w:rsidR="00490283" w:rsidRDefault="00490283" w:rsidP="00B316D0">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58E4D7DB" w14:textId="77777777" w:rsidR="00602E63" w:rsidRPr="00602E63" w:rsidRDefault="00602E63" w:rsidP="00602E63"/>
    <w:p w14:paraId="17F428D5" w14:textId="77777777" w:rsidR="00490283" w:rsidRPr="00602E63" w:rsidRDefault="00490283" w:rsidP="00282FED">
      <w:pPr>
        <w:pStyle w:val="Heading3"/>
        <w:pPrChange w:id="566" w:author="Moses, Robinson" w:date="2023-03-28T07:26:00Z">
          <w:pPr>
            <w:pStyle w:val="Heading4"/>
          </w:pPr>
        </w:pPrChange>
      </w:pPr>
      <w:bookmarkStart w:id="567" w:name="_Toc63697401"/>
      <w:bookmarkStart w:id="568" w:name="_Toc130890313"/>
      <w:r w:rsidRPr="00602E63">
        <w:t>CREATE NEW VAULTS</w:t>
      </w:r>
      <w:bookmarkEnd w:id="567"/>
      <w:bookmarkEnd w:id="568"/>
      <w:r w:rsidRPr="00602E63">
        <w:t xml:space="preserve"> </w:t>
      </w:r>
    </w:p>
    <w:p w14:paraId="0CCF2270" w14:textId="20A928B3" w:rsidR="00490283" w:rsidRDefault="00490283" w:rsidP="00602E63">
      <w:pPr>
        <w:pStyle w:val="BodyText"/>
      </w:pPr>
      <w:r w:rsidRPr="00602E63">
        <w:rPr>
          <w:rStyle w:val="BodyTextChar"/>
        </w:rPr>
        <w:t xml:space="preserve">By clicking on the </w:t>
      </w:r>
      <w:r w:rsidRPr="003C372A">
        <w:rPr>
          <w:rStyle w:val="BodyTextChar"/>
          <w:b/>
          <w:bCs/>
          <w:rPrChange w:id="569" w:author="Moses, Robinson" w:date="2023-03-28T07:27:00Z">
            <w:rPr>
              <w:rStyle w:val="BodyTextChar"/>
            </w:rPr>
          </w:rPrChange>
        </w:rPr>
        <w:t>New Vault</w:t>
      </w:r>
      <w:r w:rsidRPr="00602E63">
        <w:rPr>
          <w:rStyle w:val="BodyTextChar"/>
        </w:rPr>
        <w:t xml:space="preserve"> icon  </w:t>
      </w:r>
      <w:r w:rsidRPr="00602E63">
        <w:rPr>
          <w:rStyle w:val="BodyTextChar"/>
        </w:rPr>
        <mc:AlternateContent>
          <mc:Choice Requires="wpg">
            <w:drawing>
              <wp:inline distT="0" distB="0" distL="0" distR="0" wp14:anchorId="5CBEDFAC" wp14:editId="2197AF50">
                <wp:extent cx="190881" cy="237109"/>
                <wp:effectExtent l="0" t="0" r="0" b="0"/>
                <wp:docPr id="45410" name="Group 4541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4993" name="Shape 5499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3782" name="Picture 3782"/>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674032ED" id="Group 4541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">
                <v:shape id="Shape 5499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" path="m,l190500,r,234696l,234696,,e" fillcolor="yellow" stroked="f" strokeweight="0">
                  <v:stroke miterlimit="83231f" joinstyle="miter"/>
                  <v:path arrowok="t" textboxrect="0,0,190500,234696"/>
                </v:shape>
                <v:shape id="Picture 378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">
                  <v:imagedata r:id="rId87" o:title=""/>
                </v:shape>
                <w10:anchorlock/>
              </v:group>
            </w:pict>
          </mc:Fallback>
        </mc:AlternateContent>
      </w:r>
      <w:r w:rsidRPr="00602E63">
        <w:rPr>
          <w:rStyle w:val="BodyTextChar"/>
        </w:rPr>
        <w:t xml:space="preserve">  at the bottom of the </w:t>
      </w:r>
      <w:r w:rsidRPr="005A0089">
        <w:rPr>
          <w:rStyle w:val="BodyTextChar"/>
          <w:i/>
          <w:iCs/>
          <w:rPrChange w:id="570" w:author="Moses, Robinson" w:date="2023-03-28T07:28:00Z">
            <w:rPr>
              <w:rStyle w:val="BodyTextChar"/>
            </w:rPr>
          </w:rPrChange>
        </w:rPr>
        <w:t>Settings</w:t>
      </w:r>
      <w:ins w:id="571" w:author="Moses, Robinson" w:date="2023-03-28T07:27:00Z">
        <w:r w:rsidR="005A0089" w:rsidRPr="005A0089">
          <w:rPr>
            <w:rStyle w:val="BodyTextChar"/>
            <w:rFonts w:eastAsia="Wingdings"/>
            <w:i/>
            <w:iCs/>
            <w:rPrChange w:id="572" w:author="Moses, Robinson" w:date="2023-03-28T07:28:00Z">
              <w:rPr>
                <w:rStyle w:val="BodyTextChar"/>
                <w:rFonts w:eastAsia="Wingdings"/>
              </w:rPr>
            </w:rPrChange>
          </w:rPr>
          <w:t>-&gt;</w:t>
        </w:r>
      </w:ins>
      <w:del w:id="573" w:author="Moses, Robinson" w:date="2023-03-28T07:27:00Z">
        <w:r w:rsidRPr="005A0089" w:rsidDel="005F2F15">
          <w:rPr>
            <w:rStyle w:val="BodyTextChar"/>
            <w:rFonts w:eastAsia="Wingdings"/>
            <w:i/>
            <w:iCs/>
            <w:rPrChange w:id="574" w:author="Moses, Robinson" w:date="2023-03-28T07:28:00Z">
              <w:rPr>
                <w:rStyle w:val="BodyTextChar"/>
                <w:rFonts w:eastAsia="Wingdings"/>
              </w:rPr>
            </w:rPrChange>
          </w:rPr>
          <w:delText></w:delText>
        </w:r>
      </w:del>
      <w:r w:rsidRPr="005A0089">
        <w:rPr>
          <w:rStyle w:val="BodyTextChar"/>
          <w:i/>
          <w:iCs/>
          <w:rPrChange w:id="575" w:author="Moses, Robinson" w:date="2023-03-28T07:28:00Z">
            <w:rPr>
              <w:rStyle w:val="BodyTextChar"/>
            </w:rPr>
          </w:rPrChange>
        </w:rPr>
        <w:t>Vaults</w:t>
      </w:r>
      <w:r w:rsidRPr="00602E63">
        <w:rPr>
          <w:rStyle w:val="BodyTextChar"/>
        </w:rPr>
        <w:t xml:space="preserve"> page, new vaults can be created. Only the name is required. OptiVLM - Vault Balance interacts with OptiSuite and necessary vault definitions are defined in OptiVault. </w:t>
      </w:r>
      <w:del w:id="576" w:author="Moses, Robinson" w:date="2023-03-27T08:05:00Z">
        <w:r w:rsidRPr="00602E63" w:rsidDel="00751B8A">
          <w:rPr>
            <w:rStyle w:val="BodyTextChar"/>
          </w:rPr>
          <w:delText>In order t</w:delText>
        </w:r>
      </w:del>
      <w:ins w:id="577" w:author="Moses, Robinson" w:date="2023-03-27T08:05:00Z">
        <w:r w:rsidR="00751B8A">
          <w:rPr>
            <w:rStyle w:val="BodyTextChar"/>
          </w:rPr>
          <w:t>T</w:t>
        </w:r>
      </w:ins>
      <w:r w:rsidRPr="00602E63">
        <w:rPr>
          <w:rStyle w:val="BodyTextChar"/>
        </w:rPr>
        <w:t xml:space="preserve">o apply actions in OptiSuite to this vault, the name entered here must match the IDs of the vault as it is entered both in OptiVault and OptiCash (depot). In addition to entering a Name, the user is also able to assign Currencies, Denominations and Coffers to the Vault </w:t>
      </w:r>
      <w:del w:id="578" w:author="Moses, Robinson" w:date="2023-03-28T07:30:00Z">
        <w:r w:rsidRPr="00602E63" w:rsidDel="00AD0C28">
          <w:rPr>
            <w:rStyle w:val="BodyTextChar"/>
          </w:rPr>
          <w:delText xml:space="preserve">via </w:delText>
        </w:r>
      </w:del>
      <w:ins w:id="579" w:author="Moses, Robinson" w:date="2023-03-28T07:30:00Z">
        <w:r w:rsidR="00AD0C28">
          <w:rPr>
            <w:rStyle w:val="BodyTextChar"/>
          </w:rPr>
          <w:t>using</w:t>
        </w:r>
        <w:r w:rsidR="00AD0C28" w:rsidRPr="00602E63">
          <w:rPr>
            <w:rStyle w:val="BodyTextChar"/>
          </w:rPr>
          <w:t xml:space="preserve"> </w:t>
        </w:r>
      </w:ins>
      <w:r w:rsidRPr="00602E63">
        <w:rPr>
          <w:rStyle w:val="BodyTextChar"/>
        </w:rPr>
        <w:t>check</w:t>
      </w:r>
      <w:del w:id="580" w:author="Moses, Robinson" w:date="2023-03-27T08:05:00Z">
        <w:r w:rsidRPr="00602E63" w:rsidDel="00751B8A">
          <w:rPr>
            <w:rStyle w:val="BodyTextChar"/>
          </w:rPr>
          <w:delText xml:space="preserve"> </w:delText>
        </w:r>
      </w:del>
      <w:r w:rsidRPr="00602E63">
        <w:rPr>
          <w:rStyle w:val="BodyTextChar"/>
        </w:rPr>
        <w:t>boxes</w:t>
      </w:r>
      <w:r w:rsidRPr="0023479E">
        <w:t>.</w:t>
      </w:r>
    </w:p>
    <w:p w14:paraId="0168D8DD" w14:textId="77777777" w:rsidR="00490283" w:rsidRDefault="00490283" w:rsidP="00602E63">
      <w:pPr>
        <w:pStyle w:val="Caption"/>
      </w:pPr>
      <w:bookmarkStart w:id="581" w:name="_Toc63697439"/>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16</w:t>
      </w:r>
      <w:r w:rsidRPr="6356747E">
        <w:rPr>
          <w:noProof/>
        </w:rPr>
        <w:fldChar w:fldCharType="end"/>
      </w:r>
      <w:r>
        <w:t>: CREATE NEW VAULT SCREEN</w:t>
      </w:r>
      <w:bookmarkEnd w:id="581"/>
      <w:r w:rsidRPr="6356747E">
        <w:rPr>
          <w:color w:val="76923C"/>
        </w:rPr>
        <w:t xml:space="preserve"> </w:t>
      </w:r>
    </w:p>
    <w:p w14:paraId="2E545646" w14:textId="77777777" w:rsidR="00490283" w:rsidRDefault="00490283" w:rsidP="00602E63">
      <w:pPr>
        <w:pStyle w:val="BodyText"/>
      </w:pPr>
      <w:r>
        <w:rPr>
          <w:noProof/>
        </w:rPr>
        <w:drawing>
          <wp:inline distT="0" distB="0" distL="0" distR="0" wp14:anchorId="532D6422" wp14:editId="396F1EC4">
            <wp:extent cx="4572000" cy="2533650"/>
            <wp:effectExtent l="76200" t="76200" r="133350" b="133350"/>
            <wp:docPr id="2028672107" name="Picture 202867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672107"/>
                    <pic:cNvPicPr/>
                  </pic:nvPicPr>
                  <pic:blipFill>
                    <a:blip r:embed="rId88">
                      <a:extLst>
                        <a:ext uri="{28A0092B-C50C-407E-A947-70E740481C1C}">
                          <a14:useLocalDpi xmlns:a14="http://schemas.microsoft.com/office/drawing/2010/main" val="0"/>
                        </a:ext>
                      </a:extLst>
                    </a:blip>
                    <a:stretch>
                      <a:fillRect/>
                    </a:stretch>
                  </pic:blipFill>
                  <pic:spPr>
                    <a:xfrm>
                      <a:off x="0" y="0"/>
                      <a:ext cx="45720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747E99EA" w14:textId="77777777" w:rsidR="00490283" w:rsidRPr="00F465FC" w:rsidRDefault="00490283" w:rsidP="00602E63">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37E38D39" w14:textId="77777777" w:rsidR="00490283" w:rsidRDefault="00490283" w:rsidP="00E631C1">
      <w:pPr>
        <w:pStyle w:val="BodyText"/>
      </w:pPr>
      <w:r>
        <w:rPr>
          <w:color w:val="622423"/>
          <w:sz w:val="24"/>
        </w:rPr>
        <w:t xml:space="preserve"> </w:t>
      </w:r>
    </w:p>
    <w:p w14:paraId="2FAD9275" w14:textId="76E67486" w:rsidR="00490283" w:rsidRDefault="00490283" w:rsidP="00015567">
      <w:pPr>
        <w:pStyle w:val="Heading2"/>
        <w:pPrChange w:id="582" w:author="Moses, Robinson" w:date="2023-03-28T07:33:00Z">
          <w:pPr>
            <w:pStyle w:val="Heading3"/>
            <w:ind w:right="1332"/>
          </w:pPr>
        </w:pPrChange>
      </w:pPr>
      <w:bookmarkStart w:id="583" w:name="_Toc63697402"/>
      <w:bookmarkStart w:id="584" w:name="_Toc130890314"/>
      <w:r>
        <w:t>MASTER COFFERS</w:t>
      </w:r>
      <w:bookmarkEnd w:id="583"/>
      <w:bookmarkEnd w:id="584"/>
    </w:p>
    <w:p w14:paraId="30D868AC" w14:textId="1AED2131" w:rsidR="00490283" w:rsidRDefault="00490283" w:rsidP="00E631C1">
      <w:pPr>
        <w:pStyle w:val="BodyText"/>
      </w:pPr>
      <w:r>
        <w:t xml:space="preserve">Master Coffer is a way of grouping order amounts from multiple qualities/coffers into a single container.  By clicking on the </w:t>
      </w:r>
      <w:r w:rsidRPr="00E3579F">
        <w:rPr>
          <w:b/>
          <w:bCs/>
          <w:rPrChange w:id="585" w:author="Moses, Robinson" w:date="2023-03-28T07:31:00Z">
            <w:rPr/>
          </w:rPrChange>
        </w:rPr>
        <w:t>New Coffer</w:t>
      </w:r>
      <w:r>
        <w:t xml:space="preserve"> icon  </w:t>
      </w:r>
      <w:r>
        <w:rPr>
          <w:noProof/>
        </w:rPr>
        <mc:AlternateContent>
          <mc:Choice Requires="wpg">
            <w:drawing>
              <wp:inline distT="0" distB="0" distL="0" distR="0" wp14:anchorId="06D764AB" wp14:editId="103DA581">
                <wp:extent cx="190881" cy="236601"/>
                <wp:effectExtent l="0" t="0" r="0" b="0"/>
                <wp:docPr id="45" name="Group 45"/>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6"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 name="Picture 47"/>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3E7C0C70" id="Group 45"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Bls9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" path="m,l190500,r,234696l,234696,,e" fillcolor="yellow" stroked="f" strokeweight="0">
                  <v:stroke miterlimit="83231f" joinstyle="miter"/>
                  <v:path arrowok="t" textboxrect="0,0,190500,234696"/>
                </v:shape>
                <v:shape id="Picture 4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">
                  <v:imagedata r:id="rId87" o:title=""/>
                </v:shape>
                <w10:anchorlock/>
              </v:group>
            </w:pict>
          </mc:Fallback>
        </mc:AlternateContent>
      </w:r>
      <w:r>
        <w:t xml:space="preserve">  at the bottom of the </w:t>
      </w:r>
      <w:r w:rsidRPr="00E3579F">
        <w:rPr>
          <w:i/>
          <w:iCs/>
          <w:rPrChange w:id="586" w:author="Moses, Robinson" w:date="2023-03-28T07:31:00Z">
            <w:rPr/>
          </w:rPrChange>
        </w:rPr>
        <w:t>Settings</w:t>
      </w:r>
      <w:r w:rsidRPr="00E3579F">
        <w:rPr>
          <w:rFonts w:ascii="Wingdings" w:eastAsia="Wingdings" w:hAnsi="Wingdings" w:cs="Wingdings"/>
          <w:i/>
          <w:iCs/>
          <w:rPrChange w:id="587" w:author="Moses, Robinson" w:date="2023-03-28T07:31:00Z">
            <w:rPr>
              <w:rFonts w:ascii="Wingdings" w:eastAsia="Wingdings" w:hAnsi="Wingdings" w:cs="Wingdings"/>
            </w:rPr>
          </w:rPrChange>
        </w:rPr>
        <w:t></w:t>
      </w:r>
      <w:r w:rsidRPr="00E3579F">
        <w:rPr>
          <w:i/>
          <w:iCs/>
          <w:rPrChange w:id="588" w:author="Moses, Robinson" w:date="2023-03-28T07:31:00Z">
            <w:rPr/>
          </w:rPrChange>
        </w:rPr>
        <w:t>Master Coffer</w:t>
      </w:r>
      <w:r>
        <w:t xml:space="preserve"> screen, the user will </w:t>
      </w:r>
      <w:ins w:id="589" w:author="Moses, Robinson" w:date="2023-03-28T07:32:00Z">
        <w:r w:rsidR="002A445A">
          <w:t xml:space="preserve">be </w:t>
        </w:r>
      </w:ins>
      <w:r>
        <w:t>navigate</w:t>
      </w:r>
      <w:ins w:id="590" w:author="Moses, Robinson" w:date="2023-03-28T07:33:00Z">
        <w:r w:rsidR="002A445A">
          <w:t>d</w:t>
        </w:r>
      </w:ins>
      <w:r>
        <w:t xml:space="preserve"> to the </w:t>
      </w:r>
      <w:r w:rsidRPr="000A5FA1">
        <w:rPr>
          <w:b/>
          <w:bCs/>
          <w:rPrChange w:id="591" w:author="Moses, Robinson" w:date="2023-03-28T07:33:00Z">
            <w:rPr/>
          </w:rPrChange>
        </w:rPr>
        <w:t>Create New Master Coffer</w:t>
      </w:r>
      <w:r>
        <w:t xml:space="preserve"> screen. </w:t>
      </w:r>
    </w:p>
    <w:p w14:paraId="69EC5153" w14:textId="77777777" w:rsidR="00490283" w:rsidRPr="00E631C1" w:rsidRDefault="00490283" w:rsidP="00E631C1">
      <w:pPr>
        <w:pStyle w:val="Caption"/>
      </w:pPr>
      <w:bookmarkStart w:id="592" w:name="_Toc63697440"/>
      <w:r w:rsidRPr="00E631C1">
        <w:t xml:space="preserve">FIGURE </w:t>
      </w:r>
      <w:r w:rsidRPr="00E631C1">
        <w:fldChar w:fldCharType="begin"/>
      </w:r>
      <w:r w:rsidRPr="00E631C1">
        <w:instrText xml:space="preserve"> SEQ Figure \* ARABIC </w:instrText>
      </w:r>
      <w:r w:rsidRPr="00E631C1">
        <w:fldChar w:fldCharType="separate"/>
      </w:r>
      <w:r w:rsidRPr="00E631C1">
        <w:t>17</w:t>
      </w:r>
      <w:r w:rsidRPr="00E631C1">
        <w:fldChar w:fldCharType="end"/>
      </w:r>
      <w:r w:rsidRPr="00E631C1">
        <w:t>: MASTER COFFERS</w:t>
      </w:r>
      <w:bookmarkEnd w:id="592"/>
    </w:p>
    <w:p w14:paraId="29F8BF63" w14:textId="77777777" w:rsidR="00490283" w:rsidRPr="00264C56" w:rsidRDefault="00490283" w:rsidP="00E631C1">
      <w:pPr>
        <w:pStyle w:val="BodyText"/>
      </w:pPr>
      <w:r>
        <w:rPr>
          <w:noProof/>
        </w:rPr>
        <w:drawing>
          <wp:inline distT="0" distB="0" distL="0" distR="0" wp14:anchorId="2802EDE0" wp14:editId="29E4F263">
            <wp:extent cx="4572000" cy="1085850"/>
            <wp:effectExtent l="76200" t="76200" r="133350" b="133350"/>
            <wp:docPr id="1853336376" name="Picture 185333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336376"/>
                    <pic:cNvPicPr/>
                  </pic:nvPicPr>
                  <pic:blipFill>
                    <a:blip r:embed="rId89">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D2F176" w14:textId="77777777" w:rsidR="00490283" w:rsidRPr="00E631C1" w:rsidRDefault="00490283" w:rsidP="00E631C1">
      <w:pPr>
        <w:pStyle w:val="Caption"/>
      </w:pPr>
      <w:bookmarkStart w:id="593" w:name="_Toc63697441"/>
      <w:r w:rsidRPr="00E631C1">
        <w:t xml:space="preserve">FIGURE </w:t>
      </w:r>
      <w:r w:rsidRPr="00E631C1">
        <w:fldChar w:fldCharType="begin"/>
      </w:r>
      <w:r w:rsidRPr="00E631C1">
        <w:instrText xml:space="preserve"> SEQ Figure \* ARABIC </w:instrText>
      </w:r>
      <w:r w:rsidRPr="00E631C1">
        <w:fldChar w:fldCharType="separate"/>
      </w:r>
      <w:r w:rsidRPr="00E631C1">
        <w:t>18</w:t>
      </w:r>
      <w:r w:rsidRPr="00E631C1">
        <w:fldChar w:fldCharType="end"/>
      </w:r>
      <w:r w:rsidRPr="00E631C1">
        <w:t>: MASTER COFFER CREATION</w:t>
      </w:r>
      <w:bookmarkEnd w:id="593"/>
    </w:p>
    <w:p w14:paraId="2586140F" w14:textId="77777777" w:rsidR="00490283" w:rsidRDefault="00490283" w:rsidP="00E631C1">
      <w:pPr>
        <w:pStyle w:val="BodyText"/>
      </w:pPr>
      <w:r>
        <w:rPr>
          <w:noProof/>
        </w:rPr>
        <w:drawing>
          <wp:inline distT="0" distB="0" distL="0" distR="0" wp14:anchorId="451343E9" wp14:editId="7B2A26E7">
            <wp:extent cx="4572000" cy="1571625"/>
            <wp:effectExtent l="76200" t="76200" r="133350" b="142875"/>
            <wp:docPr id="1786293645" name="Picture 178629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293645"/>
                    <pic:cNvPicPr/>
                  </pic:nvPicPr>
                  <pic:blipFill>
                    <a:blip r:embed="rId90">
                      <a:extLst>
                        <a:ext uri="{28A0092B-C50C-407E-A947-70E740481C1C}">
                          <a14:useLocalDpi xmlns:a14="http://schemas.microsoft.com/office/drawing/2010/main" val="0"/>
                        </a:ext>
                      </a:extLst>
                    </a:blip>
                    <a:stretch>
                      <a:fillRect/>
                    </a:stretch>
                  </pic:blipFill>
                  <pic:spPr>
                    <a:xfrm>
                      <a:off x="0" y="0"/>
                      <a:ext cx="4572000"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C5546" w14:textId="77777777" w:rsidR="00490283" w:rsidRPr="00F465FC" w:rsidRDefault="00490283" w:rsidP="00E631C1">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0B201F65" w14:textId="77777777" w:rsidR="00490283" w:rsidRPr="00264C56" w:rsidRDefault="00490283" w:rsidP="00490283"/>
    <w:p w14:paraId="6A612BAC" w14:textId="2579AEB1" w:rsidR="00490283" w:rsidRDefault="00490283" w:rsidP="00490283">
      <w:pPr>
        <w:pStyle w:val="Heading3"/>
        <w:ind w:right="1333"/>
      </w:pPr>
      <w:bookmarkStart w:id="594" w:name="_Toc63697403"/>
      <w:bookmarkStart w:id="595" w:name="_Toc130890315"/>
      <w:r>
        <w:t>USERS</w:t>
      </w:r>
      <w:bookmarkEnd w:id="594"/>
      <w:bookmarkEnd w:id="595"/>
      <w:r>
        <w:t xml:space="preserve"> </w:t>
      </w:r>
    </w:p>
    <w:p w14:paraId="2CD5585A" w14:textId="7E61144E" w:rsidR="00490283" w:rsidRDefault="00490283" w:rsidP="007A16B6">
      <w:pPr>
        <w:pStyle w:val="BodyText"/>
      </w:pPr>
      <w:r w:rsidRPr="000A5FA1">
        <w:rPr>
          <w:i/>
          <w:iCs/>
          <w:rPrChange w:id="596" w:author="Moses, Robinson" w:date="2023-03-28T07:33:00Z">
            <w:rPr/>
          </w:rPrChange>
        </w:rPr>
        <w:t>Settings</w:t>
      </w:r>
      <w:r w:rsidRPr="000A5FA1">
        <w:rPr>
          <w:rFonts w:ascii="Wingdings" w:eastAsia="Wingdings" w:hAnsi="Wingdings" w:cs="Wingdings"/>
          <w:i/>
          <w:iCs/>
          <w:rPrChange w:id="597" w:author="Moses, Robinson" w:date="2023-03-28T07:33:00Z">
            <w:rPr>
              <w:rFonts w:ascii="Wingdings" w:eastAsia="Wingdings" w:hAnsi="Wingdings" w:cs="Wingdings"/>
            </w:rPr>
          </w:rPrChange>
        </w:rPr>
        <w:t></w:t>
      </w:r>
      <w:r w:rsidRPr="000A5FA1">
        <w:rPr>
          <w:i/>
          <w:iCs/>
          <w:rPrChange w:id="598" w:author="Moses, Robinson" w:date="2023-03-28T07:33:00Z">
            <w:rPr/>
          </w:rPrChange>
        </w:rPr>
        <w:t>Users</w:t>
      </w:r>
      <w:r>
        <w:t xml:space="preserve"> navigate</w:t>
      </w:r>
      <w:del w:id="599" w:author="Moses, Robinson" w:date="2023-03-27T08:05:00Z">
        <w:r w:rsidDel="00751B8A">
          <w:delText>s</w:delText>
        </w:r>
      </w:del>
      <w:r>
        <w:t xml:space="preserve"> to a listing of </w:t>
      </w:r>
      <w:r w:rsidRPr="003339B7">
        <w:t xml:space="preserve">all currently </w:t>
      </w:r>
      <w:r w:rsidRPr="003339B7">
        <w:rPr>
          <w:rPrChange w:id="600" w:author="Moses, Robinson" w:date="2023-03-28T07:34:00Z">
            <w:rPr>
              <w:sz w:val="18"/>
            </w:rPr>
          </w:rPrChange>
        </w:rPr>
        <w:t>established</w:t>
      </w:r>
      <w:r w:rsidRPr="003339B7">
        <w:t xml:space="preserve"> Users.</w:t>
      </w:r>
      <w:r>
        <w:t xml:space="preserve"> </w:t>
      </w:r>
    </w:p>
    <w:p w14:paraId="0FAB39A2" w14:textId="77777777" w:rsidR="00490283" w:rsidRDefault="00490283" w:rsidP="0046733D">
      <w:pPr>
        <w:pStyle w:val="Caption"/>
      </w:pPr>
      <w:bookmarkStart w:id="601" w:name="_Toc63697442"/>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USER SCREEN</w:t>
      </w:r>
      <w:bookmarkEnd w:id="601"/>
    </w:p>
    <w:p w14:paraId="36CEB386" w14:textId="77777777" w:rsidR="00490283" w:rsidRDefault="00490283" w:rsidP="00490283">
      <w:pPr>
        <w:spacing w:after="0"/>
        <w:ind w:right="1080"/>
        <w:jc w:val="right"/>
      </w:pPr>
      <w:r>
        <w:rPr>
          <w:noProof/>
        </w:rPr>
        <w:lastRenderedPageBreak/>
        <w:drawing>
          <wp:inline distT="0" distB="0" distL="0" distR="0" wp14:anchorId="05532846" wp14:editId="021F62A5">
            <wp:extent cx="4572000" cy="2257425"/>
            <wp:effectExtent l="76200" t="76200" r="133350" b="142875"/>
            <wp:docPr id="677704940" name="Picture 67770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704940"/>
                    <pic:cNvPicPr/>
                  </pic:nvPicPr>
                  <pic:blipFill>
                    <a:blip r:embed="rId91">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p>
    <w:p w14:paraId="32C9F3F2" w14:textId="77777777" w:rsidR="00490283" w:rsidRPr="00F465FC" w:rsidRDefault="00490283" w:rsidP="0046733D">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0C1DD399" w14:textId="77777777" w:rsidR="00490283" w:rsidRDefault="00490283" w:rsidP="0046733D">
      <w:pPr>
        <w:pStyle w:val="Caption"/>
      </w:pPr>
      <w:bookmarkStart w:id="602" w:name="_Toc63697480"/>
      <w:bookmarkStart w:id="603" w:name="_Ref130882871"/>
      <w:r>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t>: USERS FIELD DESCRIPTIONS</w:t>
      </w:r>
      <w:bookmarkEnd w:id="602"/>
      <w:bookmarkEnd w:id="60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490283" w14:paraId="67A4703F"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4B5AF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8EC9888" w14:textId="77777777" w:rsidR="00490283" w:rsidRDefault="00490283" w:rsidP="0046733D">
            <w:pPr>
              <w:pStyle w:val="TableHeading"/>
            </w:pPr>
            <w:r>
              <w:t xml:space="preserve">Description </w:t>
            </w:r>
          </w:p>
        </w:tc>
      </w:tr>
      <w:tr w:rsidR="00490283" w14:paraId="436D2BB8"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2A730EBC" w14:textId="77777777" w:rsidR="00490283" w:rsidRPr="0046733D" w:rsidRDefault="00490283" w:rsidP="0046733D">
            <w:pPr>
              <w:pStyle w:val="TableBody"/>
              <w:rPr>
                <w:b/>
                <w:bCs/>
              </w:rPr>
            </w:pPr>
            <w:r w:rsidRPr="0046733D">
              <w:rPr>
                <w:b/>
                <w:bCs/>
              </w:rPr>
              <w:t xml:space="preserve">Username </w:t>
            </w:r>
          </w:p>
        </w:tc>
        <w:tc>
          <w:tcPr>
            <w:tcW w:w="6194" w:type="dxa"/>
            <w:tcBorders>
              <w:top w:val="single" w:sz="3" w:space="0" w:color="000000"/>
              <w:left w:val="single" w:sz="4" w:space="0" w:color="000000"/>
              <w:bottom w:val="single" w:sz="4" w:space="0" w:color="000000"/>
              <w:right w:val="single" w:sz="4" w:space="0" w:color="000000"/>
            </w:tcBorders>
          </w:tcPr>
          <w:p w14:paraId="1B0900B7" w14:textId="77777777" w:rsidR="00490283" w:rsidRDefault="00490283" w:rsidP="0046733D">
            <w:pPr>
              <w:pStyle w:val="TableBody"/>
            </w:pPr>
            <w:r>
              <w:t xml:space="preserve"> Unique Username assigned per user </w:t>
            </w:r>
          </w:p>
        </w:tc>
      </w:tr>
      <w:tr w:rsidR="00490283" w14:paraId="4102733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E33175F" w14:textId="77777777" w:rsidR="00490283" w:rsidRPr="0046733D" w:rsidRDefault="00490283" w:rsidP="0046733D">
            <w:pPr>
              <w:pStyle w:val="TableBody"/>
              <w:rPr>
                <w:b/>
                <w:bCs/>
              </w:rPr>
            </w:pPr>
            <w:r w:rsidRPr="0046733D">
              <w:rPr>
                <w:b/>
                <w:bCs/>
              </w:rPr>
              <w:t xml:space="preserve">Email </w:t>
            </w:r>
          </w:p>
        </w:tc>
        <w:tc>
          <w:tcPr>
            <w:tcW w:w="6194" w:type="dxa"/>
            <w:tcBorders>
              <w:top w:val="single" w:sz="4" w:space="0" w:color="000000"/>
              <w:left w:val="single" w:sz="4" w:space="0" w:color="000000"/>
              <w:bottom w:val="single" w:sz="4" w:space="0" w:color="000000"/>
              <w:right w:val="single" w:sz="4" w:space="0" w:color="000000"/>
            </w:tcBorders>
          </w:tcPr>
          <w:p w14:paraId="19147613" w14:textId="77777777" w:rsidR="00490283" w:rsidRDefault="00490283" w:rsidP="0046733D">
            <w:pPr>
              <w:pStyle w:val="TableBody"/>
            </w:pPr>
            <w:r>
              <w:t xml:space="preserve"> Email account associated with each username </w:t>
            </w:r>
          </w:p>
        </w:tc>
      </w:tr>
      <w:tr w:rsidR="00490283" w14:paraId="4773CDF2" w14:textId="77777777" w:rsidTr="00BB302E">
        <w:trPr>
          <w:trHeight w:val="1352"/>
        </w:trPr>
        <w:tc>
          <w:tcPr>
            <w:tcW w:w="1881" w:type="dxa"/>
            <w:tcBorders>
              <w:top w:val="single" w:sz="4" w:space="0" w:color="000000"/>
              <w:left w:val="single" w:sz="4" w:space="0" w:color="000000"/>
              <w:bottom w:val="single" w:sz="4" w:space="0" w:color="000000"/>
              <w:right w:val="single" w:sz="4" w:space="0" w:color="000000"/>
            </w:tcBorders>
            <w:vAlign w:val="center"/>
          </w:tcPr>
          <w:p w14:paraId="160B0DA7" w14:textId="77777777" w:rsidR="00490283" w:rsidRPr="0046733D" w:rsidRDefault="00490283" w:rsidP="0046733D">
            <w:pPr>
              <w:pStyle w:val="TableBody"/>
              <w:rPr>
                <w:b/>
                <w:bCs/>
              </w:rPr>
            </w:pPr>
            <w:r w:rsidRPr="0046733D">
              <w:rPr>
                <w:b/>
                <w:bCs/>
              </w:rPr>
              <w:t xml:space="preserve">Role </w:t>
            </w:r>
          </w:p>
        </w:tc>
        <w:tc>
          <w:tcPr>
            <w:tcW w:w="6194" w:type="dxa"/>
            <w:tcBorders>
              <w:top w:val="single" w:sz="4" w:space="0" w:color="000000"/>
              <w:left w:val="single" w:sz="4" w:space="0" w:color="000000"/>
              <w:bottom w:val="single" w:sz="4" w:space="0" w:color="000000"/>
              <w:right w:val="single" w:sz="4" w:space="0" w:color="000000"/>
            </w:tcBorders>
          </w:tcPr>
          <w:p w14:paraId="41177F22" w14:textId="1C780E58" w:rsidR="00490283" w:rsidRDefault="00490283" w:rsidP="0046733D">
            <w:pPr>
              <w:pStyle w:val="TableBody"/>
            </w:pPr>
            <w:r>
              <w:t xml:space="preserve"> Shows the </w:t>
            </w:r>
            <w:ins w:id="604" w:author="Moses, Robinson" w:date="2023-03-28T07:57:00Z">
              <w:r w:rsidR="0053018A">
                <w:t xml:space="preserve">assigned </w:t>
              </w:r>
            </w:ins>
            <w:r>
              <w:t>role</w:t>
            </w:r>
            <w:ins w:id="605" w:author="Moses, Robinson" w:date="2023-03-28T07:57:00Z">
              <w:r w:rsidR="00B07902">
                <w:t>s</w:t>
              </w:r>
            </w:ins>
            <w:r>
              <w:t xml:space="preserve"> </w:t>
            </w:r>
            <w:del w:id="606" w:author="Moses, Robinson" w:date="2023-03-28T07:57:00Z">
              <w:r w:rsidDel="00B07902">
                <w:delText xml:space="preserve">that </w:delText>
              </w:r>
            </w:del>
            <w:ins w:id="607" w:author="Moses, Robinson" w:date="2023-03-28T07:57:00Z">
              <w:r w:rsidR="00B07902">
                <w:t xml:space="preserve">for </w:t>
              </w:r>
            </w:ins>
            <w:r>
              <w:t>the username</w:t>
            </w:r>
            <w:del w:id="608" w:author="Moses, Robinson" w:date="2023-03-28T07:57:00Z">
              <w:r w:rsidDel="00B07902">
                <w:delText xml:space="preserve"> has assigned to it</w:delText>
              </w:r>
            </w:del>
            <w:r>
              <w:t xml:space="preserve">. </w:t>
            </w:r>
            <w:del w:id="609" w:author="Moses, Robinson" w:date="2023-03-28T07:35:00Z">
              <w:r w:rsidDel="00ED2A78">
                <w:delText xml:space="preserve">  </w:delText>
              </w:r>
            </w:del>
            <w:del w:id="610" w:author="Moses, Robinson" w:date="2023-03-28T07:52:00Z">
              <w:r w:rsidDel="00EC2A99">
                <w:delText>Can be:</w:delText>
              </w:r>
            </w:del>
            <w:r>
              <w:t xml:space="preserve"> </w:t>
            </w:r>
          </w:p>
          <w:p w14:paraId="3D750F6C" w14:textId="77777777" w:rsidR="00490283" w:rsidRDefault="00490283" w:rsidP="0046733D">
            <w:pPr>
              <w:pStyle w:val="TableListBullet"/>
            </w:pPr>
            <w:r>
              <w:t xml:space="preserve">Admin </w:t>
            </w:r>
          </w:p>
          <w:p w14:paraId="4EDD746E" w14:textId="77777777" w:rsidR="00490283" w:rsidRDefault="00490283" w:rsidP="0046733D">
            <w:pPr>
              <w:pStyle w:val="TableListBullet"/>
            </w:pPr>
            <w:r>
              <w:t xml:space="preserve">User </w:t>
            </w:r>
          </w:p>
          <w:p w14:paraId="20C883C5" w14:textId="3E387BBF" w:rsidR="00490283" w:rsidRDefault="00490283" w:rsidP="0046733D">
            <w:pPr>
              <w:pStyle w:val="TableNote"/>
            </w:pPr>
            <w:r>
              <w:t xml:space="preserve"> </w:t>
            </w:r>
            <w:r>
              <w:rPr>
                <w:b/>
              </w:rPr>
              <w:t>Note</w:t>
            </w:r>
            <w:r>
              <w:t xml:space="preserve">: Choosing </w:t>
            </w:r>
            <w:ins w:id="611" w:author="Moses, Robinson" w:date="2023-03-27T08:05:00Z">
              <w:r w:rsidR="00751B8A">
                <w:t xml:space="preserve">the </w:t>
              </w:r>
            </w:ins>
            <w:r w:rsidRPr="00E500CF">
              <w:rPr>
                <w:b/>
                <w:bCs/>
                <w:rPrChange w:id="612" w:author="Moses, Robinson" w:date="2023-03-28T07:36:00Z">
                  <w:rPr/>
                </w:rPrChange>
              </w:rPr>
              <w:t>'Admin'</w:t>
            </w:r>
            <w:r>
              <w:t xml:space="preserve"> role will grant access to Settings functions and all vaults. Choosing </w:t>
            </w:r>
            <w:ins w:id="613" w:author="Moses, Robinson" w:date="2023-03-27T08:05:00Z">
              <w:r w:rsidR="00751B8A">
                <w:t xml:space="preserve">the </w:t>
              </w:r>
            </w:ins>
            <w:r w:rsidRPr="006E1E4A">
              <w:rPr>
                <w:b/>
                <w:bCs/>
                <w:rPrChange w:id="614" w:author="Moses, Robinson" w:date="2023-03-28T07:43:00Z">
                  <w:rPr/>
                </w:rPrChange>
              </w:rPr>
              <w:t>'User'</w:t>
            </w:r>
            <w:r>
              <w:t xml:space="preserve"> role will limit access to selected vault(s) and prevent Settings manipulation. </w:t>
            </w:r>
          </w:p>
        </w:tc>
      </w:tr>
      <w:tr w:rsidR="00490283" w14:paraId="56B11E2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0B08B4A" w14:textId="77777777" w:rsidR="00490283" w:rsidRPr="0046733D" w:rsidRDefault="00490283" w:rsidP="0046733D">
            <w:pPr>
              <w:pStyle w:val="TableBody"/>
              <w:rPr>
                <w:b/>
                <w:bCs/>
              </w:rPr>
            </w:pPr>
            <w:r w:rsidRPr="0046733D">
              <w:rPr>
                <w:b/>
                <w:bCs/>
              </w:rPr>
              <w:t xml:space="preserve">Last Login </w:t>
            </w:r>
          </w:p>
        </w:tc>
        <w:tc>
          <w:tcPr>
            <w:tcW w:w="6194" w:type="dxa"/>
            <w:tcBorders>
              <w:top w:val="single" w:sz="4" w:space="0" w:color="000000"/>
              <w:left w:val="single" w:sz="4" w:space="0" w:color="000000"/>
              <w:bottom w:val="single" w:sz="4" w:space="0" w:color="000000"/>
              <w:right w:val="single" w:sz="4" w:space="0" w:color="000000"/>
            </w:tcBorders>
          </w:tcPr>
          <w:p w14:paraId="4FDC6F92" w14:textId="08E7DEDE" w:rsidR="00490283" w:rsidRDefault="00490283" w:rsidP="0046733D">
            <w:pPr>
              <w:pStyle w:val="TableBody"/>
            </w:pPr>
            <w:r>
              <w:t xml:space="preserve"> Shows </w:t>
            </w:r>
            <w:ins w:id="615" w:author="Moses, Robinson" w:date="2023-03-27T08:05:00Z">
              <w:r w:rsidR="00751B8A">
                <w:t xml:space="preserve">the </w:t>
              </w:r>
            </w:ins>
            <w:r>
              <w:t xml:space="preserve">last date/time the user logged into Vault Balance </w:t>
            </w:r>
          </w:p>
        </w:tc>
      </w:tr>
      <w:tr w:rsidR="00490283" w14:paraId="229D44FF"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DE0658" w14:textId="77777777" w:rsidR="00490283" w:rsidRPr="0046733D" w:rsidRDefault="00490283" w:rsidP="0046733D">
            <w:pPr>
              <w:pStyle w:val="TableBody"/>
              <w:rPr>
                <w:b/>
                <w:bCs/>
              </w:rPr>
            </w:pPr>
            <w:r w:rsidRPr="0046733D">
              <w:rPr>
                <w:b/>
                <w:bCs/>
              </w:rPr>
              <w:t xml:space="preserve">External Username </w:t>
            </w:r>
          </w:p>
        </w:tc>
        <w:tc>
          <w:tcPr>
            <w:tcW w:w="6194" w:type="dxa"/>
            <w:tcBorders>
              <w:top w:val="single" w:sz="4" w:space="0" w:color="000000"/>
              <w:left w:val="single" w:sz="4" w:space="0" w:color="000000"/>
              <w:bottom w:val="single" w:sz="4" w:space="0" w:color="000000"/>
              <w:right w:val="single" w:sz="4" w:space="0" w:color="000000"/>
            </w:tcBorders>
          </w:tcPr>
          <w:p w14:paraId="57A651CF" w14:textId="77777777" w:rsidR="00490283" w:rsidRDefault="00490283" w:rsidP="0046733D">
            <w:pPr>
              <w:pStyle w:val="TableBody"/>
            </w:pPr>
            <w:r>
              <w:t xml:space="preserve"> When using External Authentication for login purposes, the external username associated with the account will be displayed. </w:t>
            </w:r>
          </w:p>
        </w:tc>
      </w:tr>
      <w:tr w:rsidR="00490283" w14:paraId="1012210F" w14:textId="77777777" w:rsidTr="00BB302E">
        <w:trPr>
          <w:trHeight w:val="866"/>
        </w:trPr>
        <w:tc>
          <w:tcPr>
            <w:tcW w:w="1881" w:type="dxa"/>
            <w:tcBorders>
              <w:top w:val="single" w:sz="4" w:space="0" w:color="000000"/>
              <w:left w:val="single" w:sz="4" w:space="0" w:color="000000"/>
              <w:bottom w:val="single" w:sz="4" w:space="0" w:color="000000"/>
              <w:right w:val="single" w:sz="4" w:space="0" w:color="000000"/>
            </w:tcBorders>
          </w:tcPr>
          <w:p w14:paraId="066CB977" w14:textId="77777777" w:rsidR="00490283" w:rsidRPr="0046733D" w:rsidRDefault="00490283" w:rsidP="0046733D">
            <w:pPr>
              <w:pStyle w:val="TableBody"/>
              <w:rPr>
                <w:b/>
                <w:bCs/>
              </w:rPr>
            </w:pPr>
            <w:r w:rsidRPr="0046733D">
              <w:rPr>
                <w:b/>
                <w:bCs/>
              </w:rPr>
              <w:t xml:space="preserve">Vault Access </w:t>
            </w:r>
          </w:p>
          <w:p w14:paraId="1413C102" w14:textId="77777777" w:rsidR="00490283" w:rsidRPr="0046733D" w:rsidRDefault="00490283" w:rsidP="0046733D">
            <w:pPr>
              <w:pStyle w:val="TableBody"/>
              <w:rPr>
                <w:b/>
                <w:bCs/>
              </w:rPr>
            </w:pPr>
            <w:r w:rsidRPr="0046733D">
              <w:rPr>
                <w:b/>
                <w:bCs/>
              </w:rPr>
              <w:t xml:space="preserve">Add A Vault </w:t>
            </w:r>
          </w:p>
          <w:p w14:paraId="54E014BC" w14:textId="77777777" w:rsidR="00490283" w:rsidRPr="0046733D" w:rsidRDefault="00490283" w:rsidP="0046733D">
            <w:pPr>
              <w:pStyle w:val="TableBody"/>
              <w:rPr>
                <w:b/>
                <w:bCs/>
              </w:rPr>
            </w:pPr>
            <w:r w:rsidRPr="0046733D">
              <w:rPr>
                <w:b/>
                <w:bCs/>
              </w:rPr>
              <w:t xml:space="preserve">(new user creation only) </w:t>
            </w:r>
          </w:p>
        </w:tc>
        <w:tc>
          <w:tcPr>
            <w:tcW w:w="6194" w:type="dxa"/>
            <w:tcBorders>
              <w:top w:val="single" w:sz="4" w:space="0" w:color="000000"/>
              <w:left w:val="single" w:sz="4" w:space="0" w:color="000000"/>
              <w:bottom w:val="single" w:sz="4" w:space="0" w:color="000000"/>
              <w:right w:val="single" w:sz="4" w:space="0" w:color="000000"/>
            </w:tcBorders>
          </w:tcPr>
          <w:p w14:paraId="3388542D" w14:textId="77777777" w:rsidR="00490283" w:rsidRDefault="00490283" w:rsidP="0046733D">
            <w:pPr>
              <w:pStyle w:val="TableBody"/>
            </w:pPr>
            <w:r>
              <w:t xml:space="preserve"> When creating users, Administrators will grant access to specific vault(s) using the dropdown in the </w:t>
            </w:r>
            <w:r w:rsidRPr="008C53D8">
              <w:rPr>
                <w:b/>
                <w:bCs/>
                <w:rPrChange w:id="616" w:author="Moses, Robinson" w:date="2023-03-28T07:58:00Z">
                  <w:rPr/>
                </w:rPrChange>
              </w:rPr>
              <w:t>New User Creation Vault Access</w:t>
            </w:r>
            <w:r>
              <w:t xml:space="preserve"> screen. </w:t>
            </w:r>
          </w:p>
        </w:tc>
      </w:tr>
      <w:tr w:rsidR="00490283" w14:paraId="1E7DA5B8"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228B06B5" w14:textId="77777777" w:rsidR="00490283" w:rsidRPr="0046733D" w:rsidRDefault="00490283" w:rsidP="0046733D">
            <w:pPr>
              <w:pStyle w:val="TableBody"/>
              <w:rPr>
                <w:b/>
                <w:bCs/>
              </w:rPr>
            </w:pPr>
            <w:r w:rsidRPr="0046733D">
              <w:rPr>
                <w:b/>
                <w:bCs/>
              </w:rPr>
              <w:t>Allow Internal Adjustments</w:t>
            </w:r>
          </w:p>
        </w:tc>
        <w:tc>
          <w:tcPr>
            <w:tcW w:w="6194" w:type="dxa"/>
            <w:tcBorders>
              <w:top w:val="single" w:sz="4" w:space="0" w:color="000000"/>
              <w:left w:val="single" w:sz="4" w:space="0" w:color="000000"/>
              <w:bottom w:val="single" w:sz="4" w:space="0" w:color="000000"/>
              <w:right w:val="single" w:sz="4" w:space="0" w:color="000000"/>
            </w:tcBorders>
          </w:tcPr>
          <w:p w14:paraId="4A8D0174" w14:textId="77777777" w:rsidR="00490283" w:rsidRDefault="00490283" w:rsidP="0046733D">
            <w:pPr>
              <w:pStyle w:val="TableBody"/>
            </w:pPr>
            <w:r w:rsidRPr="00BA1DDA">
              <w:t>Yes/No radio button to allow the created user to do Internal Adjustments.</w:t>
            </w:r>
          </w:p>
        </w:tc>
      </w:tr>
      <w:tr w:rsidR="00490283" w14:paraId="19B392FA"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554B50DE" w14:textId="77777777" w:rsidR="00490283" w:rsidRPr="0046733D" w:rsidRDefault="00490283" w:rsidP="0046733D">
            <w:pPr>
              <w:pStyle w:val="TableBody"/>
              <w:rPr>
                <w:b/>
                <w:bCs/>
              </w:rPr>
            </w:pPr>
            <w:r w:rsidRPr="0046733D">
              <w:rPr>
                <w:b/>
                <w:bCs/>
              </w:rPr>
              <w:t>Allow Quick Adjustments</w:t>
            </w:r>
          </w:p>
        </w:tc>
        <w:tc>
          <w:tcPr>
            <w:tcW w:w="6194" w:type="dxa"/>
            <w:tcBorders>
              <w:top w:val="single" w:sz="4" w:space="0" w:color="000000"/>
              <w:left w:val="single" w:sz="4" w:space="0" w:color="000000"/>
              <w:bottom w:val="single" w:sz="4" w:space="0" w:color="000000"/>
              <w:right w:val="single" w:sz="4" w:space="0" w:color="000000"/>
            </w:tcBorders>
          </w:tcPr>
          <w:p w14:paraId="456A4A5C" w14:textId="77777777" w:rsidR="00490283" w:rsidRPr="00BA1DDA" w:rsidRDefault="00490283" w:rsidP="0046733D">
            <w:pPr>
              <w:pStyle w:val="TableBody"/>
            </w:pPr>
            <w:r w:rsidRPr="00BA1DDA">
              <w:t>Yes/No radio button to allow the user to do Quick Adjustments.</w:t>
            </w:r>
          </w:p>
        </w:tc>
      </w:tr>
    </w:tbl>
    <w:p w14:paraId="1D7D5779" w14:textId="77777777" w:rsidR="00490283" w:rsidRPr="00F465FC" w:rsidRDefault="00490283" w:rsidP="0046733D">
      <w:pPr>
        <w:pStyle w:val="Caption"/>
      </w:pPr>
      <w:hyperlink w:anchor="_SETTINGS" w:history="1">
        <w:r w:rsidRPr="00F465FC">
          <w:rPr>
            <w:rStyle w:val="Hyperlink"/>
            <w:color w:val="92D050"/>
          </w:rPr>
          <w:t>Return to: Settings</w:t>
        </w:r>
      </w:hyperlink>
      <w:r w:rsidRPr="00F465FC">
        <w:t xml:space="preserve"> </w:t>
      </w:r>
    </w:p>
    <w:p w14:paraId="6C918303" w14:textId="77777777" w:rsidR="00490283" w:rsidRPr="00917C51" w:rsidRDefault="00490283" w:rsidP="00C31E89">
      <w:pPr>
        <w:pStyle w:val="Heading3"/>
      </w:pPr>
      <w:bookmarkStart w:id="617" w:name="_Toc63697404"/>
      <w:bookmarkStart w:id="618" w:name="_Toc130890316"/>
      <w:r w:rsidRPr="00917C51">
        <w:lastRenderedPageBreak/>
        <w:t>CREATE NEW USERS</w:t>
      </w:r>
      <w:bookmarkEnd w:id="617"/>
      <w:bookmarkEnd w:id="618"/>
      <w:r w:rsidRPr="00917C51">
        <w:t xml:space="preserve"> </w:t>
      </w:r>
    </w:p>
    <w:p w14:paraId="255C03ED" w14:textId="63BAF966" w:rsidR="00490283" w:rsidRDefault="00490283" w:rsidP="0046733D">
      <w:pPr>
        <w:pStyle w:val="BodyText"/>
      </w:pPr>
      <w:r>
        <w:t xml:space="preserve">By clicking on the </w:t>
      </w:r>
      <w:r w:rsidRPr="00917C51">
        <w:rPr>
          <w:b/>
          <w:bCs/>
          <w:rPrChange w:id="619" w:author="Moses, Robinson" w:date="2023-03-28T07:59:00Z">
            <w:rPr/>
          </w:rPrChange>
        </w:rPr>
        <w:t>New User</w:t>
      </w:r>
      <w:r>
        <w:t xml:space="preserve"> icon</w:t>
      </w:r>
      <w:del w:id="620" w:author="Moses, Robinson" w:date="2023-03-28T07:59:00Z">
        <w:r w:rsidDel="00917C51">
          <w:delText xml:space="preserve">    </w:delText>
        </w:r>
      </w:del>
      <w:r>
        <w:rPr>
          <w:noProof/>
        </w:rPr>
        <mc:AlternateContent>
          <mc:Choice Requires="wpg">
            <w:drawing>
              <wp:inline distT="0" distB="0" distL="0" distR="0" wp14:anchorId="4D803A1C" wp14:editId="4B42214F">
                <wp:extent cx="191008" cy="237236"/>
                <wp:effectExtent l="0" t="0" r="0" b="0"/>
                <wp:docPr id="49534" name="Group 49534"/>
                <wp:cNvGraphicFramePr/>
                <a:graphic xmlns:a="http://schemas.openxmlformats.org/drawingml/2006/main">
                  <a:graphicData uri="http://schemas.microsoft.com/office/word/2010/wordprocessingGroup">
                    <wpg:wgp>
                      <wpg:cNvGrpSpPr/>
                      <wpg:grpSpPr>
                        <a:xfrm>
                          <a:off x="0" y="0"/>
                          <a:ext cx="191008" cy="237236"/>
                          <a:chOff x="0" y="0"/>
                          <a:chExt cx="191008" cy="237236"/>
                        </a:xfrm>
                      </wpg:grpSpPr>
                      <wps:wsp>
                        <wps:cNvPr id="54997" name="Shape 54997"/>
                        <wps:cNvSpPr/>
                        <wps:spPr>
                          <a:xfrm>
                            <a:off x="508" y="2539"/>
                            <a:ext cx="190500" cy="234697"/>
                          </a:xfrm>
                          <a:custGeom>
                            <a:avLst/>
                            <a:gdLst/>
                            <a:ahLst/>
                            <a:cxnLst/>
                            <a:rect l="0" t="0" r="0" b="0"/>
                            <a:pathLst>
                              <a:path w="190500" h="234697">
                                <a:moveTo>
                                  <a:pt x="0" y="0"/>
                                </a:moveTo>
                                <a:lnTo>
                                  <a:pt x="190500" y="0"/>
                                </a:lnTo>
                                <a:lnTo>
                                  <a:pt x="190500" y="234697"/>
                                </a:lnTo>
                                <a:lnTo>
                                  <a:pt x="0" y="2346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067" name="Picture 4067"/>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3838EC37" id="Group 49534" o:spid="_x0000_s1026" style="width:15.05pt;height:18.7pt;mso-position-horizontal-relative:char;mso-position-vertical-relative:line" coordsize="191008,237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FMvFn7bAAAAAwEAAA8AAABkcnMvZG93bnJl&#10;di54bWxMj09Lw0AQxe+C32EZwZvdxPqPmE0pRT0Voa0g3qbZaRKanQ3ZbZJ+e0cvepnH8Ib3fpMv&#10;JteqgfrQeDaQzhJQxKW3DVcGPnavN0+gQkS22HomA2cKsCguL3LMrB95Q8M2VkpCOGRooI6xy7QO&#10;ZU0Ow8x3xOIdfO8wytpX2vY4Srhr9W2SPGiHDUtDjR2taiqP25Mz8DbiuJynL8P6eFidv3b375/r&#10;lIy5vpqWz6AiTfHvGH7wBR0KYdr7E9ugWgPySPyd4s2TFNRe9PEOdJHr/+zF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">
                <v:shape id="Shape 54997" o:spid="_x0000_s1027" style="position:absolute;left:508;top:2539;width:190500;height:234697;visibility:visible;mso-wrap-style:square;v-text-anchor:top" coordsize="190500,23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" path="m,l190500,r,234697l,234697,,e" fillcolor="yellow" stroked="f" strokeweight="0">
                  <v:stroke miterlimit="83231f" joinstyle="miter"/>
                  <v:path arrowok="t" textboxrect="0,0,190500,234697"/>
                </v:shape>
                <v:shape id="Picture 406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">
                  <v:imagedata r:id="rId87" o:title=""/>
                </v:shape>
                <w10:anchorlock/>
              </v:group>
            </w:pict>
          </mc:Fallback>
        </mc:AlternateContent>
      </w:r>
      <w:del w:id="621" w:author="Moses, Robinson" w:date="2023-03-28T07:59:00Z">
        <w:r w:rsidDel="00917C51">
          <w:delText xml:space="preserve">   </w:delText>
        </w:r>
      </w:del>
      <w:r>
        <w:t xml:space="preserve">at the bottom of the </w:t>
      </w:r>
      <w:r w:rsidRPr="00917C51">
        <w:rPr>
          <w:i/>
          <w:iCs/>
          <w:rPrChange w:id="622" w:author="Moses, Robinson" w:date="2023-03-28T07:59:00Z">
            <w:rPr/>
          </w:rPrChange>
        </w:rPr>
        <w:t>Settings</w:t>
      </w:r>
      <w:r w:rsidRPr="00917C51">
        <w:rPr>
          <w:rFonts w:ascii="Wingdings" w:eastAsia="Wingdings" w:hAnsi="Wingdings" w:cs="Wingdings"/>
          <w:i/>
          <w:iCs/>
          <w:rPrChange w:id="623" w:author="Moses, Robinson" w:date="2023-03-28T07:59:00Z">
            <w:rPr>
              <w:rFonts w:ascii="Wingdings" w:eastAsia="Wingdings" w:hAnsi="Wingdings" w:cs="Wingdings"/>
            </w:rPr>
          </w:rPrChange>
        </w:rPr>
        <w:t></w:t>
      </w:r>
      <w:r w:rsidRPr="00917C51">
        <w:rPr>
          <w:i/>
          <w:iCs/>
          <w:rPrChange w:id="624" w:author="Moses, Robinson" w:date="2023-03-28T07:59:00Z">
            <w:rPr/>
          </w:rPrChange>
        </w:rPr>
        <w:t>Users</w:t>
      </w:r>
      <w:r>
        <w:t xml:space="preserve"> page, new users can be created. The icon will hyperlink to the </w:t>
      </w:r>
      <w:r w:rsidRPr="00DD6019">
        <w:rPr>
          <w:b/>
          <w:bCs/>
          <w:rPrChange w:id="625" w:author="Moses, Robinson" w:date="2023-03-28T07:59:00Z">
            <w:rPr/>
          </w:rPrChange>
        </w:rPr>
        <w:t>Create New User</w:t>
      </w:r>
      <w:r>
        <w:t xml:space="preserve"> page. For </w:t>
      </w:r>
      <w:ins w:id="626" w:author="Moses, Robinson" w:date="2023-03-28T08:10:00Z">
        <w:r w:rsidR="005D48D5">
          <w:t xml:space="preserve">field </w:t>
        </w:r>
      </w:ins>
      <w:r>
        <w:t xml:space="preserve">descriptions </w:t>
      </w:r>
      <w:del w:id="627" w:author="Moses, Robinson" w:date="2023-03-28T08:10:00Z">
        <w:r w:rsidDel="005D48D5">
          <w:delText xml:space="preserve">of the fields </w:delText>
        </w:r>
      </w:del>
      <w:del w:id="628" w:author="Moses, Robinson" w:date="2023-03-28T08:00:00Z">
        <w:r w:rsidDel="00DD6019">
          <w:delText xml:space="preserve">please </w:delText>
        </w:r>
      </w:del>
      <w:r w:rsidRPr="0023479E">
        <w:t>see</w:t>
      </w:r>
      <w:r w:rsidRPr="00CB3BEF">
        <w:rPr>
          <w:color w:val="4472C4" w:themeColor="accent1"/>
          <w:rPrChange w:id="629" w:author="Moses, Robinson" w:date="2023-03-28T08:01:00Z">
            <w:rPr/>
          </w:rPrChange>
        </w:rPr>
        <w:t xml:space="preserve"> </w:t>
      </w:r>
      <w:ins w:id="630" w:author="Moses, Robinson" w:date="2023-03-28T08:00:00Z">
        <w:r w:rsidR="00CB3BEF" w:rsidRPr="00CB3BEF">
          <w:rPr>
            <w:color w:val="4472C4" w:themeColor="accent1"/>
            <w:rPrChange w:id="631" w:author="Moses, Robinson" w:date="2023-03-28T08:01:00Z">
              <w:rPr/>
            </w:rPrChange>
          </w:rPr>
          <w:fldChar w:fldCharType="begin"/>
        </w:r>
        <w:r w:rsidR="00CB3BEF" w:rsidRPr="00CB3BEF">
          <w:rPr>
            <w:color w:val="4472C4" w:themeColor="accent1"/>
            <w:rPrChange w:id="632" w:author="Moses, Robinson" w:date="2023-03-28T08:01:00Z">
              <w:rPr/>
            </w:rPrChange>
          </w:rPr>
          <w:instrText xml:space="preserve"> REF _Ref130882871 \h </w:instrText>
        </w:r>
        <w:r w:rsidR="00CB3BEF" w:rsidRPr="00CB3BEF">
          <w:rPr>
            <w:color w:val="4472C4" w:themeColor="accent1"/>
            <w:rPrChange w:id="633" w:author="Moses, Robinson" w:date="2023-03-28T08:01:00Z">
              <w:rPr/>
            </w:rPrChange>
          </w:rPr>
        </w:r>
      </w:ins>
      <w:r w:rsidR="00CB3BEF" w:rsidRPr="00CB3BEF">
        <w:rPr>
          <w:color w:val="4472C4" w:themeColor="accent1"/>
          <w:rPrChange w:id="634" w:author="Moses, Robinson" w:date="2023-03-28T08:01:00Z">
            <w:rPr/>
          </w:rPrChange>
        </w:rPr>
        <w:fldChar w:fldCharType="separate"/>
      </w:r>
      <w:ins w:id="635" w:author="Moses, Robinson" w:date="2023-03-28T08:00:00Z">
        <w:r w:rsidR="00CB3BEF" w:rsidRPr="00CB3BEF">
          <w:rPr>
            <w:color w:val="4472C4" w:themeColor="accent1"/>
            <w:rPrChange w:id="636" w:author="Moses, Robinson" w:date="2023-03-28T08:01:00Z">
              <w:rPr/>
            </w:rPrChange>
          </w:rPr>
          <w:t xml:space="preserve">TABLE </w:t>
        </w:r>
        <w:r w:rsidR="00CB3BEF" w:rsidRPr="00CB3BEF">
          <w:rPr>
            <w:noProof/>
            <w:color w:val="4472C4" w:themeColor="accent1"/>
            <w:rPrChange w:id="637" w:author="Moses, Robinson" w:date="2023-03-28T08:01:00Z">
              <w:rPr>
                <w:noProof/>
              </w:rPr>
            </w:rPrChange>
          </w:rPr>
          <w:t>17</w:t>
        </w:r>
        <w:r w:rsidR="00CB3BEF" w:rsidRPr="00CB3BEF">
          <w:rPr>
            <w:color w:val="4472C4" w:themeColor="accent1"/>
            <w:rPrChange w:id="638" w:author="Moses, Robinson" w:date="2023-03-28T08:01:00Z">
              <w:rPr/>
            </w:rPrChange>
          </w:rPr>
          <w:t>: USERS FIELD DESCRIPTIONS</w:t>
        </w:r>
        <w:r w:rsidR="00CB3BEF" w:rsidRPr="00CB3BEF">
          <w:rPr>
            <w:color w:val="4472C4" w:themeColor="accent1"/>
            <w:rPrChange w:id="639" w:author="Moses, Robinson" w:date="2023-03-28T08:01:00Z">
              <w:rPr/>
            </w:rPrChange>
          </w:rPr>
          <w:fldChar w:fldCharType="end"/>
        </w:r>
      </w:ins>
      <w:del w:id="640" w:author="Moses, Robinson" w:date="2023-03-28T08:00:00Z">
        <w:r w:rsidRPr="0023479E" w:rsidDel="00CB3BEF">
          <w:delText xml:space="preserve">Table </w:delText>
        </w:r>
      </w:del>
      <w:del w:id="641" w:author="Moses, Robinson" w:date="2023-03-28T08:01:00Z">
        <w:r w:rsidRPr="0023479E" w:rsidDel="00CB3BEF">
          <w:delText>14: Users Field Descriptions</w:delText>
        </w:r>
      </w:del>
      <w:r w:rsidRPr="0023479E">
        <w:t xml:space="preserve">. </w:t>
      </w:r>
    </w:p>
    <w:p w14:paraId="560F5C0F" w14:textId="77777777" w:rsidR="00490283" w:rsidRDefault="00490283" w:rsidP="0046733D">
      <w:pPr>
        <w:pStyle w:val="Caption"/>
      </w:pPr>
      <w:bookmarkStart w:id="642" w:name="_Toc63697443"/>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CREATE NEW USER SCREEN</w:t>
      </w:r>
      <w:bookmarkEnd w:id="642"/>
    </w:p>
    <w:p w14:paraId="264B97CC" w14:textId="77777777" w:rsidR="00490283" w:rsidRDefault="00490283" w:rsidP="0046733D">
      <w:pPr>
        <w:pStyle w:val="BodyText"/>
      </w:pPr>
      <w:r>
        <w:rPr>
          <w:noProof/>
        </w:rPr>
        <w:drawing>
          <wp:inline distT="0" distB="0" distL="0" distR="0" wp14:anchorId="4304A512" wp14:editId="1A26E7F4">
            <wp:extent cx="4572000" cy="4314825"/>
            <wp:effectExtent l="76200" t="76200" r="133350" b="142875"/>
            <wp:docPr id="1845413467" name="Picture 184541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413467"/>
                    <pic:cNvPicPr/>
                  </pic:nvPicPr>
                  <pic:blipFill>
                    <a:blip r:embed="rId92">
                      <a:extLst>
                        <a:ext uri="{28A0092B-C50C-407E-A947-70E740481C1C}">
                          <a14:useLocalDpi xmlns:a14="http://schemas.microsoft.com/office/drawing/2010/main" val="0"/>
                        </a:ext>
                      </a:extLst>
                    </a:blip>
                    <a:stretch>
                      <a:fillRect/>
                    </a:stretch>
                  </pic:blipFill>
                  <pic:spPr>
                    <a:xfrm>
                      <a:off x="0" y="0"/>
                      <a:ext cx="45720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B399D" w14:textId="77777777" w:rsidR="00490283" w:rsidRPr="00F465FC" w:rsidRDefault="00490283" w:rsidP="0046733D">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72AE00F7" w14:textId="2489F767" w:rsidR="00490283" w:rsidRDefault="00490283" w:rsidP="00B017D1">
      <w:pPr>
        <w:pStyle w:val="Heading2"/>
        <w:pPrChange w:id="643" w:author="Moses, Robinson" w:date="2023-03-28T08:01:00Z">
          <w:pPr>
            <w:pStyle w:val="Heading3"/>
            <w:ind w:right="1334"/>
          </w:pPr>
        </w:pPrChange>
      </w:pPr>
      <w:r>
        <w:t xml:space="preserve"> </w:t>
      </w:r>
      <w:bookmarkStart w:id="644" w:name="_Toc63697405"/>
      <w:bookmarkStart w:id="645" w:name="_Toc130890317"/>
      <w:r>
        <w:t>CURRENCIES</w:t>
      </w:r>
      <w:bookmarkEnd w:id="644"/>
      <w:bookmarkEnd w:id="645"/>
      <w:r>
        <w:t xml:space="preserve"> </w:t>
      </w:r>
    </w:p>
    <w:p w14:paraId="18680822" w14:textId="1596E34D" w:rsidR="00490283" w:rsidRDefault="00490283" w:rsidP="0046733D">
      <w:pPr>
        <w:pStyle w:val="BodyText"/>
      </w:pPr>
      <w:r w:rsidRPr="00CB3BEF">
        <w:rPr>
          <w:i/>
          <w:iCs/>
          <w:rPrChange w:id="646" w:author="Moses, Robinson" w:date="2023-03-28T08:01:00Z">
            <w:rPr/>
          </w:rPrChange>
        </w:rPr>
        <w:t>Settings</w:t>
      </w:r>
      <w:r w:rsidRPr="00CB3BEF">
        <w:rPr>
          <w:rFonts w:ascii="Wingdings" w:eastAsia="Wingdings" w:hAnsi="Wingdings" w:cs="Wingdings"/>
          <w:i/>
          <w:iCs/>
          <w:rPrChange w:id="647" w:author="Moses, Robinson" w:date="2023-03-28T08:01:00Z">
            <w:rPr>
              <w:rFonts w:ascii="Wingdings" w:eastAsia="Wingdings" w:hAnsi="Wingdings" w:cs="Wingdings"/>
            </w:rPr>
          </w:rPrChange>
        </w:rPr>
        <w:t></w:t>
      </w:r>
      <w:r w:rsidRPr="00CB3BEF">
        <w:rPr>
          <w:i/>
          <w:iCs/>
          <w:rPrChange w:id="648" w:author="Moses, Robinson" w:date="2023-03-28T08:01:00Z">
            <w:rPr/>
          </w:rPrChange>
        </w:rPr>
        <w:t>Currencies</w:t>
      </w:r>
      <w:r>
        <w:t xml:space="preserve"> provides access for listing the Currencies that are handled in OptiSuite and will be tracked and balanced in Vault Balance. Users may also prioritize the currencies in terms of processing and may denote a “</w:t>
      </w:r>
      <w:r w:rsidRPr="00B017D1">
        <w:rPr>
          <w:b/>
          <w:bCs/>
          <w:rPrChange w:id="649" w:author="Moses, Robinson" w:date="2023-03-28T08:01:00Z">
            <w:rPr/>
          </w:rPrChange>
        </w:rPr>
        <w:t>Main Currency</w:t>
      </w:r>
      <w:del w:id="650" w:author="Moses, Robinson" w:date="2023-03-28T08:01:00Z">
        <w:r w:rsidDel="00B017D1">
          <w:delText>.</w:delText>
        </w:r>
      </w:del>
      <w:r>
        <w:t>”</w:t>
      </w:r>
      <w:ins w:id="651" w:author="Moses, Robinson" w:date="2023-03-28T08:01:00Z">
        <w:r w:rsidR="00B017D1">
          <w:t>.</w:t>
        </w:r>
      </w:ins>
      <w:r>
        <w:t xml:space="preserve"> </w:t>
      </w:r>
    </w:p>
    <w:p w14:paraId="6A0CB254" w14:textId="77777777" w:rsidR="00490283" w:rsidRDefault="00490283" w:rsidP="0046733D">
      <w:pPr>
        <w:pStyle w:val="Caption"/>
      </w:pPr>
      <w:bookmarkStart w:id="652" w:name="_Toc63697444"/>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CURRENCIES SCREEN</w:t>
      </w:r>
      <w:bookmarkEnd w:id="652"/>
      <w:r>
        <w:t xml:space="preserve"> </w:t>
      </w:r>
    </w:p>
    <w:p w14:paraId="04222047" w14:textId="77777777" w:rsidR="00490283" w:rsidRDefault="00490283" w:rsidP="0046733D">
      <w:pPr>
        <w:pStyle w:val="BodyText"/>
      </w:pPr>
      <w:r>
        <w:rPr>
          <w:noProof/>
        </w:rPr>
        <w:lastRenderedPageBreak/>
        <w:drawing>
          <wp:inline distT="0" distB="0" distL="0" distR="0" wp14:anchorId="6780F294" wp14:editId="387382C7">
            <wp:extent cx="4572000" cy="1304925"/>
            <wp:effectExtent l="76200" t="76200" r="133350" b="142875"/>
            <wp:docPr id="768619717" name="Picture 76861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619717"/>
                    <pic:cNvPicPr/>
                  </pic:nvPicPr>
                  <pic:blipFill>
                    <a:blip r:embed="rId93">
                      <a:extLst>
                        <a:ext uri="{28A0092B-C50C-407E-A947-70E740481C1C}">
                          <a14:useLocalDpi xmlns:a14="http://schemas.microsoft.com/office/drawing/2010/main" val="0"/>
                        </a:ext>
                      </a:extLst>
                    </a:blip>
                    <a:stretch>
                      <a:fillRect/>
                    </a:stretch>
                  </pic:blipFill>
                  <pic:spPr>
                    <a:xfrm>
                      <a:off x="0" y="0"/>
                      <a:ext cx="4572000"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2C3CFC84" w14:textId="77777777" w:rsidR="00490283" w:rsidRPr="00F465FC" w:rsidRDefault="00490283" w:rsidP="0046733D">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3AB01AB0" w14:textId="77777777" w:rsidR="00490283" w:rsidRDefault="00490283" w:rsidP="00004178">
      <w:pPr>
        <w:pStyle w:val="Caption"/>
        <w:pPrChange w:id="653" w:author="Moses, Robinson" w:date="2023-03-28T08:02:00Z">
          <w:pPr>
            <w:pStyle w:val="Heading6"/>
            <w:tabs>
              <w:tab w:val="center" w:pos="4321"/>
              <w:tab w:val="center" w:pos="5041"/>
            </w:tabs>
            <w:ind w:left="-15" w:firstLine="0"/>
          </w:pPr>
        </w:pPrChange>
      </w:pPr>
      <w:bookmarkStart w:id="654" w:name="_Toc63697481"/>
      <w:bookmarkStart w:id="655" w:name="_Ref130883077"/>
      <w:r>
        <w:t xml:space="preserve">TABLE </w:t>
      </w:r>
      <w:r>
        <w:rPr>
          <w:noProof/>
        </w:rPr>
        <w:fldChar w:fldCharType="begin"/>
      </w:r>
      <w:r>
        <w:rPr>
          <w:noProof/>
        </w:rPr>
        <w:instrText xml:space="preserve"> SEQ Table \* ARABIC </w:instrText>
      </w:r>
      <w:r>
        <w:rPr>
          <w:noProof/>
        </w:rPr>
        <w:fldChar w:fldCharType="separate"/>
      </w:r>
      <w:r>
        <w:rPr>
          <w:noProof/>
        </w:rPr>
        <w:t>18</w:t>
      </w:r>
      <w:r>
        <w:rPr>
          <w:noProof/>
        </w:rPr>
        <w:fldChar w:fldCharType="end"/>
      </w:r>
      <w:r>
        <w:t>: CURRENCIES FIELD DESCRIPTIONS</w:t>
      </w:r>
      <w:bookmarkEnd w:id="654"/>
      <w:bookmarkEnd w:id="655"/>
      <w:r>
        <w:t xml:space="preserve"> </w:t>
      </w:r>
      <w:r>
        <w:tab/>
        <w:t xml:space="preserve"> </w:t>
      </w:r>
      <w:r>
        <w:tab/>
        <w:t xml:space="preserve"> </w:t>
      </w:r>
    </w:p>
    <w:tbl>
      <w:tblPr>
        <w:tblStyle w:val="TableGrid1"/>
        <w:tblW w:w="8075" w:type="dxa"/>
        <w:tblInd w:w="460" w:type="dxa"/>
        <w:tblCellMar>
          <w:top w:w="92" w:type="dxa"/>
          <w:left w:w="4" w:type="dxa"/>
          <w:right w:w="81" w:type="dxa"/>
        </w:tblCellMar>
        <w:tblLook w:val="04A0" w:firstRow="1" w:lastRow="0" w:firstColumn="1" w:lastColumn="0" w:noHBand="0" w:noVBand="1"/>
      </w:tblPr>
      <w:tblGrid>
        <w:gridCol w:w="1881"/>
        <w:gridCol w:w="6194"/>
      </w:tblGrid>
      <w:tr w:rsidR="00490283" w14:paraId="18B1D4DD" w14:textId="77777777" w:rsidTr="0046733D">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FC9766" w14:textId="77777777" w:rsidR="00490283" w:rsidRDefault="00490283" w:rsidP="0046733D">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548E624" w14:textId="77777777" w:rsidR="00490283" w:rsidRDefault="00490283" w:rsidP="0046733D">
            <w:pPr>
              <w:pStyle w:val="TableHeading"/>
            </w:pPr>
            <w:r>
              <w:t xml:space="preserve">Description </w:t>
            </w:r>
          </w:p>
        </w:tc>
      </w:tr>
      <w:tr w:rsidR="00490283" w14:paraId="010809C3"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3FD755" w14:textId="77777777" w:rsidR="00490283" w:rsidRPr="0046733D" w:rsidRDefault="00490283" w:rsidP="0046733D">
            <w:pPr>
              <w:pStyle w:val="TableBody"/>
              <w:rPr>
                <w:b/>
                <w:bCs/>
              </w:rPr>
            </w:pPr>
            <w:r w:rsidRPr="0046733D">
              <w:rPr>
                <w:b/>
                <w:bCs/>
              </w:rPr>
              <w:t xml:space="preserve">Currency ID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134C8CC" w14:textId="77777777" w:rsidR="00490283" w:rsidRDefault="00490283" w:rsidP="0046733D">
            <w:pPr>
              <w:pStyle w:val="TableBody"/>
            </w:pPr>
            <w:r>
              <w:t xml:space="preserve"> The 3-character ID associated with each currency and as defined in OptiSuite </w:t>
            </w:r>
          </w:p>
        </w:tc>
      </w:tr>
      <w:tr w:rsidR="00490283" w14:paraId="3FA9E746" w14:textId="77777777" w:rsidTr="00BB302E">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B348A" w14:textId="77777777" w:rsidR="00490283" w:rsidRPr="0046733D" w:rsidRDefault="00490283" w:rsidP="0046733D">
            <w:pPr>
              <w:pStyle w:val="TableBody"/>
              <w:rPr>
                <w:b/>
                <w:bCs/>
              </w:rPr>
            </w:pPr>
            <w:r w:rsidRPr="0046733D">
              <w:rPr>
                <w:b/>
                <w:bCs/>
              </w:rPr>
              <w:t xml:space="preserve">Currency Short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B5C8A" w14:textId="77777777" w:rsidR="00490283" w:rsidRDefault="00490283" w:rsidP="0046733D">
            <w:pPr>
              <w:pStyle w:val="TableBody"/>
            </w:pPr>
            <w:r>
              <w:t xml:space="preserve"> Short name for each currency </w:t>
            </w:r>
          </w:p>
        </w:tc>
      </w:tr>
      <w:tr w:rsidR="00490283" w14:paraId="2E4EDD08"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A2F0C" w14:textId="77777777" w:rsidR="00490283" w:rsidRPr="0046733D" w:rsidRDefault="00490283" w:rsidP="0046733D">
            <w:pPr>
              <w:pStyle w:val="TableBody"/>
              <w:rPr>
                <w:b/>
                <w:bCs/>
              </w:rPr>
            </w:pPr>
            <w:r w:rsidRPr="0046733D">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BD3F3" w14:textId="77777777" w:rsidR="00490283" w:rsidRDefault="00490283" w:rsidP="0046733D">
            <w:pPr>
              <w:pStyle w:val="TableBody"/>
            </w:pPr>
            <w:r>
              <w:t xml:space="preserve"> Description of the currency </w:t>
            </w:r>
          </w:p>
        </w:tc>
      </w:tr>
      <w:tr w:rsidR="00490283" w14:paraId="13FD2AD2" w14:textId="77777777" w:rsidTr="00BB302E">
        <w:trPr>
          <w:trHeight w:val="70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247E3" w14:textId="77777777" w:rsidR="00490283" w:rsidRPr="0046733D" w:rsidRDefault="00490283" w:rsidP="0046733D">
            <w:pPr>
              <w:pStyle w:val="TableBody"/>
              <w:rPr>
                <w:b/>
                <w:bCs/>
              </w:rPr>
            </w:pPr>
            <w:r w:rsidRPr="0046733D">
              <w:rPr>
                <w:b/>
                <w:bCs/>
              </w:rPr>
              <w:t xml:space="preserve">Main Currency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C89FB" w14:textId="7444953E" w:rsidR="00490283" w:rsidRDefault="00490283" w:rsidP="0046733D">
            <w:pPr>
              <w:pStyle w:val="TableBody"/>
            </w:pPr>
            <w:r>
              <w:t xml:space="preserve"> Denotes the primary currency and </w:t>
            </w:r>
            <w:ins w:id="656" w:author="Moses, Robinson" w:date="2023-03-27T08:05:00Z">
              <w:r w:rsidR="00751B8A">
                <w:t xml:space="preserve">is </w:t>
              </w:r>
            </w:ins>
            <w:r>
              <w:t xml:space="preserve">most important for </w:t>
            </w:r>
            <w:del w:id="657" w:author="Moses, Robinson" w:date="2023-03-27T08:05:00Z">
              <w:r w:rsidDel="00751B8A">
                <w:delText xml:space="preserve">in </w:delText>
              </w:r>
            </w:del>
            <w:r>
              <w:t xml:space="preserve">processing.  Denoted with the icon: </w:t>
            </w:r>
          </w:p>
          <w:p w14:paraId="2B165D11" w14:textId="77777777" w:rsidR="00490283" w:rsidRDefault="00490283" w:rsidP="0046733D">
            <w:pPr>
              <w:pStyle w:val="TableBody"/>
            </w:pPr>
            <w:r>
              <w:rPr>
                <w:noProof/>
              </w:rPr>
              <w:drawing>
                <wp:inline distT="0" distB="0" distL="0" distR="0" wp14:anchorId="323971AB" wp14:editId="60CA6D55">
                  <wp:extent cx="225425" cy="190500"/>
                  <wp:effectExtent l="0" t="0" r="0" b="0"/>
                  <wp:docPr id="4209" name="Picture 4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9"/>
                          <pic:cNvPicPr/>
                        </pic:nvPicPr>
                        <pic:blipFill>
                          <a:blip r:embed="rId94">
                            <a:extLst>
                              <a:ext uri="{28A0092B-C50C-407E-A947-70E740481C1C}">
                                <a14:useLocalDpi xmlns:a14="http://schemas.microsoft.com/office/drawing/2010/main" val="0"/>
                              </a:ext>
                            </a:extLst>
                          </a:blip>
                          <a:stretch>
                            <a:fillRect/>
                          </a:stretch>
                        </pic:blipFill>
                        <pic:spPr>
                          <a:xfrm>
                            <a:off x="0" y="0"/>
                            <a:ext cx="225425" cy="190500"/>
                          </a:xfrm>
                          <a:prstGeom prst="rect">
                            <a:avLst/>
                          </a:prstGeom>
                        </pic:spPr>
                      </pic:pic>
                    </a:graphicData>
                  </a:graphic>
                </wp:inline>
              </w:drawing>
            </w:r>
            <w:r w:rsidRPr="6F20D2D3">
              <w:rPr>
                <w:szCs w:val="16"/>
              </w:rPr>
              <w:t xml:space="preserve"> </w:t>
            </w:r>
          </w:p>
        </w:tc>
      </w:tr>
      <w:tr w:rsidR="00490283" w14:paraId="3E74BB66" w14:textId="77777777" w:rsidTr="00BB302E">
        <w:trPr>
          <w:trHeight w:val="952"/>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0855D" w14:textId="77777777" w:rsidR="00490283" w:rsidRPr="0046733D" w:rsidRDefault="00490283" w:rsidP="0046733D">
            <w:pPr>
              <w:pStyle w:val="TableBody"/>
              <w:rPr>
                <w:b/>
                <w:bCs/>
              </w:rPr>
            </w:pPr>
            <w:r w:rsidRPr="0046733D">
              <w:rPr>
                <w:b/>
                <w:bCs/>
              </w:rPr>
              <w:t xml:space="preserve">Priority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94122" w14:textId="6551DFDB" w:rsidR="00490283" w:rsidRDefault="00490283" w:rsidP="0046733D">
            <w:pPr>
              <w:pStyle w:val="TableBody"/>
            </w:pPr>
            <w:r>
              <w:t xml:space="preserve"> A unique priority for the currency. The priority of the currencies defines the main/lesser relationship for the currencies dispensed at the cashpoints. </w:t>
            </w:r>
            <w:del w:id="658" w:author="Moses, Robinson" w:date="2023-03-27T08:05:00Z">
              <w:r w:rsidDel="00751B8A">
                <w:delText xml:space="preserve">Priority </w:delText>
              </w:r>
            </w:del>
            <w:ins w:id="659" w:author="Moses, Robinson" w:date="2023-03-27T08:05:00Z">
              <w:r w:rsidR="00751B8A">
                <w:t>The p</w:t>
              </w:r>
              <w:r w:rsidR="00751B8A">
                <w:t xml:space="preserve">riority </w:t>
              </w:r>
            </w:ins>
            <w:r>
              <w:t xml:space="preserve">of the currency decreases as the numeric value of the priority increases. So priority value of 1 is the highest and will be defined for the main currency. </w:t>
            </w:r>
          </w:p>
        </w:tc>
      </w:tr>
    </w:tbl>
    <w:p w14:paraId="5DEA12B5" w14:textId="77777777" w:rsidR="00490283" w:rsidRPr="00F465FC" w:rsidRDefault="00490283" w:rsidP="0046733D">
      <w:pPr>
        <w:pStyle w:val="Caption"/>
      </w:pPr>
      <w:hyperlink w:anchor="_SETTINGS" w:history="1">
        <w:r w:rsidRPr="00F465FC">
          <w:rPr>
            <w:rStyle w:val="Hyperlink"/>
            <w:color w:val="92D050"/>
          </w:rPr>
          <w:t>Return to: Settings</w:t>
        </w:r>
      </w:hyperlink>
      <w:r w:rsidRPr="00F465FC">
        <w:t xml:space="preserve"> </w:t>
      </w:r>
    </w:p>
    <w:p w14:paraId="77DC9114" w14:textId="77777777" w:rsidR="00490283" w:rsidRDefault="00490283" w:rsidP="0046733D">
      <w:pPr>
        <w:pStyle w:val="BodyText"/>
      </w:pPr>
      <w:r>
        <w:rPr>
          <w:color w:val="76923C"/>
        </w:rPr>
        <w:t xml:space="preserve"> </w:t>
      </w:r>
    </w:p>
    <w:p w14:paraId="63B6989C" w14:textId="77777777" w:rsidR="00490283" w:rsidRPr="0046733D" w:rsidRDefault="00490283" w:rsidP="006639C2">
      <w:pPr>
        <w:pStyle w:val="Heading3"/>
        <w:pPrChange w:id="660" w:author="Moses, Robinson" w:date="2023-03-28T08:02:00Z">
          <w:pPr>
            <w:pStyle w:val="Heading4"/>
          </w:pPr>
        </w:pPrChange>
      </w:pPr>
      <w:bookmarkStart w:id="661" w:name="_Toc63697406"/>
      <w:bookmarkStart w:id="662" w:name="_Toc130890318"/>
      <w:r w:rsidRPr="0046733D">
        <w:t>CREATE NEW CURRENCIES</w:t>
      </w:r>
      <w:bookmarkEnd w:id="661"/>
      <w:bookmarkEnd w:id="662"/>
      <w:r w:rsidRPr="0046733D">
        <w:t xml:space="preserve"> </w:t>
      </w:r>
    </w:p>
    <w:p w14:paraId="6F098BAF" w14:textId="3D35CDC8" w:rsidR="00490283" w:rsidRDefault="00490283" w:rsidP="0046733D">
      <w:pPr>
        <w:pStyle w:val="BodyText"/>
      </w:pPr>
      <w:r>
        <w:t xml:space="preserve">By clicking on the </w:t>
      </w:r>
      <w:r w:rsidRPr="00DE259A">
        <w:rPr>
          <w:b/>
          <w:bCs/>
          <w:rPrChange w:id="663" w:author="Moses, Robinson" w:date="2023-03-28T08:03:00Z">
            <w:rPr/>
          </w:rPrChange>
        </w:rPr>
        <w:t>New Currency</w:t>
      </w:r>
      <w:r>
        <w:t xml:space="preserve"> icon  </w:t>
      </w:r>
      <w:r>
        <w:rPr>
          <w:noProof/>
        </w:rPr>
        <mc:AlternateContent>
          <mc:Choice Requires="wpg">
            <w:drawing>
              <wp:inline distT="0" distB="0" distL="0" distR="0" wp14:anchorId="50D14945" wp14:editId="07F4AB6B">
                <wp:extent cx="190881" cy="236728"/>
                <wp:effectExtent l="0" t="0" r="0" b="0"/>
                <wp:docPr id="46554" name="Group 46554"/>
                <wp:cNvGraphicFramePr/>
                <a:graphic xmlns:a="http://schemas.openxmlformats.org/drawingml/2006/main">
                  <a:graphicData uri="http://schemas.microsoft.com/office/word/2010/wordprocessingGroup">
                    <wpg:wgp>
                      <wpg:cNvGrpSpPr/>
                      <wpg:grpSpPr>
                        <a:xfrm>
                          <a:off x="0" y="0"/>
                          <a:ext cx="190881" cy="236728"/>
                          <a:chOff x="0" y="0"/>
                          <a:chExt cx="190881" cy="236728"/>
                        </a:xfrm>
                      </wpg:grpSpPr>
                      <wps:wsp>
                        <wps:cNvPr id="54999" name="Shape 54999"/>
                        <wps:cNvSpPr/>
                        <wps:spPr>
                          <a:xfrm>
                            <a:off x="381" y="2032"/>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306" name="Picture 4306"/>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3B692D73" id="Group 46554" o:spid="_x0000_s1026" style="width:15.05pt;height:18.65pt;mso-position-horizontal-relative:char;mso-position-vertical-relative:line" coordsize="190881,23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">
                <v:shape id="Shape 54999" o:spid="_x0000_s1027" style="position:absolute;left:381;top:2032;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" path="m,l190500,r,234696l,234696,,e" fillcolor="yellow" stroked="f" strokeweight="0">
                  <v:stroke miterlimit="83231f" joinstyle="miter"/>
                  <v:path arrowok="t" textboxrect="0,0,190500,234696"/>
                </v:shape>
                <v:shape id="Picture 4306"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">
                  <v:imagedata r:id="rId87" o:title=""/>
                </v:shape>
                <w10:anchorlock/>
              </v:group>
            </w:pict>
          </mc:Fallback>
        </mc:AlternateContent>
      </w:r>
      <w:r>
        <w:t xml:space="preserve">  at the bottom of the </w:t>
      </w:r>
      <w:r w:rsidRPr="00DE259A">
        <w:rPr>
          <w:i/>
          <w:iCs/>
          <w:rPrChange w:id="664" w:author="Moses, Robinson" w:date="2023-03-28T08:03:00Z">
            <w:rPr/>
          </w:rPrChange>
        </w:rPr>
        <w:t>Settings</w:t>
      </w:r>
      <w:r w:rsidRPr="00DE259A">
        <w:rPr>
          <w:rFonts w:ascii="Wingdings" w:eastAsia="Wingdings" w:hAnsi="Wingdings" w:cs="Wingdings"/>
          <w:i/>
          <w:iCs/>
          <w:rPrChange w:id="665" w:author="Moses, Robinson" w:date="2023-03-28T08:03:00Z">
            <w:rPr>
              <w:rFonts w:ascii="Wingdings" w:eastAsia="Wingdings" w:hAnsi="Wingdings" w:cs="Wingdings"/>
            </w:rPr>
          </w:rPrChange>
        </w:rPr>
        <w:t></w:t>
      </w:r>
      <w:r w:rsidRPr="00DE259A">
        <w:rPr>
          <w:i/>
          <w:iCs/>
          <w:rPrChange w:id="666" w:author="Moses, Robinson" w:date="2023-03-28T08:03:00Z">
            <w:rPr/>
          </w:rPrChange>
        </w:rPr>
        <w:t>Currencies</w:t>
      </w:r>
      <w:r>
        <w:t xml:space="preserve"> screen, the user will navigate to the </w:t>
      </w:r>
      <w:r w:rsidRPr="00AD345A">
        <w:rPr>
          <w:b/>
          <w:bCs/>
          <w:rPrChange w:id="667" w:author="Moses, Robinson" w:date="2023-03-28T08:03:00Z">
            <w:rPr/>
          </w:rPrChange>
        </w:rPr>
        <w:t>Create New Currency</w:t>
      </w:r>
      <w:r>
        <w:t xml:space="preserve"> Screen. Users </w:t>
      </w:r>
      <w:ins w:id="668" w:author="Moses, Robinson" w:date="2023-03-28T08:03:00Z">
        <w:r w:rsidR="00AD345A">
          <w:t xml:space="preserve">can </w:t>
        </w:r>
      </w:ins>
      <w:r>
        <w:t xml:space="preserve">select from the pre-filled dropdown of Currency IDs, fill in the other fields and </w:t>
      </w:r>
      <w:del w:id="669" w:author="Moses, Robinson" w:date="2023-03-28T08:09:00Z">
        <w:r w:rsidDel="005D48D5">
          <w:delText xml:space="preserve">hit </w:delText>
        </w:r>
      </w:del>
      <w:ins w:id="670" w:author="Moses, Robinson" w:date="2023-03-28T08:09:00Z">
        <w:r w:rsidR="005D48D5">
          <w:t>click</w:t>
        </w:r>
        <w:r w:rsidR="005D48D5">
          <w:t xml:space="preserve"> </w:t>
        </w:r>
      </w:ins>
      <w:r w:rsidRPr="00AD345A">
        <w:rPr>
          <w:b/>
          <w:bCs/>
          <w:rPrChange w:id="671" w:author="Moses, Robinson" w:date="2023-03-28T08:03:00Z">
            <w:rPr/>
          </w:rPrChange>
        </w:rPr>
        <w:t>SAVE</w:t>
      </w:r>
      <w:r>
        <w:t xml:space="preserve">. For field definitions </w:t>
      </w:r>
      <w:del w:id="672" w:author="Moses, Robinson" w:date="2023-03-28T08:03:00Z">
        <w:r w:rsidDel="00AD345A">
          <w:delText xml:space="preserve">please </w:delText>
        </w:r>
      </w:del>
      <w:r>
        <w:t>see</w:t>
      </w:r>
      <w:del w:id="673" w:author="Moses, Robinson" w:date="2023-03-27T08:05:00Z">
        <w:r w:rsidDel="00106C5C">
          <w:delText xml:space="preserve">: </w:delText>
        </w:r>
      </w:del>
      <w:r>
        <w:t xml:space="preserve"> </w:t>
      </w:r>
      <w:ins w:id="674" w:author="Moses, Robinson" w:date="2023-03-28T08:04:00Z">
        <w:r w:rsidR="00CB1871" w:rsidRPr="00CB1871">
          <w:rPr>
            <w:color w:val="4472C4" w:themeColor="accent1"/>
            <w:rPrChange w:id="675" w:author="Moses, Robinson" w:date="2023-03-28T08:04:00Z">
              <w:rPr/>
            </w:rPrChange>
          </w:rPr>
          <w:fldChar w:fldCharType="begin"/>
        </w:r>
        <w:r w:rsidR="00CB1871" w:rsidRPr="00CB1871">
          <w:rPr>
            <w:color w:val="4472C4" w:themeColor="accent1"/>
            <w:rPrChange w:id="676" w:author="Moses, Robinson" w:date="2023-03-28T08:04:00Z">
              <w:rPr/>
            </w:rPrChange>
          </w:rPr>
          <w:instrText xml:space="preserve"> REF _Ref130883077 \h </w:instrText>
        </w:r>
        <w:r w:rsidR="00CB1871" w:rsidRPr="00CB1871">
          <w:rPr>
            <w:color w:val="4472C4" w:themeColor="accent1"/>
            <w:rPrChange w:id="677" w:author="Moses, Robinson" w:date="2023-03-28T08:04:00Z">
              <w:rPr/>
            </w:rPrChange>
          </w:rPr>
        </w:r>
      </w:ins>
      <w:r w:rsidR="00CB1871" w:rsidRPr="00CB1871">
        <w:rPr>
          <w:color w:val="4472C4" w:themeColor="accent1"/>
          <w:rPrChange w:id="678" w:author="Moses, Robinson" w:date="2023-03-28T08:04:00Z">
            <w:rPr/>
          </w:rPrChange>
        </w:rPr>
        <w:fldChar w:fldCharType="separate"/>
      </w:r>
      <w:ins w:id="679" w:author="Moses, Robinson" w:date="2023-03-28T08:04:00Z">
        <w:r w:rsidR="00CB1871" w:rsidRPr="00CB1871">
          <w:rPr>
            <w:color w:val="4472C4" w:themeColor="accent1"/>
            <w:rPrChange w:id="680" w:author="Moses, Robinson" w:date="2023-03-28T08:04:00Z">
              <w:rPr/>
            </w:rPrChange>
          </w:rPr>
          <w:t xml:space="preserve">TABLE </w:t>
        </w:r>
        <w:r w:rsidR="00CB1871" w:rsidRPr="00CB1871">
          <w:rPr>
            <w:noProof/>
            <w:color w:val="4472C4" w:themeColor="accent1"/>
            <w:rPrChange w:id="681" w:author="Moses, Robinson" w:date="2023-03-28T08:04:00Z">
              <w:rPr>
                <w:noProof/>
              </w:rPr>
            </w:rPrChange>
          </w:rPr>
          <w:t>18</w:t>
        </w:r>
        <w:r w:rsidR="00CB1871" w:rsidRPr="00CB1871">
          <w:rPr>
            <w:color w:val="4472C4" w:themeColor="accent1"/>
            <w:rPrChange w:id="682" w:author="Moses, Robinson" w:date="2023-03-28T08:04:00Z">
              <w:rPr/>
            </w:rPrChange>
          </w:rPr>
          <w:t>: CURRENCIES FIELD DESCRIPTIONS</w:t>
        </w:r>
        <w:r w:rsidR="00CB1871" w:rsidRPr="00CB1871">
          <w:rPr>
            <w:color w:val="4472C4" w:themeColor="accent1"/>
            <w:rPrChange w:id="683" w:author="Moses, Robinson" w:date="2023-03-28T08:04:00Z">
              <w:rPr/>
            </w:rPrChange>
          </w:rPr>
          <w:fldChar w:fldCharType="end"/>
        </w:r>
      </w:ins>
      <w:del w:id="684" w:author="Moses, Robinson" w:date="2023-03-28T08:04:00Z">
        <w:r w:rsidDel="00CB1871">
          <w:delText>TABLE 15: Currencies Field Definitions.</w:delText>
        </w:r>
      </w:del>
      <w:r>
        <w:t xml:space="preserve"> </w:t>
      </w:r>
    </w:p>
    <w:p w14:paraId="5C40B1CF" w14:textId="77777777" w:rsidR="00490283" w:rsidRDefault="00490283" w:rsidP="0046733D">
      <w:pPr>
        <w:pStyle w:val="Caption"/>
      </w:pPr>
      <w:bookmarkStart w:id="685" w:name="_Toc63697445"/>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CREATE NEW CURRENCY SCREEN</w:t>
      </w:r>
      <w:bookmarkEnd w:id="685"/>
      <w:r>
        <w:t xml:space="preserve"> </w:t>
      </w:r>
    </w:p>
    <w:p w14:paraId="38F22825" w14:textId="064C4FD5" w:rsidR="00490283" w:rsidRDefault="00490283" w:rsidP="0046733D">
      <w:pPr>
        <w:pStyle w:val="BodyText"/>
      </w:pPr>
      <w:r>
        <w:rPr>
          <w:noProof/>
        </w:rPr>
        <w:lastRenderedPageBreak/>
        <w:drawing>
          <wp:inline distT="0" distB="0" distL="0" distR="0" wp14:anchorId="5060E90F" wp14:editId="6D876B8D">
            <wp:extent cx="4572000" cy="2266950"/>
            <wp:effectExtent l="76200" t="76200" r="133350" b="133350"/>
            <wp:docPr id="341708633" name="Picture 34170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8633"/>
                    <pic:cNvPicPr/>
                  </pic:nvPicPr>
                  <pic:blipFill>
                    <a:blip r:embed="rId95">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FAD408" w14:textId="77777777" w:rsidR="00490283" w:rsidRPr="00F465FC" w:rsidRDefault="00490283" w:rsidP="0046733D">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7DA50068" w14:textId="77777777" w:rsidR="00490283" w:rsidRDefault="00490283" w:rsidP="00490283">
      <w:pPr>
        <w:spacing w:after="0"/>
      </w:pPr>
      <w:r>
        <w:t xml:space="preserve"> </w:t>
      </w:r>
      <w:r>
        <w:tab/>
      </w:r>
      <w:r>
        <w:rPr>
          <w:color w:val="622423"/>
          <w:sz w:val="24"/>
        </w:rPr>
        <w:t xml:space="preserve"> </w:t>
      </w:r>
    </w:p>
    <w:p w14:paraId="3E0D9D41" w14:textId="64CB7288" w:rsidR="00490283" w:rsidRDefault="00490283" w:rsidP="00A32DE2">
      <w:pPr>
        <w:pStyle w:val="Heading2"/>
        <w:pPrChange w:id="686" w:author="Moses, Robinson" w:date="2023-03-28T08:05:00Z">
          <w:pPr>
            <w:pStyle w:val="Heading3"/>
            <w:ind w:right="1330"/>
          </w:pPr>
        </w:pPrChange>
      </w:pPr>
      <w:r>
        <w:t xml:space="preserve"> </w:t>
      </w:r>
      <w:bookmarkStart w:id="687" w:name="_Toc63697407"/>
      <w:bookmarkStart w:id="688" w:name="_Toc130890319"/>
      <w:r>
        <w:t>DENOMINATIONS</w:t>
      </w:r>
      <w:bookmarkEnd w:id="687"/>
      <w:bookmarkEnd w:id="688"/>
      <w:r>
        <w:t xml:space="preserve"> </w:t>
      </w:r>
    </w:p>
    <w:p w14:paraId="2B5689AD" w14:textId="77777777" w:rsidR="00490283" w:rsidRDefault="00490283" w:rsidP="0046733D">
      <w:pPr>
        <w:pStyle w:val="BodyText"/>
      </w:pPr>
      <w:r w:rsidRPr="000735B2">
        <w:rPr>
          <w:i/>
          <w:iCs/>
          <w:rPrChange w:id="689" w:author="Moses, Robinson" w:date="2023-03-27T07:54:00Z">
            <w:rPr/>
          </w:rPrChange>
        </w:rPr>
        <w:t>Settings</w:t>
      </w:r>
      <w:r w:rsidRPr="000735B2">
        <w:rPr>
          <w:rFonts w:ascii="Wingdings" w:eastAsia="Wingdings" w:hAnsi="Wingdings" w:cs="Wingdings"/>
          <w:i/>
          <w:iCs/>
          <w:rPrChange w:id="690" w:author="Moses, Robinson" w:date="2023-03-27T07:54:00Z">
            <w:rPr>
              <w:rFonts w:ascii="Wingdings" w:eastAsia="Wingdings" w:hAnsi="Wingdings" w:cs="Wingdings"/>
            </w:rPr>
          </w:rPrChange>
        </w:rPr>
        <w:t></w:t>
      </w:r>
      <w:r w:rsidRPr="000735B2">
        <w:rPr>
          <w:i/>
          <w:iCs/>
          <w:rPrChange w:id="691" w:author="Moses, Robinson" w:date="2023-03-27T07:54:00Z">
            <w:rPr/>
          </w:rPrChange>
        </w:rPr>
        <w:t>Denominations</w:t>
      </w:r>
      <w:r>
        <w:t xml:space="preserve"> provides access for defining the denominations that will be tracked and balanced via Vault Balance. </w:t>
      </w:r>
    </w:p>
    <w:p w14:paraId="31EC7B21" w14:textId="77777777" w:rsidR="00490283" w:rsidRDefault="00490283" w:rsidP="0046733D">
      <w:pPr>
        <w:pStyle w:val="Caption"/>
      </w:pPr>
      <w:bookmarkStart w:id="692" w:name="_Toc63697446"/>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DENOMINATIONS SCREEN</w:t>
      </w:r>
      <w:bookmarkEnd w:id="692"/>
      <w:r w:rsidRPr="6356747E">
        <w:rPr>
          <w:color w:val="0D0D0D" w:themeColor="text1" w:themeTint="F2"/>
        </w:rPr>
        <w:t xml:space="preserve"> </w:t>
      </w:r>
    </w:p>
    <w:p w14:paraId="583C6D30" w14:textId="77777777" w:rsidR="00490283" w:rsidRDefault="00490283" w:rsidP="00490283">
      <w:pPr>
        <w:spacing w:after="131"/>
        <w:ind w:right="1911"/>
        <w:jc w:val="right"/>
      </w:pPr>
      <w:r>
        <w:rPr>
          <w:noProof/>
        </w:rPr>
        <w:drawing>
          <wp:inline distT="0" distB="0" distL="0" distR="0" wp14:anchorId="2C8E2CBF" wp14:editId="1CBF43AA">
            <wp:extent cx="4572000" cy="1552575"/>
            <wp:effectExtent l="76200" t="76200" r="133350" b="142875"/>
            <wp:docPr id="291705689" name="Picture 29170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05689"/>
                    <pic:cNvPicPr/>
                  </pic:nvPicPr>
                  <pic:blipFill>
                    <a:blip r:embed="rId96">
                      <a:extLst>
                        <a:ext uri="{28A0092B-C50C-407E-A947-70E740481C1C}">
                          <a14:useLocalDpi xmlns:a14="http://schemas.microsoft.com/office/drawing/2010/main" val="0"/>
                        </a:ext>
                      </a:extLst>
                    </a:blip>
                    <a:stretch>
                      <a:fillRect/>
                    </a:stretch>
                  </pic:blipFill>
                  <pic:spPr>
                    <a:xfrm>
                      <a:off x="0" y="0"/>
                      <a:ext cx="457200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2135C03A" w14:textId="77777777" w:rsidR="00490283" w:rsidRPr="00F465FC" w:rsidRDefault="00490283" w:rsidP="0046733D">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6D46C49E" w14:textId="35013701" w:rsidR="00490283" w:rsidRDefault="00490283" w:rsidP="0046733D">
      <w:pPr>
        <w:pStyle w:val="Caption"/>
      </w:pPr>
      <w:bookmarkStart w:id="693" w:name="_Toc63697482"/>
      <w:bookmarkStart w:id="694" w:name="_Ref130883506"/>
      <w:r>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t>: Denominations Field Descriptions</w:t>
      </w:r>
      <w:bookmarkEnd w:id="693"/>
      <w:bookmarkEnd w:id="694"/>
      <w:r>
        <w:t xml:space="preserve"> </w:t>
      </w:r>
      <w:del w:id="695" w:author="Moses, Robinson" w:date="2023-03-28T08:05:00Z">
        <w:r w:rsidDel="00A32DE2">
          <w:tab/>
          <w:delText xml:space="preserve"> </w:delText>
        </w:r>
        <w:r w:rsidDel="00A32DE2">
          <w:tab/>
        </w:r>
      </w:del>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1A8BCCB"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F1CA4C"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EAAAD7" w14:textId="77777777" w:rsidR="00490283" w:rsidRDefault="00490283" w:rsidP="0046733D">
            <w:pPr>
              <w:pStyle w:val="TableHeading"/>
            </w:pPr>
            <w:r>
              <w:t xml:space="preserve">Description </w:t>
            </w:r>
          </w:p>
        </w:tc>
      </w:tr>
      <w:tr w:rsidR="00490283" w14:paraId="1167A0A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15F848D" w14:textId="77777777" w:rsidR="00490283" w:rsidRPr="0046733D" w:rsidRDefault="00490283" w:rsidP="0046733D">
            <w:pPr>
              <w:pStyle w:val="TableBody"/>
              <w:rPr>
                <w:b/>
                <w:bCs/>
              </w:rPr>
            </w:pPr>
            <w:r w:rsidRPr="0046733D">
              <w:rPr>
                <w:b/>
                <w:bCs/>
              </w:rPr>
              <w:t xml:space="preserve">Face Value </w:t>
            </w:r>
          </w:p>
        </w:tc>
        <w:tc>
          <w:tcPr>
            <w:tcW w:w="6194" w:type="dxa"/>
            <w:tcBorders>
              <w:top w:val="single" w:sz="3" w:space="0" w:color="000000"/>
              <w:left w:val="single" w:sz="4" w:space="0" w:color="000000"/>
              <w:bottom w:val="single" w:sz="4" w:space="0" w:color="000000"/>
              <w:right w:val="single" w:sz="4" w:space="0" w:color="000000"/>
            </w:tcBorders>
          </w:tcPr>
          <w:p w14:paraId="486CCFAB" w14:textId="441D5B26" w:rsidR="00490283" w:rsidRDefault="00490283" w:rsidP="0046733D">
            <w:pPr>
              <w:pStyle w:val="TableBody"/>
            </w:pPr>
            <w:r>
              <w:t xml:space="preserve"> Defines the value of each denomination.  </w:t>
            </w:r>
            <w:ins w:id="696" w:author="Moses, Robinson" w:date="2023-03-28T08:06:00Z">
              <w:r w:rsidR="00C659D8">
                <w:rPr>
                  <w:b/>
                  <w:bCs/>
                  <w:u w:val="single"/>
                </w:rPr>
                <w:t>For e</w:t>
              </w:r>
              <w:r w:rsidR="00C659D8" w:rsidRPr="00C659D8">
                <w:rPr>
                  <w:b/>
                  <w:bCs/>
                  <w:u w:val="single"/>
                  <w:rPrChange w:id="697" w:author="Moses, Robinson" w:date="2023-03-28T08:06:00Z">
                    <w:rPr/>
                  </w:rPrChange>
                </w:rPr>
                <w:t>xample</w:t>
              </w:r>
              <w:r w:rsidR="00C659D8">
                <w:t xml:space="preserve">, </w:t>
              </w:r>
            </w:ins>
            <w:r>
              <w:t>A 1</w:t>
            </w:r>
            <w:ins w:id="698" w:author="Moses, Robinson" w:date="2023-03-28T08:05:00Z">
              <w:r w:rsidR="00602C40">
                <w:t>-</w:t>
              </w:r>
            </w:ins>
            <w:r>
              <w:t xml:space="preserve">USD note would have a 1 value for </w:t>
            </w:r>
            <w:r w:rsidRPr="00887865">
              <w:rPr>
                <w:b/>
                <w:bCs/>
                <w:rPrChange w:id="699" w:author="Moses, Robinson" w:date="2023-03-28T08:06:00Z">
                  <w:rPr/>
                </w:rPrChange>
              </w:rPr>
              <w:t>Face Value</w:t>
            </w:r>
            <w:r>
              <w:t xml:space="preserve"> </w:t>
            </w:r>
          </w:p>
        </w:tc>
      </w:tr>
      <w:tr w:rsidR="00490283" w14:paraId="0E47B46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F8BCBB6" w14:textId="77777777" w:rsidR="00490283" w:rsidRPr="0046733D" w:rsidRDefault="00490283" w:rsidP="0046733D">
            <w:pPr>
              <w:pStyle w:val="TableBody"/>
              <w:rPr>
                <w:b/>
                <w:bCs/>
              </w:rPr>
            </w:pPr>
            <w:r w:rsidRPr="0046733D">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4112EE2B" w14:textId="77777777" w:rsidR="00490283" w:rsidRDefault="00490283" w:rsidP="0046733D">
            <w:pPr>
              <w:pStyle w:val="TableBody"/>
            </w:pPr>
            <w:r>
              <w:t xml:space="preserve"> Sets the denomination ID used by Vault Balance. This field should be coordinated with definitions throughout OptiSuite. </w:t>
            </w:r>
          </w:p>
        </w:tc>
      </w:tr>
      <w:tr w:rsidR="00490283" w14:paraId="6B1BAFB2"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FE1740A" w14:textId="77777777" w:rsidR="00490283" w:rsidRPr="0046733D" w:rsidRDefault="00490283" w:rsidP="0046733D">
            <w:pPr>
              <w:pStyle w:val="TableBody"/>
              <w:rPr>
                <w:b/>
                <w:bCs/>
              </w:rPr>
            </w:pPr>
            <w:r w:rsidRPr="0046733D">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72D978C" w14:textId="77777777" w:rsidR="00490283" w:rsidRDefault="00490283" w:rsidP="0046733D">
            <w:pPr>
              <w:pStyle w:val="TableBody"/>
            </w:pPr>
            <w:r>
              <w:t xml:space="preserve"> Denotes either Note or Coin </w:t>
            </w:r>
          </w:p>
        </w:tc>
      </w:tr>
      <w:tr w:rsidR="00490283" w14:paraId="438A41D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3037B4" w14:textId="77777777" w:rsidR="00490283" w:rsidRPr="0046733D" w:rsidRDefault="00490283" w:rsidP="0046733D">
            <w:pPr>
              <w:pStyle w:val="TableBody"/>
              <w:rPr>
                <w:b/>
                <w:bCs/>
              </w:rPr>
            </w:pPr>
            <w:r w:rsidRPr="0046733D">
              <w:rPr>
                <w:b/>
                <w:bCs/>
              </w:rPr>
              <w:lastRenderedPageBreak/>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4D5A790" w14:textId="77777777" w:rsidR="00490283" w:rsidRDefault="00490283" w:rsidP="0046733D">
            <w:pPr>
              <w:pStyle w:val="TableBody"/>
            </w:pPr>
            <w:r>
              <w:t xml:space="preserve"> Selects the Currency with which the Denomination is associated. </w:t>
            </w:r>
          </w:p>
        </w:tc>
      </w:tr>
    </w:tbl>
    <w:p w14:paraId="404D71DE" w14:textId="77777777" w:rsidR="00490283" w:rsidRDefault="00490283" w:rsidP="0046733D">
      <w:pPr>
        <w:pStyle w:val="Caption"/>
      </w:pPr>
      <w:hyperlink w:anchor="_SETTINGS" w:history="1">
        <w:r w:rsidRPr="00F465FC">
          <w:rPr>
            <w:rStyle w:val="Hyperlink"/>
            <w:color w:val="92D050"/>
          </w:rPr>
          <w:t>Return to: Settings</w:t>
        </w:r>
      </w:hyperlink>
      <w:r w:rsidRPr="00F465FC">
        <w:t xml:space="preserve"> </w:t>
      </w:r>
    </w:p>
    <w:p w14:paraId="6AA95CCA" w14:textId="77777777" w:rsidR="0046733D" w:rsidRPr="0046733D" w:rsidRDefault="0046733D" w:rsidP="0046733D"/>
    <w:p w14:paraId="7616233E" w14:textId="77777777" w:rsidR="00490283" w:rsidRPr="0046733D" w:rsidRDefault="00490283" w:rsidP="00425E91">
      <w:pPr>
        <w:pStyle w:val="Heading3"/>
        <w:pPrChange w:id="700" w:author="Moses, Robinson" w:date="2023-03-28T08:07:00Z">
          <w:pPr>
            <w:pStyle w:val="Heading4"/>
          </w:pPr>
        </w:pPrChange>
      </w:pPr>
      <w:bookmarkStart w:id="701" w:name="_Toc63697408"/>
      <w:bookmarkStart w:id="702" w:name="_Toc130890320"/>
      <w:r w:rsidRPr="0046733D">
        <w:t>CREATE NEW DENOMINATIONS</w:t>
      </w:r>
      <w:bookmarkEnd w:id="701"/>
      <w:bookmarkEnd w:id="702"/>
      <w:r w:rsidRPr="0046733D">
        <w:t xml:space="preserve"> </w:t>
      </w:r>
    </w:p>
    <w:p w14:paraId="4A52FA4F" w14:textId="4EF55742" w:rsidR="00490283" w:rsidRPr="007C11E2" w:rsidRDefault="00490283" w:rsidP="0046733D">
      <w:pPr>
        <w:pStyle w:val="BodyText"/>
        <w:rPr>
          <w:color w:val="4472C4" w:themeColor="accent1"/>
          <w:rPrChange w:id="703" w:author="Moses, Robinson" w:date="2023-03-28T08:12:00Z">
            <w:rPr/>
          </w:rPrChange>
        </w:rPr>
      </w:pPr>
      <w:r>
        <w:t xml:space="preserve">By clicking on the </w:t>
      </w:r>
      <w:r w:rsidRPr="00425E91">
        <w:rPr>
          <w:b/>
          <w:bCs/>
          <w:rPrChange w:id="704" w:author="Moses, Robinson" w:date="2023-03-28T08:07:00Z">
            <w:rPr/>
          </w:rPrChange>
        </w:rPr>
        <w:t>New Denomination</w:t>
      </w:r>
      <w:r>
        <w:t xml:space="preserve"> icon  </w:t>
      </w:r>
      <w:r>
        <w:rPr>
          <w:noProof/>
        </w:rPr>
        <mc:AlternateContent>
          <mc:Choice Requires="wpg">
            <w:drawing>
              <wp:inline distT="0" distB="0" distL="0" distR="0" wp14:anchorId="644225E2" wp14:editId="58B43647">
                <wp:extent cx="191389" cy="237362"/>
                <wp:effectExtent l="0" t="0" r="0" b="0"/>
                <wp:docPr id="49226" name="Group 49226"/>
                <wp:cNvGraphicFramePr/>
                <a:graphic xmlns:a="http://schemas.openxmlformats.org/drawingml/2006/main">
                  <a:graphicData uri="http://schemas.microsoft.com/office/word/2010/wordprocessingGroup">
                    <wpg:wgp>
                      <wpg:cNvGrpSpPr/>
                      <wpg:grpSpPr>
                        <a:xfrm>
                          <a:off x="0" y="0"/>
                          <a:ext cx="191389" cy="237362"/>
                          <a:chOff x="0" y="0"/>
                          <a:chExt cx="191389" cy="237362"/>
                        </a:xfrm>
                      </wpg:grpSpPr>
                      <wps:wsp>
                        <wps:cNvPr id="55001" name="Shape 55001"/>
                        <wps:cNvSpPr/>
                        <wps:spPr>
                          <a:xfrm>
                            <a:off x="889" y="2362"/>
                            <a:ext cx="190500" cy="235000"/>
                          </a:xfrm>
                          <a:custGeom>
                            <a:avLst/>
                            <a:gdLst/>
                            <a:ahLst/>
                            <a:cxnLst/>
                            <a:rect l="0" t="0" r="0" b="0"/>
                            <a:pathLst>
                              <a:path w="190500" h="235000">
                                <a:moveTo>
                                  <a:pt x="0" y="0"/>
                                </a:moveTo>
                                <a:lnTo>
                                  <a:pt x="190500" y="0"/>
                                </a:lnTo>
                                <a:lnTo>
                                  <a:pt x="190500" y="235000"/>
                                </a:lnTo>
                                <a:lnTo>
                                  <a:pt x="0" y="2350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463" name="Picture 4463"/>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629D3D98" id="Group 49226" o:spid="_x0000_s1026" style="width:15.05pt;height:18.7pt;mso-position-horizontal-relative:char;mso-position-vertical-relative:line" coordsize="191389,23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">
                <v:shape id="Shape 55001" o:spid="_x0000_s1027" style="position:absolute;left:889;top:2362;width:190500;height:235000;visibility:visible;mso-wrap-style:square;v-text-anchor:top" coordsize="190500,2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" path="m,l190500,r,235000l,235000,,e" fillcolor="yellow" stroked="f" strokeweight="0">
                  <v:stroke miterlimit="83231f" joinstyle="miter"/>
                  <v:path arrowok="t" textboxrect="0,0,190500,235000"/>
                </v:shape>
                <v:shape id="Picture 446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">
                  <v:imagedata r:id="rId87" o:title=""/>
                </v:shape>
                <w10:anchorlock/>
              </v:group>
            </w:pict>
          </mc:Fallback>
        </mc:AlternateContent>
      </w:r>
      <w:r>
        <w:t xml:space="preserve">  at the bottom of the </w:t>
      </w:r>
      <w:r w:rsidRPr="00425E91">
        <w:rPr>
          <w:i/>
          <w:iCs/>
          <w:rPrChange w:id="705" w:author="Moses, Robinson" w:date="2023-03-28T08:07:00Z">
            <w:rPr/>
          </w:rPrChange>
        </w:rPr>
        <w:t>Settings</w:t>
      </w:r>
      <w:r w:rsidRPr="00425E91">
        <w:rPr>
          <w:rFonts w:ascii="Wingdings" w:eastAsia="Wingdings" w:hAnsi="Wingdings" w:cs="Wingdings"/>
          <w:i/>
          <w:iCs/>
          <w:rPrChange w:id="706" w:author="Moses, Robinson" w:date="2023-03-28T08:07:00Z">
            <w:rPr>
              <w:rFonts w:ascii="Wingdings" w:eastAsia="Wingdings" w:hAnsi="Wingdings" w:cs="Wingdings"/>
            </w:rPr>
          </w:rPrChange>
        </w:rPr>
        <w:t></w:t>
      </w:r>
      <w:r w:rsidRPr="00425E91">
        <w:rPr>
          <w:i/>
          <w:iCs/>
          <w:rPrChange w:id="707" w:author="Moses, Robinson" w:date="2023-03-28T08:07:00Z">
            <w:rPr/>
          </w:rPrChange>
        </w:rPr>
        <w:t>Denominations</w:t>
      </w:r>
      <w:r>
        <w:t xml:space="preserve"> screen, the user will </w:t>
      </w:r>
      <w:ins w:id="708" w:author="Moses, Robinson" w:date="2023-03-28T08:07:00Z">
        <w:r w:rsidR="0027273B">
          <w:t xml:space="preserve">be </w:t>
        </w:r>
      </w:ins>
      <w:r>
        <w:t>navigate</w:t>
      </w:r>
      <w:ins w:id="709" w:author="Moses, Robinson" w:date="2023-03-28T08:07:00Z">
        <w:r w:rsidR="0027273B">
          <w:t>d</w:t>
        </w:r>
      </w:ins>
      <w:r>
        <w:t xml:space="preserve"> to the </w:t>
      </w:r>
      <w:r w:rsidRPr="0027273B">
        <w:rPr>
          <w:b/>
          <w:bCs/>
          <w:rPrChange w:id="710" w:author="Moses, Robinson" w:date="2023-03-28T08:08:00Z">
            <w:rPr/>
          </w:rPrChange>
        </w:rPr>
        <w:t>Create New Denominations</w:t>
      </w:r>
      <w:r>
        <w:t xml:space="preserve"> screen.  Users will </w:t>
      </w:r>
      <w:ins w:id="711" w:author="Moses, Robinson" w:date="2023-03-28T08:09:00Z">
        <w:r w:rsidR="00AF078C">
          <w:t xml:space="preserve">have to </w:t>
        </w:r>
      </w:ins>
      <w:r>
        <w:t xml:space="preserve">fill in the fields, select the appropriate values in the dropdown menus, and click </w:t>
      </w:r>
      <w:r w:rsidRPr="00BE4DB6">
        <w:rPr>
          <w:b/>
          <w:bCs/>
          <w:rPrChange w:id="712" w:author="Moses, Robinson" w:date="2023-03-28T08:08:00Z">
            <w:rPr/>
          </w:rPrChange>
        </w:rPr>
        <w:t>SAVE</w:t>
      </w:r>
      <w:r>
        <w:t xml:space="preserve">. For field definitions </w:t>
      </w:r>
      <w:del w:id="713" w:author="Moses, Robinson" w:date="2023-03-28T08:11:00Z">
        <w:r w:rsidDel="00A12C70">
          <w:delText xml:space="preserve">please </w:delText>
        </w:r>
      </w:del>
      <w:r>
        <w:t xml:space="preserve">see </w:t>
      </w:r>
      <w:ins w:id="714" w:author="Moses, Robinson" w:date="2023-03-28T08:11:00Z">
        <w:r w:rsidR="00A12C70" w:rsidRPr="007C11E2">
          <w:rPr>
            <w:color w:val="4472C4" w:themeColor="accent1"/>
            <w:rPrChange w:id="715" w:author="Moses, Robinson" w:date="2023-03-28T08:12:00Z">
              <w:rPr/>
            </w:rPrChange>
          </w:rPr>
          <w:fldChar w:fldCharType="begin"/>
        </w:r>
        <w:r w:rsidR="00A12C70" w:rsidRPr="007C11E2">
          <w:rPr>
            <w:color w:val="4472C4" w:themeColor="accent1"/>
            <w:rPrChange w:id="716" w:author="Moses, Robinson" w:date="2023-03-28T08:12:00Z">
              <w:rPr/>
            </w:rPrChange>
          </w:rPr>
          <w:instrText xml:space="preserve"> REF _Ref130883506 \h </w:instrText>
        </w:r>
        <w:r w:rsidR="00A12C70" w:rsidRPr="007C11E2">
          <w:rPr>
            <w:color w:val="4472C4" w:themeColor="accent1"/>
            <w:rPrChange w:id="717" w:author="Moses, Robinson" w:date="2023-03-28T08:12:00Z">
              <w:rPr/>
            </w:rPrChange>
          </w:rPr>
        </w:r>
      </w:ins>
      <w:r w:rsidR="00A12C70" w:rsidRPr="007C11E2">
        <w:rPr>
          <w:color w:val="4472C4" w:themeColor="accent1"/>
          <w:rPrChange w:id="718" w:author="Moses, Robinson" w:date="2023-03-28T08:12:00Z">
            <w:rPr/>
          </w:rPrChange>
        </w:rPr>
        <w:fldChar w:fldCharType="separate"/>
      </w:r>
      <w:ins w:id="719" w:author="Moses, Robinson" w:date="2023-03-28T08:11:00Z">
        <w:r w:rsidR="00A12C70" w:rsidRPr="007C11E2">
          <w:rPr>
            <w:color w:val="4472C4" w:themeColor="accent1"/>
            <w:rPrChange w:id="720" w:author="Moses, Robinson" w:date="2023-03-28T08:12:00Z">
              <w:rPr/>
            </w:rPrChange>
          </w:rPr>
          <w:t xml:space="preserve">TABLE </w:t>
        </w:r>
        <w:r w:rsidR="00A12C70" w:rsidRPr="007C11E2">
          <w:rPr>
            <w:noProof/>
            <w:color w:val="4472C4" w:themeColor="accent1"/>
            <w:rPrChange w:id="721" w:author="Moses, Robinson" w:date="2023-03-28T08:12:00Z">
              <w:rPr>
                <w:noProof/>
              </w:rPr>
            </w:rPrChange>
          </w:rPr>
          <w:t>19</w:t>
        </w:r>
        <w:r w:rsidR="00A12C70" w:rsidRPr="007C11E2">
          <w:rPr>
            <w:color w:val="4472C4" w:themeColor="accent1"/>
            <w:rPrChange w:id="722" w:author="Moses, Robinson" w:date="2023-03-28T08:12:00Z">
              <w:rPr/>
            </w:rPrChange>
          </w:rPr>
          <w:t>: Denominations Field Descriptions</w:t>
        </w:r>
        <w:r w:rsidR="00A12C70" w:rsidRPr="007C11E2">
          <w:rPr>
            <w:color w:val="4472C4" w:themeColor="accent1"/>
            <w:rPrChange w:id="723" w:author="Moses, Robinson" w:date="2023-03-28T08:12:00Z">
              <w:rPr/>
            </w:rPrChange>
          </w:rPr>
          <w:fldChar w:fldCharType="end"/>
        </w:r>
      </w:ins>
      <w:del w:id="724" w:author="Moses, Robinson" w:date="2023-03-28T08:11:00Z">
        <w:r w:rsidRPr="007C11E2" w:rsidDel="00A12C70">
          <w:rPr>
            <w:color w:val="4472C4" w:themeColor="accent1"/>
            <w:rPrChange w:id="725" w:author="Moses, Robinson" w:date="2023-03-28T08:12:00Z">
              <w:rPr/>
            </w:rPrChange>
          </w:rPr>
          <w:delText>Table 16: Denominations Field Descriptions</w:delText>
        </w:r>
      </w:del>
      <w:r w:rsidRPr="007C11E2">
        <w:rPr>
          <w:color w:val="4472C4" w:themeColor="accent1"/>
          <w:rPrChange w:id="726" w:author="Moses, Robinson" w:date="2023-03-28T08:12:00Z">
            <w:rPr/>
          </w:rPrChange>
        </w:rPr>
        <w:t xml:space="preserve">. </w:t>
      </w:r>
    </w:p>
    <w:p w14:paraId="6C597B0B" w14:textId="77777777" w:rsidR="00490283" w:rsidRDefault="00490283" w:rsidP="0046733D">
      <w:pPr>
        <w:pStyle w:val="Caption"/>
      </w:pPr>
      <w:bookmarkStart w:id="727" w:name="_Toc63697447"/>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CREATE NEW DENOMINATIONS SCREEN</w:t>
      </w:r>
      <w:bookmarkEnd w:id="727"/>
      <w:r>
        <w:t xml:space="preserve"> </w:t>
      </w:r>
    </w:p>
    <w:p w14:paraId="3FD246BD" w14:textId="77777777" w:rsidR="00490283" w:rsidRDefault="00490283" w:rsidP="0046733D">
      <w:pPr>
        <w:pStyle w:val="BodyText"/>
      </w:pPr>
      <w:r>
        <w:rPr>
          <w:noProof/>
        </w:rPr>
        <w:drawing>
          <wp:inline distT="0" distB="0" distL="0" distR="0" wp14:anchorId="14932035" wp14:editId="4CC5928E">
            <wp:extent cx="4572000" cy="1743075"/>
            <wp:effectExtent l="76200" t="76200" r="133350" b="142875"/>
            <wp:docPr id="1681636296" name="Picture 168163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636296"/>
                    <pic:cNvPicPr/>
                  </pic:nvPicPr>
                  <pic:blipFill>
                    <a:blip r:embed="rId97">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19DF0013" w14:textId="77777777" w:rsidR="007C11E2" w:rsidRDefault="00490283" w:rsidP="0046733D">
      <w:pPr>
        <w:pStyle w:val="Caption"/>
        <w:rPr>
          <w:ins w:id="728" w:author="Moses, Robinson" w:date="2023-03-28T08:12:00Z"/>
          <w:rStyle w:val="Hyperlink"/>
          <w:color w:val="92D050"/>
        </w:rPr>
      </w:pPr>
      <w:hyperlink w:anchor="_SETTINGS" w:history="1">
        <w:r w:rsidRPr="00F465FC">
          <w:rPr>
            <w:rStyle w:val="Hyperlink"/>
            <w:color w:val="92D050"/>
          </w:rPr>
          <w:t>Return to: Settings</w:t>
        </w:r>
      </w:hyperlink>
    </w:p>
    <w:p w14:paraId="00F09050" w14:textId="35E12897" w:rsidR="00490283" w:rsidRPr="00F465FC" w:rsidRDefault="00490283" w:rsidP="007C11E2">
      <w:pPr>
        <w:pStyle w:val="BodyText"/>
        <w:pPrChange w:id="729" w:author="Moses, Robinson" w:date="2023-03-28T08:12:00Z">
          <w:pPr>
            <w:pStyle w:val="Caption"/>
          </w:pPr>
        </w:pPrChange>
      </w:pPr>
      <w:r w:rsidRPr="00F465FC">
        <w:t xml:space="preserve"> </w:t>
      </w:r>
    </w:p>
    <w:p w14:paraId="27DD03C3" w14:textId="2B06FAD3" w:rsidR="00490283" w:rsidDel="007C11E2" w:rsidRDefault="00490283" w:rsidP="00EE334A">
      <w:pPr>
        <w:pStyle w:val="Heading2"/>
        <w:rPr>
          <w:del w:id="730" w:author="Moses, Robinson" w:date="2023-03-28T08:12:00Z"/>
        </w:rPr>
        <w:pPrChange w:id="731" w:author="Moses, Robinson" w:date="2023-03-28T08:12:00Z">
          <w:pPr>
            <w:pStyle w:val="BodyText"/>
          </w:pPr>
        </w:pPrChange>
      </w:pPr>
      <w:del w:id="732" w:author="Moses, Robinson" w:date="2023-03-28T08:12:00Z">
        <w:r w:rsidDel="007C11E2">
          <w:delText xml:space="preserve">  </w:delText>
        </w:r>
        <w:bookmarkStart w:id="733" w:name="_Toc130889985"/>
        <w:bookmarkStart w:id="734" w:name="_Toc130890065"/>
        <w:bookmarkStart w:id="735" w:name="_Toc130890321"/>
        <w:bookmarkEnd w:id="733"/>
        <w:bookmarkEnd w:id="734"/>
        <w:bookmarkEnd w:id="735"/>
      </w:del>
    </w:p>
    <w:p w14:paraId="64E61A3E" w14:textId="7C480783" w:rsidR="00490283" w:rsidRDefault="00490283" w:rsidP="00EE334A">
      <w:pPr>
        <w:pStyle w:val="Heading2"/>
        <w:pPrChange w:id="736" w:author="Moses, Robinson" w:date="2023-03-28T08:12:00Z">
          <w:pPr>
            <w:pStyle w:val="Heading3"/>
            <w:ind w:right="1333"/>
          </w:pPr>
        </w:pPrChange>
      </w:pPr>
      <w:bookmarkStart w:id="737" w:name="_Toc63697409"/>
      <w:bookmarkStart w:id="738" w:name="_Toc130890322"/>
      <w:r>
        <w:t>CASH QUALITIES</w:t>
      </w:r>
      <w:bookmarkEnd w:id="737"/>
      <w:bookmarkEnd w:id="738"/>
      <w:r>
        <w:t xml:space="preserve"> </w:t>
      </w:r>
    </w:p>
    <w:p w14:paraId="6A89B006" w14:textId="10692555" w:rsidR="00490283" w:rsidRDefault="00490283" w:rsidP="0046733D">
      <w:pPr>
        <w:pStyle w:val="BodyText"/>
      </w:pPr>
      <w:r w:rsidRPr="000735B2">
        <w:rPr>
          <w:i/>
          <w:iCs/>
          <w:rPrChange w:id="739" w:author="Moses, Robinson" w:date="2023-03-27T07:54:00Z">
            <w:rPr/>
          </w:rPrChange>
        </w:rPr>
        <w:t>Settings</w:t>
      </w:r>
      <w:r w:rsidRPr="000735B2">
        <w:rPr>
          <w:rFonts w:ascii="Wingdings" w:eastAsia="Wingdings" w:hAnsi="Wingdings" w:cs="Wingdings"/>
          <w:i/>
          <w:iCs/>
          <w:rPrChange w:id="740" w:author="Moses, Robinson" w:date="2023-03-27T07:54:00Z">
            <w:rPr>
              <w:rFonts w:ascii="Wingdings" w:eastAsia="Wingdings" w:hAnsi="Wingdings" w:cs="Wingdings"/>
            </w:rPr>
          </w:rPrChange>
        </w:rPr>
        <w:t></w:t>
      </w:r>
      <w:r w:rsidRPr="000735B2">
        <w:rPr>
          <w:i/>
          <w:iCs/>
          <w:rPrChange w:id="741" w:author="Moses, Robinson" w:date="2023-03-27T07:54:00Z">
            <w:rPr/>
          </w:rPrChange>
        </w:rPr>
        <w:t>Cash</w:t>
      </w:r>
      <w:r>
        <w:t xml:space="preserve"> Qualities navigates to a listing of all currently used cash qualities. Common qualities include </w:t>
      </w:r>
      <w:r w:rsidRPr="00EE334A">
        <w:rPr>
          <w:b/>
          <w:bCs/>
          <w:rPrChange w:id="742" w:author="Moses, Robinson" w:date="2023-03-28T08:13:00Z">
            <w:rPr/>
          </w:rPrChange>
        </w:rPr>
        <w:t xml:space="preserve">Fit, Normal, Unknown, </w:t>
      </w:r>
      <w:r w:rsidRPr="00EE334A">
        <w:t>and</w:t>
      </w:r>
      <w:r w:rsidRPr="00EE334A">
        <w:rPr>
          <w:b/>
          <w:bCs/>
          <w:rPrChange w:id="743" w:author="Moses, Robinson" w:date="2023-03-28T08:13:00Z">
            <w:rPr/>
          </w:rPrChange>
        </w:rPr>
        <w:t xml:space="preserve"> Soiled</w:t>
      </w:r>
      <w:r>
        <w:t xml:space="preserve">.  For usage inside Vault Balance, each quality may be assigned a custom name, but it must be equated to quality definitions in OptiCash and OptiVault </w:t>
      </w:r>
      <w:del w:id="744" w:author="Moses, Robinson" w:date="2023-03-27T08:05:00Z">
        <w:r w:rsidDel="00106C5C">
          <w:delText xml:space="preserve">in order </w:delText>
        </w:r>
      </w:del>
      <w:r>
        <w:t xml:space="preserve">for transactions from those applications to process correctly in OptiVLM – Vault Balance.  </w:t>
      </w:r>
    </w:p>
    <w:p w14:paraId="3F32C320" w14:textId="77777777" w:rsidR="00490283" w:rsidRDefault="00490283" w:rsidP="0046733D">
      <w:pPr>
        <w:pStyle w:val="Caption"/>
      </w:pPr>
      <w:bookmarkStart w:id="745" w:name="_Toc63697448"/>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CASH QUALITIES SCREEN</w:t>
      </w:r>
      <w:bookmarkEnd w:id="745"/>
      <w:r w:rsidRPr="6356747E">
        <w:rPr>
          <w:color w:val="76923C"/>
        </w:rPr>
        <w:t xml:space="preserve"> </w:t>
      </w:r>
    </w:p>
    <w:p w14:paraId="19748083" w14:textId="77777777" w:rsidR="00490283" w:rsidRDefault="00490283" w:rsidP="0046733D">
      <w:pPr>
        <w:pStyle w:val="BodyText"/>
      </w:pPr>
      <w:r>
        <w:rPr>
          <w:noProof/>
        </w:rPr>
        <w:lastRenderedPageBreak/>
        <w:drawing>
          <wp:inline distT="0" distB="0" distL="0" distR="0" wp14:anchorId="27611467" wp14:editId="4AC91C6F">
            <wp:extent cx="4572000" cy="1800225"/>
            <wp:effectExtent l="76200" t="76200" r="133350" b="142875"/>
            <wp:docPr id="1123133719" name="Picture 11231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133719"/>
                    <pic:cNvPicPr/>
                  </pic:nvPicPr>
                  <pic:blipFill>
                    <a:blip r:embed="rId98">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2572EBEC" w14:textId="77777777" w:rsidR="00490283" w:rsidRPr="00F465FC" w:rsidRDefault="00490283" w:rsidP="0046733D">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44D17767" w14:textId="77777777" w:rsidR="00490283" w:rsidRDefault="00490283" w:rsidP="0046733D">
      <w:pPr>
        <w:pStyle w:val="Caption"/>
      </w:pPr>
      <w:bookmarkStart w:id="746" w:name="_Toc63697483"/>
      <w:bookmarkStart w:id="747" w:name="_Ref130883778"/>
      <w:bookmarkStart w:id="748" w:name="_Ref130884369"/>
      <w:r>
        <w:t xml:space="preserve">TABLE </w:t>
      </w:r>
      <w:r>
        <w:rPr>
          <w:noProof/>
        </w:rPr>
        <w:fldChar w:fldCharType="begin"/>
      </w:r>
      <w:r>
        <w:rPr>
          <w:noProof/>
        </w:rPr>
        <w:instrText xml:space="preserve"> SEQ Table \* ARABIC </w:instrText>
      </w:r>
      <w:r>
        <w:rPr>
          <w:noProof/>
        </w:rPr>
        <w:fldChar w:fldCharType="separate"/>
      </w:r>
      <w:r>
        <w:rPr>
          <w:noProof/>
        </w:rPr>
        <w:t>20</w:t>
      </w:r>
      <w:r>
        <w:rPr>
          <w:noProof/>
        </w:rPr>
        <w:fldChar w:fldCharType="end"/>
      </w:r>
      <w:r>
        <w:t>: CASH QUALITIES FIELD DESCRIPTIONS</w:t>
      </w:r>
      <w:bookmarkEnd w:id="746"/>
      <w:bookmarkEnd w:id="747"/>
      <w:bookmarkEnd w:id="748"/>
      <w:r>
        <w:t xml:space="preserve"> </w:t>
      </w:r>
      <w:r>
        <w:tab/>
        <w:t xml:space="preserve"> </w:t>
      </w:r>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490283" w14:paraId="0F0EB020" w14:textId="77777777" w:rsidTr="0046733D">
        <w:trPr>
          <w:trHeight w:val="426"/>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2DE8CE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ECF3AC7" w14:textId="77777777" w:rsidR="00490283" w:rsidRDefault="00490283" w:rsidP="0046733D">
            <w:pPr>
              <w:pStyle w:val="TableHeading"/>
            </w:pPr>
            <w:r>
              <w:t xml:space="preserve">Description </w:t>
            </w:r>
          </w:p>
        </w:tc>
      </w:tr>
      <w:tr w:rsidR="00490283" w14:paraId="0B48EC5A"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41876835" w14:textId="77777777" w:rsidR="00490283" w:rsidRPr="0046733D" w:rsidRDefault="00490283" w:rsidP="0046733D">
            <w:pPr>
              <w:pStyle w:val="TableBody"/>
              <w:rPr>
                <w:b/>
                <w:bCs/>
              </w:rPr>
            </w:pPr>
            <w:r w:rsidRPr="0046733D">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02B59605" w14:textId="77777777" w:rsidR="00490283" w:rsidRDefault="00490283" w:rsidP="0046733D">
            <w:pPr>
              <w:pStyle w:val="TableBody"/>
            </w:pPr>
            <w:r>
              <w:t xml:space="preserve"> User-assigned name for a quality to be used </w:t>
            </w:r>
          </w:p>
        </w:tc>
      </w:tr>
      <w:tr w:rsidR="00490283" w14:paraId="19B2F900" w14:textId="77777777" w:rsidTr="0046733D">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079FE476"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1C0C29F9" w14:textId="77777777" w:rsidR="00490283" w:rsidRDefault="00490283" w:rsidP="0046733D">
            <w:pPr>
              <w:pStyle w:val="TableHeading"/>
            </w:pPr>
            <w:r>
              <w:t xml:space="preserve">Description </w:t>
            </w:r>
          </w:p>
        </w:tc>
      </w:tr>
      <w:tr w:rsidR="00490283" w14:paraId="2B41F569" w14:textId="77777777" w:rsidTr="00BB302E">
        <w:trPr>
          <w:trHeight w:val="2116"/>
        </w:trPr>
        <w:tc>
          <w:tcPr>
            <w:tcW w:w="1881" w:type="dxa"/>
            <w:tcBorders>
              <w:top w:val="single" w:sz="4" w:space="0" w:color="000000"/>
              <w:left w:val="single" w:sz="4" w:space="0" w:color="000000"/>
              <w:bottom w:val="single" w:sz="4" w:space="0" w:color="000000"/>
              <w:right w:val="single" w:sz="4" w:space="0" w:color="000000"/>
            </w:tcBorders>
            <w:vAlign w:val="center"/>
          </w:tcPr>
          <w:p w14:paraId="020722C9" w14:textId="77777777" w:rsidR="00490283" w:rsidRPr="0046733D" w:rsidRDefault="00490283" w:rsidP="0046733D">
            <w:pPr>
              <w:pStyle w:val="TableBody"/>
              <w:rPr>
                <w:b/>
                <w:bCs/>
              </w:rPr>
            </w:pPr>
            <w:r w:rsidRPr="0046733D">
              <w:rPr>
                <w:b/>
                <w:bCs/>
              </w:rPr>
              <w:t xml:space="preserve">Export Value </w:t>
            </w:r>
          </w:p>
        </w:tc>
        <w:tc>
          <w:tcPr>
            <w:tcW w:w="6194" w:type="dxa"/>
            <w:tcBorders>
              <w:top w:val="single" w:sz="4" w:space="0" w:color="000000"/>
              <w:left w:val="single" w:sz="4" w:space="0" w:color="000000"/>
              <w:bottom w:val="single" w:sz="4" w:space="0" w:color="000000"/>
              <w:right w:val="single" w:sz="4" w:space="0" w:color="000000"/>
            </w:tcBorders>
          </w:tcPr>
          <w:p w14:paraId="66CE2BD2" w14:textId="77777777" w:rsidR="00490283" w:rsidRDefault="00490283" w:rsidP="0046733D">
            <w:pPr>
              <w:pStyle w:val="TableBody"/>
            </w:pPr>
            <w:r>
              <w:t xml:space="preserve"> Each user-defined quality must be associated with one of the standard four qualities used by OptiVault when exported: </w:t>
            </w:r>
          </w:p>
          <w:p w14:paraId="0E73F6FA" w14:textId="77777777" w:rsidR="00490283" w:rsidRDefault="00490283" w:rsidP="0046733D">
            <w:pPr>
              <w:pStyle w:val="TableListBullet"/>
            </w:pPr>
            <w:r>
              <w:t xml:space="preserve">Fit </w:t>
            </w:r>
          </w:p>
          <w:p w14:paraId="11D69D94" w14:textId="77777777" w:rsidR="00490283" w:rsidRDefault="00490283" w:rsidP="0046733D">
            <w:pPr>
              <w:pStyle w:val="TableListBullet"/>
            </w:pPr>
            <w:r>
              <w:t xml:space="preserve">Normal </w:t>
            </w:r>
          </w:p>
          <w:p w14:paraId="7167F88D" w14:textId="77777777" w:rsidR="00490283" w:rsidRDefault="00490283" w:rsidP="0046733D">
            <w:pPr>
              <w:pStyle w:val="TableListBullet"/>
            </w:pPr>
            <w:r>
              <w:t xml:space="preserve">Unknown </w:t>
            </w:r>
          </w:p>
          <w:p w14:paraId="3CB7257F" w14:textId="77777777" w:rsidR="00490283" w:rsidRDefault="00490283" w:rsidP="0046733D">
            <w:pPr>
              <w:pStyle w:val="TableListBullet"/>
            </w:pPr>
            <w:r>
              <w:t xml:space="preserve">Soiled </w:t>
            </w:r>
          </w:p>
          <w:p w14:paraId="59263EBE" w14:textId="77777777" w:rsidR="00490283" w:rsidRDefault="00490283" w:rsidP="00390365">
            <w:pPr>
              <w:pStyle w:val="TableListBullet"/>
              <w:numPr>
                <w:ilvl w:val="0"/>
                <w:numId w:val="0"/>
              </w:numPr>
              <w:pPrChange w:id="749" w:author="Moses, Robinson" w:date="2023-03-28T08:14:00Z">
                <w:pPr>
                  <w:pStyle w:val="TableListBullet"/>
                </w:pPr>
              </w:pPrChange>
            </w:pPr>
            <w:r>
              <w:t xml:space="preserve">(Do Not Export) for internal vault/institution usage and will not be associated with any of the four standard qualities for exporting purposes. </w:t>
            </w:r>
          </w:p>
        </w:tc>
      </w:tr>
      <w:tr w:rsidR="00490283" w14:paraId="229D7D2C"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1C7096B0" w14:textId="77777777" w:rsidR="00490283" w:rsidRPr="0046733D" w:rsidRDefault="00490283" w:rsidP="0046733D">
            <w:pPr>
              <w:pStyle w:val="TableBody"/>
              <w:rPr>
                <w:b/>
                <w:bCs/>
              </w:rPr>
            </w:pPr>
            <w:r w:rsidRPr="0046733D">
              <w:rPr>
                <w:b/>
                <w:bCs/>
              </w:rPr>
              <w:t xml:space="preserve">OptiCash Quality ID </w:t>
            </w:r>
          </w:p>
        </w:tc>
        <w:tc>
          <w:tcPr>
            <w:tcW w:w="6194" w:type="dxa"/>
            <w:tcBorders>
              <w:top w:val="single" w:sz="4" w:space="0" w:color="000000"/>
              <w:left w:val="single" w:sz="4" w:space="0" w:color="000000"/>
              <w:bottom w:val="single" w:sz="4" w:space="0" w:color="000000"/>
              <w:right w:val="single" w:sz="4" w:space="0" w:color="000000"/>
            </w:tcBorders>
          </w:tcPr>
          <w:p w14:paraId="265193BD" w14:textId="1CBBCD0E" w:rsidR="00490283" w:rsidRDefault="00490283" w:rsidP="0046733D">
            <w:pPr>
              <w:pStyle w:val="TableBody"/>
            </w:pPr>
            <w:r>
              <w:t xml:space="preserve">OptiCash actions (primarily Orders) may refer to </w:t>
            </w:r>
            <w:ins w:id="750" w:author="Moses, Robinson" w:date="2023-03-27T08:06:00Z">
              <w:r w:rsidR="00106C5C">
                <w:t xml:space="preserve">the </w:t>
              </w:r>
            </w:ins>
            <w:r>
              <w:t xml:space="preserve">quality of cash involved. This field specifies which quality in OptiCash is equivalent to this quality. </w:t>
            </w:r>
          </w:p>
        </w:tc>
      </w:tr>
      <w:tr w:rsidR="00490283" w14:paraId="5A27C0A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ED7CDB7" w14:textId="77777777" w:rsidR="00490283" w:rsidRPr="0046733D" w:rsidRDefault="00490283" w:rsidP="0046733D">
            <w:pPr>
              <w:pStyle w:val="TableBody"/>
              <w:rPr>
                <w:b/>
                <w:bCs/>
              </w:rPr>
            </w:pPr>
            <w:r w:rsidRPr="0046733D">
              <w:rPr>
                <w:b/>
                <w:bCs/>
              </w:rPr>
              <w:t xml:space="preserve">OptiVault Quality ID </w:t>
            </w:r>
          </w:p>
        </w:tc>
        <w:tc>
          <w:tcPr>
            <w:tcW w:w="6194" w:type="dxa"/>
            <w:tcBorders>
              <w:top w:val="single" w:sz="4" w:space="0" w:color="000000"/>
              <w:left w:val="single" w:sz="4" w:space="0" w:color="000000"/>
              <w:bottom w:val="single" w:sz="4" w:space="0" w:color="000000"/>
              <w:right w:val="single" w:sz="4" w:space="0" w:color="000000"/>
            </w:tcBorders>
          </w:tcPr>
          <w:p w14:paraId="07FB98F6" w14:textId="35827D67" w:rsidR="00490283" w:rsidRDefault="00490283" w:rsidP="0046733D">
            <w:pPr>
              <w:pStyle w:val="TableBody"/>
            </w:pPr>
            <w:r>
              <w:t xml:space="preserve">OptiVault actions (primarily Orders) refer to </w:t>
            </w:r>
            <w:ins w:id="751" w:author="Moses, Robinson" w:date="2023-03-27T08:06:00Z">
              <w:r w:rsidR="00106C5C">
                <w:t xml:space="preserve">the </w:t>
              </w:r>
            </w:ins>
            <w:r>
              <w:t xml:space="preserve">quality of cash involved. This field specifies which quality in OptiVault is equivalent to this quality. </w:t>
            </w:r>
          </w:p>
        </w:tc>
      </w:tr>
      <w:tr w:rsidR="00490283" w14:paraId="31227BD3"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217863D" w14:textId="77777777" w:rsidR="00490283" w:rsidRPr="0046733D" w:rsidRDefault="00490283" w:rsidP="0046733D">
            <w:pPr>
              <w:pStyle w:val="TableBody"/>
              <w:rPr>
                <w:b/>
                <w:bCs/>
              </w:rPr>
            </w:pPr>
            <w:r w:rsidRPr="0046733D">
              <w:rPr>
                <w:b/>
                <w:bCs/>
              </w:rPr>
              <w:t>Sort Order</w:t>
            </w:r>
          </w:p>
        </w:tc>
        <w:tc>
          <w:tcPr>
            <w:tcW w:w="6194" w:type="dxa"/>
            <w:tcBorders>
              <w:top w:val="single" w:sz="4" w:space="0" w:color="000000"/>
              <w:left w:val="single" w:sz="4" w:space="0" w:color="000000"/>
              <w:bottom w:val="single" w:sz="4" w:space="0" w:color="000000"/>
              <w:right w:val="single" w:sz="4" w:space="0" w:color="000000"/>
            </w:tcBorders>
          </w:tcPr>
          <w:p w14:paraId="1B85A063" w14:textId="55364686" w:rsidR="00490283" w:rsidRPr="002B7D0C" w:rsidRDefault="00490283" w:rsidP="0046733D">
            <w:pPr>
              <w:pStyle w:val="TableBody"/>
            </w:pPr>
            <w:r w:rsidRPr="002B7D0C">
              <w:t xml:space="preserve">The setting determines in what order the quality is listed inside of the Vault. </w:t>
            </w:r>
            <w:del w:id="752" w:author="Moses, Robinson" w:date="2023-03-27T08:06:00Z">
              <w:r w:rsidRPr="002B7D0C" w:rsidDel="00106C5C">
                <w:delText xml:space="preserve">Lowest </w:delText>
              </w:r>
            </w:del>
            <w:ins w:id="753" w:author="Moses, Robinson" w:date="2023-03-27T08:06:00Z">
              <w:r w:rsidR="00106C5C">
                <w:t>The l</w:t>
              </w:r>
              <w:r w:rsidR="00106C5C" w:rsidRPr="002B7D0C">
                <w:t xml:space="preserve">owest </w:t>
              </w:r>
            </w:ins>
            <w:r w:rsidRPr="002B7D0C">
              <w:t>number gives the highest priority and will be listed first.</w:t>
            </w:r>
          </w:p>
          <w:p w14:paraId="7066C1B7" w14:textId="77777777" w:rsidR="00490283" w:rsidRDefault="00490283" w:rsidP="0046733D">
            <w:pPr>
              <w:pStyle w:val="TableBody"/>
            </w:pPr>
          </w:p>
        </w:tc>
      </w:tr>
    </w:tbl>
    <w:p w14:paraId="5D4D143E" w14:textId="77777777" w:rsidR="00490283" w:rsidRPr="00F465FC" w:rsidRDefault="00490283" w:rsidP="0046733D">
      <w:pPr>
        <w:pStyle w:val="Caption"/>
      </w:pPr>
      <w:hyperlink w:anchor="_SETTINGS" w:history="1">
        <w:r w:rsidRPr="00F465FC">
          <w:rPr>
            <w:rStyle w:val="Hyperlink"/>
            <w:color w:val="92D050"/>
          </w:rPr>
          <w:t>Return to: Settings</w:t>
        </w:r>
      </w:hyperlink>
      <w:r w:rsidRPr="00F465FC">
        <w:t xml:space="preserve"> </w:t>
      </w:r>
    </w:p>
    <w:p w14:paraId="710E8249" w14:textId="77777777" w:rsidR="00490283" w:rsidRDefault="00490283" w:rsidP="00490283">
      <w:pPr>
        <w:spacing w:after="338"/>
      </w:pPr>
      <w:r>
        <w:t xml:space="preserve"> </w:t>
      </w:r>
    </w:p>
    <w:p w14:paraId="54A91CB6" w14:textId="77777777" w:rsidR="00490283" w:rsidRPr="0046733D" w:rsidRDefault="00490283" w:rsidP="007C2EEB">
      <w:pPr>
        <w:pStyle w:val="Heading3"/>
        <w:pPrChange w:id="754" w:author="Moses, Robinson" w:date="2023-03-28T08:15:00Z">
          <w:pPr>
            <w:pStyle w:val="Heading4"/>
          </w:pPr>
        </w:pPrChange>
      </w:pPr>
      <w:bookmarkStart w:id="755" w:name="_Toc63697410"/>
      <w:bookmarkStart w:id="756" w:name="_Toc130890323"/>
      <w:r w:rsidRPr="0046733D">
        <w:lastRenderedPageBreak/>
        <w:t>CREATE NEW QUALITIES</w:t>
      </w:r>
      <w:bookmarkEnd w:id="755"/>
      <w:bookmarkEnd w:id="756"/>
      <w:r w:rsidRPr="0046733D">
        <w:t xml:space="preserve"> </w:t>
      </w:r>
    </w:p>
    <w:p w14:paraId="76BF450F" w14:textId="7347DF24" w:rsidR="00490283" w:rsidRDefault="00490283" w:rsidP="0046733D">
      <w:pPr>
        <w:pStyle w:val="BodyText"/>
      </w:pPr>
      <w:r>
        <w:t xml:space="preserve">By clicking on the </w:t>
      </w:r>
      <w:r w:rsidRPr="007C2EEB">
        <w:rPr>
          <w:b/>
          <w:bCs/>
          <w:rPrChange w:id="757" w:author="Moses, Robinson" w:date="2023-03-28T08:14:00Z">
            <w:rPr/>
          </w:rPrChange>
        </w:rPr>
        <w:t>New Cash Quality</w:t>
      </w:r>
      <w:r>
        <w:t xml:space="preserve"> icon  </w:t>
      </w:r>
      <w:r>
        <w:rPr>
          <w:noProof/>
        </w:rPr>
        <mc:AlternateContent>
          <mc:Choice Requires="wpg">
            <w:drawing>
              <wp:inline distT="0" distB="0" distL="0" distR="0" wp14:anchorId="26251D35" wp14:editId="78DE470D">
                <wp:extent cx="190881" cy="237109"/>
                <wp:effectExtent l="0" t="0" r="0" b="0"/>
                <wp:docPr id="50560" name="Group 5056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5003"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22" name="Picture 4722"/>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6CE3A70D" id="Group 5056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BikKDTaAAAAAwEAAA8AAABkcnMvZG93bnJl&#10;di54bWxMj09Lw0AQxe+C32EZwZvdxOAfYjalFPVUBFtBvE2z0yQ0Oxuy2yT99o5e9DKP4Q3v/aZY&#10;zq5TIw2h9WwgXSSgiCtvW64NfOxebh5BhYhssfNMBs4UYFleXhSYWz/xO43bWCsJ4ZCjgSbGPtc6&#10;VA05DAvfE4t38IPDKOtQazvgJOGu07dJcq8dtiwNDfa0bqg6bk/OwOuE0ypLn8fN8bA+f+3u3j43&#10;KRlzfTWvnkBFmuPfMfzgCzqUwrT3J7ZBdQbkkfg7xcuSFNRe9CEDXRb6P3v5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">
                <v:shape id="Shape 5500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" path="m,l190500,r,234696l,234696,,e" fillcolor="yellow" stroked="f" strokeweight="0">
                  <v:stroke miterlimit="83231f" joinstyle="miter"/>
                  <v:path arrowok="t" textboxrect="0,0,190500,234696"/>
                </v:shape>
                <v:shape id="Picture 472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">
                  <v:imagedata r:id="rId87" o:title=""/>
                </v:shape>
                <w10:anchorlock/>
              </v:group>
            </w:pict>
          </mc:Fallback>
        </mc:AlternateContent>
      </w:r>
      <w:r>
        <w:t xml:space="preserve">  at the bottom of the </w:t>
      </w:r>
      <w:r w:rsidRPr="007C2EEB">
        <w:rPr>
          <w:i/>
          <w:iCs/>
          <w:rPrChange w:id="758" w:author="Moses, Robinson" w:date="2023-03-28T08:15:00Z">
            <w:rPr/>
          </w:rPrChange>
        </w:rPr>
        <w:t>Settings</w:t>
      </w:r>
      <w:r w:rsidRPr="007C2EEB">
        <w:rPr>
          <w:rFonts w:ascii="Wingdings" w:eastAsia="Wingdings" w:hAnsi="Wingdings" w:cs="Wingdings"/>
          <w:i/>
          <w:iCs/>
          <w:rPrChange w:id="759" w:author="Moses, Robinson" w:date="2023-03-28T08:15:00Z">
            <w:rPr>
              <w:rFonts w:ascii="Wingdings" w:eastAsia="Wingdings" w:hAnsi="Wingdings" w:cs="Wingdings"/>
            </w:rPr>
          </w:rPrChange>
        </w:rPr>
        <w:t></w:t>
      </w:r>
      <w:r w:rsidRPr="007C2EEB">
        <w:rPr>
          <w:i/>
          <w:iCs/>
          <w:rPrChange w:id="760" w:author="Moses, Robinson" w:date="2023-03-28T08:15:00Z">
            <w:rPr/>
          </w:rPrChange>
        </w:rPr>
        <w:t>Cash Qualities</w:t>
      </w:r>
      <w:r>
        <w:t xml:space="preserve"> screen, the user will </w:t>
      </w:r>
      <w:ins w:id="761" w:author="Moses, Robinson" w:date="2023-03-28T08:15:00Z">
        <w:r w:rsidR="007C2EEB">
          <w:t xml:space="preserve">be </w:t>
        </w:r>
      </w:ins>
      <w:r>
        <w:t>navigate</w:t>
      </w:r>
      <w:ins w:id="762" w:author="Moses, Robinson" w:date="2023-03-28T08:15:00Z">
        <w:r w:rsidR="007C2EEB">
          <w:t>d</w:t>
        </w:r>
      </w:ins>
      <w:r>
        <w:t xml:space="preserve"> to the </w:t>
      </w:r>
      <w:r w:rsidRPr="007C2EEB">
        <w:rPr>
          <w:b/>
          <w:bCs/>
          <w:rPrChange w:id="763" w:author="Moses, Robinson" w:date="2023-03-28T08:15:00Z">
            <w:rPr/>
          </w:rPrChange>
        </w:rPr>
        <w:t>Create New Cash Qualities</w:t>
      </w:r>
      <w:r>
        <w:t xml:space="preserve"> screen.  </w:t>
      </w:r>
      <w:ins w:id="764" w:author="Moses, Robinson" w:date="2023-03-28T08:16:00Z">
        <w:r w:rsidR="00A34563">
          <w:t>For field</w:t>
        </w:r>
        <w:r w:rsidR="0069378E">
          <w:t>,</w:t>
        </w:r>
        <w:r w:rsidR="00A34563">
          <w:t xml:space="preserve"> description </w:t>
        </w:r>
      </w:ins>
      <w:del w:id="765" w:author="Moses, Robinson" w:date="2023-03-28T08:15:00Z">
        <w:r w:rsidDel="007C2EEB">
          <w:delText>Please s</w:delText>
        </w:r>
      </w:del>
      <w:ins w:id="766" w:author="Moses, Robinson" w:date="2023-03-28T08:16:00Z">
        <w:r w:rsidR="00A34563">
          <w:t>s</w:t>
        </w:r>
      </w:ins>
      <w:r>
        <w:t xml:space="preserve">ee </w:t>
      </w:r>
      <w:ins w:id="767" w:author="Moses, Robinson" w:date="2023-03-28T08:16:00Z">
        <w:r w:rsidR="00A34563">
          <w:fldChar w:fldCharType="begin"/>
        </w:r>
        <w:r w:rsidR="00A34563">
          <w:instrText xml:space="preserve"> REF _Ref130883778 \h </w:instrText>
        </w:r>
      </w:ins>
      <w:r w:rsidR="00A34563">
        <w:fldChar w:fldCharType="separate"/>
      </w:r>
      <w:ins w:id="768" w:author="Moses, Robinson" w:date="2023-03-28T08:16:00Z">
        <w:r w:rsidR="00A34563">
          <w:t xml:space="preserve">TABLE </w:t>
        </w:r>
        <w:r w:rsidR="00A34563">
          <w:rPr>
            <w:noProof/>
          </w:rPr>
          <w:t>20</w:t>
        </w:r>
        <w:r w:rsidR="00A34563">
          <w:t>: CASH QUALITIES FIELD DESCRIPTIONS</w:t>
        </w:r>
        <w:r w:rsidR="00A34563">
          <w:fldChar w:fldCharType="end"/>
        </w:r>
      </w:ins>
      <w:del w:id="769" w:author="Moses, Robinson" w:date="2023-03-28T08:16:00Z">
        <w:r w:rsidDel="00A34563">
          <w:delText>Table 17: Cash Qualities Field Descriptions for field definitions</w:delText>
        </w:r>
      </w:del>
      <w:r>
        <w:t xml:space="preserve">. </w:t>
      </w:r>
    </w:p>
    <w:p w14:paraId="22C95393" w14:textId="77777777" w:rsidR="00490283" w:rsidRDefault="00490283" w:rsidP="0046733D">
      <w:pPr>
        <w:pStyle w:val="Caption"/>
      </w:pPr>
      <w:bookmarkStart w:id="770" w:name="_Toc63697449"/>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CREATE NEW CASH QUALITIES SCREEN</w:t>
      </w:r>
      <w:bookmarkEnd w:id="770"/>
      <w:r w:rsidRPr="6356747E">
        <w:rPr>
          <w:color w:val="76923C"/>
        </w:rPr>
        <w:t xml:space="preserve"> </w:t>
      </w:r>
    </w:p>
    <w:p w14:paraId="20980373" w14:textId="77777777" w:rsidR="00490283" w:rsidRDefault="00490283" w:rsidP="0046733D">
      <w:pPr>
        <w:pStyle w:val="BodyText"/>
      </w:pPr>
      <w:r>
        <w:rPr>
          <w:noProof/>
        </w:rPr>
        <w:drawing>
          <wp:inline distT="0" distB="0" distL="0" distR="0" wp14:anchorId="0258C4E6" wp14:editId="29BE05D9">
            <wp:extent cx="4572000" cy="1914525"/>
            <wp:effectExtent l="76200" t="76200" r="133350" b="142875"/>
            <wp:docPr id="751902896" name="Picture 75190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902896"/>
                    <pic:cNvPicPr/>
                  </pic:nvPicPr>
                  <pic:blipFill>
                    <a:blip r:embed="rId99">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2C90C7A" w14:textId="77777777" w:rsidR="00490283" w:rsidRDefault="00490283" w:rsidP="0046733D">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1B0CF79E" w14:textId="77777777" w:rsidR="0046733D" w:rsidRPr="0046733D" w:rsidRDefault="0046733D" w:rsidP="0046733D"/>
    <w:p w14:paraId="75F0528C" w14:textId="6DB189A3" w:rsidR="00490283" w:rsidRDefault="00490283" w:rsidP="00536BBF">
      <w:pPr>
        <w:pStyle w:val="Heading2"/>
        <w:pPrChange w:id="771" w:author="Moses, Robinson" w:date="2023-03-28T08:16:00Z">
          <w:pPr>
            <w:pStyle w:val="Heading3"/>
            <w:ind w:right="1329"/>
          </w:pPr>
        </w:pPrChange>
      </w:pPr>
      <w:bookmarkStart w:id="772" w:name="_Toc63697411"/>
      <w:bookmarkStart w:id="773" w:name="_Toc130890324"/>
      <w:r>
        <w:t>CASH QUALITY MAP</w:t>
      </w:r>
      <w:bookmarkEnd w:id="772"/>
      <w:bookmarkEnd w:id="773"/>
      <w:r>
        <w:t xml:space="preserve"> </w:t>
      </w:r>
    </w:p>
    <w:p w14:paraId="1F9BC7D7" w14:textId="745DEFBD" w:rsidR="00490283" w:rsidRDefault="00490283" w:rsidP="00B113B2">
      <w:pPr>
        <w:pStyle w:val="BodyText"/>
      </w:pPr>
      <w:r w:rsidRPr="0069378E">
        <w:rPr>
          <w:i/>
          <w:iCs/>
          <w:rPrChange w:id="774" w:author="Moses, Robinson" w:date="2023-03-28T08:16:00Z">
            <w:rPr/>
          </w:rPrChange>
        </w:rPr>
        <w:t>Settings</w:t>
      </w:r>
      <w:r w:rsidRPr="0069378E">
        <w:rPr>
          <w:rFonts w:ascii="Wingdings" w:eastAsia="Wingdings" w:hAnsi="Wingdings" w:cs="Wingdings"/>
          <w:i/>
          <w:iCs/>
          <w:rPrChange w:id="775" w:author="Moses, Robinson" w:date="2023-03-28T08:16:00Z">
            <w:rPr>
              <w:rFonts w:ascii="Wingdings" w:eastAsia="Wingdings" w:hAnsi="Wingdings" w:cs="Wingdings"/>
            </w:rPr>
          </w:rPrChange>
        </w:rPr>
        <w:t></w:t>
      </w:r>
      <w:r w:rsidRPr="0069378E">
        <w:rPr>
          <w:i/>
          <w:iCs/>
          <w:rPrChange w:id="776" w:author="Moses, Robinson" w:date="2023-03-28T08:16:00Z">
            <w:rPr/>
          </w:rPrChange>
        </w:rPr>
        <w:t>Cash</w:t>
      </w:r>
      <w:r>
        <w:t xml:space="preserve"> Quality Map provides access for defining how </w:t>
      </w:r>
      <w:r w:rsidRPr="00536BBF">
        <w:rPr>
          <w:b/>
          <w:bCs/>
          <w:rPrChange w:id="777" w:author="Moses, Robinson" w:date="2023-03-28T08:17:00Z">
            <w:rPr/>
          </w:rPrChange>
        </w:rPr>
        <w:t>Cash Qualities</w:t>
      </w:r>
      <w:r>
        <w:t xml:space="preserve"> will be used in OptiVLM – Vault Balance. </w:t>
      </w:r>
      <w:r w:rsidRPr="00536BBF">
        <w:rPr>
          <w:b/>
          <w:bCs/>
          <w:rPrChange w:id="778" w:author="Moses, Robinson" w:date="2023-03-28T08:17:00Z">
            <w:rPr/>
          </w:rPrChange>
        </w:rPr>
        <w:t>Cash Quality Map</w:t>
      </w:r>
      <w:r>
        <w: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t>
      </w:r>
      <w:r w:rsidRPr="001A53A8">
        <w:rPr>
          <w:b/>
          <w:bCs/>
          <w:u w:val="single"/>
          <w:rPrChange w:id="779" w:author="Moses, Robinson" w:date="2023-03-28T08:17:00Z">
            <w:rPr/>
          </w:rPrChange>
        </w:rPr>
        <w:t>For example</w:t>
      </w:r>
      <w:ins w:id="780" w:author="Moses, Robinson" w:date="2023-03-28T08:18:00Z">
        <w:r w:rsidR="001A53A8">
          <w:t>,</w:t>
        </w:r>
      </w:ins>
      <w:del w:id="781" w:author="Moses, Robinson" w:date="2023-03-28T08:18:00Z">
        <w:r w:rsidRPr="001A53A8" w:rsidDel="001A53A8">
          <w:rPr>
            <w:b/>
            <w:bCs/>
            <w:u w:val="single"/>
            <w:rPrChange w:id="782" w:author="Moses, Robinson" w:date="2023-03-28T08:17:00Z">
              <w:rPr/>
            </w:rPrChange>
          </w:rPr>
          <w:delText>:</w:delText>
        </w:r>
      </w:del>
      <w:r>
        <w:t xml:space="preserve"> if a Branch Return order specifies that it has qualities “</w:t>
      </w:r>
      <w:r w:rsidRPr="00557117">
        <w:rPr>
          <w:b/>
          <w:bCs/>
          <w:rPrChange w:id="783" w:author="Moses, Robinson" w:date="2023-03-28T08:18:00Z">
            <w:rPr/>
          </w:rPrChange>
        </w:rPr>
        <w:t>Fit</w:t>
      </w:r>
      <w:r>
        <w:t>” and “</w:t>
      </w:r>
      <w:r w:rsidRPr="00557117">
        <w:rPr>
          <w:b/>
          <w:bCs/>
          <w:rPrChange w:id="784" w:author="Moses, Robinson" w:date="2023-03-28T08:18:00Z">
            <w:rPr/>
          </w:rPrChange>
        </w:rPr>
        <w:t>Soiled</w:t>
      </w:r>
      <w:r>
        <w:t>”, but the vault manager wishes to initially treat all Branch Returns as “</w:t>
      </w:r>
      <w:r w:rsidRPr="00557117">
        <w:rPr>
          <w:b/>
          <w:bCs/>
          <w:rPrChange w:id="785" w:author="Moses, Robinson" w:date="2023-03-28T08:18:00Z">
            <w:rPr/>
          </w:rPrChange>
        </w:rPr>
        <w:t>Unknown</w:t>
      </w:r>
      <w:r>
        <w:t xml:space="preserve">” quality, then a Cash Quality Map entry would be used to say that Branch Returns are Unknown quality within Vault Balance. </w:t>
      </w:r>
    </w:p>
    <w:p w14:paraId="364E3AC7" w14:textId="77777777" w:rsidR="00490283" w:rsidRDefault="00490283" w:rsidP="00B113B2">
      <w:pPr>
        <w:pStyle w:val="Caption"/>
      </w:pPr>
      <w:bookmarkStart w:id="786" w:name="_Toc63697450"/>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CASH QUALITIES MAP SCREEN</w:t>
      </w:r>
      <w:bookmarkEnd w:id="786"/>
      <w:r>
        <w:t xml:space="preserve"> </w:t>
      </w:r>
    </w:p>
    <w:p w14:paraId="7231BC8E" w14:textId="77777777" w:rsidR="00490283" w:rsidRDefault="00490283" w:rsidP="00B113B2">
      <w:pPr>
        <w:pStyle w:val="BodyText"/>
      </w:pPr>
      <w:r>
        <w:rPr>
          <w:noProof/>
        </w:rPr>
        <w:lastRenderedPageBreak/>
        <w:drawing>
          <wp:inline distT="0" distB="0" distL="0" distR="0" wp14:anchorId="16211CCB" wp14:editId="6CA679BC">
            <wp:extent cx="4572000" cy="2257425"/>
            <wp:effectExtent l="76200" t="76200" r="133350" b="142875"/>
            <wp:docPr id="720433368" name="Picture 72043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433368"/>
                    <pic:cNvPicPr/>
                  </pic:nvPicPr>
                  <pic:blipFill>
                    <a:blip r:embed="rId100">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791B92BC" w14:textId="77777777" w:rsidR="00490283" w:rsidRPr="00F465FC" w:rsidRDefault="00490283" w:rsidP="00B113B2">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31D93FF1" w14:textId="77777777" w:rsidR="00490283" w:rsidRDefault="00490283" w:rsidP="00195089">
      <w:pPr>
        <w:pStyle w:val="Caption"/>
      </w:pPr>
      <w:bookmarkStart w:id="787" w:name="_Toc63697484"/>
      <w:r>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CASH QUALITY MAP FIELD DESCRIPTIONS</w:t>
      </w:r>
      <w:bookmarkEnd w:id="787"/>
      <w:r>
        <w:t xml:space="preserve">  </w:t>
      </w:r>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Change w:id="788" w:author="Moses, Robinson" w:date="2023-03-27T08:06:00Z">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PrChange>
      </w:tblPr>
      <w:tblGrid>
        <w:gridCol w:w="1881"/>
        <w:gridCol w:w="6194"/>
        <w:tblGridChange w:id="789">
          <w:tblGrid>
            <w:gridCol w:w="1881"/>
            <w:gridCol w:w="6194"/>
          </w:tblGrid>
        </w:tblGridChange>
      </w:tblGrid>
      <w:tr w:rsidR="00490283" w14:paraId="7B552F89" w14:textId="77777777" w:rsidTr="009C3519">
        <w:trPr>
          <w:trHeight w:val="372"/>
          <w:trPrChange w:id="790" w:author="Moses, Robinson" w:date="2023-03-27T08:06: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791" w:author="Moses, Robinson" w:date="2023-03-27T08:06: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7676CDF3" w14:textId="77777777" w:rsidR="00490283" w:rsidRDefault="00490283" w:rsidP="00195089">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792" w:author="Moses, Robinson" w:date="2023-03-27T08:06: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46C7D578" w14:textId="77777777" w:rsidR="00490283" w:rsidRDefault="00490283" w:rsidP="00195089">
            <w:pPr>
              <w:pStyle w:val="TableHeading"/>
            </w:pPr>
            <w:r>
              <w:t xml:space="preserve">Description </w:t>
            </w:r>
          </w:p>
        </w:tc>
      </w:tr>
      <w:tr w:rsidR="00490283" w14:paraId="3373F0DB"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E0D9DE6" w14:textId="77777777" w:rsidR="00490283" w:rsidRPr="00195089" w:rsidRDefault="00490283" w:rsidP="00195089">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B6F2F3C" w14:textId="63D5D196" w:rsidR="00490283" w:rsidRDefault="00490283" w:rsidP="00195089">
            <w:pPr>
              <w:pStyle w:val="TableBody"/>
            </w:pPr>
            <w:r>
              <w:t xml:space="preserve"> </w:t>
            </w:r>
            <w:del w:id="793" w:author="Moses, Robinson" w:date="2023-03-27T08:06:00Z">
              <w:r w:rsidDel="009C3519">
                <w:delText xml:space="preserve">Unique </w:delText>
              </w:r>
            </w:del>
            <w:ins w:id="794" w:author="Moses, Robinson" w:date="2023-03-27T08:06:00Z">
              <w:r w:rsidR="009C3519">
                <w:t>A u</w:t>
              </w:r>
              <w:r w:rsidR="009C3519">
                <w:t xml:space="preserve">nique </w:t>
              </w:r>
            </w:ins>
            <w:r>
              <w:t xml:space="preserve">listing of each workflow that has been mapped to a particular Quality </w:t>
            </w:r>
          </w:p>
        </w:tc>
      </w:tr>
      <w:tr w:rsidR="00490283" w14:paraId="00D7299F" w14:textId="77777777" w:rsidTr="00BB302E">
        <w:trPr>
          <w:trHeight w:val="541"/>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EBD628" w14:textId="77777777" w:rsidR="00490283" w:rsidRPr="00195089" w:rsidRDefault="00490283" w:rsidP="00195089">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372C7" w14:textId="7979419A" w:rsidR="00490283" w:rsidRDefault="00490283" w:rsidP="00195089">
            <w:pPr>
              <w:pStyle w:val="TableBody"/>
            </w:pPr>
            <w:r>
              <w:t xml:space="preserve"> </w:t>
            </w:r>
            <w:del w:id="795" w:author="Moses, Robinson" w:date="2023-03-27T08:06:00Z">
              <w:r w:rsidDel="009C3519">
                <w:delText xml:space="preserve">Unique </w:delText>
              </w:r>
            </w:del>
            <w:ins w:id="796" w:author="Moses, Robinson" w:date="2023-03-27T08:06:00Z">
              <w:r w:rsidR="009C3519">
                <w:t>A u</w:t>
              </w:r>
              <w:r w:rsidR="009C3519">
                <w:t xml:space="preserve">nique </w:t>
              </w:r>
            </w:ins>
            <w:r>
              <w:t xml:space="preserve">quality that has been mapped to a workflow.  Different qualities can be mapped to multiple workflows.  Workflows can only be mapped to a single Quality at any given time. </w:t>
            </w:r>
          </w:p>
        </w:tc>
      </w:tr>
      <w:tr w:rsidR="00490283" w14:paraId="51A3B6E1" w14:textId="77777777" w:rsidTr="00BB302E">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645D67" w14:textId="77777777" w:rsidR="00490283" w:rsidRDefault="00490283" w:rsidP="00195089">
            <w:pPr>
              <w:pStyle w:val="TableBody"/>
            </w:pPr>
            <w:r>
              <w:rPr>
                <w:noProof/>
              </w:rPr>
              <w:drawing>
                <wp:inline distT="0" distB="0" distL="0" distR="0" wp14:anchorId="17326DCD" wp14:editId="04AB2027">
                  <wp:extent cx="245110" cy="184150"/>
                  <wp:effectExtent l="0" t="0" r="0" b="0"/>
                  <wp:docPr id="4856" name="Picture 4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101">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Pr>
                <w:bCs/>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00B70" w14:textId="77777777" w:rsidR="00490283" w:rsidRDefault="00490283" w:rsidP="00195089">
            <w:pPr>
              <w:pStyle w:val="TableBody"/>
            </w:pPr>
            <w:r>
              <w:t xml:space="preserve"> Removes the existing Workflow-to-Quality mapping </w:t>
            </w:r>
          </w:p>
        </w:tc>
      </w:tr>
    </w:tbl>
    <w:p w14:paraId="28ABEDB6" w14:textId="77777777" w:rsidR="00490283" w:rsidRPr="00F465FC" w:rsidRDefault="00490283" w:rsidP="00195089">
      <w:pPr>
        <w:pStyle w:val="Caption"/>
      </w:pPr>
      <w:hyperlink w:anchor="_SETTINGS" w:history="1">
        <w:r w:rsidRPr="00F465FC">
          <w:rPr>
            <w:rStyle w:val="Hyperlink"/>
            <w:color w:val="92D050"/>
          </w:rPr>
          <w:t>Return to: Settings</w:t>
        </w:r>
      </w:hyperlink>
      <w:r w:rsidRPr="00F465FC">
        <w:t xml:space="preserve"> </w:t>
      </w:r>
    </w:p>
    <w:p w14:paraId="66CB2506" w14:textId="77777777" w:rsidR="00490283" w:rsidRDefault="00490283" w:rsidP="00195089">
      <w:pPr>
        <w:pStyle w:val="BodyText"/>
      </w:pPr>
    </w:p>
    <w:p w14:paraId="1A584314" w14:textId="77777777" w:rsidR="00490283" w:rsidRPr="00195089" w:rsidRDefault="00490283" w:rsidP="00372BAC">
      <w:pPr>
        <w:pStyle w:val="Heading3"/>
        <w:pPrChange w:id="797" w:author="Moses, Robinson" w:date="2023-03-28T08:19:00Z">
          <w:pPr>
            <w:pStyle w:val="Heading4"/>
          </w:pPr>
        </w:pPrChange>
      </w:pPr>
      <w:bookmarkStart w:id="798" w:name="_Toc63697412"/>
      <w:bookmarkStart w:id="799" w:name="_Toc130890325"/>
      <w:r w:rsidRPr="00195089">
        <w:t>CREATE NEW CASH QUALITY</w:t>
      </w:r>
      <w:bookmarkEnd w:id="798"/>
      <w:bookmarkEnd w:id="799"/>
      <w:r w:rsidRPr="00195089">
        <w:t xml:space="preserve"> </w:t>
      </w:r>
    </w:p>
    <w:p w14:paraId="47121F52" w14:textId="77777777" w:rsidR="00490283" w:rsidDel="00372BAC" w:rsidRDefault="00490283" w:rsidP="00195089">
      <w:pPr>
        <w:pStyle w:val="BodyText"/>
        <w:rPr>
          <w:del w:id="800" w:author="Moses, Robinson" w:date="2023-03-28T08:19:00Z"/>
        </w:rPr>
      </w:pPr>
      <w:r>
        <w:t xml:space="preserve">The bottom of the </w:t>
      </w:r>
      <w:r w:rsidRPr="00F02FA2">
        <w:rPr>
          <w:b/>
          <w:bCs/>
          <w:rPrChange w:id="801" w:author="Moses, Robinson" w:date="2023-03-28T08:19:00Z">
            <w:rPr/>
          </w:rPrChange>
        </w:rPr>
        <w:t>Cash Quality</w:t>
      </w:r>
      <w:r>
        <w:t xml:space="preserve"> page provides the ability to map remaining and unmapped </w:t>
      </w:r>
    </w:p>
    <w:p w14:paraId="1D486A74" w14:textId="6A5BBD8E" w:rsidR="00490283" w:rsidRDefault="00490283" w:rsidP="00372BAC">
      <w:pPr>
        <w:pStyle w:val="BodyText"/>
      </w:pPr>
      <w:r>
        <w:t xml:space="preserve">Workflows to Qualities. Users </w:t>
      </w:r>
      <w:ins w:id="802" w:author="Moses, Robinson" w:date="2023-03-28T08:20:00Z">
        <w:r w:rsidR="00603C43">
          <w:t xml:space="preserve">can </w:t>
        </w:r>
      </w:ins>
      <w:r>
        <w:t xml:space="preserve">select the </w:t>
      </w:r>
      <w:r w:rsidRPr="00603C43">
        <w:rPr>
          <w:b/>
          <w:bCs/>
          <w:rPrChange w:id="803" w:author="Moses, Robinson" w:date="2023-03-28T08:20:00Z">
            <w:rPr/>
          </w:rPrChange>
        </w:rPr>
        <w:t>Workflow</w:t>
      </w:r>
      <w:r>
        <w:t xml:space="preserve"> from the appropriate dropdown, select the desired </w:t>
      </w:r>
      <w:r w:rsidRPr="00603C43">
        <w:rPr>
          <w:b/>
          <w:bCs/>
          <w:rPrChange w:id="804" w:author="Moses, Robinson" w:date="2023-03-28T08:20:00Z">
            <w:rPr/>
          </w:rPrChange>
        </w:rPr>
        <w:t>Quality</w:t>
      </w:r>
      <w:r>
        <w:t xml:space="preserve">, and </w:t>
      </w:r>
      <w:del w:id="805" w:author="Moses, Robinson" w:date="2023-03-28T08:20:00Z">
        <w:r w:rsidDel="00603C43">
          <w:delText xml:space="preserve">select </w:delText>
        </w:r>
      </w:del>
      <w:ins w:id="806" w:author="Moses, Robinson" w:date="2023-03-28T08:20:00Z">
        <w:r w:rsidR="00603C43">
          <w:t>click</w:t>
        </w:r>
        <w:r w:rsidR="00603C43">
          <w:t xml:space="preserve"> </w:t>
        </w:r>
      </w:ins>
      <w:r w:rsidRPr="00603C43">
        <w:rPr>
          <w:b/>
          <w:bCs/>
          <w:rPrChange w:id="807" w:author="Moses, Robinson" w:date="2023-03-28T08:20:00Z">
            <w:rPr/>
          </w:rPrChange>
        </w:rPr>
        <w:t>SAVE</w:t>
      </w:r>
      <w:r>
        <w:t xml:space="preserve">.  The mapping will then be added to the Cash Quality Map listing. </w:t>
      </w:r>
    </w:p>
    <w:p w14:paraId="769816B4" w14:textId="14711D26" w:rsidR="00490283" w:rsidRDefault="00490283" w:rsidP="00195089">
      <w:pPr>
        <w:pStyle w:val="Caption"/>
      </w:pPr>
      <w:bookmarkStart w:id="808" w:name="_Toc63697451"/>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CREATE </w:t>
      </w:r>
      <w:ins w:id="809" w:author="Moses, Robinson" w:date="2023-03-27T08:06:00Z">
        <w:r w:rsidR="009C3519">
          <w:t xml:space="preserve">A </w:t>
        </w:r>
      </w:ins>
      <w:r>
        <w:t xml:space="preserve">NEW </w:t>
      </w:r>
      <w:del w:id="810" w:author="Moses, Robinson" w:date="2023-03-27T08:06:00Z">
        <w:r w:rsidDel="009C3519">
          <w:delText xml:space="preserve">CASH </w:delText>
        </w:r>
      </w:del>
      <w:ins w:id="811" w:author="Moses, Robinson" w:date="2023-03-27T08:06:00Z">
        <w:r w:rsidR="009C3519">
          <w:t>CASH</w:t>
        </w:r>
        <w:r w:rsidR="009C3519">
          <w:t>-</w:t>
        </w:r>
      </w:ins>
      <w:r>
        <w:t>QUALITY MAP</w:t>
      </w:r>
      <w:bookmarkEnd w:id="808"/>
      <w:r>
        <w:t xml:space="preserve"> </w:t>
      </w:r>
    </w:p>
    <w:p w14:paraId="43ABFF16" w14:textId="77777777" w:rsidR="00490283" w:rsidRDefault="00490283" w:rsidP="00195089">
      <w:pPr>
        <w:pStyle w:val="BodyText"/>
      </w:pPr>
      <w:r>
        <w:rPr>
          <w:noProof/>
        </w:rPr>
        <w:drawing>
          <wp:inline distT="0" distB="0" distL="0" distR="0" wp14:anchorId="33FD2101" wp14:editId="65C87550">
            <wp:extent cx="4572000" cy="561975"/>
            <wp:effectExtent l="76200" t="76200" r="133350" b="142875"/>
            <wp:docPr id="953265955" name="Picture 95326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102">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3865C709" w14:textId="77777777" w:rsidR="00490283" w:rsidRPr="00F465FC" w:rsidRDefault="00490283" w:rsidP="00195089">
      <w:pPr>
        <w:pStyle w:val="Caption"/>
        <w:rPr>
          <w:color w:val="92D050"/>
        </w:rPr>
      </w:pPr>
      <w:hyperlink w:anchor="_SETTINGS" w:history="1">
        <w:r w:rsidRPr="00F465FC">
          <w:rPr>
            <w:rStyle w:val="Hyperlink"/>
            <w:color w:val="92D050"/>
          </w:rPr>
          <w:t>Return to: Settings</w:t>
        </w:r>
      </w:hyperlink>
      <w:r w:rsidRPr="00F465FC">
        <w:rPr>
          <w:color w:val="92D050"/>
        </w:rPr>
        <w:t xml:space="preserve"> </w:t>
      </w:r>
    </w:p>
    <w:p w14:paraId="21F1568E" w14:textId="77777777" w:rsidR="004F0347" w:rsidRDefault="004F0347" w:rsidP="00195089">
      <w:pPr>
        <w:pStyle w:val="Caption"/>
        <w:rPr>
          <w:ins w:id="812" w:author="Moses, Robinson" w:date="2023-03-28T08:20:00Z"/>
        </w:rPr>
      </w:pPr>
      <w:bookmarkStart w:id="813" w:name="_Toc63697485"/>
    </w:p>
    <w:p w14:paraId="33916828" w14:textId="178D4734" w:rsidR="00490283" w:rsidRDefault="00490283" w:rsidP="00195089">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CASH QUALITY MAP FIELD DESCRIPTIONS</w:t>
      </w:r>
      <w:bookmarkEnd w:id="813"/>
      <w:r>
        <w:t xml:space="preserve">  </w:t>
      </w:r>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490283" w14:paraId="7D46C6BC" w14:textId="77777777" w:rsidTr="00195089">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C558FBC" w14:textId="77777777" w:rsidR="00490283" w:rsidRDefault="00490283" w:rsidP="00195089">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29780AE5" w14:textId="77777777" w:rsidR="00490283" w:rsidRDefault="00490283" w:rsidP="00195089">
            <w:pPr>
              <w:pStyle w:val="TableHeading"/>
            </w:pPr>
            <w:r>
              <w:t xml:space="preserve">Description </w:t>
            </w:r>
          </w:p>
        </w:tc>
      </w:tr>
      <w:tr w:rsidR="00490283" w14:paraId="6150EB77"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F430872" w14:textId="77777777" w:rsidR="00490283" w:rsidRPr="00195089" w:rsidRDefault="00490283" w:rsidP="00195089">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9A7B17D" w14:textId="3EC53B7D" w:rsidR="00490283" w:rsidRDefault="00490283" w:rsidP="00195089">
            <w:pPr>
              <w:pStyle w:val="TableBody"/>
            </w:pPr>
            <w:r>
              <w:t xml:space="preserve"> </w:t>
            </w:r>
            <w:del w:id="814" w:author="Moses, Robinson" w:date="2023-03-27T08:06:00Z">
              <w:r w:rsidDel="009C3519">
                <w:delText xml:space="preserve">Unique </w:delText>
              </w:r>
            </w:del>
            <w:ins w:id="815" w:author="Moses, Robinson" w:date="2023-03-27T08:06:00Z">
              <w:r w:rsidR="009C3519">
                <w:t>A u</w:t>
              </w:r>
              <w:r w:rsidR="009C3519">
                <w:t xml:space="preserve">nique </w:t>
              </w:r>
            </w:ins>
            <w:r>
              <w:t xml:space="preserve">listing of each workflow that has been mapped to a particular Quality </w:t>
            </w:r>
          </w:p>
        </w:tc>
      </w:tr>
      <w:tr w:rsidR="00490283" w14:paraId="7DEE2FC9" w14:textId="77777777" w:rsidTr="00BB302E">
        <w:trPr>
          <w:trHeight w:val="54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661303" w14:textId="77777777" w:rsidR="00490283" w:rsidRPr="00195089" w:rsidRDefault="00490283" w:rsidP="00195089">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F451AC" w14:textId="499E7781" w:rsidR="00490283" w:rsidRDefault="00490283" w:rsidP="00195089">
            <w:pPr>
              <w:pStyle w:val="TableBody"/>
            </w:pPr>
            <w:r>
              <w:t xml:space="preserve"> </w:t>
            </w:r>
            <w:del w:id="816" w:author="Moses, Robinson" w:date="2023-03-27T08:06:00Z">
              <w:r w:rsidDel="009C3519">
                <w:delText xml:space="preserve">Unique </w:delText>
              </w:r>
            </w:del>
            <w:ins w:id="817" w:author="Moses, Robinson" w:date="2023-03-27T08:06:00Z">
              <w:r w:rsidR="009C3519">
                <w:t>A u</w:t>
              </w:r>
              <w:r w:rsidR="009C3519">
                <w:t xml:space="preserve">nique </w:t>
              </w:r>
            </w:ins>
            <w:r>
              <w:t xml:space="preserve">quality that has been mapped to a workflow.  Different qualities can be mapped to multiple workflows.  Workflows can only be mapped to a single Quality at any given time. </w:t>
            </w:r>
          </w:p>
        </w:tc>
      </w:tr>
      <w:tr w:rsidR="00490283" w14:paraId="010EBD42"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C3F69" w14:textId="77777777" w:rsidR="00490283" w:rsidRPr="00195089" w:rsidRDefault="00490283" w:rsidP="00195089">
            <w:pPr>
              <w:pStyle w:val="TableBody"/>
              <w:rPr>
                <w:b/>
                <w:bCs/>
              </w:rPr>
            </w:pPr>
            <w:r w:rsidRPr="00195089">
              <w:rPr>
                <w:b/>
                <w:bCs/>
              </w:rPr>
              <w:t xml:space="preserve">Coffer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96FB2" w14:textId="77777777" w:rsidR="00490283" w:rsidRDefault="00490283" w:rsidP="00195089">
            <w:pPr>
              <w:pStyle w:val="TableBody"/>
            </w:pPr>
            <w:r>
              <w:t xml:space="preserve"> Denotes the Coffer that the combination of Workflow and Quality has been mapped to </w:t>
            </w:r>
          </w:p>
        </w:tc>
      </w:tr>
      <w:tr w:rsidR="00490283" w14:paraId="6B55322D" w14:textId="77777777" w:rsidTr="00BB302E">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7F4C4B" w14:textId="77777777" w:rsidR="00490283" w:rsidRDefault="00490283" w:rsidP="00BB302E">
            <w:pPr>
              <w:ind w:left="142"/>
              <w:jc w:val="center"/>
            </w:pPr>
            <w:r>
              <w:rPr>
                <w:noProof/>
              </w:rPr>
              <w:drawing>
                <wp:inline distT="0" distB="0" distL="0" distR="0" wp14:anchorId="2EE0E5F4" wp14:editId="04E28109">
                  <wp:extent cx="245110" cy="184785"/>
                  <wp:effectExtent l="0" t="0" r="0" b="0"/>
                  <wp:docPr id="5157" name="Picture 5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101">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Pr>
                <w:b/>
                <w:bCs/>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9E9F62" w14:textId="77777777" w:rsidR="00490283" w:rsidRDefault="00490283" w:rsidP="00195089">
            <w:pPr>
              <w:pStyle w:val="TableBody"/>
            </w:pPr>
            <w:r>
              <w:t xml:space="preserve"> Removes the existing Coffer </w:t>
            </w:r>
          </w:p>
        </w:tc>
      </w:tr>
    </w:tbl>
    <w:p w14:paraId="572403F5" w14:textId="77777777" w:rsidR="00490283" w:rsidRPr="00FB6332" w:rsidRDefault="00490283" w:rsidP="00195089">
      <w:pPr>
        <w:pStyle w:val="Caption"/>
      </w:pPr>
      <w:hyperlink w:anchor="_SETTINGS" w:history="1">
        <w:r w:rsidRPr="00FB6332">
          <w:rPr>
            <w:rStyle w:val="Hyperlink"/>
            <w:color w:val="92D050"/>
          </w:rPr>
          <w:t>Return to: Settings</w:t>
        </w:r>
      </w:hyperlink>
      <w:r w:rsidRPr="00FB6332">
        <w:t xml:space="preserve"> </w:t>
      </w:r>
    </w:p>
    <w:p w14:paraId="1BB8A2AD" w14:textId="77777777" w:rsidR="00490283" w:rsidRDefault="00490283" w:rsidP="00737E57">
      <w:pPr>
        <w:pStyle w:val="BodyText"/>
      </w:pPr>
    </w:p>
    <w:p w14:paraId="15458411" w14:textId="5A1658BD" w:rsidR="00490283" w:rsidRDefault="00490283" w:rsidP="004F0347">
      <w:pPr>
        <w:pStyle w:val="Heading2"/>
        <w:pPrChange w:id="818" w:author="Moses, Robinson" w:date="2023-03-28T08:21:00Z">
          <w:pPr>
            <w:pStyle w:val="Heading3"/>
            <w:ind w:right="1335"/>
          </w:pPr>
        </w:pPrChange>
      </w:pPr>
      <w:bookmarkStart w:id="819" w:name="_Toc63697413"/>
      <w:bookmarkStart w:id="820" w:name="_Toc130890326"/>
      <w:r>
        <w:t>COFFERS</w:t>
      </w:r>
      <w:bookmarkEnd w:id="819"/>
      <w:bookmarkEnd w:id="820"/>
      <w:r>
        <w:t xml:space="preserve"> </w:t>
      </w:r>
    </w:p>
    <w:p w14:paraId="26E84304" w14:textId="37D85B51" w:rsidR="00490283" w:rsidRDefault="00490283" w:rsidP="00E8047B">
      <w:pPr>
        <w:pStyle w:val="BodyText"/>
      </w:pPr>
      <w:r w:rsidRPr="000735B2">
        <w:rPr>
          <w:i/>
          <w:iCs/>
          <w:rPrChange w:id="821" w:author="Moses, Robinson" w:date="2023-03-27T07:54:00Z">
            <w:rPr/>
          </w:rPrChange>
        </w:rPr>
        <w:t>Settings</w:t>
      </w:r>
      <w:r w:rsidRPr="000735B2">
        <w:rPr>
          <w:rFonts w:ascii="Wingdings" w:eastAsia="Wingdings" w:hAnsi="Wingdings" w:cs="Wingdings"/>
          <w:i/>
          <w:iCs/>
          <w:rPrChange w:id="822" w:author="Moses, Robinson" w:date="2023-03-27T07:54:00Z">
            <w:rPr>
              <w:rFonts w:ascii="Wingdings" w:eastAsia="Wingdings" w:hAnsi="Wingdings" w:cs="Wingdings"/>
            </w:rPr>
          </w:rPrChange>
        </w:rPr>
        <w:t></w:t>
      </w:r>
      <w:r w:rsidRPr="000735B2">
        <w:rPr>
          <w:i/>
          <w:iCs/>
          <w:rPrChange w:id="823" w:author="Moses, Robinson" w:date="2023-03-27T07:54:00Z">
            <w:rPr/>
          </w:rPrChange>
        </w:rPr>
        <w:t>Coffers</w:t>
      </w:r>
      <w:r>
        <w:t xml:space="preserve"> provides a listing of all existing coffers.  </w:t>
      </w:r>
      <w:del w:id="824" w:author="Moses, Robinson" w:date="2023-03-28T08:21:00Z">
        <w:r w:rsidDel="00974C72">
          <w:delText xml:space="preserve">Again, </w:delText>
        </w:r>
      </w:del>
      <w:r>
        <w:t>Coffers are unique mapping</w:t>
      </w:r>
      <w:del w:id="825" w:author="Moses, Robinson" w:date="2023-03-28T08:22:00Z">
        <w:r w:rsidDel="004E5792">
          <w:delText>s</w:delText>
        </w:r>
      </w:del>
      <w:r>
        <w:t xml:space="preserve"> of </w:t>
      </w:r>
      <w:r w:rsidRPr="004E5792">
        <w:rPr>
          <w:b/>
          <w:bCs/>
          <w:rPrChange w:id="826" w:author="Moses, Robinson" w:date="2023-03-28T08:22:00Z">
            <w:rPr/>
          </w:rPrChange>
        </w:rPr>
        <w:t>Workflow</w:t>
      </w:r>
      <w:r>
        <w:t xml:space="preserve"> to </w:t>
      </w:r>
      <w:r w:rsidRPr="004E5792">
        <w:rPr>
          <w:b/>
          <w:bCs/>
          <w:rPrChange w:id="827" w:author="Moses, Robinson" w:date="2023-03-28T08:22:00Z">
            <w:rPr/>
          </w:rPrChange>
        </w:rPr>
        <w:t>Cash Quality</w:t>
      </w:r>
      <w:r>
        <w:t xml:space="preserve"> to facilitate financial institution tracking of cash by </w:t>
      </w:r>
      <w:del w:id="828" w:author="Moses, Robinson" w:date="2023-03-28T08:23:00Z">
        <w:r w:rsidDel="003832FA">
          <w:delText xml:space="preserve">such </w:delText>
        </w:r>
      </w:del>
      <w:r>
        <w:t xml:space="preserve">designations. </w:t>
      </w:r>
    </w:p>
    <w:p w14:paraId="375FA4D4" w14:textId="77777777" w:rsidR="00490283" w:rsidRDefault="00490283" w:rsidP="00E8047B">
      <w:pPr>
        <w:pStyle w:val="Caption"/>
      </w:pPr>
      <w:bookmarkStart w:id="829" w:name="_Toc63697452"/>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LIST ALL COFFERS SCREEN</w:t>
      </w:r>
      <w:bookmarkEnd w:id="829"/>
      <w:r>
        <w:t xml:space="preserve"> </w:t>
      </w:r>
    </w:p>
    <w:p w14:paraId="6B433194" w14:textId="77777777" w:rsidR="00490283" w:rsidRDefault="00490283" w:rsidP="00E8047B">
      <w:pPr>
        <w:pStyle w:val="BodyText"/>
      </w:pPr>
      <w:r>
        <w:rPr>
          <w:noProof/>
        </w:rPr>
        <w:drawing>
          <wp:inline distT="0" distB="0" distL="0" distR="0" wp14:anchorId="007CDD03" wp14:editId="4FDA8C4B">
            <wp:extent cx="4572000" cy="1952625"/>
            <wp:effectExtent l="76200" t="76200" r="133350" b="142875"/>
            <wp:docPr id="1008282102" name="Picture 100828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282102"/>
                    <pic:cNvPicPr/>
                  </pic:nvPicPr>
                  <pic:blipFill>
                    <a:blip r:embed="rId103">
                      <a:extLst>
                        <a:ext uri="{28A0092B-C50C-407E-A947-70E740481C1C}">
                          <a14:useLocalDpi xmlns:a14="http://schemas.microsoft.com/office/drawing/2010/main" val="0"/>
                        </a:ext>
                      </a:extLst>
                    </a:blip>
                    <a:stretch>
                      <a:fillRect/>
                    </a:stretch>
                  </pic:blipFill>
                  <pic:spPr>
                    <a:xfrm>
                      <a:off x="0" y="0"/>
                      <a:ext cx="45720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BD1EF6F" w14:textId="77777777" w:rsidR="00490283" w:rsidRPr="00FB6332" w:rsidRDefault="00490283" w:rsidP="00E8047B">
      <w:pPr>
        <w:pStyle w:val="Caption"/>
        <w:rPr>
          <w:color w:val="92D050"/>
        </w:rPr>
      </w:pPr>
      <w:hyperlink w:anchor="_SETTINGS" w:history="1">
        <w:r w:rsidRPr="00FB6332">
          <w:rPr>
            <w:rStyle w:val="Hyperlink"/>
            <w:color w:val="92D050"/>
          </w:rPr>
          <w:t>Return to: Settings</w:t>
        </w:r>
      </w:hyperlink>
      <w:r w:rsidRPr="00FB6332">
        <w:rPr>
          <w:color w:val="92D050"/>
        </w:rPr>
        <w:t xml:space="preserve"> </w:t>
      </w:r>
    </w:p>
    <w:p w14:paraId="0FDB21C3" w14:textId="77777777" w:rsidR="00490283" w:rsidRDefault="00490283" w:rsidP="00490283">
      <w:pPr>
        <w:spacing w:after="196"/>
      </w:pPr>
      <w:r>
        <w:t xml:space="preserve"> </w:t>
      </w:r>
    </w:p>
    <w:p w14:paraId="64AADE4D" w14:textId="77777777" w:rsidR="00490283" w:rsidRDefault="00490283" w:rsidP="00E8047B">
      <w:pPr>
        <w:pStyle w:val="Caption"/>
      </w:pPr>
      <w:bookmarkStart w:id="830" w:name="_Toc63697486"/>
      <w:r>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LIST ALL COFFERS FIELD DEFINITIONS</w:t>
      </w:r>
      <w:bookmarkEnd w:id="830"/>
      <w:r>
        <w:t xml:space="preserve"> </w:t>
      </w:r>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490283" w14:paraId="08BC0461" w14:textId="77777777" w:rsidTr="00E8047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1F0D1D" w14:textId="77777777" w:rsidR="00490283" w:rsidRDefault="00490283" w:rsidP="00E8047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446BC8B" w14:textId="77777777" w:rsidR="00490283" w:rsidRDefault="00490283" w:rsidP="00E8047B">
            <w:pPr>
              <w:pStyle w:val="TableHeading"/>
            </w:pPr>
            <w:r>
              <w:t xml:space="preserve">Description </w:t>
            </w:r>
          </w:p>
        </w:tc>
      </w:tr>
      <w:tr w:rsidR="00490283" w14:paraId="74404A7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3000B596" w14:textId="77777777" w:rsidR="00490283" w:rsidRPr="00E8047B" w:rsidRDefault="00490283" w:rsidP="00E8047B">
            <w:pPr>
              <w:pStyle w:val="TableBody"/>
              <w:rPr>
                <w:b/>
                <w:bCs/>
              </w:rPr>
            </w:pPr>
            <w:r w:rsidRPr="00E8047B">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264305BF" w14:textId="56557E08" w:rsidR="00490283" w:rsidRDefault="00490283" w:rsidP="00E8047B">
            <w:pPr>
              <w:pStyle w:val="TableBody"/>
            </w:pPr>
            <w:r>
              <w:t xml:space="preserve"> Name of </w:t>
            </w:r>
            <w:del w:id="831" w:author="Moses, Robinson" w:date="2023-03-27T08:07:00Z">
              <w:r w:rsidDel="00D46D1C">
                <w:delText xml:space="preserve">the </w:delText>
              </w:r>
            </w:del>
            <w:r>
              <w:t xml:space="preserve">each uniquely defined Coffer </w:t>
            </w:r>
          </w:p>
        </w:tc>
      </w:tr>
      <w:tr w:rsidR="00490283" w14:paraId="4521CF36" w14:textId="77777777" w:rsidTr="00BB302E">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6175045A" w14:textId="77777777" w:rsidR="00490283" w:rsidRPr="00E8047B" w:rsidRDefault="00490283" w:rsidP="00E8047B">
            <w:pPr>
              <w:pStyle w:val="TableBody"/>
              <w:rPr>
                <w:b/>
                <w:bCs/>
              </w:rPr>
            </w:pPr>
            <w:r w:rsidRPr="00E8047B">
              <w:rPr>
                <w:b/>
                <w:bCs/>
              </w:rPr>
              <w:lastRenderedPageBreak/>
              <w:t>Quality</w:t>
            </w:r>
          </w:p>
        </w:tc>
        <w:tc>
          <w:tcPr>
            <w:tcW w:w="6194" w:type="dxa"/>
            <w:tcBorders>
              <w:top w:val="single" w:sz="4" w:space="0" w:color="000000"/>
              <w:left w:val="single" w:sz="4" w:space="0" w:color="000000"/>
              <w:bottom w:val="single" w:sz="4" w:space="0" w:color="000000"/>
              <w:right w:val="single" w:sz="4" w:space="0" w:color="000000"/>
            </w:tcBorders>
          </w:tcPr>
          <w:p w14:paraId="6134E428" w14:textId="77777777" w:rsidR="00490283" w:rsidRDefault="00490283" w:rsidP="00E8047B">
            <w:pPr>
              <w:pStyle w:val="TableBody"/>
            </w:pPr>
            <w:r w:rsidRPr="00023768">
              <w:t>The cash quality that is assigned to the Coffer.</w:t>
            </w:r>
          </w:p>
        </w:tc>
      </w:tr>
      <w:tr w:rsidR="00490283" w14:paraId="026A7FBF" w14:textId="77777777" w:rsidTr="00BB302E">
        <w:trPr>
          <w:trHeight w:val="342"/>
        </w:trPr>
        <w:tc>
          <w:tcPr>
            <w:tcW w:w="1881" w:type="dxa"/>
            <w:tcBorders>
              <w:top w:val="single" w:sz="4" w:space="0" w:color="000000"/>
              <w:left w:val="single" w:sz="4" w:space="0" w:color="000000"/>
              <w:bottom w:val="single" w:sz="4" w:space="0" w:color="000000"/>
              <w:right w:val="single" w:sz="4" w:space="0" w:color="000000"/>
            </w:tcBorders>
            <w:vAlign w:val="center"/>
          </w:tcPr>
          <w:p w14:paraId="3D172E0C" w14:textId="77777777" w:rsidR="00490283" w:rsidRPr="00E8047B" w:rsidRDefault="00490283" w:rsidP="00E8047B">
            <w:pPr>
              <w:pStyle w:val="TableBody"/>
              <w:rPr>
                <w:b/>
                <w:bCs/>
              </w:rPr>
            </w:pPr>
            <w:r w:rsidRPr="00E8047B">
              <w:rPr>
                <w:b/>
                <w:bCs/>
              </w:rPr>
              <w:t>Internal</w:t>
            </w:r>
          </w:p>
        </w:tc>
        <w:tc>
          <w:tcPr>
            <w:tcW w:w="6194" w:type="dxa"/>
            <w:tcBorders>
              <w:top w:val="single" w:sz="4" w:space="0" w:color="000000"/>
              <w:left w:val="single" w:sz="4" w:space="0" w:color="000000"/>
              <w:bottom w:val="single" w:sz="4" w:space="0" w:color="000000"/>
              <w:right w:val="single" w:sz="4" w:space="0" w:color="000000"/>
            </w:tcBorders>
          </w:tcPr>
          <w:p w14:paraId="3D4E5D9F" w14:textId="496F4AA7" w:rsidR="00490283" w:rsidRPr="00023768" w:rsidRDefault="00490283" w:rsidP="00E8047B">
            <w:pPr>
              <w:pStyle w:val="TableBody"/>
            </w:pPr>
            <w:r w:rsidRPr="00023768">
              <w:t xml:space="preserve">Check </w:t>
            </w:r>
            <w:ins w:id="832" w:author="Moses, Robinson" w:date="2023-03-27T08:07:00Z">
              <w:r w:rsidR="00D46D1C">
                <w:t xml:space="preserve">the </w:t>
              </w:r>
            </w:ins>
            <w:r w:rsidRPr="00023768">
              <w:t>box to designate if the Coffer is only used Internally.</w:t>
            </w:r>
          </w:p>
        </w:tc>
      </w:tr>
      <w:tr w:rsidR="00490283" w14:paraId="2B5033BE" w14:textId="77777777" w:rsidTr="00BB302E">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4AB373D7" w14:textId="77777777" w:rsidR="00490283" w:rsidRPr="00E8047B" w:rsidRDefault="00490283" w:rsidP="00E8047B">
            <w:pPr>
              <w:pStyle w:val="TableBody"/>
              <w:rPr>
                <w:b/>
                <w:bCs/>
              </w:rPr>
            </w:pPr>
            <w:r w:rsidRPr="00E8047B">
              <w:rPr>
                <w:b/>
                <w:bCs/>
              </w:rPr>
              <w:t>Ignored</w:t>
            </w:r>
          </w:p>
        </w:tc>
        <w:tc>
          <w:tcPr>
            <w:tcW w:w="6194" w:type="dxa"/>
            <w:tcBorders>
              <w:top w:val="single" w:sz="4" w:space="0" w:color="000000"/>
              <w:left w:val="single" w:sz="4" w:space="0" w:color="000000"/>
              <w:bottom w:val="single" w:sz="4" w:space="0" w:color="000000"/>
              <w:right w:val="single" w:sz="4" w:space="0" w:color="000000"/>
            </w:tcBorders>
          </w:tcPr>
          <w:p w14:paraId="616FD473" w14:textId="7B039372" w:rsidR="00490283" w:rsidRPr="00023768" w:rsidRDefault="00490283" w:rsidP="00E8047B">
            <w:pPr>
              <w:pStyle w:val="TableBody"/>
            </w:pPr>
            <w:r w:rsidRPr="00023768">
              <w:t xml:space="preserve">Check </w:t>
            </w:r>
            <w:ins w:id="833" w:author="Moses, Robinson" w:date="2023-03-27T08:07:00Z">
              <w:r w:rsidR="00D46D1C">
                <w:t xml:space="preserve">the </w:t>
              </w:r>
            </w:ins>
            <w:r w:rsidRPr="00023768">
              <w:t>box to designate if the Coffer is ignored when calculating the total on the Coffer Balance Page. Please note this change affects the total row only in the coffer balance page and PDF, not to any other balance pages or PDF.</w:t>
            </w:r>
          </w:p>
          <w:p w14:paraId="1A362C5A" w14:textId="77777777" w:rsidR="00490283" w:rsidRPr="00023768" w:rsidRDefault="00490283" w:rsidP="00E8047B">
            <w:pPr>
              <w:pStyle w:val="TableBody"/>
            </w:pPr>
          </w:p>
        </w:tc>
      </w:tr>
      <w:tr w:rsidR="00490283" w14:paraId="16A01CF1"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EDDB898" w14:textId="77777777" w:rsidR="00490283" w:rsidRPr="00E8047B" w:rsidRDefault="00490283" w:rsidP="00E8047B">
            <w:pPr>
              <w:pStyle w:val="TableBody"/>
              <w:rPr>
                <w:b/>
                <w:bCs/>
              </w:rPr>
            </w:pPr>
            <w:r w:rsidRPr="00E8047B">
              <w:rPr>
                <w:b/>
                <w:bCs/>
              </w:rPr>
              <w:t>Master Coffer</w:t>
            </w:r>
          </w:p>
        </w:tc>
        <w:tc>
          <w:tcPr>
            <w:tcW w:w="6194" w:type="dxa"/>
            <w:tcBorders>
              <w:top w:val="single" w:sz="4" w:space="0" w:color="000000"/>
              <w:left w:val="single" w:sz="4" w:space="0" w:color="000000"/>
              <w:bottom w:val="single" w:sz="4" w:space="0" w:color="000000"/>
              <w:right w:val="single" w:sz="4" w:space="0" w:color="000000"/>
            </w:tcBorders>
          </w:tcPr>
          <w:p w14:paraId="5AFF7E60" w14:textId="3E67C460" w:rsidR="00490283" w:rsidRPr="00023768" w:rsidRDefault="00490283" w:rsidP="00E8047B">
            <w:pPr>
              <w:pStyle w:val="TableBody"/>
            </w:pPr>
            <w:r w:rsidRPr="0025491E">
              <w:t xml:space="preserve">The name of </w:t>
            </w:r>
            <w:del w:id="834" w:author="Moses, Robinson" w:date="2023-03-27T08:07:00Z">
              <w:r w:rsidRPr="0025491E" w:rsidDel="00D46D1C">
                <w:delText xml:space="preserve">the </w:delText>
              </w:r>
            </w:del>
            <w:r w:rsidRPr="0025491E">
              <w:t>Master Coffer that this Coffer belongs to.</w:t>
            </w:r>
          </w:p>
        </w:tc>
      </w:tr>
    </w:tbl>
    <w:p w14:paraId="19458F4B" w14:textId="77777777" w:rsidR="00490283" w:rsidRDefault="00490283" w:rsidP="00E8047B">
      <w:pPr>
        <w:pStyle w:val="Caption"/>
        <w:rPr>
          <w:color w:val="92D050"/>
        </w:rPr>
      </w:pPr>
      <w:hyperlink w:anchor="_SETTINGS" w:history="1">
        <w:r w:rsidRPr="00023768">
          <w:rPr>
            <w:rStyle w:val="Hyperlink"/>
            <w:color w:val="92D050"/>
          </w:rPr>
          <w:t>Return to: Settings</w:t>
        </w:r>
      </w:hyperlink>
      <w:r w:rsidRPr="00023768">
        <w:rPr>
          <w:color w:val="92D050"/>
        </w:rPr>
        <w:t xml:space="preserve"> </w:t>
      </w:r>
    </w:p>
    <w:p w14:paraId="3B4CB220" w14:textId="77777777" w:rsidR="00E8047B" w:rsidRPr="00E8047B" w:rsidRDefault="00E8047B" w:rsidP="00E8047B"/>
    <w:p w14:paraId="64549A3F" w14:textId="77777777" w:rsidR="00490283" w:rsidRPr="00E8047B" w:rsidRDefault="00490283" w:rsidP="00617C58">
      <w:pPr>
        <w:pStyle w:val="Heading3"/>
        <w:pPrChange w:id="835" w:author="Moses, Robinson" w:date="2023-03-28T08:24:00Z">
          <w:pPr>
            <w:pStyle w:val="Heading4"/>
          </w:pPr>
        </w:pPrChange>
      </w:pPr>
      <w:bookmarkStart w:id="836" w:name="_Toc63697414"/>
      <w:bookmarkStart w:id="837" w:name="_Toc130890327"/>
      <w:r w:rsidRPr="00E8047B">
        <w:t>CREATE NEW COFFER</w:t>
      </w:r>
      <w:bookmarkEnd w:id="836"/>
      <w:bookmarkEnd w:id="837"/>
      <w:r w:rsidRPr="00E8047B">
        <w:t xml:space="preserve"> </w:t>
      </w:r>
    </w:p>
    <w:p w14:paraId="1CAE55AE" w14:textId="4DA65DC4" w:rsidR="00490283" w:rsidRDefault="00490283" w:rsidP="00E8047B">
      <w:pPr>
        <w:pStyle w:val="BodyText"/>
      </w:pPr>
      <w:r>
        <w:t xml:space="preserve">By clicking on the </w:t>
      </w:r>
      <w:r w:rsidRPr="00617C58">
        <w:rPr>
          <w:b/>
          <w:bCs/>
          <w:rPrChange w:id="838" w:author="Moses, Robinson" w:date="2023-03-28T08:24:00Z">
            <w:rPr/>
          </w:rPrChange>
        </w:rPr>
        <w:t>New Coffer</w:t>
      </w:r>
      <w:r>
        <w:t xml:space="preserve"> icon  </w:t>
      </w:r>
      <w:r>
        <w:rPr>
          <w:noProof/>
        </w:rPr>
        <mc:AlternateContent>
          <mc:Choice Requires="wpg">
            <w:drawing>
              <wp:inline distT="0" distB="0" distL="0" distR="0" wp14:anchorId="5638C56D" wp14:editId="5AFACD53">
                <wp:extent cx="190881" cy="236601"/>
                <wp:effectExtent l="0" t="0" r="0" b="0"/>
                <wp:docPr id="50854" name="Group 50854"/>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5005"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053" name="Picture 5053"/>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2FC1164B" id="Group 50854"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" path="m,l190500,r,234696l,234696,,e" fillcolor="yellow" stroked="f" strokeweight="0">
                  <v:stroke miterlimit="83231f" joinstyle="miter"/>
                  <v:path arrowok="t" textboxrect="0,0,190500,234696"/>
                </v:shape>
                <v:shape id="Picture 505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">
                  <v:imagedata r:id="rId87" o:title=""/>
                </v:shape>
                <w10:anchorlock/>
              </v:group>
            </w:pict>
          </mc:Fallback>
        </mc:AlternateContent>
      </w:r>
      <w:r>
        <w:t xml:space="preserve">  at the bottom of the </w:t>
      </w:r>
      <w:r w:rsidRPr="000F1988">
        <w:rPr>
          <w:i/>
          <w:iCs/>
          <w:rPrChange w:id="839" w:author="Moses, Robinson" w:date="2023-03-28T08:24:00Z">
            <w:rPr/>
          </w:rPrChange>
        </w:rPr>
        <w:t>Settings</w:t>
      </w:r>
      <w:r w:rsidRPr="000F1988">
        <w:rPr>
          <w:rFonts w:ascii="Wingdings" w:eastAsia="Wingdings" w:hAnsi="Wingdings" w:cs="Wingdings"/>
          <w:i/>
          <w:iCs/>
          <w:rPrChange w:id="840" w:author="Moses, Robinson" w:date="2023-03-28T08:24:00Z">
            <w:rPr>
              <w:rFonts w:ascii="Wingdings" w:eastAsia="Wingdings" w:hAnsi="Wingdings" w:cs="Wingdings"/>
            </w:rPr>
          </w:rPrChange>
        </w:rPr>
        <w:t></w:t>
      </w:r>
      <w:r w:rsidRPr="000F1988">
        <w:rPr>
          <w:i/>
          <w:iCs/>
          <w:rPrChange w:id="841" w:author="Moses, Robinson" w:date="2023-03-28T08:24:00Z">
            <w:rPr/>
          </w:rPrChange>
        </w:rPr>
        <w:t>Coffers</w:t>
      </w:r>
      <w:r>
        <w:t xml:space="preserve"> screen, the user will </w:t>
      </w:r>
      <w:ins w:id="842" w:author="Moses, Robinson" w:date="2023-03-28T08:24:00Z">
        <w:r w:rsidR="000F1988">
          <w:t xml:space="preserve">be </w:t>
        </w:r>
      </w:ins>
      <w:r>
        <w:t>navigate</w:t>
      </w:r>
      <w:ins w:id="843" w:author="Moses, Robinson" w:date="2023-03-28T08:24:00Z">
        <w:r w:rsidR="000F1988">
          <w:t>d</w:t>
        </w:r>
      </w:ins>
      <w:r>
        <w:t xml:space="preserve"> to the </w:t>
      </w:r>
      <w:r w:rsidRPr="000F1988">
        <w:rPr>
          <w:b/>
          <w:bCs/>
          <w:rPrChange w:id="844" w:author="Moses, Robinson" w:date="2023-03-28T08:24:00Z">
            <w:rPr/>
          </w:rPrChange>
        </w:rPr>
        <w:t>Create New Coffer</w:t>
      </w:r>
      <w:r>
        <w:t xml:space="preserve"> screen. </w:t>
      </w:r>
      <w:del w:id="845" w:author="Moses, Robinson" w:date="2023-03-28T08:24:00Z">
        <w:r w:rsidDel="000F1988">
          <w:delText xml:space="preserve"> Please </w:delText>
        </w:r>
      </w:del>
      <w:ins w:id="846" w:author="Moses, Robinson" w:date="2023-03-28T08:24:00Z">
        <w:r w:rsidR="000F1988">
          <w:t>For</w:t>
        </w:r>
      </w:ins>
      <w:ins w:id="847" w:author="Moses, Robinson" w:date="2023-03-28T08:26:00Z">
        <w:r w:rsidR="00074EE1">
          <w:t xml:space="preserve"> field description see</w:t>
        </w:r>
      </w:ins>
      <w:ins w:id="848" w:author="Moses, Robinson" w:date="2023-03-28T08:24:00Z">
        <w:r w:rsidR="000F1988">
          <w:t xml:space="preserve"> </w:t>
        </w:r>
      </w:ins>
      <w:ins w:id="849" w:author="Moses, Robinson" w:date="2023-03-28T08:25:00Z">
        <w:r w:rsidR="00E36B2F" w:rsidRPr="00074EE1">
          <w:rPr>
            <w:color w:val="4472C4" w:themeColor="accent1"/>
            <w:rPrChange w:id="850" w:author="Moses, Robinson" w:date="2023-03-28T08:26:00Z">
              <w:rPr/>
            </w:rPrChange>
          </w:rPr>
          <w:fldChar w:fldCharType="begin"/>
        </w:r>
        <w:r w:rsidR="00E36B2F" w:rsidRPr="00074EE1">
          <w:rPr>
            <w:color w:val="4472C4" w:themeColor="accent1"/>
            <w:rPrChange w:id="851" w:author="Moses, Robinson" w:date="2023-03-28T08:26:00Z">
              <w:rPr/>
            </w:rPrChange>
          </w:rPr>
          <w:instrText xml:space="preserve"> REF _Ref130884369 \h </w:instrText>
        </w:r>
        <w:r w:rsidR="00E36B2F" w:rsidRPr="00074EE1">
          <w:rPr>
            <w:color w:val="4472C4" w:themeColor="accent1"/>
            <w:rPrChange w:id="852" w:author="Moses, Robinson" w:date="2023-03-28T08:26:00Z">
              <w:rPr/>
            </w:rPrChange>
          </w:rPr>
        </w:r>
      </w:ins>
      <w:r w:rsidR="00E36B2F" w:rsidRPr="00074EE1">
        <w:rPr>
          <w:color w:val="4472C4" w:themeColor="accent1"/>
          <w:rPrChange w:id="853" w:author="Moses, Robinson" w:date="2023-03-28T08:26:00Z">
            <w:rPr/>
          </w:rPrChange>
        </w:rPr>
        <w:fldChar w:fldCharType="separate"/>
      </w:r>
      <w:ins w:id="854" w:author="Moses, Robinson" w:date="2023-03-28T08:25:00Z">
        <w:r w:rsidR="00E36B2F" w:rsidRPr="00074EE1">
          <w:rPr>
            <w:color w:val="4472C4" w:themeColor="accent1"/>
            <w:rPrChange w:id="855" w:author="Moses, Robinson" w:date="2023-03-28T08:26:00Z">
              <w:rPr/>
            </w:rPrChange>
          </w:rPr>
          <w:t xml:space="preserve">TABLE </w:t>
        </w:r>
        <w:r w:rsidR="00E36B2F" w:rsidRPr="00074EE1">
          <w:rPr>
            <w:noProof/>
            <w:color w:val="4472C4" w:themeColor="accent1"/>
            <w:rPrChange w:id="856" w:author="Moses, Robinson" w:date="2023-03-28T08:26:00Z">
              <w:rPr>
                <w:noProof/>
              </w:rPr>
            </w:rPrChange>
          </w:rPr>
          <w:t>20</w:t>
        </w:r>
        <w:r w:rsidR="00E36B2F" w:rsidRPr="00074EE1">
          <w:rPr>
            <w:color w:val="4472C4" w:themeColor="accent1"/>
            <w:rPrChange w:id="857" w:author="Moses, Robinson" w:date="2023-03-28T08:26:00Z">
              <w:rPr/>
            </w:rPrChange>
          </w:rPr>
          <w:t>: CASH QUALITIES FIELD DESCRIPTIONS</w:t>
        </w:r>
        <w:r w:rsidR="00E36B2F" w:rsidRPr="00074EE1">
          <w:rPr>
            <w:color w:val="4472C4" w:themeColor="accent1"/>
            <w:rPrChange w:id="858" w:author="Moses, Robinson" w:date="2023-03-28T08:26:00Z">
              <w:rPr/>
            </w:rPrChange>
          </w:rPr>
          <w:fldChar w:fldCharType="end"/>
        </w:r>
      </w:ins>
      <w:del w:id="859" w:author="Moses, Robinson" w:date="2023-03-28T08:26:00Z">
        <w:r w:rsidRPr="00074EE1" w:rsidDel="00074EE1">
          <w:rPr>
            <w:color w:val="4472C4" w:themeColor="accent1"/>
            <w:rPrChange w:id="860" w:author="Moses, Robinson" w:date="2023-03-28T08:26:00Z">
              <w:rPr/>
            </w:rPrChange>
          </w:rPr>
          <w:delText>see Table 17: Cash Qualities Field Descriptions for field definitions.</w:delText>
        </w:r>
      </w:del>
      <w:r w:rsidRPr="00074EE1">
        <w:rPr>
          <w:color w:val="4472C4" w:themeColor="accent1"/>
          <w:rPrChange w:id="861" w:author="Moses, Robinson" w:date="2023-03-28T08:26:00Z">
            <w:rPr/>
          </w:rPrChange>
        </w:rPr>
        <w:t xml:space="preserve"> </w:t>
      </w:r>
    </w:p>
    <w:p w14:paraId="6719B22D" w14:textId="141B7D38" w:rsidR="00490283" w:rsidRPr="00E8047B" w:rsidRDefault="00490283" w:rsidP="00E8047B">
      <w:pPr>
        <w:pStyle w:val="Caption"/>
      </w:pPr>
      <w:bookmarkStart w:id="862" w:name="_Toc63697453"/>
      <w:r w:rsidRPr="00E8047B">
        <w:t xml:space="preserve">FIGURE </w:t>
      </w:r>
      <w:r w:rsidRPr="00E8047B">
        <w:fldChar w:fldCharType="begin"/>
      </w:r>
      <w:r w:rsidRPr="00E8047B">
        <w:instrText xml:space="preserve"> SEQ Figure \* ARABIC </w:instrText>
      </w:r>
      <w:r w:rsidRPr="00E8047B">
        <w:fldChar w:fldCharType="separate"/>
      </w:r>
      <w:r w:rsidRPr="00E8047B">
        <w:t>30</w:t>
      </w:r>
      <w:r w:rsidRPr="00E8047B">
        <w:fldChar w:fldCharType="end"/>
      </w:r>
      <w:r w:rsidRPr="00E8047B">
        <w:t xml:space="preserve">: CREATE </w:t>
      </w:r>
      <w:ins w:id="863" w:author="Moses, Robinson" w:date="2023-03-27T08:07:00Z">
        <w:r w:rsidR="00D46D1C">
          <w:t xml:space="preserve">A </w:t>
        </w:r>
      </w:ins>
      <w:r w:rsidRPr="00E8047B">
        <w:t>NEW COFFER</w:t>
      </w:r>
      <w:bookmarkEnd w:id="862"/>
    </w:p>
    <w:p w14:paraId="5FD54A81" w14:textId="77777777" w:rsidR="00490283" w:rsidRDefault="00490283" w:rsidP="00E8047B">
      <w:pPr>
        <w:pStyle w:val="BodyText"/>
      </w:pPr>
      <w:r>
        <w:rPr>
          <w:noProof/>
        </w:rPr>
        <w:drawing>
          <wp:inline distT="0" distB="0" distL="0" distR="0" wp14:anchorId="62A3C41D" wp14:editId="186B4A9A">
            <wp:extent cx="4572000" cy="1743075"/>
            <wp:effectExtent l="76200" t="76200" r="133350" b="142875"/>
            <wp:docPr id="1013711293" name="Picture 10137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711293"/>
                    <pic:cNvPicPr/>
                  </pic:nvPicPr>
                  <pic:blipFill>
                    <a:blip r:embed="rId104">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980EC2" w14:textId="77777777" w:rsidR="00490283" w:rsidRDefault="00490283" w:rsidP="00E8047B">
      <w:pPr>
        <w:pStyle w:val="Caption"/>
        <w:rPr>
          <w:color w:val="92D050"/>
        </w:rPr>
      </w:pPr>
      <w:hyperlink w:anchor="_SETTINGS" w:history="1">
        <w:r w:rsidRPr="00F01E90">
          <w:rPr>
            <w:rStyle w:val="Hyperlink"/>
            <w:color w:val="92D050"/>
          </w:rPr>
          <w:t>Return to: Settings</w:t>
        </w:r>
      </w:hyperlink>
      <w:r w:rsidRPr="00F01E90">
        <w:rPr>
          <w:color w:val="92D050"/>
        </w:rPr>
        <w:t xml:space="preserve"> </w:t>
      </w:r>
    </w:p>
    <w:p w14:paraId="0E553F22" w14:textId="77777777" w:rsidR="00672DC9" w:rsidRPr="00672DC9" w:rsidRDefault="00672DC9" w:rsidP="00672DC9"/>
    <w:p w14:paraId="4285F681" w14:textId="77777777" w:rsidR="00490283" w:rsidRDefault="00490283" w:rsidP="00E86401">
      <w:pPr>
        <w:pStyle w:val="Heading3"/>
        <w:pPrChange w:id="864" w:author="Moses, Robinson" w:date="2023-03-28T08:27:00Z">
          <w:pPr>
            <w:pStyle w:val="Heading4"/>
          </w:pPr>
        </w:pPrChange>
      </w:pPr>
      <w:bookmarkStart w:id="865" w:name="_Toc130890328"/>
      <w:r w:rsidRPr="00032E4E">
        <w:t>MASTER COFFER</w:t>
      </w:r>
      <w:bookmarkEnd w:id="865"/>
    </w:p>
    <w:p w14:paraId="284E971E" w14:textId="3B6CF8B9" w:rsidR="00490283" w:rsidRDefault="00490283" w:rsidP="00672DC9">
      <w:pPr>
        <w:pStyle w:val="BodyText"/>
      </w:pPr>
      <w:r>
        <w:t xml:space="preserve">Master Coffer is a way of grouping order amounts from multiple qualities/coffers into a single container.  By clicking on the </w:t>
      </w:r>
      <w:r w:rsidRPr="00E86401">
        <w:rPr>
          <w:b/>
          <w:bCs/>
          <w:rPrChange w:id="866" w:author="Moses, Robinson" w:date="2023-03-28T08:27:00Z">
            <w:rPr/>
          </w:rPrChange>
        </w:rPr>
        <w:t xml:space="preserve">New Coffer </w:t>
      </w:r>
      <w:r>
        <w:t xml:space="preserve">icon  </w:t>
      </w:r>
      <w:r>
        <w:rPr>
          <w:noProof/>
        </w:rPr>
        <mc:AlternateContent>
          <mc:Choice Requires="wpg">
            <w:drawing>
              <wp:inline distT="0" distB="0" distL="0" distR="0" wp14:anchorId="170060AB" wp14:editId="04892D9B">
                <wp:extent cx="190881" cy="236601"/>
                <wp:effectExtent l="0" t="0" r="0" b="0"/>
                <wp:docPr id="50" name="Group 50"/>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1"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2" name="Picture 52"/>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1D6EAD52" id="Group 50"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5Iw1V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" path="m,l190500,r,234696l,234696,,e" fillcolor="yellow" stroked="f" strokeweight="0">
                  <v:stroke miterlimit="83231f" joinstyle="miter"/>
                  <v:path arrowok="t" textboxrect="0,0,190500,234696"/>
                </v:shape>
                <v:shape id="Picture 5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">
                  <v:imagedata r:id="rId87" o:title=""/>
                </v:shape>
                <w10:anchorlock/>
              </v:group>
            </w:pict>
          </mc:Fallback>
        </mc:AlternateContent>
      </w:r>
      <w:r>
        <w:t xml:space="preserve">  at the bottom of the </w:t>
      </w:r>
      <w:r w:rsidRPr="00E86401">
        <w:rPr>
          <w:i/>
          <w:iCs/>
          <w:rPrChange w:id="867" w:author="Moses, Robinson" w:date="2023-03-28T08:27:00Z">
            <w:rPr/>
          </w:rPrChange>
        </w:rPr>
        <w:t>Settings</w:t>
      </w:r>
      <w:r w:rsidRPr="00E86401">
        <w:rPr>
          <w:rFonts w:ascii="Wingdings" w:eastAsia="Wingdings" w:hAnsi="Wingdings" w:cs="Wingdings"/>
          <w:i/>
          <w:iCs/>
          <w:rPrChange w:id="868" w:author="Moses, Robinson" w:date="2023-03-28T08:27:00Z">
            <w:rPr>
              <w:rFonts w:ascii="Wingdings" w:eastAsia="Wingdings" w:hAnsi="Wingdings" w:cs="Wingdings"/>
            </w:rPr>
          </w:rPrChange>
        </w:rPr>
        <w:t></w:t>
      </w:r>
      <w:r w:rsidRPr="00E86401">
        <w:rPr>
          <w:i/>
          <w:iCs/>
          <w:rPrChange w:id="869" w:author="Moses, Robinson" w:date="2023-03-28T08:27:00Z">
            <w:rPr/>
          </w:rPrChange>
        </w:rPr>
        <w:t>Master</w:t>
      </w:r>
      <w:r>
        <w:t xml:space="preserve"> Coffer screen, the user will </w:t>
      </w:r>
      <w:ins w:id="870" w:author="Moses, Robinson" w:date="2023-03-28T08:27:00Z">
        <w:r w:rsidR="00E86401">
          <w:t xml:space="preserve">be </w:t>
        </w:r>
      </w:ins>
      <w:r>
        <w:t>navigate</w:t>
      </w:r>
      <w:ins w:id="871" w:author="Moses, Robinson" w:date="2023-03-28T08:27:00Z">
        <w:r w:rsidR="00E86401">
          <w:t>d</w:t>
        </w:r>
      </w:ins>
      <w:r>
        <w:t xml:space="preserve"> to the </w:t>
      </w:r>
      <w:r w:rsidRPr="00E86401">
        <w:rPr>
          <w:b/>
          <w:bCs/>
          <w:rPrChange w:id="872" w:author="Moses, Robinson" w:date="2023-03-28T08:27:00Z">
            <w:rPr/>
          </w:rPrChange>
        </w:rPr>
        <w:t>Create New Master Coffer</w:t>
      </w:r>
      <w:r>
        <w:t xml:space="preserve"> screen. </w:t>
      </w:r>
    </w:p>
    <w:p w14:paraId="3A134353" w14:textId="77777777" w:rsidR="007A3D34" w:rsidRDefault="007A3D34" w:rsidP="00672DC9">
      <w:pPr>
        <w:pStyle w:val="Caption"/>
        <w:rPr>
          <w:ins w:id="873" w:author="Moses, Robinson" w:date="2023-03-28T08:27:00Z"/>
        </w:rPr>
      </w:pPr>
      <w:bookmarkStart w:id="874" w:name="_Toc63697454"/>
    </w:p>
    <w:p w14:paraId="0CB83DA4" w14:textId="77777777" w:rsidR="007A3D34" w:rsidRDefault="007A3D34" w:rsidP="00672DC9">
      <w:pPr>
        <w:pStyle w:val="Caption"/>
        <w:rPr>
          <w:ins w:id="875" w:author="Moses, Robinson" w:date="2023-03-28T08:27:00Z"/>
        </w:rPr>
      </w:pPr>
    </w:p>
    <w:p w14:paraId="57E96901" w14:textId="66EF7DC1" w:rsidR="00490283" w:rsidRPr="00672DC9" w:rsidRDefault="00490283" w:rsidP="00672DC9">
      <w:pPr>
        <w:pStyle w:val="Caption"/>
      </w:pPr>
      <w:r w:rsidRPr="00672DC9">
        <w:lastRenderedPageBreak/>
        <w:t xml:space="preserve">FIGURE </w:t>
      </w:r>
      <w:r w:rsidRPr="00672DC9">
        <w:fldChar w:fldCharType="begin"/>
      </w:r>
      <w:r w:rsidRPr="00672DC9">
        <w:instrText xml:space="preserve"> SEQ Figure \* ARABIC </w:instrText>
      </w:r>
      <w:r w:rsidRPr="00672DC9">
        <w:fldChar w:fldCharType="separate"/>
      </w:r>
      <w:r w:rsidRPr="00672DC9">
        <w:t>31</w:t>
      </w:r>
      <w:r w:rsidRPr="00672DC9">
        <w:fldChar w:fldCharType="end"/>
      </w:r>
      <w:r w:rsidRPr="00672DC9">
        <w:t>: MASTER COFFER</w:t>
      </w:r>
      <w:bookmarkEnd w:id="874"/>
    </w:p>
    <w:p w14:paraId="306E274D" w14:textId="77777777" w:rsidR="00490283" w:rsidRDefault="00490283" w:rsidP="00672DC9">
      <w:pPr>
        <w:pStyle w:val="BodyText"/>
      </w:pPr>
      <w:r>
        <w:rPr>
          <w:noProof/>
        </w:rPr>
        <w:drawing>
          <wp:inline distT="0" distB="0" distL="0" distR="0" wp14:anchorId="1DA7509A" wp14:editId="4684AB11">
            <wp:extent cx="4572000" cy="1085850"/>
            <wp:effectExtent l="76200" t="76200" r="133350" b="133350"/>
            <wp:docPr id="1303014880" name="Picture 130301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014880"/>
                    <pic:cNvPicPr/>
                  </pic:nvPicPr>
                  <pic:blipFill>
                    <a:blip r:embed="rId105">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E689F2" w14:textId="77777777" w:rsidR="00490283" w:rsidRPr="00672DC9" w:rsidRDefault="00490283" w:rsidP="00672DC9">
      <w:pPr>
        <w:pStyle w:val="Caption"/>
      </w:pPr>
      <w:bookmarkStart w:id="876" w:name="_Toc63697455"/>
      <w:r w:rsidRPr="00672DC9">
        <w:t xml:space="preserve">FIGURE </w:t>
      </w:r>
      <w:r w:rsidRPr="00672DC9">
        <w:fldChar w:fldCharType="begin"/>
      </w:r>
      <w:r w:rsidRPr="00672DC9">
        <w:instrText xml:space="preserve"> SEQ Figure \* ARABIC </w:instrText>
      </w:r>
      <w:r w:rsidRPr="00672DC9">
        <w:fldChar w:fldCharType="separate"/>
      </w:r>
      <w:r w:rsidRPr="00672DC9">
        <w:t>32</w:t>
      </w:r>
      <w:r w:rsidRPr="00672DC9">
        <w:fldChar w:fldCharType="end"/>
      </w:r>
      <w:r w:rsidRPr="00672DC9">
        <w:t>: MASTER COFFER CREATION</w:t>
      </w:r>
      <w:bookmarkEnd w:id="876"/>
    </w:p>
    <w:p w14:paraId="0346BBA5" w14:textId="77777777" w:rsidR="00490283" w:rsidRPr="003265EE" w:rsidRDefault="00490283" w:rsidP="00672DC9">
      <w:pPr>
        <w:pStyle w:val="BodyText"/>
      </w:pPr>
      <w:r>
        <w:rPr>
          <w:noProof/>
        </w:rPr>
        <w:drawing>
          <wp:inline distT="0" distB="0" distL="0" distR="0" wp14:anchorId="486CB55E" wp14:editId="5A3F46A3">
            <wp:extent cx="4572000" cy="1543050"/>
            <wp:effectExtent l="76200" t="76200" r="133350" b="133350"/>
            <wp:docPr id="1968978481" name="Picture 196897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978481"/>
                    <pic:cNvPicPr/>
                  </pic:nvPicPr>
                  <pic:blipFill>
                    <a:blip r:embed="rId106">
                      <a:extLst>
                        <a:ext uri="{28A0092B-C50C-407E-A947-70E740481C1C}">
                          <a14:useLocalDpi xmlns:a14="http://schemas.microsoft.com/office/drawing/2010/main" val="0"/>
                        </a:ext>
                      </a:extLst>
                    </a:blip>
                    <a:stretch>
                      <a:fillRect/>
                    </a:stretch>
                  </pic:blipFill>
                  <pic:spPr>
                    <a:xfrm>
                      <a:off x="0" y="0"/>
                      <a:ext cx="45720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995B4B" w14:textId="77777777" w:rsidR="00490283" w:rsidRPr="00F01E90" w:rsidRDefault="00490283" w:rsidP="00672DC9">
      <w:pPr>
        <w:pStyle w:val="Caption"/>
        <w:rPr>
          <w:color w:val="92D050"/>
        </w:rPr>
      </w:pPr>
      <w:hyperlink w:anchor="_SETTINGS" w:history="1">
        <w:r w:rsidRPr="00F01E90">
          <w:rPr>
            <w:rStyle w:val="Hyperlink"/>
            <w:color w:val="92D050"/>
          </w:rPr>
          <w:t>Return to: Settings</w:t>
        </w:r>
      </w:hyperlink>
      <w:r w:rsidRPr="00F01E90">
        <w:rPr>
          <w:color w:val="92D050"/>
        </w:rPr>
        <w:t xml:space="preserve"> </w:t>
      </w:r>
    </w:p>
    <w:p w14:paraId="5550287C" w14:textId="77777777" w:rsidR="00490283" w:rsidRDefault="00490283" w:rsidP="00737E57">
      <w:pPr>
        <w:pStyle w:val="BodyText"/>
      </w:pPr>
    </w:p>
    <w:p w14:paraId="7F2DFE86" w14:textId="41ACF9F0" w:rsidR="00490283" w:rsidRDefault="00490283" w:rsidP="007A3D34">
      <w:pPr>
        <w:pStyle w:val="Heading2"/>
        <w:pPrChange w:id="877" w:author="Moses, Robinson" w:date="2023-03-28T08:28:00Z">
          <w:pPr>
            <w:pStyle w:val="Heading3"/>
            <w:ind w:right="1332"/>
          </w:pPr>
        </w:pPrChange>
      </w:pPr>
      <w:bookmarkStart w:id="878" w:name="_Toc63697415"/>
      <w:bookmarkStart w:id="879" w:name="_Toc130890329"/>
      <w:r>
        <w:t>BALANCE ACTION MAP</w:t>
      </w:r>
      <w:bookmarkEnd w:id="878"/>
      <w:bookmarkEnd w:id="879"/>
      <w:r>
        <w:t xml:space="preserve"> </w:t>
      </w:r>
    </w:p>
    <w:p w14:paraId="228A66F3" w14:textId="674FCCB1" w:rsidR="00490283" w:rsidRDefault="00490283" w:rsidP="00672DC9">
      <w:pPr>
        <w:pStyle w:val="BodyText"/>
      </w:pPr>
      <w:r w:rsidRPr="000735B2">
        <w:rPr>
          <w:i/>
          <w:iCs/>
          <w:rPrChange w:id="880" w:author="Moses, Robinson" w:date="2023-03-27T07:54:00Z">
            <w:rPr/>
          </w:rPrChange>
        </w:rPr>
        <w:t>Settings</w:t>
      </w:r>
      <w:r w:rsidRPr="000735B2">
        <w:rPr>
          <w:rFonts w:ascii="Wingdings" w:eastAsia="Wingdings" w:hAnsi="Wingdings" w:cs="Wingdings"/>
          <w:i/>
          <w:iCs/>
          <w:rPrChange w:id="881" w:author="Moses, Robinson" w:date="2023-03-27T07:54:00Z">
            <w:rPr>
              <w:rFonts w:ascii="Wingdings" w:eastAsia="Wingdings" w:hAnsi="Wingdings" w:cs="Wingdings"/>
            </w:rPr>
          </w:rPrChange>
        </w:rPr>
        <w:t></w:t>
      </w:r>
      <w:r w:rsidRPr="000735B2">
        <w:rPr>
          <w:i/>
          <w:iCs/>
          <w:rPrChange w:id="882" w:author="Moses, Robinson" w:date="2023-03-27T07:54:00Z">
            <w:rPr/>
          </w:rPrChange>
        </w:rPr>
        <w:t>Balance</w:t>
      </w:r>
      <w:r>
        <w:t xml:space="preserve"> Action Map </w:t>
      </w:r>
      <w:del w:id="883" w:author="Moses, Robinson" w:date="2023-03-27T08:07:00Z">
        <w:r w:rsidDel="00686BD7">
          <w:delText>provides the definition of</w:delText>
        </w:r>
      </w:del>
      <w:ins w:id="884" w:author="Moses, Robinson" w:date="2023-03-27T08:07:00Z">
        <w:r w:rsidR="00686BD7">
          <w:t>defines</w:t>
        </w:r>
      </w:ins>
      <w:r>
        <w:t xml:space="preserve"> how Vault Balance will treat and reconcile cash movements. Vault Balance handles each workflow separately, and it also provides the ability to break</w:t>
      </w:r>
      <w:ins w:id="885" w:author="Moses, Robinson" w:date="2023-03-27T08:08:00Z">
        <w:r w:rsidR="00686BD7">
          <w:t xml:space="preserve"> </w:t>
        </w:r>
      </w:ins>
      <w:r>
        <w:t xml:space="preserve">down each workflow into its sub-parts. The Balance Action Map defines how Vault Balance should modify balances at each point in the chain. </w:t>
      </w:r>
    </w:p>
    <w:p w14:paraId="329C2CF4" w14:textId="035C9F0B" w:rsidR="00490283" w:rsidRDefault="00490283" w:rsidP="00672DC9">
      <w:pPr>
        <w:pStyle w:val="BodyText"/>
      </w:pPr>
      <w:r>
        <w:t xml:space="preserve">A workflow consists of States that an order can be in at a given time, and Tasks are actions that may be performed from a given State.  In the example diagram below, black text in bubbles </w:t>
      </w:r>
      <w:del w:id="886" w:author="Moses, Robinson" w:date="2023-03-27T08:08:00Z">
        <w:r w:rsidDel="00686BD7">
          <w:delText xml:space="preserve">are </w:delText>
        </w:r>
      </w:del>
      <w:ins w:id="887" w:author="Moses, Robinson" w:date="2023-03-27T08:08:00Z">
        <w:r w:rsidR="00686BD7">
          <w:t>is</w:t>
        </w:r>
        <w:r w:rsidR="00686BD7">
          <w:t xml:space="preserve"> </w:t>
        </w:r>
      </w:ins>
      <w:r w:rsidRPr="00283FC0">
        <w:rPr>
          <w:b/>
          <w:bCs/>
          <w:rPrChange w:id="888" w:author="Moses, Robinson" w:date="2023-03-28T09:30:00Z">
            <w:rPr/>
          </w:rPrChange>
        </w:rPr>
        <w:t>States</w:t>
      </w:r>
      <w:r>
        <w:t xml:space="preserve">, while red text next to arrows represents </w:t>
      </w:r>
      <w:r w:rsidRPr="00283FC0">
        <w:rPr>
          <w:b/>
          <w:bCs/>
          <w:rPrChange w:id="889" w:author="Moses, Robinson" w:date="2023-03-28T09:30:00Z">
            <w:rPr/>
          </w:rPrChange>
        </w:rPr>
        <w:t>Tasks</w:t>
      </w:r>
      <w:r>
        <w:t>. For instance, Orders can be ‘</w:t>
      </w:r>
      <w:r w:rsidRPr="00283FC0">
        <w:rPr>
          <w:b/>
          <w:bCs/>
          <w:rPrChange w:id="890" w:author="Moses, Robinson" w:date="2023-03-28T09:30:00Z">
            <w:rPr/>
          </w:rPrChange>
        </w:rPr>
        <w:t>Ordered</w:t>
      </w:r>
      <w:r>
        <w:t>’ by OptiSuite users but a supervisor has to ‘</w:t>
      </w:r>
      <w:r w:rsidRPr="00283FC0">
        <w:rPr>
          <w:b/>
          <w:bCs/>
          <w:rPrChange w:id="891" w:author="Moses, Robinson" w:date="2023-03-28T09:30:00Z">
            <w:rPr/>
          </w:rPrChange>
        </w:rPr>
        <w:t>Approve</w:t>
      </w:r>
      <w:r>
        <w:t xml:space="preserve">’ the order before it goes on to be transmitted to the carrier.  </w:t>
      </w:r>
    </w:p>
    <w:p w14:paraId="2C755AB8" w14:textId="77777777" w:rsidR="00490283" w:rsidDel="00AE0DA0" w:rsidRDefault="00490283" w:rsidP="00672DC9">
      <w:pPr>
        <w:pStyle w:val="BodyText"/>
        <w:rPr>
          <w:del w:id="892" w:author="Moses, Robinson" w:date="2023-03-28T09:31:00Z"/>
        </w:rPr>
      </w:pPr>
      <w:r w:rsidRPr="00BC36D1">
        <w:rPr>
          <w:b/>
          <w:bCs/>
          <w:rPrChange w:id="893" w:author="Moses, Robinson" w:date="2023-03-28T09:31:00Z">
            <w:rPr/>
          </w:rPrChange>
        </w:rPr>
        <w:t>Workflows can be uniquely defined for order types:</w:t>
      </w:r>
      <w:r>
        <w:t xml:space="preserve"> ATM Add, ATM Replace, ATM Emergency </w:t>
      </w:r>
    </w:p>
    <w:p w14:paraId="2D2602A9" w14:textId="77777777" w:rsidR="00490283" w:rsidRDefault="00490283" w:rsidP="00AE0DA0">
      <w:pPr>
        <w:pStyle w:val="BodyText"/>
      </w:pPr>
      <w:r>
        <w:t>Add, ATM Emergency Replace, Branch Delivery, Branch Return, Branch Emergency Delivery, Branch Emergency Return, Commercial Client Delivery, Commercial Client Return, Vault Delivery, Vault Return, Emergency Vault Delivery, Emergency Vault Return, ATM Return Cash and ATM Emergency Return.</w:t>
      </w:r>
    </w:p>
    <w:p w14:paraId="2640E19E" w14:textId="1D74EB25" w:rsidR="00490283" w:rsidRDefault="00490283" w:rsidP="00672DC9">
      <w:pPr>
        <w:pStyle w:val="BodyText"/>
      </w:pPr>
      <w:r>
        <w:t xml:space="preserve">Additionally, a Balance Action Map entry is necessary </w:t>
      </w:r>
      <w:del w:id="894" w:author="Moses, Robinson" w:date="2023-03-27T08:08:00Z">
        <w:r w:rsidDel="00800518">
          <w:delText xml:space="preserve">for </w:delText>
        </w:r>
      </w:del>
      <w:r>
        <w:t xml:space="preserve">when ATM Residual information is input into OptiCash (this does not follow a workflow). </w:t>
      </w:r>
    </w:p>
    <w:p w14:paraId="2CA4612F" w14:textId="77777777" w:rsidR="00490283" w:rsidRDefault="00490283" w:rsidP="00672DC9">
      <w:pPr>
        <w:pStyle w:val="Caption"/>
      </w:pPr>
      <w:bookmarkStart w:id="895" w:name="_Toc63697456"/>
      <w:r w:rsidRPr="00C07B38">
        <w:t xml:space="preserve">FIGURE </w:t>
      </w:r>
      <w:r>
        <w:fldChar w:fldCharType="begin"/>
      </w:r>
      <w:r>
        <w:instrText>SEQ Figure \* ARABIC</w:instrText>
      </w:r>
      <w:r>
        <w:fldChar w:fldCharType="separate"/>
      </w:r>
      <w:r>
        <w:rPr>
          <w:noProof/>
        </w:rPr>
        <w:t>33</w:t>
      </w:r>
      <w:r>
        <w:fldChar w:fldCharType="end"/>
      </w:r>
      <w:r>
        <w:t>: EXAMPLE OF AN ORDER WORKFLOW REQUIRING A BALANCE ACTION MAP</w:t>
      </w:r>
      <w:bookmarkEnd w:id="895"/>
      <w:r>
        <w:t xml:space="preserve"> </w:t>
      </w:r>
    </w:p>
    <w:p w14:paraId="39312091" w14:textId="77777777" w:rsidR="00490283" w:rsidRDefault="00490283" w:rsidP="00672DC9">
      <w:pPr>
        <w:pStyle w:val="BodyText"/>
      </w:pPr>
      <w:r>
        <w:rPr>
          <w:noProof/>
        </w:rPr>
        <w:lastRenderedPageBreak/>
        <w:drawing>
          <wp:inline distT="0" distB="0" distL="0" distR="0" wp14:anchorId="1D4E2D23" wp14:editId="62743944">
            <wp:extent cx="5485892" cy="2840990"/>
            <wp:effectExtent l="76200" t="76200" r="133985" b="130810"/>
            <wp:docPr id="5334" name="Picture 5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107">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2CBB2202" w14:textId="77777777" w:rsidR="00490283" w:rsidRPr="004E344C" w:rsidRDefault="00490283" w:rsidP="00672DC9">
      <w:pPr>
        <w:pStyle w:val="Caption"/>
        <w:rPr>
          <w:color w:val="92D050"/>
        </w:rPr>
      </w:pPr>
      <w:hyperlink w:anchor="_SETTINGS" w:history="1">
        <w:r w:rsidRPr="004E344C">
          <w:rPr>
            <w:rStyle w:val="Hyperlink"/>
            <w:color w:val="92D050"/>
          </w:rPr>
          <w:t>Return to: Settings</w:t>
        </w:r>
      </w:hyperlink>
      <w:r w:rsidRPr="004E344C">
        <w:rPr>
          <w:color w:val="92D050"/>
        </w:rPr>
        <w:t xml:space="preserve"> </w:t>
      </w:r>
    </w:p>
    <w:p w14:paraId="07221186" w14:textId="40350342" w:rsidR="00490283" w:rsidRDefault="00490283" w:rsidP="00672DC9">
      <w:pPr>
        <w:pStyle w:val="BodyText"/>
      </w:pPr>
      <w:r>
        <w:t xml:space="preserve">The Balance Action Map in Vault Balance determines what action will </w:t>
      </w:r>
      <w:del w:id="896" w:author="Moses, Robinson" w:date="2023-03-27T08:08:00Z">
        <w:r w:rsidDel="00800518">
          <w:delText xml:space="preserve">should </w:delText>
        </w:r>
      </w:del>
      <w:r>
        <w:t xml:space="preserve">be taken with the cash at each task occurrence.  </w:t>
      </w:r>
      <w:r w:rsidRPr="000C0801">
        <w:rPr>
          <w:b/>
          <w:bCs/>
          <w:u w:val="single"/>
          <w:rPrChange w:id="897" w:author="Moses, Robinson" w:date="2023-03-28T09:32:00Z">
            <w:rPr/>
          </w:rPrChange>
        </w:rPr>
        <w:t>For example</w:t>
      </w:r>
      <w:r>
        <w:t>, when a vault holds an order and it goes to state “</w:t>
      </w:r>
      <w:r w:rsidRPr="000C0801">
        <w:rPr>
          <w:b/>
          <w:bCs/>
          <w:rPrChange w:id="898" w:author="Moses, Robinson" w:date="2023-03-28T09:32:00Z">
            <w:rPr/>
          </w:rPrChange>
        </w:rPr>
        <w:t>In Transit</w:t>
      </w:r>
      <w:r>
        <w:t xml:space="preserve">” the Admin user may determine that at that point the Balance Action should be to </w:t>
      </w:r>
      <w:r w:rsidRPr="00A43FA7">
        <w:rPr>
          <w:i/>
        </w:rPr>
        <w:t>subtract</w:t>
      </w:r>
      <w:r>
        <w:t xml:space="preserve"> the In Transit amount from the vault balance. </w:t>
      </w:r>
    </w:p>
    <w:p w14:paraId="41070018" w14:textId="77777777" w:rsidR="00490283" w:rsidRDefault="00490283" w:rsidP="005952E2">
      <w:pPr>
        <w:pStyle w:val="Caption"/>
      </w:pPr>
      <w:bookmarkStart w:id="899" w:name="_Toc63697457"/>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BALANCE ACTION MAP SC</w:t>
      </w:r>
      <w:r>
        <w:fldChar w:fldCharType="begin"/>
      </w:r>
      <w:r>
        <w:instrText xml:space="preserve">  </w:instrText>
      </w:r>
      <w:r>
        <w:fldChar w:fldCharType="end"/>
      </w:r>
      <w:r>
        <w:t>REEN</w:t>
      </w:r>
      <w:bookmarkEnd w:id="899"/>
      <w:r>
        <w:t xml:space="preserve"> </w:t>
      </w:r>
    </w:p>
    <w:p w14:paraId="449B7E52" w14:textId="77777777" w:rsidR="00490283" w:rsidRDefault="00490283" w:rsidP="005952E2">
      <w:pPr>
        <w:pStyle w:val="BodyText"/>
      </w:pPr>
      <w:r>
        <w:rPr>
          <w:noProof/>
        </w:rPr>
        <w:lastRenderedPageBreak/>
        <w:drawing>
          <wp:inline distT="0" distB="0" distL="0" distR="0" wp14:anchorId="68B7961B" wp14:editId="7B8501F8">
            <wp:extent cx="4110445" cy="3750781"/>
            <wp:effectExtent l="76200" t="76200" r="137795" b="135890"/>
            <wp:docPr id="946291350" name="Picture 94629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291350"/>
                    <pic:cNvPicPr/>
                  </pic:nvPicPr>
                  <pic:blipFill>
                    <a:blip r:embed="rId108">
                      <a:extLst>
                        <a:ext uri="{28A0092B-C50C-407E-A947-70E740481C1C}">
                          <a14:useLocalDpi xmlns:a14="http://schemas.microsoft.com/office/drawing/2010/main" val="0"/>
                        </a:ext>
                      </a:extLst>
                    </a:blip>
                    <a:stretch>
                      <a:fillRect/>
                    </a:stretch>
                  </pic:blipFill>
                  <pic:spPr>
                    <a:xfrm>
                      <a:off x="0" y="0"/>
                      <a:ext cx="4113386" cy="3753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C49F552" w14:textId="77777777" w:rsidR="00490283" w:rsidRPr="004E344C" w:rsidRDefault="00490283" w:rsidP="005952E2">
      <w:pPr>
        <w:pStyle w:val="Caption"/>
        <w:rPr>
          <w:color w:val="92D050"/>
        </w:rPr>
      </w:pPr>
      <w:hyperlink w:anchor="_SETTINGS" w:history="1">
        <w:r w:rsidRPr="004E344C">
          <w:rPr>
            <w:rStyle w:val="Hyperlink"/>
            <w:color w:val="92D050"/>
          </w:rPr>
          <w:t>Return to: Settings</w:t>
        </w:r>
      </w:hyperlink>
      <w:r w:rsidRPr="004E344C">
        <w:rPr>
          <w:color w:val="92D050"/>
        </w:rPr>
        <w:t xml:space="preserve"> </w:t>
      </w:r>
    </w:p>
    <w:p w14:paraId="5C5502FC" w14:textId="391E36E6" w:rsidR="00490283" w:rsidRDefault="00490283" w:rsidP="005952E2">
      <w:pPr>
        <w:pStyle w:val="Caption"/>
      </w:pPr>
      <w:bookmarkStart w:id="900" w:name="_Toc63697487"/>
      <w:r>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BALANCE ACTION MAP FIELD DESCRIPTIONS</w:t>
      </w:r>
      <w:bookmarkEnd w:id="900"/>
      <w:del w:id="901" w:author="Moses, Robinson" w:date="2023-03-28T09:33:00Z">
        <w:r w:rsidDel="00A43FA7">
          <w:delText xml:space="preserve"> </w:delText>
        </w:r>
        <w:r w:rsidDel="00A43FA7">
          <w:tab/>
          <w:delText xml:space="preserve"> </w:delText>
        </w:r>
        <w:r w:rsidDel="00A43FA7">
          <w:tab/>
        </w:r>
      </w:del>
      <w:r>
        <w:t xml:space="preserve"> </w:t>
      </w:r>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490283" w14:paraId="1C4F0FB4" w14:textId="77777777" w:rsidTr="005952E2">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460603A" w14:textId="77777777" w:rsidR="00490283" w:rsidRDefault="00490283" w:rsidP="005952E2">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0587360" w14:textId="77777777" w:rsidR="00490283" w:rsidRDefault="00490283" w:rsidP="005952E2">
            <w:pPr>
              <w:pStyle w:val="TableHeading"/>
            </w:pPr>
            <w:r>
              <w:t xml:space="preserve">Description </w:t>
            </w:r>
          </w:p>
        </w:tc>
      </w:tr>
      <w:tr w:rsidR="00490283" w14:paraId="5226669E"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201A4076" w14:textId="77777777" w:rsidR="00490283" w:rsidRPr="005952E2" w:rsidRDefault="00490283" w:rsidP="005952E2">
            <w:pPr>
              <w:pStyle w:val="TableBody"/>
              <w:rPr>
                <w:b/>
                <w:bCs/>
              </w:rPr>
            </w:pPr>
            <w:r w:rsidRPr="005952E2">
              <w:rPr>
                <w:b/>
                <w:bCs/>
              </w:rPr>
              <w:t xml:space="preserve">Filter by Workflow </w:t>
            </w:r>
          </w:p>
        </w:tc>
        <w:tc>
          <w:tcPr>
            <w:tcW w:w="6194" w:type="dxa"/>
            <w:tcBorders>
              <w:top w:val="single" w:sz="3" w:space="0" w:color="000000"/>
              <w:left w:val="single" w:sz="4" w:space="0" w:color="000000"/>
              <w:bottom w:val="single" w:sz="4" w:space="0" w:color="000000"/>
              <w:right w:val="single" w:sz="4" w:space="0" w:color="000000"/>
            </w:tcBorders>
          </w:tcPr>
          <w:p w14:paraId="2A27C111" w14:textId="5EDC1980" w:rsidR="00490283" w:rsidRDefault="00490283" w:rsidP="005952E2">
            <w:pPr>
              <w:pStyle w:val="TableBody"/>
            </w:pPr>
            <w:r>
              <w:t xml:space="preserve"> Allows User</w:t>
            </w:r>
            <w:ins w:id="902" w:author="Moses, Robinson" w:date="2023-03-27T08:09:00Z">
              <w:r w:rsidR="00551C91">
                <w:t>s</w:t>
              </w:r>
            </w:ins>
            <w:r>
              <w:t xml:space="preserve"> to filter </w:t>
            </w:r>
            <w:ins w:id="903" w:author="Moses, Robinson" w:date="2023-03-27T08:09:00Z">
              <w:r w:rsidR="00551C91">
                <w:t xml:space="preserve">the </w:t>
              </w:r>
            </w:ins>
            <w:r>
              <w:t xml:space="preserve">listing of Balance Action Map entries according to workflow. </w:t>
            </w:r>
          </w:p>
        </w:tc>
      </w:tr>
      <w:tr w:rsidR="00490283" w14:paraId="519A2DD4"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263B9324" w14:textId="77777777" w:rsidR="00490283" w:rsidRPr="005952E2" w:rsidRDefault="00490283" w:rsidP="005952E2">
            <w:pPr>
              <w:pStyle w:val="TableBody"/>
              <w:rPr>
                <w:b/>
                <w:bCs/>
              </w:rPr>
            </w:pPr>
            <w:r w:rsidRPr="005952E2">
              <w:rPr>
                <w:b/>
                <w:bCs/>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56889A74" w14:textId="77777777" w:rsidR="00490283" w:rsidRDefault="00490283" w:rsidP="005952E2">
            <w:pPr>
              <w:pStyle w:val="TableBody"/>
            </w:pPr>
            <w:r>
              <w:t xml:space="preserve"> Displays the workflow to which the Balance Action will apply. </w:t>
            </w:r>
          </w:p>
        </w:tc>
      </w:tr>
      <w:tr w:rsidR="00490283" w14:paraId="0564991A"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2DD081E" w14:textId="77777777" w:rsidR="00490283" w:rsidRPr="005952E2" w:rsidRDefault="00490283" w:rsidP="005952E2">
            <w:pPr>
              <w:pStyle w:val="TableBody"/>
              <w:rPr>
                <w:b/>
                <w:bCs/>
              </w:rPr>
            </w:pPr>
            <w:r w:rsidRPr="005952E2">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148D222B" w14:textId="77777777" w:rsidR="00490283" w:rsidRDefault="00490283" w:rsidP="005952E2">
            <w:pPr>
              <w:pStyle w:val="TableBody"/>
            </w:pPr>
            <w:r>
              <w:t xml:space="preserve"> Shows the beginning state for the action being defined. Valid States will vary by institution. </w:t>
            </w:r>
          </w:p>
        </w:tc>
      </w:tr>
      <w:tr w:rsidR="00490283" w14:paraId="5A7AF572"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7F5226E0" w14:textId="77777777" w:rsidR="00490283" w:rsidRPr="005952E2" w:rsidRDefault="00490283" w:rsidP="005952E2">
            <w:pPr>
              <w:pStyle w:val="TableBody"/>
              <w:rPr>
                <w:b/>
                <w:bCs/>
              </w:rPr>
            </w:pPr>
            <w:r w:rsidRPr="005952E2">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0DAA5491" w14:textId="77777777" w:rsidR="00490283" w:rsidRDefault="00490283" w:rsidP="005952E2">
            <w:pPr>
              <w:pStyle w:val="TableBody"/>
            </w:pPr>
            <w:r>
              <w:t xml:space="preserve"> Shows the final state for the action being defined. Valid States will vary by institution. </w:t>
            </w:r>
          </w:p>
        </w:tc>
      </w:tr>
      <w:tr w:rsidR="00490283" w14:paraId="23053749"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A270E26" w14:textId="77777777" w:rsidR="00490283" w:rsidRPr="005952E2" w:rsidRDefault="00490283" w:rsidP="005952E2">
            <w:pPr>
              <w:pStyle w:val="TableBody"/>
              <w:rPr>
                <w:b/>
                <w:bCs/>
              </w:rPr>
            </w:pPr>
            <w:r w:rsidRPr="005952E2">
              <w:rPr>
                <w:b/>
                <w:bCs/>
              </w:rPr>
              <w:t>Export Full</w:t>
            </w:r>
          </w:p>
        </w:tc>
        <w:tc>
          <w:tcPr>
            <w:tcW w:w="6194" w:type="dxa"/>
            <w:tcBorders>
              <w:top w:val="single" w:sz="4" w:space="0" w:color="000000"/>
              <w:left w:val="single" w:sz="4" w:space="0" w:color="000000"/>
              <w:bottom w:val="single" w:sz="4" w:space="0" w:color="000000"/>
              <w:right w:val="single" w:sz="4" w:space="0" w:color="000000"/>
            </w:tcBorders>
          </w:tcPr>
          <w:p w14:paraId="0756ABB0" w14:textId="77777777" w:rsidR="00490283" w:rsidRDefault="00490283" w:rsidP="005952E2">
            <w:pPr>
              <w:pStyle w:val="TableBody"/>
            </w:pPr>
            <w:r w:rsidRPr="004C3BFB">
              <w:t>This option exports all of the Balance Action Maps into a CSV file. This allows the user to edit the file to add/remove Balance Action maps and then reload it into Vault Balance, making it easier to do multiple changes at once.</w:t>
            </w:r>
          </w:p>
        </w:tc>
      </w:tr>
      <w:tr w:rsidR="00490283" w14:paraId="706864D9"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A26B5C7" w14:textId="77777777" w:rsidR="00490283" w:rsidRPr="005952E2" w:rsidRDefault="00490283" w:rsidP="005952E2">
            <w:pPr>
              <w:pStyle w:val="TableBody"/>
              <w:rPr>
                <w:b/>
                <w:bCs/>
              </w:rPr>
            </w:pPr>
            <w:r w:rsidRPr="005952E2">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5A1846FE" w14:textId="77777777" w:rsidR="00490283" w:rsidRDefault="00490283" w:rsidP="005952E2">
            <w:pPr>
              <w:pStyle w:val="TableBody"/>
            </w:pPr>
            <w:r>
              <w:t xml:space="preserve"> If a Coffer has been defined for a particular Workflow/Quality combination, it will be denoted in this column. </w:t>
            </w:r>
          </w:p>
        </w:tc>
      </w:tr>
      <w:tr w:rsidR="00490283" w14:paraId="39A1DEB6" w14:textId="77777777" w:rsidTr="00BB302E">
        <w:trPr>
          <w:trHeight w:val="747"/>
        </w:trPr>
        <w:tc>
          <w:tcPr>
            <w:tcW w:w="1881" w:type="dxa"/>
            <w:tcBorders>
              <w:top w:val="single" w:sz="4" w:space="0" w:color="000000"/>
              <w:left w:val="single" w:sz="4" w:space="0" w:color="000000"/>
              <w:bottom w:val="single" w:sz="4" w:space="0" w:color="000000"/>
              <w:right w:val="single" w:sz="4" w:space="0" w:color="000000"/>
            </w:tcBorders>
            <w:vAlign w:val="center"/>
          </w:tcPr>
          <w:p w14:paraId="6FF1CC38" w14:textId="77777777" w:rsidR="00490283" w:rsidRPr="005952E2" w:rsidRDefault="00490283" w:rsidP="005952E2">
            <w:pPr>
              <w:pStyle w:val="TableBody"/>
              <w:rPr>
                <w:b/>
                <w:bCs/>
              </w:rPr>
            </w:pPr>
            <w:r w:rsidRPr="005952E2">
              <w:rPr>
                <w:b/>
                <w:bCs/>
              </w:rPr>
              <w:lastRenderedPageBreak/>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2A34760F" w14:textId="77777777" w:rsidR="00490283" w:rsidRDefault="00490283" w:rsidP="005952E2">
            <w:pPr>
              <w:pStyle w:val="TableBody"/>
            </w:pPr>
            <w:r>
              <w:t xml:space="preserve"> Determines what should be done with the Vault Balance amount.  Add, Subtract, or None. Some state changes may increase (Add) or decrease (Subtract) the balance whereas others would trigger no change (None). </w:t>
            </w:r>
          </w:p>
        </w:tc>
      </w:tr>
      <w:tr w:rsidR="00490283" w14:paraId="0FC01D8B" w14:textId="77777777" w:rsidTr="00BB302E">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11E9CDFA" w14:textId="77777777" w:rsidR="00490283" w:rsidRPr="005952E2" w:rsidRDefault="00490283" w:rsidP="005952E2">
            <w:pPr>
              <w:pStyle w:val="TableBody"/>
              <w:rPr>
                <w:b/>
                <w:bCs/>
              </w:rPr>
            </w:pPr>
            <w:r w:rsidRPr="005952E2">
              <w:rPr>
                <w:b/>
                <w:bCs/>
              </w:rPr>
              <w:t xml:space="preserve">N/A Balance Action </w:t>
            </w:r>
          </w:p>
        </w:tc>
        <w:tc>
          <w:tcPr>
            <w:tcW w:w="6194" w:type="dxa"/>
            <w:tcBorders>
              <w:top w:val="single" w:sz="4" w:space="0" w:color="000000"/>
              <w:left w:val="single" w:sz="4" w:space="0" w:color="000000"/>
              <w:bottom w:val="single" w:sz="4" w:space="0" w:color="000000"/>
              <w:right w:val="single" w:sz="4" w:space="0" w:color="000000"/>
            </w:tcBorders>
          </w:tcPr>
          <w:p w14:paraId="518FABD6" w14:textId="77777777" w:rsidR="00490283" w:rsidRDefault="00490283" w:rsidP="005952E2">
            <w:pPr>
              <w:pStyle w:val="TableBody"/>
            </w:pPr>
            <w:r>
              <w:t xml:space="preserve">Determines what should be done with the Vault Balance amount. Add, Subtract, or None. Some state changes may increase (Add) or decrease (Subtract) the balance whereas others would trigger no change (None). </w:t>
            </w:r>
          </w:p>
        </w:tc>
      </w:tr>
      <w:tr w:rsidR="00490283" w14:paraId="6273BDB2" w14:textId="77777777" w:rsidTr="00BB302E">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583A0715" w14:textId="77777777" w:rsidR="00490283" w:rsidRPr="005952E2" w:rsidRDefault="00490283" w:rsidP="005952E2">
            <w:pPr>
              <w:pStyle w:val="TableBody"/>
              <w:rPr>
                <w:b/>
                <w:bCs/>
              </w:rPr>
            </w:pPr>
            <w:r w:rsidRPr="005952E2">
              <w:rPr>
                <w:b/>
                <w:bCs/>
              </w:rPr>
              <w:t xml:space="preserve">Import Balance </w:t>
            </w:r>
          </w:p>
          <w:p w14:paraId="452E8333" w14:textId="77777777" w:rsidR="00490283" w:rsidRPr="005952E2" w:rsidRDefault="00490283" w:rsidP="005952E2">
            <w:pPr>
              <w:pStyle w:val="TableBody"/>
              <w:rPr>
                <w:b/>
                <w:bCs/>
              </w:rPr>
            </w:pPr>
            <w:r w:rsidRPr="005952E2">
              <w:rPr>
                <w:b/>
                <w:bCs/>
              </w:rPr>
              <w:t>Action Map</w:t>
            </w:r>
          </w:p>
        </w:tc>
        <w:tc>
          <w:tcPr>
            <w:tcW w:w="6194" w:type="dxa"/>
            <w:tcBorders>
              <w:top w:val="single" w:sz="4" w:space="0" w:color="000000"/>
              <w:left w:val="single" w:sz="4" w:space="0" w:color="000000"/>
              <w:bottom w:val="single" w:sz="4" w:space="0" w:color="000000"/>
              <w:right w:val="single" w:sz="4" w:space="0" w:color="000000"/>
            </w:tcBorders>
          </w:tcPr>
          <w:p w14:paraId="735E3080" w14:textId="77777777" w:rsidR="00394D50" w:rsidRDefault="00490283" w:rsidP="005952E2">
            <w:pPr>
              <w:pStyle w:val="TableBody"/>
              <w:rPr>
                <w:ins w:id="904" w:author="Moses, Robinson" w:date="2023-03-28T09:34:00Z"/>
              </w:rPr>
            </w:pPr>
            <w:r w:rsidRPr="00237C82">
              <w:t xml:space="preserve">Allows the user to upload the desired Balance Action Maps to Vault Balance in CSV format. </w:t>
            </w:r>
          </w:p>
          <w:p w14:paraId="246C1BD0" w14:textId="423C4CC6" w:rsidR="00490283" w:rsidRDefault="00490283" w:rsidP="00394D50">
            <w:pPr>
              <w:pStyle w:val="TableNote"/>
              <w:pPrChange w:id="905" w:author="Moses, Robinson" w:date="2023-03-28T09:34:00Z">
                <w:pPr>
                  <w:pStyle w:val="TableBody"/>
                </w:pPr>
              </w:pPrChange>
            </w:pPr>
            <w:r w:rsidRPr="00394D50">
              <w:rPr>
                <w:b/>
                <w:bCs/>
                <w:rPrChange w:id="906" w:author="Moses, Robinson" w:date="2023-03-28T09:34:00Z">
                  <w:rPr/>
                </w:rPrChange>
              </w:rPr>
              <w:t>Note</w:t>
            </w:r>
            <w:del w:id="907" w:author="Moses, Robinson" w:date="2023-03-28T09:38:00Z">
              <w:r w:rsidRPr="00237C82" w:rsidDel="005A752E">
                <w:delText xml:space="preserve"> that what is in the </w:delText>
              </w:r>
            </w:del>
            <w:del w:id="908" w:author="Moses, Robinson" w:date="2023-03-28T09:35:00Z">
              <w:r w:rsidRPr="00237C82" w:rsidDel="00696EA9">
                <w:delText xml:space="preserve">document </w:delText>
              </w:r>
            </w:del>
            <w:del w:id="909" w:author="Moses, Robinson" w:date="2023-03-28T09:38:00Z">
              <w:r w:rsidRPr="00237C82" w:rsidDel="005A752E">
                <w:delText>will override what is currently there, it does not just add what is in the file</w:delText>
              </w:r>
            </w:del>
            <w:ins w:id="910" w:author="Moses, Robinson" w:date="2023-03-28T09:38:00Z">
              <w:r w:rsidR="005A752E">
                <w:t>: Th</w:t>
              </w:r>
              <w:r w:rsidR="001C39D6">
                <w:t>e conten</w:t>
              </w:r>
            </w:ins>
            <w:ins w:id="911" w:author="Moses, Robinson" w:date="2023-03-28T09:39:00Z">
              <w:r w:rsidR="001C39D6">
                <w:t>ts of the file will overwrite what is currently there, rather than simply adding the contents of the file</w:t>
              </w:r>
            </w:ins>
            <w:r w:rsidRPr="00237C82">
              <w:t>.</w:t>
            </w:r>
          </w:p>
        </w:tc>
      </w:tr>
    </w:tbl>
    <w:p w14:paraId="1EFED66F" w14:textId="77777777" w:rsidR="00EF5010" w:rsidRDefault="00490283" w:rsidP="005952E2">
      <w:pPr>
        <w:pStyle w:val="Caption"/>
        <w:rPr>
          <w:rStyle w:val="Hyperlink"/>
          <w:color w:val="92D050"/>
        </w:rPr>
      </w:pPr>
      <w:hyperlink w:anchor="_SETTINGS" w:history="1">
        <w:r w:rsidRPr="004E344C">
          <w:rPr>
            <w:rStyle w:val="Hyperlink"/>
            <w:color w:val="92D050"/>
          </w:rPr>
          <w:t>Return to: Settings</w:t>
        </w:r>
      </w:hyperlink>
    </w:p>
    <w:p w14:paraId="1D1807E0" w14:textId="1952F7F3" w:rsidR="00490283" w:rsidRPr="004E344C" w:rsidRDefault="00490283" w:rsidP="005952E2">
      <w:pPr>
        <w:pStyle w:val="Caption"/>
        <w:rPr>
          <w:color w:val="92D050"/>
        </w:rPr>
      </w:pPr>
      <w:r w:rsidRPr="004E344C">
        <w:rPr>
          <w:color w:val="92D050"/>
        </w:rPr>
        <w:t xml:space="preserve"> </w:t>
      </w:r>
    </w:p>
    <w:p w14:paraId="3DF2EC2D" w14:textId="6083144C" w:rsidR="00490283" w:rsidRDefault="00490283" w:rsidP="00026B12">
      <w:pPr>
        <w:pStyle w:val="Heading3"/>
        <w:pPrChange w:id="912" w:author="Moses, Robinson" w:date="2023-03-28T09:40:00Z">
          <w:pPr>
            <w:pStyle w:val="Heading4"/>
          </w:pPr>
        </w:pPrChange>
      </w:pPr>
      <w:bookmarkStart w:id="913" w:name="_Toc130890330"/>
      <w:r>
        <w:t xml:space="preserve">CREATE </w:t>
      </w:r>
      <w:ins w:id="914" w:author="Moses, Robinson" w:date="2023-03-27T08:09:00Z">
        <w:r w:rsidR="00551C91">
          <w:t xml:space="preserve">A </w:t>
        </w:r>
      </w:ins>
      <w:r>
        <w:t>NEW BALANCE ACTION MAP ENTRY</w:t>
      </w:r>
      <w:bookmarkEnd w:id="913"/>
    </w:p>
    <w:p w14:paraId="2B5B3EFC" w14:textId="61A65DE6" w:rsidR="00490283" w:rsidRDefault="00490283" w:rsidP="00EF5010">
      <w:pPr>
        <w:pStyle w:val="BodyText"/>
      </w:pPr>
      <w:r>
        <w:t xml:space="preserve">New Balance Action Map entries may be established by filling in the fields in the blue section at the bottom of the </w:t>
      </w:r>
      <w:r w:rsidRPr="00026B12">
        <w:rPr>
          <w:b/>
          <w:bCs/>
          <w:rPrChange w:id="915" w:author="Moses, Robinson" w:date="2023-03-28T09:40:00Z">
            <w:rPr/>
          </w:rPrChange>
        </w:rPr>
        <w:t>Balance Action Map</w:t>
      </w:r>
      <w:r>
        <w:t xml:space="preserve"> screen and </w:t>
      </w:r>
      <w:del w:id="916" w:author="Moses, Robinson" w:date="2023-03-28T09:40:00Z">
        <w:r w:rsidDel="00026B12">
          <w:delText xml:space="preserve">hitting </w:delText>
        </w:r>
      </w:del>
      <w:ins w:id="917" w:author="Moses, Robinson" w:date="2023-03-28T09:40:00Z">
        <w:r w:rsidR="00026B12">
          <w:t>click</w:t>
        </w:r>
        <w:r w:rsidR="00643CB8">
          <w:t>ing</w:t>
        </w:r>
        <w:r w:rsidR="00026B12">
          <w:t xml:space="preserve"> </w:t>
        </w:r>
      </w:ins>
      <w:r w:rsidRPr="00643CB8">
        <w:rPr>
          <w:b/>
          <w:bCs/>
          <w:rPrChange w:id="918" w:author="Moses, Robinson" w:date="2023-03-28T09:40:00Z">
            <w:rPr/>
          </w:rPrChange>
        </w:rPr>
        <w:t>SAVE</w:t>
      </w:r>
      <w:r>
        <w:t xml:space="preserve">. </w:t>
      </w:r>
    </w:p>
    <w:p w14:paraId="668C0BB5" w14:textId="77777777" w:rsidR="00490283" w:rsidRDefault="00490283" w:rsidP="00EF5010">
      <w:pPr>
        <w:pStyle w:val="Caption"/>
      </w:pPr>
      <w:bookmarkStart w:id="919" w:name="_Toc63697458"/>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CREATE NEW BALANCE ACTION MAPS</w:t>
      </w:r>
      <w:bookmarkEnd w:id="919"/>
      <w:r>
        <w:t xml:space="preserve"> </w:t>
      </w:r>
    </w:p>
    <w:p w14:paraId="25AA0781" w14:textId="77777777" w:rsidR="00490283" w:rsidRDefault="00490283" w:rsidP="00EF5010">
      <w:pPr>
        <w:pStyle w:val="BodyText"/>
      </w:pPr>
      <w:r>
        <w:rPr>
          <w:noProof/>
        </w:rPr>
        <w:drawing>
          <wp:inline distT="0" distB="0" distL="0" distR="0" wp14:anchorId="2262785A" wp14:editId="7FE644B7">
            <wp:extent cx="4572000" cy="990600"/>
            <wp:effectExtent l="76200" t="76200" r="133350" b="133350"/>
            <wp:docPr id="6440983" name="Picture 644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109">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rPr>
        <w:t xml:space="preserve"> </w:t>
      </w:r>
    </w:p>
    <w:p w14:paraId="06EEB729" w14:textId="77777777" w:rsidR="00490283" w:rsidRPr="00865280" w:rsidRDefault="00490283" w:rsidP="00EF5010">
      <w:pPr>
        <w:pStyle w:val="Caption"/>
        <w:rPr>
          <w:color w:val="92D050"/>
        </w:rPr>
      </w:pPr>
      <w:hyperlink w:anchor="_SETTINGS" w:history="1">
        <w:r w:rsidRPr="00865280">
          <w:rPr>
            <w:rStyle w:val="Hyperlink"/>
            <w:color w:val="92D050"/>
          </w:rPr>
          <w:t>Return to: Settings</w:t>
        </w:r>
      </w:hyperlink>
      <w:r w:rsidRPr="00865280">
        <w:rPr>
          <w:color w:val="92D050"/>
        </w:rPr>
        <w:t xml:space="preserve"> </w:t>
      </w:r>
    </w:p>
    <w:p w14:paraId="1B0218EC" w14:textId="77777777" w:rsidR="00EF5010" w:rsidRDefault="00EF5010" w:rsidP="00EF5010">
      <w:pPr>
        <w:pStyle w:val="BodyText"/>
      </w:pPr>
      <w:bookmarkStart w:id="920" w:name="_Toc63697416"/>
    </w:p>
    <w:p w14:paraId="72502EEB" w14:textId="48659CAD" w:rsidR="00490283" w:rsidRDefault="00490283" w:rsidP="009B5D27">
      <w:pPr>
        <w:pStyle w:val="Heading2"/>
        <w:pPrChange w:id="921" w:author="Moses, Robinson" w:date="2023-03-28T09:41:00Z">
          <w:pPr>
            <w:pStyle w:val="Heading3"/>
            <w:ind w:right="1329"/>
          </w:pPr>
        </w:pPrChange>
      </w:pPr>
      <w:bookmarkStart w:id="922" w:name="_Toc130890331"/>
      <w:r>
        <w:t>SYSTEM EVENT LOG</w:t>
      </w:r>
      <w:bookmarkEnd w:id="920"/>
      <w:bookmarkEnd w:id="922"/>
      <w:r>
        <w:t xml:space="preserve"> </w:t>
      </w:r>
    </w:p>
    <w:p w14:paraId="0924D53A" w14:textId="5B94CDA5" w:rsidR="00490283" w:rsidRDefault="00490283" w:rsidP="00EF5010">
      <w:pPr>
        <w:pStyle w:val="BodyText"/>
      </w:pPr>
      <w:r w:rsidRPr="00643CB8">
        <w:rPr>
          <w:i/>
          <w:iCs/>
          <w:rPrChange w:id="923" w:author="Moses, Robinson" w:date="2023-03-28T09:41:00Z">
            <w:rPr/>
          </w:rPrChange>
        </w:rPr>
        <w:t>Settings</w:t>
      </w:r>
      <w:r w:rsidRPr="00643CB8">
        <w:rPr>
          <w:rFonts w:ascii="Wingdings" w:eastAsia="Wingdings" w:hAnsi="Wingdings" w:cs="Wingdings"/>
          <w:i/>
          <w:iCs/>
          <w:rPrChange w:id="924" w:author="Moses, Robinson" w:date="2023-03-28T09:41:00Z">
            <w:rPr>
              <w:rFonts w:ascii="Wingdings" w:eastAsia="Wingdings" w:hAnsi="Wingdings" w:cs="Wingdings"/>
            </w:rPr>
          </w:rPrChange>
        </w:rPr>
        <w:t></w:t>
      </w:r>
      <w:r w:rsidRPr="00643CB8">
        <w:rPr>
          <w:i/>
          <w:iCs/>
          <w:rPrChange w:id="925" w:author="Moses, Robinson" w:date="2023-03-28T09:41:00Z">
            <w:rPr/>
          </w:rPrChange>
        </w:rPr>
        <w:t>System</w:t>
      </w:r>
      <w:r>
        <w:t xml:space="preserve"> Event Log provides access </w:t>
      </w:r>
      <w:del w:id="926" w:author="Moses, Robinson" w:date="2023-03-27T08:09:00Z">
        <w:r w:rsidDel="00551C91">
          <w:delText xml:space="preserve">for </w:delText>
        </w:r>
      </w:del>
      <w:ins w:id="927" w:author="Moses, Robinson" w:date="2023-03-27T08:09:00Z">
        <w:r w:rsidR="00551C91">
          <w:t>to</w:t>
        </w:r>
        <w:r w:rsidR="00551C91">
          <w:t xml:space="preserve"> </w:t>
        </w:r>
      </w:ins>
      <w:r>
        <w:t xml:space="preserve">tracking system events. Often these are generated as a result of the real-time interaction of Vault Balance with OptiSuite. User modifications to balances are also recorded here. </w:t>
      </w:r>
    </w:p>
    <w:p w14:paraId="6514BC41" w14:textId="77777777" w:rsidR="00490283" w:rsidRDefault="00490283" w:rsidP="00EF5010">
      <w:pPr>
        <w:pStyle w:val="Caption"/>
      </w:pPr>
      <w:bookmarkStart w:id="928" w:name="_Toc63697459"/>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SYSTEM EVENT LOG SCREEN</w:t>
      </w:r>
      <w:bookmarkEnd w:id="928"/>
      <w:r>
        <w:t xml:space="preserve"> </w:t>
      </w:r>
    </w:p>
    <w:p w14:paraId="6786ED91" w14:textId="77777777" w:rsidR="00490283" w:rsidRDefault="00490283" w:rsidP="00490283">
      <w:pPr>
        <w:spacing w:after="131"/>
        <w:ind w:right="1071"/>
        <w:jc w:val="right"/>
      </w:pPr>
      <w:r>
        <w:rPr>
          <w:noProof/>
        </w:rPr>
        <w:lastRenderedPageBreak/>
        <w:drawing>
          <wp:inline distT="0" distB="0" distL="0" distR="0" wp14:anchorId="140EAA16" wp14:editId="1ECA79D3">
            <wp:extent cx="4572000" cy="3171825"/>
            <wp:effectExtent l="76200" t="76200" r="133350" b="142875"/>
            <wp:docPr id="1682362492" name="Picture 168236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362492"/>
                    <pic:cNvPicPr/>
                  </pic:nvPicPr>
                  <pic:blipFill>
                    <a:blip r:embed="rId110">
                      <a:extLst>
                        <a:ext uri="{28A0092B-C50C-407E-A947-70E740481C1C}">
                          <a14:useLocalDpi xmlns:a14="http://schemas.microsoft.com/office/drawing/2010/main" val="0"/>
                        </a:ext>
                      </a:extLst>
                    </a:blip>
                    <a:stretch>
                      <a:fillRect/>
                    </a:stretch>
                  </pic:blipFill>
                  <pic:spPr>
                    <a:xfrm>
                      <a:off x="0" y="0"/>
                      <a:ext cx="457200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3E54B95B" w14:textId="77777777" w:rsidR="00490283" w:rsidRPr="00F77890" w:rsidRDefault="00490283" w:rsidP="00EF5010">
      <w:pPr>
        <w:pStyle w:val="Caption"/>
        <w:rPr>
          <w:color w:val="92D050"/>
        </w:rPr>
      </w:pPr>
      <w:hyperlink w:anchor="_SETTINGS" w:history="1">
        <w:r w:rsidRPr="00F77890">
          <w:rPr>
            <w:rStyle w:val="Hyperlink"/>
            <w:color w:val="92D050"/>
          </w:rPr>
          <w:t>Return to: Settings</w:t>
        </w:r>
      </w:hyperlink>
      <w:r w:rsidRPr="00F77890">
        <w:rPr>
          <w:color w:val="92D050"/>
        </w:rPr>
        <w:t xml:space="preserve"> </w:t>
      </w:r>
    </w:p>
    <w:p w14:paraId="53579E31" w14:textId="77777777" w:rsidR="00490283" w:rsidRDefault="00490283" w:rsidP="00490283">
      <w:pPr>
        <w:spacing w:after="208"/>
      </w:pPr>
      <w:r>
        <w:rPr>
          <w:color w:val="76923C"/>
        </w:rPr>
        <w:t xml:space="preserve"> </w:t>
      </w:r>
    </w:p>
    <w:p w14:paraId="635C983D" w14:textId="77777777" w:rsidR="00490283" w:rsidRDefault="00490283" w:rsidP="00EF5010">
      <w:pPr>
        <w:pStyle w:val="Caption"/>
      </w:pPr>
      <w:bookmarkStart w:id="929" w:name="_Toc63697488"/>
      <w:r>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SYSTEM EVENT LOG FIELD DESCRIPTIONS</w:t>
      </w:r>
      <w:bookmarkEnd w:id="929"/>
      <w:r>
        <w:t xml:space="preserve">  </w:t>
      </w:r>
      <w:r>
        <w:tab/>
        <w:t xml:space="preserve"> </w:t>
      </w:r>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6402D380" w14:textId="77777777" w:rsidTr="00EF5010">
        <w:trPr>
          <w:trHeight w:val="370"/>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2493F36" w14:textId="77777777" w:rsidR="00490283" w:rsidRPr="00EF5010" w:rsidRDefault="00490283" w:rsidP="00EF5010">
            <w:pPr>
              <w:pStyle w:val="TableHeading"/>
            </w:pPr>
            <w:r w:rsidRPr="00EF5010">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F0AFFC3" w14:textId="77777777" w:rsidR="00490283" w:rsidRDefault="00490283" w:rsidP="00EF5010">
            <w:pPr>
              <w:pStyle w:val="TableHeading"/>
            </w:pPr>
            <w:r>
              <w:t xml:space="preserve">Description </w:t>
            </w:r>
          </w:p>
        </w:tc>
      </w:tr>
      <w:tr w:rsidR="00490283" w14:paraId="5D7FD297"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B78B27C" w14:textId="77777777" w:rsidR="00490283" w:rsidRPr="00EF5010" w:rsidRDefault="00490283" w:rsidP="00EF5010">
            <w:pPr>
              <w:pStyle w:val="TableBody"/>
              <w:rPr>
                <w:b/>
                <w:bCs/>
              </w:rPr>
            </w:pPr>
            <w:r w:rsidRPr="00EF5010">
              <w:rPr>
                <w:b/>
                <w:bCs/>
              </w:rPr>
              <w:t xml:space="preserve">Timestamp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06428D9" w14:textId="77777777" w:rsidR="00490283" w:rsidRDefault="00490283" w:rsidP="00EF5010">
            <w:pPr>
              <w:pStyle w:val="TableBody"/>
            </w:pPr>
            <w:r>
              <w:t xml:space="preserve"> Shows system generated Timestamp for when each item occurred and generated a log entry. </w:t>
            </w:r>
          </w:p>
        </w:tc>
      </w:tr>
      <w:tr w:rsidR="00490283" w14:paraId="72D2073F" w14:textId="77777777" w:rsidTr="00BB302E">
        <w:trPr>
          <w:trHeight w:val="290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BEC8D2" w14:textId="77777777" w:rsidR="00490283" w:rsidRPr="00EF5010" w:rsidRDefault="00490283" w:rsidP="00EF5010">
            <w:pPr>
              <w:pStyle w:val="TableBody"/>
              <w:rPr>
                <w:b/>
                <w:bCs/>
              </w:rPr>
            </w:pPr>
            <w:r w:rsidRPr="00EF5010">
              <w:rPr>
                <w:b/>
                <w:bCs/>
              </w:rPr>
              <w:t xml:space="preserve">Type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ACB39" w14:textId="591DEB78" w:rsidR="00490283" w:rsidRDefault="00490283" w:rsidP="00EF5010">
            <w:pPr>
              <w:pStyle w:val="TableBody"/>
            </w:pPr>
            <w:r>
              <w:t xml:space="preserve"> Icons show the nature of the log entry. Th</w:t>
            </w:r>
            <w:del w:id="930" w:author="Moses, Robinson" w:date="2023-03-27T08:09:00Z">
              <w:r w:rsidDel="004C3255">
                <w:delText>ere are three icons that</w:delText>
              </w:r>
            </w:del>
            <w:ins w:id="931" w:author="Moses, Robinson" w:date="2023-03-27T08:09:00Z">
              <w:r w:rsidR="004C3255">
                <w:t>ree icons</w:t>
              </w:r>
            </w:ins>
            <w:r>
              <w:t xml:space="preserve"> may occur: </w:t>
            </w:r>
          </w:p>
          <w:p w14:paraId="51C3269E" w14:textId="77777777" w:rsidR="00490283" w:rsidRDefault="00490283" w:rsidP="00EF5010">
            <w:pPr>
              <w:pStyle w:val="TableBody"/>
            </w:pPr>
            <w:r>
              <w:t xml:space="preserve"> </w:t>
            </w:r>
          </w:p>
          <w:p w14:paraId="46AD5E3B" w14:textId="77777777" w:rsidR="00490283" w:rsidRDefault="00490283" w:rsidP="00EF5010">
            <w:pPr>
              <w:pStyle w:val="TableBody"/>
            </w:pPr>
            <w:r w:rsidRPr="6356747E">
              <w:rPr>
                <w:szCs w:val="16"/>
              </w:rPr>
              <w:t xml:space="preserve"> </w:t>
            </w:r>
            <w:r>
              <w:rPr>
                <w:noProof/>
              </w:rPr>
              <w:drawing>
                <wp:inline distT="0" distB="0" distL="0" distR="0" wp14:anchorId="397A6282" wp14:editId="2721DD89">
                  <wp:extent cx="300355" cy="203835"/>
                  <wp:effectExtent l="0" t="0" r="0" b="0"/>
                  <wp:docPr id="5644" name="Picture 564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111"/>
                          <a:stretch>
                            <a:fillRect/>
                          </a:stretch>
                        </pic:blipFill>
                        <pic:spPr>
                          <a:xfrm>
                            <a:off x="0" y="0"/>
                            <a:ext cx="300355" cy="203835"/>
                          </a:xfrm>
                          <a:prstGeom prst="rect">
                            <a:avLst/>
                          </a:prstGeom>
                        </pic:spPr>
                      </pic:pic>
                    </a:graphicData>
                  </a:graphic>
                </wp:inline>
              </w:drawing>
            </w:r>
            <w:r>
              <w:tab/>
            </w:r>
            <w:r w:rsidRPr="6356747E">
              <w:rPr>
                <w:szCs w:val="16"/>
              </w:rPr>
              <w:t xml:space="preserve"> Denotes the entry is merely informational </w:t>
            </w:r>
          </w:p>
          <w:p w14:paraId="0404C751" w14:textId="77777777" w:rsidR="00490283" w:rsidRDefault="00490283" w:rsidP="00EF5010">
            <w:pPr>
              <w:pStyle w:val="TableBody"/>
            </w:pPr>
            <w:r>
              <w:t xml:space="preserve"> </w:t>
            </w:r>
          </w:p>
          <w:p w14:paraId="465F25A6" w14:textId="77777777" w:rsidR="00490283" w:rsidRDefault="00490283" w:rsidP="00EF5010">
            <w:pPr>
              <w:pStyle w:val="TableBody"/>
            </w:pPr>
            <w:r w:rsidRPr="6356747E">
              <w:rPr>
                <w:szCs w:val="16"/>
              </w:rPr>
              <w:t xml:space="preserve"> </w:t>
            </w:r>
            <w:r>
              <w:rPr>
                <w:noProof/>
              </w:rPr>
              <w:drawing>
                <wp:inline distT="0" distB="0" distL="0" distR="0" wp14:anchorId="593C8F1C" wp14:editId="06FB2A75">
                  <wp:extent cx="280035" cy="245745"/>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112"/>
                          <a:stretch>
                            <a:fillRect/>
                          </a:stretch>
                        </pic:blipFill>
                        <pic:spPr>
                          <a:xfrm>
                            <a:off x="0" y="0"/>
                            <a:ext cx="280035" cy="245745"/>
                          </a:xfrm>
                          <a:prstGeom prst="rect">
                            <a:avLst/>
                          </a:prstGeom>
                        </pic:spPr>
                      </pic:pic>
                    </a:graphicData>
                  </a:graphic>
                </wp:inline>
              </w:drawing>
            </w:r>
            <w:r>
              <w:tab/>
            </w:r>
            <w:r w:rsidRPr="6356747E">
              <w:rPr>
                <w:szCs w:val="16"/>
              </w:rPr>
              <w:t xml:space="preserve"> Denotes an occurrence that may require user investigation/action </w:t>
            </w:r>
          </w:p>
          <w:p w14:paraId="4B342620" w14:textId="77777777" w:rsidR="00490283" w:rsidRDefault="00490283" w:rsidP="00EF5010">
            <w:pPr>
              <w:pStyle w:val="TableBody"/>
            </w:pPr>
            <w:r>
              <w:t xml:space="preserve"> </w:t>
            </w:r>
          </w:p>
          <w:p w14:paraId="2AA764C8" w14:textId="3063AEF9" w:rsidR="00490283" w:rsidRDefault="00490283" w:rsidP="00EF5010">
            <w:pPr>
              <w:pStyle w:val="TableBody"/>
            </w:pPr>
            <w:r>
              <w:rPr>
                <w:noProof/>
              </w:rPr>
              <w:drawing>
                <wp:inline distT="0" distB="0" distL="0" distR="0" wp14:anchorId="6FDDDF7B" wp14:editId="511A6DEE">
                  <wp:extent cx="294005" cy="273050"/>
                  <wp:effectExtent l="0" t="0" r="0" b="0"/>
                  <wp:docPr id="5657" name="Picture 5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113">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ins w:id="932" w:author="Moses, Robinson" w:date="2023-03-28T09:42:00Z">
              <w:r w:rsidR="00D5411E">
                <w:tab/>
              </w:r>
            </w:ins>
            <w:r w:rsidRPr="6F20D2D3">
              <w:rPr>
                <w:szCs w:val="16"/>
              </w:rPr>
              <w:t xml:space="preserve"> Denotes a warning associated with an error such as there is not a proper </w:t>
            </w:r>
            <w:r w:rsidRPr="00EC78DB">
              <w:rPr>
                <w:b/>
                <w:bCs/>
                <w:szCs w:val="16"/>
                <w:rPrChange w:id="933" w:author="Moses, Robinson" w:date="2023-03-28T09:44:00Z">
                  <w:rPr>
                    <w:szCs w:val="16"/>
                  </w:rPr>
                </w:rPrChange>
              </w:rPr>
              <w:t>Balance</w:t>
            </w:r>
            <w:ins w:id="934" w:author="Moses, Robinson" w:date="2023-03-28T09:43:00Z">
              <w:r w:rsidR="00C108D6" w:rsidRPr="00EC78DB">
                <w:rPr>
                  <w:b/>
                  <w:bCs/>
                  <w:szCs w:val="16"/>
                  <w:rPrChange w:id="935" w:author="Moses, Robinson" w:date="2023-03-28T09:44:00Z">
                    <w:rPr>
                      <w:szCs w:val="16"/>
                    </w:rPr>
                  </w:rPrChange>
                </w:rPr>
                <w:t xml:space="preserve"> </w:t>
              </w:r>
            </w:ins>
            <w:del w:id="936" w:author="Moses, Robinson" w:date="2023-03-28T09:43:00Z">
              <w:r w:rsidRPr="00EC78DB" w:rsidDel="00C108D6">
                <w:rPr>
                  <w:b/>
                  <w:bCs/>
                  <w:szCs w:val="16"/>
                  <w:rPrChange w:id="937" w:author="Moses, Robinson" w:date="2023-03-28T09:44:00Z">
                    <w:rPr>
                      <w:szCs w:val="16"/>
                    </w:rPr>
                  </w:rPrChange>
                </w:rPr>
                <w:delText xml:space="preserve">               </w:delText>
              </w:r>
            </w:del>
            <w:r w:rsidRPr="00EC78DB">
              <w:rPr>
                <w:b/>
                <w:bCs/>
                <w:szCs w:val="16"/>
                <w:rPrChange w:id="938" w:author="Moses, Robinson" w:date="2023-03-28T09:44:00Z">
                  <w:rPr>
                    <w:szCs w:val="16"/>
                  </w:rPr>
                </w:rPrChange>
              </w:rPr>
              <w:t>Action Map</w:t>
            </w:r>
            <w:r w:rsidRPr="6F20D2D3">
              <w:rPr>
                <w:szCs w:val="16"/>
              </w:rPr>
              <w:t xml:space="preserve"> associated with the occurrence that generated the Log. User interaction </w:t>
            </w:r>
            <w:del w:id="939" w:author="Moses, Robinson" w:date="2023-03-28T09:44:00Z">
              <w:r w:rsidRPr="6F20D2D3" w:rsidDel="00C108D6">
                <w:rPr>
                  <w:szCs w:val="16"/>
                </w:rPr>
                <w:delText xml:space="preserve">             </w:delText>
              </w:r>
            </w:del>
            <w:del w:id="940" w:author="Moses, Robinson" w:date="2023-03-28T09:43:00Z">
              <w:r w:rsidRPr="6F20D2D3" w:rsidDel="00C108D6">
                <w:rPr>
                  <w:szCs w:val="16"/>
                </w:rPr>
                <w:delText xml:space="preserve"> </w:delText>
              </w:r>
            </w:del>
            <w:r w:rsidRPr="6F20D2D3">
              <w:rPr>
                <w:szCs w:val="16"/>
              </w:rPr>
              <w:t xml:space="preserve">will </w:t>
            </w:r>
            <w:del w:id="941" w:author="Moses, Robinson" w:date="2023-03-28T09:44:00Z">
              <w:r w:rsidRPr="6F20D2D3" w:rsidDel="00EC78DB">
                <w:rPr>
                  <w:szCs w:val="16"/>
                </w:rPr>
                <w:delText>B</w:delText>
              </w:r>
            </w:del>
            <w:ins w:id="942" w:author="Moses, Robinson" w:date="2023-03-28T09:44:00Z">
              <w:r w:rsidR="00EC78DB">
                <w:rPr>
                  <w:szCs w:val="16"/>
                </w:rPr>
                <w:t>b</w:t>
              </w:r>
            </w:ins>
            <w:r w:rsidRPr="6F20D2D3">
              <w:rPr>
                <w:szCs w:val="16"/>
              </w:rPr>
              <w:t xml:space="preserve">e necessary </w:t>
            </w:r>
          </w:p>
        </w:tc>
      </w:tr>
      <w:tr w:rsidR="00490283" w14:paraId="11BC6F7A" w14:textId="77777777" w:rsidTr="00BB302E">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CFDBC" w14:textId="77777777" w:rsidR="00490283" w:rsidRPr="00EF5010" w:rsidRDefault="00490283" w:rsidP="00EF5010">
            <w:pPr>
              <w:pStyle w:val="TableBody"/>
              <w:rPr>
                <w:b/>
                <w:bCs/>
              </w:rPr>
            </w:pPr>
            <w:r w:rsidRPr="00EF5010">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F0D42" w14:textId="77777777" w:rsidR="00490283" w:rsidRDefault="00490283" w:rsidP="00EF5010">
            <w:pPr>
              <w:pStyle w:val="TableBody"/>
            </w:pPr>
            <w:r>
              <w:t xml:space="preserve"> Lists the actual log definition line describing the occurrence and the associated cashpoints </w:t>
            </w:r>
          </w:p>
        </w:tc>
      </w:tr>
      <w:tr w:rsidR="00490283" w14:paraId="62BB21CF"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0D4E47" w14:textId="77777777" w:rsidR="00490283" w:rsidRPr="00EF5010" w:rsidRDefault="00490283" w:rsidP="00EF5010">
            <w:pPr>
              <w:pStyle w:val="TableBody"/>
              <w:rPr>
                <w:b/>
                <w:bCs/>
              </w:rPr>
            </w:pPr>
            <w:r w:rsidRPr="00EF5010">
              <w:rPr>
                <w:b/>
                <w:bCs/>
              </w:rPr>
              <w:t xml:space="preserve">Username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09AAF" w14:textId="77777777" w:rsidR="00490283" w:rsidRDefault="00490283" w:rsidP="00EF5010">
            <w:pPr>
              <w:pStyle w:val="TableBody"/>
            </w:pPr>
            <w:r>
              <w:t xml:space="preserve"> Will show the Vault Balance user that has interacted with or resolved the occurrence. </w:t>
            </w:r>
          </w:p>
        </w:tc>
      </w:tr>
      <w:tr w:rsidR="00490283" w14:paraId="1C903917"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CF42A" w14:textId="77777777" w:rsidR="00490283" w:rsidRPr="00EF5010" w:rsidRDefault="00490283" w:rsidP="00EF5010">
            <w:pPr>
              <w:pStyle w:val="TableBody"/>
              <w:rPr>
                <w:b/>
                <w:bCs/>
              </w:rPr>
            </w:pPr>
            <w:r w:rsidRPr="00EF5010">
              <w:rPr>
                <w:b/>
                <w:bCs/>
              </w:rPr>
              <w:lastRenderedPageBreak/>
              <w:t>Keyword</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FFD3A9" w14:textId="402B832B" w:rsidR="00490283" w:rsidRPr="00925D47" w:rsidDel="002D04B9" w:rsidRDefault="00AD4B92" w:rsidP="00AD4B92">
            <w:pPr>
              <w:pStyle w:val="TableBody"/>
              <w:rPr>
                <w:del w:id="943" w:author="Moses, Robinson" w:date="2023-03-28T09:44:00Z"/>
              </w:rPr>
            </w:pPr>
            <w:ins w:id="944" w:author="Moses, Robinson" w:date="2023-03-28T09:45:00Z">
              <w:r>
                <w:t xml:space="preserve"> </w:t>
              </w:r>
            </w:ins>
            <w:r w:rsidR="00490283" w:rsidRPr="00925D47">
              <w:t xml:space="preserve">Allows the user to search the </w:t>
            </w:r>
            <w:r w:rsidR="00490283" w:rsidRPr="00AD4B92">
              <w:rPr>
                <w:b/>
                <w:bCs/>
                <w:rPrChange w:id="945" w:author="Moses, Robinson" w:date="2023-03-28T09:45:00Z">
                  <w:rPr/>
                </w:rPrChange>
              </w:rPr>
              <w:t>Event Log</w:t>
            </w:r>
            <w:r w:rsidR="00490283" w:rsidRPr="00925D47">
              <w:t xml:space="preserve"> and return only those results that contain the keyword. Useful for search</w:t>
            </w:r>
            <w:ins w:id="946" w:author="Moses, Robinson" w:date="2023-03-27T08:09:00Z">
              <w:r w:rsidR="004C3255">
                <w:t>ing</w:t>
              </w:r>
            </w:ins>
            <w:r w:rsidR="00490283" w:rsidRPr="00925D47">
              <w:t xml:space="preserve"> </w:t>
            </w:r>
            <w:del w:id="947" w:author="Moses, Robinson" w:date="2023-03-27T08:09:00Z">
              <w:r w:rsidR="00490283" w:rsidRPr="00925D47" w:rsidDel="004C3255">
                <w:delText xml:space="preserve">for </w:delText>
              </w:r>
            </w:del>
            <w:r w:rsidR="00490283" w:rsidRPr="00925D47">
              <w:t>events tied to a specific Order Reference number.</w:t>
            </w:r>
          </w:p>
          <w:p w14:paraId="3067E385" w14:textId="77777777" w:rsidR="00490283" w:rsidRDefault="00490283" w:rsidP="00AD4B92">
            <w:pPr>
              <w:pStyle w:val="TableBody"/>
            </w:pPr>
          </w:p>
        </w:tc>
      </w:tr>
      <w:tr w:rsidR="00490283" w14:paraId="1B9CD178"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ADDAD" w14:textId="77777777" w:rsidR="00490283" w:rsidRPr="00EF5010" w:rsidRDefault="00490283" w:rsidP="00EF5010">
            <w:pPr>
              <w:pStyle w:val="TableBody"/>
              <w:rPr>
                <w:b/>
                <w:bCs/>
              </w:rPr>
            </w:pPr>
            <w:r w:rsidRPr="00EF5010">
              <w:rPr>
                <w:b/>
                <w:bCs/>
              </w:rPr>
              <w:t>From and To Dates</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472A23" w14:textId="2AA4AEA0" w:rsidR="00490283" w:rsidDel="002D04B9" w:rsidRDefault="00AD4B92" w:rsidP="00AD4B92">
            <w:pPr>
              <w:pStyle w:val="TableBody"/>
              <w:rPr>
                <w:del w:id="948" w:author="Moses, Robinson" w:date="2023-03-28T09:44:00Z"/>
              </w:rPr>
            </w:pPr>
            <w:ins w:id="949" w:author="Moses, Robinson" w:date="2023-03-28T09:45:00Z">
              <w:r>
                <w:t xml:space="preserve"> </w:t>
              </w:r>
            </w:ins>
            <w:r w:rsidR="00490283" w:rsidRPr="00925D47">
              <w:t xml:space="preserve">Allows the user to search the </w:t>
            </w:r>
            <w:r w:rsidR="00490283" w:rsidRPr="0071317B">
              <w:rPr>
                <w:b/>
                <w:bCs/>
                <w:rPrChange w:id="950" w:author="Moses, Robinson" w:date="2023-03-28T09:46:00Z">
                  <w:rPr/>
                </w:rPrChange>
              </w:rPr>
              <w:t>Event Log</w:t>
            </w:r>
            <w:r w:rsidR="00490283" w:rsidRPr="00925D47">
              <w:t xml:space="preserve"> entries by Date</w:t>
            </w:r>
            <w:r w:rsidR="00490283">
              <w:t>.</w:t>
            </w:r>
          </w:p>
          <w:p w14:paraId="792856F4" w14:textId="77777777" w:rsidR="00490283" w:rsidRDefault="00490283" w:rsidP="00AD4B92">
            <w:pPr>
              <w:pStyle w:val="TableBody"/>
            </w:pPr>
          </w:p>
        </w:tc>
      </w:tr>
      <w:tr w:rsidR="00490283" w14:paraId="3828275D"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CA1C3" w14:textId="7B73F43C" w:rsidR="00490283" w:rsidRPr="00EF5010" w:rsidRDefault="00490283" w:rsidP="00EF5010">
            <w:pPr>
              <w:pStyle w:val="TableBody"/>
              <w:rPr>
                <w:b/>
                <w:bCs/>
              </w:rPr>
            </w:pPr>
            <w:r w:rsidRPr="00EF5010">
              <w:rPr>
                <w:b/>
                <w:bCs/>
              </w:rPr>
              <w:t>Purge System</w:t>
            </w:r>
            <w:del w:id="951" w:author="Moses, Robinson" w:date="2023-03-28T09:45:00Z">
              <w:r w:rsidRPr="00EF5010" w:rsidDel="002D04B9">
                <w:rPr>
                  <w:b/>
                  <w:bCs/>
                </w:rPr>
                <w:delText xml:space="preserve">       </w:delText>
              </w:r>
            </w:del>
            <w:ins w:id="952" w:author="Moses, Robinson" w:date="2023-03-28T09:45:00Z">
              <w:r w:rsidR="00AD4B92">
                <w:rPr>
                  <w:b/>
                  <w:bCs/>
                </w:rPr>
                <w:t xml:space="preserve"> </w:t>
              </w:r>
            </w:ins>
            <w:del w:id="953" w:author="Moses, Robinson" w:date="2023-03-28T09:45:00Z">
              <w:r w:rsidRPr="00EF5010" w:rsidDel="00AD4B92">
                <w:rPr>
                  <w:b/>
                  <w:bCs/>
                </w:rPr>
                <w:delText xml:space="preserve">            </w:delText>
              </w:r>
            </w:del>
            <w:r w:rsidRPr="00EF5010">
              <w:rPr>
                <w:b/>
                <w:bCs/>
              </w:rPr>
              <w:t>Event History</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76A661" w14:textId="25EC4F1E" w:rsidR="00490283" w:rsidRPr="00925D47" w:rsidDel="002D04B9" w:rsidRDefault="00AD4B92" w:rsidP="00AD4B92">
            <w:pPr>
              <w:pStyle w:val="TableBody"/>
              <w:rPr>
                <w:del w:id="954" w:author="Moses, Robinson" w:date="2023-03-28T09:45:00Z"/>
              </w:rPr>
            </w:pPr>
            <w:ins w:id="955" w:author="Moses, Robinson" w:date="2023-03-28T09:45:00Z">
              <w:r>
                <w:t xml:space="preserve"> </w:t>
              </w:r>
            </w:ins>
            <w:r w:rsidR="00490283" w:rsidRPr="00925D47">
              <w:t>Allows the user to purge the Logs in the specified Date range, or delete all Logs by leaving the fields blank.</w:t>
            </w:r>
          </w:p>
          <w:p w14:paraId="4DD9D0B2" w14:textId="77777777" w:rsidR="00490283" w:rsidRDefault="00490283" w:rsidP="00AD4B92">
            <w:pPr>
              <w:pStyle w:val="TableBody"/>
            </w:pPr>
          </w:p>
        </w:tc>
      </w:tr>
    </w:tbl>
    <w:p w14:paraId="410D868F" w14:textId="77777777" w:rsidR="00490283" w:rsidRPr="00A63AD9" w:rsidRDefault="00490283" w:rsidP="00EF5010">
      <w:pPr>
        <w:pStyle w:val="Caption"/>
        <w:rPr>
          <w:color w:val="92D050"/>
        </w:rPr>
      </w:pPr>
      <w:hyperlink w:anchor="_SETTINGS" w:history="1">
        <w:r w:rsidRPr="00A63AD9">
          <w:rPr>
            <w:rStyle w:val="Hyperlink"/>
            <w:color w:val="92D050"/>
          </w:rPr>
          <w:t>Return to: Settings</w:t>
        </w:r>
      </w:hyperlink>
      <w:r w:rsidRPr="00A63AD9">
        <w:rPr>
          <w:color w:val="92D050"/>
        </w:rPr>
        <w:t xml:space="preserve"> </w:t>
      </w:r>
    </w:p>
    <w:p w14:paraId="4F652D9C" w14:textId="77777777" w:rsidR="00EF5010" w:rsidRDefault="00EF5010" w:rsidP="00EF5010">
      <w:pPr>
        <w:pStyle w:val="BodyText"/>
      </w:pPr>
      <w:bookmarkStart w:id="956" w:name="_Toc63697417"/>
    </w:p>
    <w:p w14:paraId="161F9EC8" w14:textId="77D6CC74" w:rsidR="00490283" w:rsidRDefault="00490283" w:rsidP="00C31E89">
      <w:pPr>
        <w:pStyle w:val="Heading2"/>
      </w:pPr>
      <w:bookmarkStart w:id="957" w:name="_Toc130890332"/>
      <w:r>
        <w:t>APPLICATION SETTINGS</w:t>
      </w:r>
      <w:bookmarkEnd w:id="956"/>
      <w:bookmarkEnd w:id="957"/>
    </w:p>
    <w:p w14:paraId="561B2829" w14:textId="77777777" w:rsidR="00490283" w:rsidRPr="00125315" w:rsidRDefault="00490283" w:rsidP="00125315">
      <w:pPr>
        <w:pStyle w:val="Caption"/>
      </w:pPr>
      <w:bookmarkStart w:id="958" w:name="_Toc63697460"/>
      <w:r w:rsidRPr="00125315">
        <w:t xml:space="preserve">FIGURE </w:t>
      </w:r>
      <w:r w:rsidRPr="00125315">
        <w:fldChar w:fldCharType="begin"/>
      </w:r>
      <w:r w:rsidRPr="00125315">
        <w:instrText xml:space="preserve"> SEQ Figure \* ARABIC </w:instrText>
      </w:r>
      <w:r w:rsidRPr="00125315">
        <w:fldChar w:fldCharType="separate"/>
      </w:r>
      <w:r w:rsidRPr="00125315">
        <w:t>37</w:t>
      </w:r>
      <w:r w:rsidRPr="00125315">
        <w:fldChar w:fldCharType="end"/>
      </w:r>
      <w:r w:rsidRPr="00125315">
        <w:t>: APPLICATION SETTINGS</w:t>
      </w:r>
      <w:bookmarkEnd w:id="958"/>
    </w:p>
    <w:p w14:paraId="6AE08E00" w14:textId="77777777" w:rsidR="00490283" w:rsidRDefault="00490283" w:rsidP="00125315">
      <w:pPr>
        <w:pStyle w:val="BodyText"/>
      </w:pPr>
      <w:r>
        <w:rPr>
          <w:noProof/>
        </w:rPr>
        <w:drawing>
          <wp:inline distT="0" distB="0" distL="0" distR="0" wp14:anchorId="246BB2A4" wp14:editId="6B65941E">
            <wp:extent cx="4572000" cy="1533525"/>
            <wp:effectExtent l="76200" t="76200" r="133350" b="142875"/>
            <wp:docPr id="1491480603" name="Picture 149148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480603"/>
                    <pic:cNvPicPr/>
                  </pic:nvPicPr>
                  <pic:blipFill>
                    <a:blip r:embed="rId114">
                      <a:extLst>
                        <a:ext uri="{28A0092B-C50C-407E-A947-70E740481C1C}">
                          <a14:useLocalDpi xmlns:a14="http://schemas.microsoft.com/office/drawing/2010/main" val="0"/>
                        </a:ext>
                      </a:extLst>
                    </a:blip>
                    <a:stretch>
                      <a:fillRect/>
                    </a:stretch>
                  </pic:blipFill>
                  <pic:spPr>
                    <a:xfrm>
                      <a:off x="0" y="0"/>
                      <a:ext cx="4572000"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941F3" w14:textId="77777777" w:rsidR="00490283" w:rsidRPr="00125315" w:rsidRDefault="00490283" w:rsidP="00125315">
      <w:pPr>
        <w:pStyle w:val="Caption"/>
      </w:pPr>
      <w:r w:rsidRPr="00125315">
        <w:t xml:space="preserve"> </w:t>
      </w:r>
      <w:bookmarkStart w:id="959" w:name="_Toc63697489"/>
      <w:r w:rsidRPr="00125315">
        <w:t xml:space="preserve">TABLE </w:t>
      </w:r>
      <w:r w:rsidRPr="00125315">
        <w:fldChar w:fldCharType="begin"/>
      </w:r>
      <w:r w:rsidRPr="00125315">
        <w:instrText xml:space="preserve"> SEQ Table \* ARABIC </w:instrText>
      </w:r>
      <w:r w:rsidRPr="00125315">
        <w:fldChar w:fldCharType="separate"/>
      </w:r>
      <w:r w:rsidRPr="00125315">
        <w:t>26</w:t>
      </w:r>
      <w:r w:rsidRPr="00125315">
        <w:fldChar w:fldCharType="end"/>
      </w:r>
      <w:r w:rsidRPr="00125315">
        <w:t>: APPLICATION SETTINGS DESCRIPTIONS</w:t>
      </w:r>
      <w:bookmarkEnd w:id="959"/>
    </w:p>
    <w:tbl>
      <w:tblPr>
        <w:tblStyle w:val="TableGrid1"/>
        <w:tblW w:w="8075" w:type="dxa"/>
        <w:tblInd w:w="460" w:type="dxa"/>
        <w:tblCellMar>
          <w:top w:w="94" w:type="dxa"/>
          <w:left w:w="4" w:type="dxa"/>
          <w:right w:w="66" w:type="dxa"/>
        </w:tblCellMar>
        <w:tblLook w:val="04A0" w:firstRow="1" w:lastRow="0" w:firstColumn="1" w:lastColumn="0" w:noHBand="0" w:noVBand="1"/>
        <w:tblPrChange w:id="960" w:author="Moses, Robinson" w:date="2023-03-27T08:10:00Z">
          <w:tblPr>
            <w:tblStyle w:val="TableGrid1"/>
            <w:tblW w:w="8075" w:type="dxa"/>
            <w:tblInd w:w="460" w:type="dxa"/>
            <w:tblCellMar>
              <w:top w:w="94" w:type="dxa"/>
              <w:left w:w="4" w:type="dxa"/>
              <w:right w:w="66" w:type="dxa"/>
            </w:tblCellMar>
            <w:tblLook w:val="04A0" w:firstRow="1" w:lastRow="0" w:firstColumn="1" w:lastColumn="0" w:noHBand="0" w:noVBand="1"/>
          </w:tblPr>
        </w:tblPrChange>
      </w:tblPr>
      <w:tblGrid>
        <w:gridCol w:w="1881"/>
        <w:gridCol w:w="6194"/>
        <w:tblGridChange w:id="961">
          <w:tblGrid>
            <w:gridCol w:w="1881"/>
            <w:gridCol w:w="6194"/>
          </w:tblGrid>
        </w:tblGridChange>
      </w:tblGrid>
      <w:tr w:rsidR="00490283" w14:paraId="74042AFE" w14:textId="77777777" w:rsidTr="004C3255">
        <w:trPr>
          <w:trHeight w:val="370"/>
          <w:trPrChange w:id="962" w:author="Moses, Robinson" w:date="2023-03-27T08:10:00Z">
            <w:trPr>
              <w:trHeight w:val="370"/>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963" w:author="Moses, Robinson" w:date="2023-03-27T08:10: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72B400CF" w14:textId="77777777" w:rsidR="00490283" w:rsidRDefault="00490283" w:rsidP="0012531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964" w:author="Moses, Robinson" w:date="2023-03-27T08:10: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7E8FF703" w14:textId="77777777" w:rsidR="00490283" w:rsidRPr="0035541F" w:rsidRDefault="00490283" w:rsidP="00125315">
            <w:pPr>
              <w:pStyle w:val="TableHeading"/>
              <w:rPr>
                <w:sz w:val="16"/>
              </w:rPr>
            </w:pPr>
            <w:r w:rsidRPr="00790578">
              <w:t xml:space="preserve">Description </w:t>
            </w:r>
          </w:p>
        </w:tc>
      </w:tr>
      <w:tr w:rsidR="00490283" w14:paraId="4B2BFCC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5EF24AAF" w14:textId="77777777" w:rsidR="00490283" w:rsidRPr="00777C81" w:rsidRDefault="00490283" w:rsidP="00125315">
            <w:pPr>
              <w:pStyle w:val="TableBody"/>
              <w:rPr>
                <w:b/>
                <w:bCs/>
              </w:rPr>
            </w:pPr>
            <w:r w:rsidRPr="00777C81">
              <w:rPr>
                <w:b/>
                <w:bCs/>
              </w:rPr>
              <w:t>License Institution Name</w:t>
            </w:r>
          </w:p>
        </w:tc>
        <w:tc>
          <w:tcPr>
            <w:tcW w:w="6194" w:type="dxa"/>
            <w:tcBorders>
              <w:top w:val="single" w:sz="3" w:space="0" w:color="000000"/>
              <w:left w:val="single" w:sz="4" w:space="0" w:color="000000"/>
              <w:bottom w:val="single" w:sz="4" w:space="0" w:color="000000"/>
              <w:right w:val="single" w:sz="4" w:space="0" w:color="000000"/>
            </w:tcBorders>
          </w:tcPr>
          <w:p w14:paraId="1027F185" w14:textId="77777777" w:rsidR="00490283" w:rsidRPr="0035541F" w:rsidRDefault="00490283" w:rsidP="00125315">
            <w:pPr>
              <w:pStyle w:val="TableBody"/>
            </w:pPr>
            <w:r w:rsidRPr="0035541F">
              <w:t>Displays the Institution name that the product is licensed to.</w:t>
            </w:r>
          </w:p>
          <w:p w14:paraId="67693BE7" w14:textId="77777777" w:rsidR="00490283" w:rsidRPr="0035541F" w:rsidRDefault="00490283" w:rsidP="00125315">
            <w:pPr>
              <w:pStyle w:val="TableBody"/>
            </w:pPr>
          </w:p>
        </w:tc>
      </w:tr>
      <w:tr w:rsidR="00490283" w14:paraId="2EFDF770"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18D8C20" w14:textId="77777777" w:rsidR="00490283" w:rsidRPr="00777C81" w:rsidRDefault="00490283" w:rsidP="00125315">
            <w:pPr>
              <w:pStyle w:val="TableBody"/>
              <w:rPr>
                <w:b/>
                <w:bCs/>
              </w:rPr>
            </w:pPr>
            <w:r w:rsidRPr="00777C81">
              <w:rPr>
                <w:b/>
                <w:bCs/>
              </w:rPr>
              <w:t>Balance Report Font Size</w:t>
            </w:r>
          </w:p>
        </w:tc>
        <w:tc>
          <w:tcPr>
            <w:tcW w:w="6194" w:type="dxa"/>
            <w:tcBorders>
              <w:top w:val="single" w:sz="4" w:space="0" w:color="000000"/>
              <w:left w:val="single" w:sz="4" w:space="0" w:color="000000"/>
              <w:bottom w:val="single" w:sz="4" w:space="0" w:color="000000"/>
              <w:right w:val="single" w:sz="4" w:space="0" w:color="000000"/>
            </w:tcBorders>
          </w:tcPr>
          <w:p w14:paraId="5E45910C" w14:textId="411FCB71" w:rsidR="00490283" w:rsidRPr="007B73D7" w:rsidDel="00921B82" w:rsidRDefault="00490283" w:rsidP="00921B82">
            <w:pPr>
              <w:pStyle w:val="TableBody"/>
              <w:rPr>
                <w:del w:id="965" w:author="Moses, Robinson" w:date="2023-03-28T09:46:00Z"/>
              </w:rPr>
            </w:pPr>
            <w:r w:rsidRPr="007B73D7">
              <w:t xml:space="preserve">Allows the user to set the Font size on the PDF version of the </w:t>
            </w:r>
            <w:r w:rsidRPr="00921B82">
              <w:rPr>
                <w:b/>
                <w:bCs/>
                <w:rPrChange w:id="966" w:author="Moses, Robinson" w:date="2023-03-28T09:46:00Z">
                  <w:rPr/>
                </w:rPrChange>
              </w:rPr>
              <w:t>Balance Report</w:t>
            </w:r>
            <w:r w:rsidRPr="007B73D7">
              <w:t xml:space="preserve"> to make things more readable if the report contains numerous or few columns.</w:t>
            </w:r>
          </w:p>
          <w:p w14:paraId="2DDA6914" w14:textId="77777777" w:rsidR="00490283" w:rsidRPr="007B73D7" w:rsidRDefault="00490283" w:rsidP="00921B82">
            <w:pPr>
              <w:pStyle w:val="TableBody"/>
            </w:pPr>
          </w:p>
        </w:tc>
      </w:tr>
      <w:tr w:rsidR="00490283" w14:paraId="39E2BFE7"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600A4EFD" w14:textId="77777777" w:rsidR="00490283" w:rsidRPr="00777C81" w:rsidRDefault="00490283" w:rsidP="00125315">
            <w:pPr>
              <w:pStyle w:val="TableBody"/>
              <w:rPr>
                <w:b/>
                <w:bCs/>
              </w:rPr>
            </w:pPr>
            <w:r w:rsidRPr="00777C81">
              <w:rPr>
                <w:b/>
                <w:bCs/>
              </w:rPr>
              <w:t>Auto-fix summary Balance Closing Value</w:t>
            </w:r>
          </w:p>
        </w:tc>
        <w:tc>
          <w:tcPr>
            <w:tcW w:w="6194" w:type="dxa"/>
            <w:tcBorders>
              <w:top w:val="single" w:sz="4" w:space="0" w:color="000000"/>
              <w:left w:val="single" w:sz="4" w:space="0" w:color="000000"/>
              <w:bottom w:val="single" w:sz="4" w:space="0" w:color="000000"/>
              <w:right w:val="single" w:sz="4" w:space="0" w:color="000000"/>
            </w:tcBorders>
          </w:tcPr>
          <w:p w14:paraId="06852ECF" w14:textId="5AAADDF7" w:rsidR="00490283" w:rsidRPr="007B73D7" w:rsidDel="00921B82" w:rsidRDefault="00490283" w:rsidP="004F51AA">
            <w:pPr>
              <w:pStyle w:val="TableBody"/>
              <w:rPr>
                <w:del w:id="967" w:author="Moses, Robinson" w:date="2023-03-28T09:46:00Z"/>
              </w:rPr>
            </w:pPr>
            <w:r w:rsidRPr="007B73D7">
              <w:t xml:space="preserve">Turn on a process that will ensure that the values in the </w:t>
            </w:r>
            <w:r w:rsidRPr="004F51AA">
              <w:rPr>
                <w:b/>
                <w:bCs/>
                <w:rPrChange w:id="968" w:author="Moses, Robinson" w:date="2023-03-28T09:47:00Z">
                  <w:rPr/>
                </w:rPrChange>
              </w:rPr>
              <w:t>Summary Balance</w:t>
            </w:r>
            <w:r w:rsidRPr="007B73D7">
              <w:t xml:space="preserve"> page and </w:t>
            </w:r>
            <w:r w:rsidRPr="004F51AA">
              <w:rPr>
                <w:b/>
                <w:bCs/>
                <w:rPrChange w:id="969" w:author="Moses, Robinson" w:date="2023-03-28T09:47:00Z">
                  <w:rPr/>
                </w:rPrChange>
              </w:rPr>
              <w:t>Balance</w:t>
            </w:r>
            <w:r w:rsidRPr="007B73D7">
              <w:t xml:space="preserve"> pages will be consistent, as problems could arise if there is a large amount of data change at the same time.</w:t>
            </w:r>
          </w:p>
          <w:p w14:paraId="3E616815" w14:textId="77777777" w:rsidR="00490283" w:rsidRDefault="00490283" w:rsidP="004F51AA">
            <w:pPr>
              <w:pStyle w:val="TableBody"/>
            </w:pPr>
          </w:p>
        </w:tc>
      </w:tr>
      <w:tr w:rsidR="00490283" w14:paraId="6E45776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AE8C554" w14:textId="77777777" w:rsidR="00490283" w:rsidRPr="00777C81" w:rsidRDefault="00490283" w:rsidP="00125315">
            <w:pPr>
              <w:pStyle w:val="TableBody"/>
              <w:rPr>
                <w:b/>
                <w:bCs/>
              </w:rPr>
            </w:pPr>
            <w:r w:rsidRPr="00777C81">
              <w:rPr>
                <w:b/>
                <w:bCs/>
              </w:rPr>
              <w:t>Check Balance records inconsistency (scheduled)</w:t>
            </w:r>
          </w:p>
        </w:tc>
        <w:tc>
          <w:tcPr>
            <w:tcW w:w="6194" w:type="dxa"/>
            <w:tcBorders>
              <w:top w:val="single" w:sz="4" w:space="0" w:color="000000"/>
              <w:left w:val="single" w:sz="4" w:space="0" w:color="000000"/>
              <w:bottom w:val="single" w:sz="4" w:space="0" w:color="000000"/>
              <w:right w:val="single" w:sz="4" w:space="0" w:color="000000"/>
            </w:tcBorders>
          </w:tcPr>
          <w:p w14:paraId="5EE6FB22" w14:textId="1DB90231" w:rsidR="00490283" w:rsidRPr="007B73D7" w:rsidDel="00100E14" w:rsidRDefault="00490283" w:rsidP="00C632BA">
            <w:pPr>
              <w:pStyle w:val="TableBody"/>
              <w:rPr>
                <w:del w:id="970" w:author="Moses, Robinson" w:date="2023-03-27T08:10:00Z"/>
              </w:rPr>
            </w:pPr>
            <w:r w:rsidRPr="007B73D7">
              <w:t xml:space="preserve">Checks the balances and summary balances for inconsistencies when checked. If it is checked it will be constantly checked, uncheck </w:t>
            </w:r>
            <w:ins w:id="971" w:author="Moses, Robinson" w:date="2023-03-27T08:10:00Z">
              <w:r w:rsidR="00100E14">
                <w:t xml:space="preserve">it </w:t>
              </w:r>
            </w:ins>
            <w:r w:rsidRPr="007B73D7">
              <w:t>to stop the process.</w:t>
            </w:r>
          </w:p>
          <w:p w14:paraId="5E3D3C77" w14:textId="77777777" w:rsidR="00490283" w:rsidRDefault="00490283" w:rsidP="00100E14">
            <w:pPr>
              <w:pStyle w:val="TableBody"/>
            </w:pPr>
          </w:p>
        </w:tc>
      </w:tr>
      <w:tr w:rsidR="00490283" w14:paraId="6052171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A02598B" w14:textId="77777777" w:rsidR="00490283" w:rsidRPr="00777C81" w:rsidRDefault="00490283" w:rsidP="00125315">
            <w:pPr>
              <w:pStyle w:val="TableBody"/>
              <w:rPr>
                <w:b/>
                <w:bCs/>
              </w:rPr>
            </w:pPr>
            <w:r w:rsidRPr="00777C81">
              <w:rPr>
                <w:b/>
                <w:bCs/>
              </w:rPr>
              <w:t>Process orders queue (scheduled)</w:t>
            </w:r>
          </w:p>
        </w:tc>
        <w:tc>
          <w:tcPr>
            <w:tcW w:w="6194" w:type="dxa"/>
            <w:tcBorders>
              <w:top w:val="single" w:sz="4" w:space="0" w:color="000000"/>
              <w:left w:val="single" w:sz="4" w:space="0" w:color="000000"/>
              <w:bottom w:val="single" w:sz="4" w:space="0" w:color="000000"/>
              <w:right w:val="single" w:sz="4" w:space="0" w:color="000000"/>
            </w:tcBorders>
          </w:tcPr>
          <w:p w14:paraId="47323370" w14:textId="6EFDF56E" w:rsidR="00490283" w:rsidRPr="007B73D7" w:rsidDel="00921B82" w:rsidRDefault="00490283" w:rsidP="004F51AA">
            <w:pPr>
              <w:pStyle w:val="TableBody"/>
              <w:rPr>
                <w:del w:id="972" w:author="Moses, Robinson" w:date="2023-03-28T09:47:00Z"/>
              </w:rPr>
            </w:pPr>
            <w:r w:rsidRPr="007B73D7">
              <w:t xml:space="preserve">Check to have VB constantly </w:t>
            </w:r>
            <w:del w:id="973" w:author="Moses, Robinson" w:date="2023-03-27T08:10:00Z">
              <w:r w:rsidRPr="007B73D7" w:rsidDel="00100E14">
                <w:delText xml:space="preserve">be </w:delText>
              </w:r>
            </w:del>
            <w:r w:rsidRPr="007B73D7">
              <w:t>updated with orders from OptiSuites. Unchecking this will allow the user to stop accepting orders/updates in VB until the option is checked again.</w:t>
            </w:r>
          </w:p>
          <w:p w14:paraId="6BEC38F6" w14:textId="77777777" w:rsidR="00490283" w:rsidRDefault="00490283" w:rsidP="004F51AA">
            <w:pPr>
              <w:pStyle w:val="TableBody"/>
            </w:pPr>
          </w:p>
        </w:tc>
      </w:tr>
      <w:tr w:rsidR="00490283" w14:paraId="788961B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84C0859" w14:textId="77777777" w:rsidR="00490283" w:rsidRPr="00777C81" w:rsidRDefault="00490283" w:rsidP="00125315">
            <w:pPr>
              <w:pStyle w:val="TableBody"/>
              <w:rPr>
                <w:b/>
                <w:bCs/>
              </w:rPr>
            </w:pPr>
            <w:r w:rsidRPr="00777C81">
              <w:rPr>
                <w:b/>
                <w:bCs/>
              </w:rPr>
              <w:lastRenderedPageBreak/>
              <w:t>Summary &amp; Vault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27E90D02" w14:textId="77777777" w:rsidR="00490283" w:rsidRPr="007B73D7" w:rsidRDefault="00490283" w:rsidP="00125315">
            <w:pPr>
              <w:pStyle w:val="TableBody"/>
            </w:pPr>
            <w:r w:rsidRPr="007B73D7">
              <w:t>Allows the user to choose which columns will be outputted in the export files.</w:t>
            </w:r>
          </w:p>
          <w:p w14:paraId="32A4D4ED" w14:textId="77777777" w:rsidR="00490283" w:rsidRDefault="00490283" w:rsidP="00125315">
            <w:pPr>
              <w:pStyle w:val="TableBody"/>
            </w:pPr>
          </w:p>
        </w:tc>
      </w:tr>
      <w:tr w:rsidR="00490283" w14:paraId="5F48B76B"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76663F" w14:textId="77777777" w:rsidR="00490283" w:rsidRPr="00777C81" w:rsidRDefault="00490283" w:rsidP="00125315">
            <w:pPr>
              <w:pStyle w:val="TableBody"/>
              <w:rPr>
                <w:b/>
                <w:bCs/>
              </w:rPr>
            </w:pPr>
            <w:r w:rsidRPr="00777C81">
              <w:rPr>
                <w:b/>
                <w:bCs/>
              </w:rPr>
              <w:t>Coffer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5E3D64B6" w14:textId="5E04A37A" w:rsidR="00490283" w:rsidRPr="007B73D7" w:rsidDel="00E931FC" w:rsidRDefault="00490283" w:rsidP="00E931FC">
            <w:pPr>
              <w:pStyle w:val="TableBody"/>
              <w:rPr>
                <w:del w:id="974" w:author="Moses, Robinson" w:date="2023-03-28T09:48:00Z"/>
              </w:rPr>
            </w:pPr>
            <w:r w:rsidRPr="007B73D7">
              <w:t>Allows the user to choose which columns will be outputted when exporting Coffer Balances.</w:t>
            </w:r>
          </w:p>
          <w:p w14:paraId="744D948C" w14:textId="77777777" w:rsidR="00490283" w:rsidRDefault="00490283" w:rsidP="00E931FC">
            <w:pPr>
              <w:pStyle w:val="TableBody"/>
            </w:pPr>
          </w:p>
        </w:tc>
      </w:tr>
      <w:tr w:rsidR="00490283" w14:paraId="78CE3B53"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03B167C1" w14:textId="77777777" w:rsidR="00490283" w:rsidRPr="00777C81" w:rsidRDefault="00490283" w:rsidP="00125315">
            <w:pPr>
              <w:pStyle w:val="TableBody"/>
              <w:rPr>
                <w:b/>
                <w:bCs/>
              </w:rPr>
            </w:pPr>
            <w:r w:rsidRPr="00777C81">
              <w:rPr>
                <w:b/>
                <w:bCs/>
              </w:rPr>
              <w:t>Include internal coffer in coffer total amount</w:t>
            </w:r>
          </w:p>
        </w:tc>
        <w:tc>
          <w:tcPr>
            <w:tcW w:w="6194" w:type="dxa"/>
            <w:tcBorders>
              <w:top w:val="single" w:sz="4" w:space="0" w:color="000000"/>
              <w:left w:val="single" w:sz="4" w:space="0" w:color="000000"/>
              <w:bottom w:val="single" w:sz="4" w:space="0" w:color="000000"/>
              <w:right w:val="single" w:sz="4" w:space="0" w:color="000000"/>
            </w:tcBorders>
          </w:tcPr>
          <w:p w14:paraId="47E60F76" w14:textId="77777777" w:rsidR="00490283" w:rsidRPr="007B73D7" w:rsidRDefault="00490283" w:rsidP="00125315">
            <w:pPr>
              <w:pStyle w:val="TableBody"/>
            </w:pPr>
            <w:r w:rsidRPr="007B73D7">
              <w:t>Yes/No option to choose whether or not Coffers marked as Internal will be included in the Coffer total.</w:t>
            </w:r>
          </w:p>
          <w:p w14:paraId="5FEBEC1F" w14:textId="77777777" w:rsidR="00490283" w:rsidRDefault="00490283" w:rsidP="00125315">
            <w:pPr>
              <w:pStyle w:val="TableBody"/>
            </w:pPr>
          </w:p>
        </w:tc>
      </w:tr>
      <w:tr w:rsidR="00490283" w14:paraId="1CE2F4ED"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1AC6C5BB" w14:textId="77777777" w:rsidR="00490283" w:rsidRPr="00777C81" w:rsidRDefault="00490283" w:rsidP="00125315">
            <w:pPr>
              <w:pStyle w:val="TableBody"/>
              <w:rPr>
                <w:b/>
                <w:bCs/>
              </w:rPr>
            </w:pPr>
            <w:r w:rsidRPr="00777C81">
              <w:rPr>
                <w:b/>
                <w:bCs/>
              </w:rPr>
              <w:t>Enable Views for Coffer Balance</w:t>
            </w:r>
          </w:p>
        </w:tc>
        <w:tc>
          <w:tcPr>
            <w:tcW w:w="6194" w:type="dxa"/>
            <w:tcBorders>
              <w:top w:val="single" w:sz="4" w:space="0" w:color="000000"/>
              <w:left w:val="single" w:sz="4" w:space="0" w:color="000000"/>
              <w:bottom w:val="single" w:sz="4" w:space="0" w:color="000000"/>
              <w:right w:val="single" w:sz="4" w:space="0" w:color="000000"/>
            </w:tcBorders>
          </w:tcPr>
          <w:p w14:paraId="569C6409" w14:textId="6A606745" w:rsidR="00490283" w:rsidRPr="007B73D7" w:rsidDel="00E931FC" w:rsidRDefault="00490283" w:rsidP="007B3A15">
            <w:pPr>
              <w:pStyle w:val="TableBody"/>
              <w:rPr>
                <w:del w:id="975" w:author="Moses, Robinson" w:date="2023-03-28T09:48:00Z"/>
              </w:rPr>
            </w:pPr>
            <w:r w:rsidRPr="007B73D7">
              <w:t>Drop down box allows the user to choose if the Coffer Balance, Master Coffer Balance or Both are enabled in the application.</w:t>
            </w:r>
          </w:p>
          <w:p w14:paraId="48B68396" w14:textId="77777777" w:rsidR="00490283" w:rsidRDefault="00490283" w:rsidP="007B3A15">
            <w:pPr>
              <w:pStyle w:val="TableBody"/>
            </w:pPr>
          </w:p>
        </w:tc>
      </w:tr>
      <w:tr w:rsidR="00490283" w14:paraId="5FD1515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DADCFF" w14:textId="77777777" w:rsidR="00490283" w:rsidRPr="00777C81" w:rsidRDefault="00490283" w:rsidP="00125315">
            <w:pPr>
              <w:pStyle w:val="TableBody"/>
              <w:rPr>
                <w:b/>
                <w:bCs/>
              </w:rPr>
            </w:pPr>
            <w:r w:rsidRPr="00777C81">
              <w:rPr>
                <w:b/>
                <w:bCs/>
              </w:rPr>
              <w:t>System Event Logging</w:t>
            </w:r>
          </w:p>
        </w:tc>
        <w:tc>
          <w:tcPr>
            <w:tcW w:w="6194" w:type="dxa"/>
            <w:tcBorders>
              <w:top w:val="single" w:sz="4" w:space="0" w:color="000000"/>
              <w:left w:val="single" w:sz="4" w:space="0" w:color="000000"/>
              <w:bottom w:val="single" w:sz="4" w:space="0" w:color="000000"/>
              <w:right w:val="single" w:sz="4" w:space="0" w:color="000000"/>
            </w:tcBorders>
          </w:tcPr>
          <w:p w14:paraId="6C5D059D" w14:textId="15592A2A" w:rsidR="00490283" w:rsidRPr="007B73D7" w:rsidDel="00E931FC" w:rsidRDefault="00490283" w:rsidP="007B3A15">
            <w:pPr>
              <w:pStyle w:val="TableBody"/>
              <w:rPr>
                <w:del w:id="976" w:author="Moses, Robinson" w:date="2023-03-28T09:48:00Z"/>
              </w:rPr>
            </w:pPr>
            <w:r w:rsidRPr="007B73D7">
              <w:t>Allows the user to choose the level of logging the application will generate. Info, Debug, Warning or Error.</w:t>
            </w:r>
          </w:p>
          <w:p w14:paraId="47AD5637" w14:textId="77777777" w:rsidR="00490283" w:rsidRPr="007B73D7" w:rsidRDefault="00490283" w:rsidP="007B3A15">
            <w:pPr>
              <w:pStyle w:val="TableBody"/>
            </w:pPr>
          </w:p>
        </w:tc>
      </w:tr>
    </w:tbl>
    <w:bookmarkStart w:id="977" w:name="_ALERTS"/>
    <w:bookmarkEnd w:id="977"/>
    <w:p w14:paraId="66BA2751" w14:textId="77777777" w:rsidR="00490283" w:rsidRPr="00A63AD9" w:rsidRDefault="00490283" w:rsidP="00777C81">
      <w:pPr>
        <w:pStyle w:val="Caption"/>
        <w:rPr>
          <w:color w:val="92D050"/>
        </w:rPr>
      </w:pPr>
      <w:r>
        <w:fldChar w:fldCharType="begin"/>
      </w:r>
      <w:r>
        <w:instrText xml:space="preserve"> HYPERLINK \l "_SETTINGS" </w:instrText>
      </w:r>
      <w:r>
        <w:fldChar w:fldCharType="separate"/>
      </w:r>
      <w:r w:rsidRPr="00A63AD9">
        <w:rPr>
          <w:rStyle w:val="Hyperlink"/>
          <w:color w:val="92D050"/>
        </w:rPr>
        <w:t>Return to: Settings</w:t>
      </w:r>
      <w:r>
        <w:rPr>
          <w:rStyle w:val="Hyperlink"/>
          <w:color w:val="92D050"/>
        </w:rPr>
        <w:fldChar w:fldCharType="end"/>
      </w:r>
      <w:r w:rsidRPr="00A63AD9">
        <w:rPr>
          <w:color w:val="92D050"/>
        </w:rPr>
        <w:t xml:space="preserve"> </w:t>
      </w:r>
    </w:p>
    <w:p w14:paraId="595342DF" w14:textId="4F0FDAAB" w:rsidR="00490283" w:rsidRDefault="00490283" w:rsidP="00490283">
      <w:pPr>
        <w:pStyle w:val="Heading1"/>
        <w:ind w:left="-5"/>
      </w:pPr>
      <w:bookmarkStart w:id="978" w:name="_Toc63697418"/>
      <w:bookmarkStart w:id="979" w:name="_Toc130890333"/>
      <w:r>
        <w:lastRenderedPageBreak/>
        <w:t>DATABASE UPGRADES</w:t>
      </w:r>
      <w:bookmarkEnd w:id="978"/>
      <w:bookmarkEnd w:id="979"/>
    </w:p>
    <w:p w14:paraId="6A395BEC" w14:textId="22568FCC" w:rsidR="00490283" w:rsidRDefault="00490283" w:rsidP="00777C81">
      <w:pPr>
        <w:pStyle w:val="BodyText"/>
      </w:pPr>
      <w:r>
        <w:t xml:space="preserve">This page will </w:t>
      </w:r>
      <w:ins w:id="980" w:author="Moses, Robinson" w:date="2023-03-28T09:52:00Z">
        <w:r w:rsidR="00020478">
          <w:t>ex</w:t>
        </w:r>
        <w:r w:rsidR="00956856">
          <w:t xml:space="preserve">hibit the </w:t>
        </w:r>
      </w:ins>
      <w:ins w:id="981" w:author="Moses, Robinson" w:date="2023-03-28T09:53:00Z">
        <w:r w:rsidR="00956856">
          <w:t>SQL Queries f</w:t>
        </w:r>
        <w:r w:rsidR="00D910B7">
          <w:t>or upgrade</w:t>
        </w:r>
      </w:ins>
      <w:ins w:id="982" w:author="Moses, Robinson" w:date="2023-03-28T09:55:00Z">
        <w:r w:rsidR="003A22D2">
          <w:t>s</w:t>
        </w:r>
      </w:ins>
      <w:ins w:id="983" w:author="Moses, Robinson" w:date="2023-03-28T09:53:00Z">
        <w:r w:rsidR="00D910B7">
          <w:t>, if required, and enable the user to verify wheth</w:t>
        </w:r>
      </w:ins>
      <w:ins w:id="984" w:author="Moses, Robinson" w:date="2023-03-28T09:54:00Z">
        <w:r w:rsidR="00D910B7">
          <w:t xml:space="preserve">er an upgrade </w:t>
        </w:r>
        <w:r w:rsidR="00C9438E">
          <w:t>is necessary.</w:t>
        </w:r>
      </w:ins>
      <w:del w:id="985" w:author="Moses, Robinson" w:date="2023-03-28T09:52:00Z">
        <w:r w:rsidDel="00956856">
          <w:delText xml:space="preserve">display </w:delText>
        </w:r>
      </w:del>
      <w:del w:id="986" w:author="Moses, Robinson" w:date="2023-03-28T09:53:00Z">
        <w:r w:rsidDel="00956856">
          <w:delText>the upgrade SQL Queries</w:delText>
        </w:r>
      </w:del>
      <w:r>
        <w:t xml:space="preserve"> </w:t>
      </w:r>
      <w:del w:id="987" w:author="Moses, Robinson" w:date="2023-03-28T09:54:00Z">
        <w:r w:rsidDel="00C9438E">
          <w:delText>if an upgrade is required, and it will allow the user to check to see if an update is needed.</w:delText>
        </w:r>
      </w:del>
    </w:p>
    <w:p w14:paraId="498C559D" w14:textId="77777777" w:rsidR="00490283" w:rsidRDefault="00490283" w:rsidP="00777C81">
      <w:pPr>
        <w:pStyle w:val="Caption"/>
      </w:pPr>
      <w:bookmarkStart w:id="988" w:name="_Toc63697461"/>
      <w:r w:rsidRPr="00C07B38">
        <w:t xml:space="preserve">FIGURE </w:t>
      </w:r>
      <w:r>
        <w:fldChar w:fldCharType="begin"/>
      </w:r>
      <w:r>
        <w:instrText>SEQ Figure \* ARABIC</w:instrText>
      </w:r>
      <w:r>
        <w:fldChar w:fldCharType="separate"/>
      </w:r>
      <w:r>
        <w:rPr>
          <w:noProof/>
        </w:rPr>
        <w:t>38</w:t>
      </w:r>
      <w:r>
        <w:fldChar w:fldCharType="end"/>
      </w:r>
      <w:r>
        <w:t>: DATABASE UPGRADE SCREEN</w:t>
      </w:r>
      <w:bookmarkEnd w:id="988"/>
    </w:p>
    <w:p w14:paraId="27BD5488" w14:textId="77777777" w:rsidR="00490283" w:rsidRPr="00480832" w:rsidRDefault="00490283" w:rsidP="00490283">
      <w:r>
        <w:rPr>
          <w:noProof/>
        </w:rPr>
        <w:drawing>
          <wp:inline distT="0" distB="0" distL="0" distR="0" wp14:anchorId="6C1BF53A" wp14:editId="30BD39DA">
            <wp:extent cx="5473064" cy="1016635"/>
            <wp:effectExtent l="76200" t="76200" r="12827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5">
                      <a:extLst>
                        <a:ext uri="{28A0092B-C50C-407E-A947-70E740481C1C}">
                          <a14:useLocalDpi xmlns:a14="http://schemas.microsoft.com/office/drawing/2010/main" val="0"/>
                        </a:ext>
                      </a:extLst>
                    </a:blip>
                    <a:stretch>
                      <a:fillRect/>
                    </a:stretch>
                  </pic:blipFill>
                  <pic:spPr>
                    <a:xfrm>
                      <a:off x="0" y="0"/>
                      <a:ext cx="5473064"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0BFD9" w14:textId="77777777" w:rsidR="00490283" w:rsidRPr="00A63AD9" w:rsidRDefault="00490283" w:rsidP="00777C81">
      <w:pPr>
        <w:pStyle w:val="Caption"/>
        <w:rPr>
          <w:color w:val="92D050"/>
        </w:rPr>
      </w:pPr>
      <w:hyperlink w:anchor="_SETTINGS" w:history="1">
        <w:r w:rsidRPr="00A63AD9">
          <w:rPr>
            <w:rStyle w:val="Hyperlink"/>
            <w:color w:val="92D050"/>
          </w:rPr>
          <w:t>Return to: Settings</w:t>
        </w:r>
      </w:hyperlink>
      <w:r w:rsidRPr="00A63AD9">
        <w:rPr>
          <w:color w:val="92D050"/>
        </w:rPr>
        <w:t xml:space="preserve"> </w:t>
      </w:r>
    </w:p>
    <w:p w14:paraId="79308776" w14:textId="481E9518" w:rsidR="00490283" w:rsidRDefault="00490283" w:rsidP="00490283">
      <w:pPr>
        <w:pStyle w:val="Heading1"/>
        <w:ind w:left="0" w:firstLine="0"/>
      </w:pPr>
      <w:bookmarkStart w:id="989" w:name="_Toc63697419"/>
      <w:bookmarkStart w:id="990" w:name="_Toc130890334"/>
      <w:r>
        <w:lastRenderedPageBreak/>
        <w:t>ALERTS</w:t>
      </w:r>
      <w:bookmarkEnd w:id="989"/>
      <w:bookmarkEnd w:id="990"/>
    </w:p>
    <w:p w14:paraId="065C4C31" w14:textId="77777777" w:rsidR="0019644B" w:rsidRDefault="00490283" w:rsidP="00813D09">
      <w:pPr>
        <w:pStyle w:val="BodyText"/>
        <w:rPr>
          <w:ins w:id="991" w:author="Moses, Robinson" w:date="2023-03-28T09:56:00Z"/>
          <w:rFonts w:eastAsia="Calibri"/>
        </w:rPr>
      </w:pPr>
      <w:r w:rsidRPr="00813D09">
        <w:rPr>
          <w:rFonts w:eastAsia="Calibri"/>
          <w:i/>
          <w:iCs/>
          <w:rPrChange w:id="992" w:author="Moses, Robinson" w:date="2023-03-28T09:55:00Z">
            <w:rPr>
              <w:rStyle w:val="BodyTextChar"/>
            </w:rPr>
          </w:rPrChange>
        </w:rPr>
        <w:t>Settings</w:t>
      </w:r>
      <w:ins w:id="993" w:author="Moses, Robinson" w:date="2023-03-27T07:54:00Z">
        <w:r w:rsidR="000735B2" w:rsidRPr="00813D09">
          <w:rPr>
            <w:rFonts w:eastAsia="Wingdings"/>
            <w:i/>
            <w:iCs/>
            <w:rPrChange w:id="994" w:author="Moses, Robinson" w:date="2023-03-28T09:55:00Z">
              <w:rPr>
                <w:rStyle w:val="BodyTextChar"/>
                <w:rFonts w:eastAsia="Wingdings"/>
                <w:i/>
                <w:iCs/>
              </w:rPr>
            </w:rPrChange>
          </w:rPr>
          <w:t>&gt;</w:t>
        </w:r>
      </w:ins>
      <w:del w:id="995" w:author="Moses, Robinson" w:date="2023-03-27T07:54:00Z">
        <w:r w:rsidRPr="00813D09" w:rsidDel="000735B2">
          <w:rPr>
            <w:rFonts w:eastAsia="Wingdings"/>
            <w:i/>
            <w:iCs/>
            <w:rPrChange w:id="996" w:author="Moses, Robinson" w:date="2023-03-28T09:55:00Z">
              <w:rPr>
                <w:rStyle w:val="BodyTextChar"/>
                <w:rFonts w:eastAsia="Wingdings"/>
              </w:rPr>
            </w:rPrChange>
          </w:rPr>
          <w:delText></w:delText>
        </w:r>
      </w:del>
      <w:r w:rsidRPr="00813D09">
        <w:rPr>
          <w:rFonts w:eastAsia="Calibri"/>
          <w:i/>
          <w:iCs/>
          <w:rPrChange w:id="997" w:author="Moses, Robinson" w:date="2023-03-28T09:55:00Z">
            <w:rPr>
              <w:rStyle w:val="BodyTextChar"/>
            </w:rPr>
          </w:rPrChange>
        </w:rPr>
        <w:t>Alerts</w:t>
      </w:r>
      <w:r w:rsidRPr="00813D09">
        <w:rPr>
          <w:rFonts w:eastAsia="Calibri"/>
          <w:rPrChange w:id="998" w:author="Moses, Robinson" w:date="2023-03-28T09:55:00Z">
            <w:rPr>
              <w:rStyle w:val="BodyTextChar"/>
            </w:rPr>
          </w:rPrChange>
        </w:rPr>
        <w:t xml:space="preserve"> is a gateway menu to view either </w:t>
      </w:r>
      <w:r w:rsidRPr="00813D09">
        <w:rPr>
          <w:rFonts w:eastAsia="Calibri"/>
          <w:b/>
          <w:bCs/>
          <w:rPrChange w:id="999" w:author="Moses, Robinson" w:date="2023-03-28T09:55:00Z">
            <w:rPr>
              <w:rStyle w:val="BodyTextChar"/>
            </w:rPr>
          </w:rPrChange>
        </w:rPr>
        <w:t>Active Alerts</w:t>
      </w:r>
      <w:r w:rsidRPr="00813D09">
        <w:rPr>
          <w:rFonts w:eastAsia="Calibri"/>
          <w:rPrChange w:id="1000" w:author="Moses, Robinson" w:date="2023-03-28T09:55:00Z">
            <w:rPr>
              <w:rStyle w:val="BodyTextChar"/>
            </w:rPr>
          </w:rPrChange>
        </w:rPr>
        <w:t xml:space="preserve"> or </w:t>
      </w:r>
      <w:r w:rsidRPr="00813D09">
        <w:rPr>
          <w:rFonts w:eastAsia="Calibri"/>
          <w:b/>
          <w:bCs/>
          <w:rPrChange w:id="1001" w:author="Moses, Robinson" w:date="2023-03-28T09:55:00Z">
            <w:rPr>
              <w:rStyle w:val="BodyTextChar"/>
            </w:rPr>
          </w:rPrChange>
        </w:rPr>
        <w:t>Alerts History.</w:t>
      </w:r>
      <w:r w:rsidRPr="00813D09">
        <w:rPr>
          <w:rFonts w:eastAsia="Calibri"/>
          <w:rPrChange w:id="1002" w:author="Moses, Robinson" w:date="2023-03-28T09:55:00Z">
            <w:rPr>
              <w:rStyle w:val="BodyTextChar"/>
            </w:rPr>
          </w:rPrChange>
        </w:rPr>
        <w:t xml:space="preserve">  There are two types of Alerts: </w:t>
      </w:r>
      <w:r w:rsidRPr="0019644B">
        <w:rPr>
          <w:rFonts w:eastAsia="Calibri"/>
          <w:b/>
          <w:bCs/>
          <w:rPrChange w:id="1003" w:author="Moses, Robinson" w:date="2023-03-28T09:56:00Z">
            <w:rPr>
              <w:rStyle w:val="BodyTextChar"/>
            </w:rPr>
          </w:rPrChange>
        </w:rPr>
        <w:t>Vault</w:t>
      </w:r>
      <w:r w:rsidRPr="00813D09">
        <w:rPr>
          <w:rFonts w:eastAsia="Calibri"/>
          <w:rPrChange w:id="1004" w:author="Moses, Robinson" w:date="2023-03-28T09:55:00Z">
            <w:rPr>
              <w:rStyle w:val="BodyTextChar"/>
            </w:rPr>
          </w:rPrChange>
        </w:rPr>
        <w:t xml:space="preserve"> and </w:t>
      </w:r>
      <w:r w:rsidRPr="0019644B">
        <w:rPr>
          <w:rFonts w:eastAsia="Calibri"/>
          <w:b/>
          <w:bCs/>
          <w:rPrChange w:id="1005" w:author="Moses, Robinson" w:date="2023-03-28T09:56:00Z">
            <w:rPr>
              <w:rStyle w:val="BodyTextChar"/>
            </w:rPr>
          </w:rPrChange>
        </w:rPr>
        <w:t>Order</w:t>
      </w:r>
      <w:r w:rsidRPr="00813D09">
        <w:rPr>
          <w:rFonts w:eastAsia="Calibri"/>
          <w:rPrChange w:id="1006" w:author="Moses, Robinson" w:date="2023-03-28T09:55:00Z">
            <w:rPr>
              <w:rStyle w:val="BodyTextChar"/>
            </w:rPr>
          </w:rPrChange>
        </w:rPr>
        <w:t xml:space="preserve">. </w:t>
      </w:r>
    </w:p>
    <w:p w14:paraId="5F2C0AE3" w14:textId="77777777" w:rsidR="000F61E5" w:rsidRDefault="00490283" w:rsidP="000F61E5">
      <w:pPr>
        <w:pStyle w:val="ListBullet"/>
        <w:rPr>
          <w:ins w:id="1007" w:author="Moses, Robinson" w:date="2023-03-28T09:56:00Z"/>
          <w:rFonts w:eastAsia="Calibri"/>
        </w:rPr>
        <w:pPrChange w:id="1008" w:author="Moses, Robinson" w:date="2023-03-28T09:56:00Z">
          <w:pPr>
            <w:pStyle w:val="BodyText"/>
          </w:pPr>
        </w:pPrChange>
      </w:pPr>
      <w:r w:rsidRPr="0019644B">
        <w:rPr>
          <w:rFonts w:eastAsia="Calibri"/>
          <w:b/>
          <w:bCs/>
          <w:rPrChange w:id="1009" w:author="Moses, Robinson" w:date="2023-03-28T09:56:00Z">
            <w:rPr>
              <w:rStyle w:val="BodyTextChar"/>
            </w:rPr>
          </w:rPrChange>
        </w:rPr>
        <w:t>Vault alerts</w:t>
      </w:r>
      <w:r w:rsidRPr="00813D09">
        <w:rPr>
          <w:rFonts w:eastAsia="Calibri"/>
          <w:rPrChange w:id="1010" w:author="Moses, Robinson" w:date="2023-03-28T09:55:00Z">
            <w:rPr>
              <w:rStyle w:val="BodyTextChar"/>
            </w:rPr>
          </w:rPrChange>
        </w:rPr>
        <w:t xml:space="preserve"> pertain to issues with the vault such as Negative Vault Balance which would likely point to a timing or bookkeeping issue. </w:t>
      </w:r>
    </w:p>
    <w:p w14:paraId="55C9B174" w14:textId="160F2C88" w:rsidR="00490283" w:rsidRDefault="00490283" w:rsidP="000F61E5">
      <w:pPr>
        <w:pStyle w:val="ListBullet"/>
        <w:rPr>
          <w:ins w:id="1011" w:author="Moses, Robinson" w:date="2023-03-28T09:57:00Z"/>
        </w:rPr>
      </w:pPr>
      <w:r w:rsidRPr="000F61E5">
        <w:rPr>
          <w:rFonts w:eastAsia="Calibri"/>
          <w:b/>
          <w:bCs/>
          <w:rPrChange w:id="1012" w:author="Moses, Robinson" w:date="2023-03-28T09:56:00Z">
            <w:rPr>
              <w:rStyle w:val="BodyTextChar"/>
            </w:rPr>
          </w:rPrChange>
        </w:rPr>
        <w:t>Order alerts</w:t>
      </w:r>
      <w:r w:rsidRPr="00813D09">
        <w:rPr>
          <w:rFonts w:eastAsia="Calibri"/>
          <w:rPrChange w:id="1013" w:author="Moses, Robinson" w:date="2023-03-28T09:55:00Z">
            <w:rPr>
              <w:rStyle w:val="BodyTextChar"/>
            </w:rPr>
          </w:rPrChange>
        </w:rPr>
        <w:t xml:space="preserve"> pertain to orders and their statuses</w:t>
      </w:r>
      <w:r>
        <w:t xml:space="preserve">. </w:t>
      </w:r>
    </w:p>
    <w:p w14:paraId="26B53F53" w14:textId="77777777" w:rsidR="000D7C42" w:rsidRDefault="000D7C42" w:rsidP="000D7C42">
      <w:pPr>
        <w:pStyle w:val="ListBullet"/>
        <w:numPr>
          <w:ilvl w:val="0"/>
          <w:numId w:val="0"/>
        </w:numPr>
        <w:ind w:left="1077"/>
        <w:pPrChange w:id="1014" w:author="Moses, Robinson" w:date="2023-03-28T09:57:00Z">
          <w:pPr>
            <w:spacing w:after="325" w:line="249" w:lineRule="auto"/>
            <w:ind w:left="-5" w:right="1309" w:hanging="10"/>
          </w:pPr>
        </w:pPrChange>
      </w:pPr>
    </w:p>
    <w:p w14:paraId="43635D95" w14:textId="4BE20DE4" w:rsidR="00490283" w:rsidRDefault="00490283" w:rsidP="000D7C42">
      <w:pPr>
        <w:pStyle w:val="Heading2"/>
        <w:pPrChange w:id="1015" w:author="Moses, Robinson" w:date="2023-03-28T09:57:00Z">
          <w:pPr>
            <w:pStyle w:val="Heading3"/>
            <w:ind w:left="0" w:right="1331" w:firstLine="0"/>
          </w:pPr>
        </w:pPrChange>
      </w:pPr>
      <w:bookmarkStart w:id="1016" w:name="_Toc63697420"/>
      <w:bookmarkStart w:id="1017" w:name="_Toc130890335"/>
      <w:r>
        <w:t>ACTIVE ALERTS</w:t>
      </w:r>
      <w:bookmarkEnd w:id="1016"/>
      <w:bookmarkEnd w:id="1017"/>
      <w:r>
        <w:t xml:space="preserve"> </w:t>
      </w:r>
    </w:p>
    <w:p w14:paraId="54E1B5F5" w14:textId="77777777" w:rsidR="00490283" w:rsidRDefault="00490283" w:rsidP="00A42455">
      <w:pPr>
        <w:pStyle w:val="Caption"/>
      </w:pPr>
      <w:bookmarkStart w:id="1018" w:name="_Toc63697462"/>
      <w:r>
        <w:t xml:space="preserve">FIGURE </w:t>
      </w:r>
      <w:r w:rsidRPr="50A1CAAB">
        <w:rPr>
          <w:noProof/>
        </w:rPr>
        <w:fldChar w:fldCharType="begin"/>
      </w:r>
      <w:r w:rsidRPr="50A1CAAB">
        <w:rPr>
          <w:noProof/>
        </w:rPr>
        <w:instrText xml:space="preserve"> SEQ Figure \* ARABIC </w:instrText>
      </w:r>
      <w:r w:rsidRPr="50A1CAAB">
        <w:rPr>
          <w:noProof/>
        </w:rPr>
        <w:fldChar w:fldCharType="separate"/>
      </w:r>
      <w:r>
        <w:rPr>
          <w:noProof/>
        </w:rPr>
        <w:t>39</w:t>
      </w:r>
      <w:r w:rsidRPr="50A1CAAB">
        <w:rPr>
          <w:noProof/>
        </w:rPr>
        <w:fldChar w:fldCharType="end"/>
      </w:r>
      <w:r>
        <w:t>: ACTIVE ALERTS SCREEN</w:t>
      </w:r>
      <w:bookmarkEnd w:id="1018"/>
      <w:r>
        <w:t xml:space="preserve"> </w:t>
      </w:r>
      <w:r w:rsidRPr="50A1CAAB">
        <w:rPr>
          <w:color w:val="76923C"/>
        </w:rPr>
        <w:t xml:space="preserve"> </w:t>
      </w:r>
    </w:p>
    <w:p w14:paraId="2CBC823E" w14:textId="77777777" w:rsidR="00490283" w:rsidRDefault="00490283" w:rsidP="00A42455">
      <w:pPr>
        <w:pStyle w:val="BodyText"/>
        <w:rPr>
          <w:color w:val="76923C"/>
        </w:rPr>
      </w:pPr>
      <w:r>
        <w:rPr>
          <w:noProof/>
        </w:rPr>
        <w:drawing>
          <wp:inline distT="0" distB="0" distL="0" distR="0" wp14:anchorId="77168702" wp14:editId="778CD66A">
            <wp:extent cx="4572000" cy="2266950"/>
            <wp:effectExtent l="76200" t="76200" r="133350" b="133350"/>
            <wp:docPr id="1824941614" name="Picture 168732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323910"/>
                    <pic:cNvPicPr/>
                  </pic:nvPicPr>
                  <pic:blipFill>
                    <a:blip r:embed="rId116">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47EBD" w14:textId="77777777" w:rsidR="00490283" w:rsidRDefault="00490283" w:rsidP="00A42455">
      <w:pPr>
        <w:pStyle w:val="Caption"/>
        <w:rPr>
          <w:color w:val="92D050"/>
          <w:sz w:val="22"/>
        </w:rPr>
      </w:pPr>
      <w:hyperlink w:anchor="_ALERTS" w:history="1">
        <w:r w:rsidRPr="006F22D6">
          <w:rPr>
            <w:rStyle w:val="Hyperlink"/>
            <w:color w:val="92D050"/>
            <w:sz w:val="22"/>
          </w:rPr>
          <w:t>Return to: Alerts</w:t>
        </w:r>
      </w:hyperlink>
      <w:r w:rsidRPr="006F22D6">
        <w:rPr>
          <w:color w:val="92D050"/>
          <w:sz w:val="22"/>
        </w:rPr>
        <w:t xml:space="preserve"> </w:t>
      </w:r>
    </w:p>
    <w:p w14:paraId="272ED893" w14:textId="77777777" w:rsidR="00490283" w:rsidRPr="006F22D6" w:rsidRDefault="00490283" w:rsidP="00490283"/>
    <w:p w14:paraId="4B3756EB" w14:textId="7774817C" w:rsidR="00490283" w:rsidRDefault="00490283" w:rsidP="00A42455">
      <w:pPr>
        <w:pStyle w:val="Caption"/>
      </w:pPr>
      <w:bookmarkStart w:id="1019" w:name="_Toc63697490"/>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t>: Alerts Field Descriptions</w:t>
      </w:r>
      <w:bookmarkEnd w:id="1019"/>
      <w:r>
        <w:t xml:space="preserve"> </w:t>
      </w:r>
      <w:del w:id="1020" w:author="Moses, Robinson" w:date="2023-03-28T09:57:00Z">
        <w:r w:rsidDel="000D7C42">
          <w:tab/>
          <w:delText xml:space="preserve"> </w:delText>
        </w:r>
        <w:r w:rsidDel="000D7C42">
          <w:tab/>
        </w:r>
      </w:del>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1BD6B387" w14:textId="77777777" w:rsidTr="00A42455">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0E5535" w14:textId="77777777" w:rsidR="00490283" w:rsidRDefault="00490283" w:rsidP="00A4245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1E791F2" w14:textId="77777777" w:rsidR="00490283" w:rsidRDefault="00490283" w:rsidP="00A42455">
            <w:pPr>
              <w:pStyle w:val="TableHeading"/>
            </w:pPr>
            <w:r>
              <w:t xml:space="preserve">Description </w:t>
            </w:r>
          </w:p>
        </w:tc>
      </w:tr>
      <w:tr w:rsidR="00490283" w14:paraId="5A6FDA8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6B207E1" w14:textId="77777777" w:rsidR="00490283" w:rsidRPr="00A42455" w:rsidRDefault="00490283" w:rsidP="00A42455">
            <w:pPr>
              <w:pStyle w:val="TableBody"/>
              <w:rPr>
                <w:b/>
                <w:bCs/>
              </w:rPr>
            </w:pPr>
            <w:r w:rsidRPr="00A42455">
              <w:rPr>
                <w:b/>
                <w:bCs/>
              </w:rPr>
              <w:t xml:space="preserve">All Types (tab) </w:t>
            </w:r>
          </w:p>
        </w:tc>
        <w:tc>
          <w:tcPr>
            <w:tcW w:w="6194" w:type="dxa"/>
            <w:tcBorders>
              <w:top w:val="single" w:sz="3" w:space="0" w:color="000000"/>
              <w:left w:val="single" w:sz="4" w:space="0" w:color="000000"/>
              <w:bottom w:val="single" w:sz="4" w:space="0" w:color="000000"/>
              <w:right w:val="single" w:sz="4" w:space="0" w:color="000000"/>
            </w:tcBorders>
          </w:tcPr>
          <w:p w14:paraId="46E5014E" w14:textId="0FC8583F" w:rsidR="00490283" w:rsidRDefault="00490283" w:rsidP="00A42455">
            <w:pPr>
              <w:pStyle w:val="TableBody"/>
            </w:pPr>
            <w:r>
              <w:t xml:space="preserve"> Shows All Alerts regardless of </w:t>
            </w:r>
            <w:ins w:id="1021" w:author="Moses, Robinson" w:date="2023-03-27T08:10:00Z">
              <w:r w:rsidR="00100E14">
                <w:t xml:space="preserve">the </w:t>
              </w:r>
            </w:ins>
            <w:r>
              <w:t xml:space="preserve">type </w:t>
            </w:r>
          </w:p>
        </w:tc>
      </w:tr>
      <w:tr w:rsidR="00490283" w14:paraId="7FADF53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1EB0E1" w14:textId="77777777" w:rsidR="00490283" w:rsidRPr="00A42455" w:rsidRDefault="00490283" w:rsidP="00A42455">
            <w:pPr>
              <w:pStyle w:val="TableBody"/>
              <w:rPr>
                <w:b/>
                <w:bCs/>
              </w:rPr>
            </w:pPr>
            <w:r w:rsidRPr="00A42455">
              <w:rPr>
                <w:b/>
                <w:bCs/>
              </w:rPr>
              <w:t xml:space="preserve">Order (tab) </w:t>
            </w:r>
          </w:p>
        </w:tc>
        <w:tc>
          <w:tcPr>
            <w:tcW w:w="6194" w:type="dxa"/>
            <w:tcBorders>
              <w:top w:val="single" w:sz="4" w:space="0" w:color="000000"/>
              <w:left w:val="single" w:sz="4" w:space="0" w:color="000000"/>
              <w:bottom w:val="single" w:sz="4" w:space="0" w:color="000000"/>
              <w:right w:val="single" w:sz="4" w:space="0" w:color="000000"/>
            </w:tcBorders>
          </w:tcPr>
          <w:p w14:paraId="047460B0" w14:textId="77777777" w:rsidR="00490283" w:rsidRDefault="00490283" w:rsidP="00A42455">
            <w:pPr>
              <w:pStyle w:val="TableBody"/>
            </w:pPr>
            <w:r>
              <w:t xml:space="preserve"> Shows Alerts associated with Orders </w:t>
            </w:r>
          </w:p>
        </w:tc>
      </w:tr>
      <w:tr w:rsidR="00490283" w14:paraId="2249114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FA4F813" w14:textId="77777777" w:rsidR="00490283" w:rsidRPr="00A42455" w:rsidRDefault="00490283" w:rsidP="00A42455">
            <w:pPr>
              <w:pStyle w:val="TableBody"/>
              <w:rPr>
                <w:b/>
                <w:bCs/>
              </w:rPr>
            </w:pPr>
            <w:r w:rsidRPr="00A42455">
              <w:rPr>
                <w:b/>
                <w:bCs/>
              </w:rPr>
              <w:t xml:space="preserve">Vault (tab) </w:t>
            </w:r>
          </w:p>
        </w:tc>
        <w:tc>
          <w:tcPr>
            <w:tcW w:w="6194" w:type="dxa"/>
            <w:tcBorders>
              <w:top w:val="single" w:sz="4" w:space="0" w:color="000000"/>
              <w:left w:val="single" w:sz="4" w:space="0" w:color="000000"/>
              <w:bottom w:val="single" w:sz="4" w:space="0" w:color="000000"/>
              <w:right w:val="single" w:sz="4" w:space="0" w:color="000000"/>
            </w:tcBorders>
          </w:tcPr>
          <w:p w14:paraId="06CDDAA1" w14:textId="77777777" w:rsidR="00490283" w:rsidRDefault="00490283" w:rsidP="00A42455">
            <w:pPr>
              <w:pStyle w:val="TableBody"/>
            </w:pPr>
            <w:r>
              <w:t xml:space="preserve"> Shows Alerts associated with Vaults </w:t>
            </w:r>
          </w:p>
        </w:tc>
      </w:tr>
      <w:tr w:rsidR="00490283" w14:paraId="7EDBA00A"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828B2DF" w14:textId="77777777" w:rsidR="00490283" w:rsidRPr="00A42455" w:rsidRDefault="00490283" w:rsidP="00A42455">
            <w:pPr>
              <w:pStyle w:val="TableBody"/>
              <w:rPr>
                <w:b/>
                <w:bCs/>
              </w:rPr>
            </w:pPr>
            <w:r w:rsidRPr="00A42455">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C630C4B" w14:textId="77777777" w:rsidR="00490283" w:rsidRDefault="00490283" w:rsidP="00A42455">
            <w:pPr>
              <w:pStyle w:val="TableBody"/>
            </w:pPr>
            <w:r>
              <w:t xml:space="preserve"> Vault for which the alert has occurred </w:t>
            </w:r>
          </w:p>
        </w:tc>
      </w:tr>
      <w:tr w:rsidR="00490283" w14:paraId="4EA6EE73"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A979725" w14:textId="77777777" w:rsidR="00490283" w:rsidRPr="00A42455" w:rsidRDefault="00490283" w:rsidP="00A42455">
            <w:pPr>
              <w:pStyle w:val="TableBody"/>
              <w:rPr>
                <w:b/>
                <w:bCs/>
              </w:rPr>
            </w:pPr>
            <w:r w:rsidRPr="00A42455">
              <w:rPr>
                <w:b/>
                <w:bCs/>
              </w:rPr>
              <w:t xml:space="preserve">Order </w:t>
            </w:r>
          </w:p>
        </w:tc>
        <w:tc>
          <w:tcPr>
            <w:tcW w:w="6194" w:type="dxa"/>
            <w:tcBorders>
              <w:top w:val="single" w:sz="4" w:space="0" w:color="000000"/>
              <w:left w:val="single" w:sz="4" w:space="0" w:color="000000"/>
              <w:bottom w:val="single" w:sz="4" w:space="0" w:color="000000"/>
              <w:right w:val="single" w:sz="4" w:space="0" w:color="000000"/>
            </w:tcBorders>
          </w:tcPr>
          <w:p w14:paraId="348E357E" w14:textId="4808B4F0" w:rsidR="00490283" w:rsidRDefault="00490283" w:rsidP="00A42455">
            <w:pPr>
              <w:pStyle w:val="TableBody"/>
            </w:pPr>
            <w:r>
              <w:t xml:space="preserve"> Order ID number if </w:t>
            </w:r>
            <w:ins w:id="1022" w:author="Moses, Robinson" w:date="2023-03-27T08:10:00Z">
              <w:r w:rsidR="00100E14">
                <w:t xml:space="preserve">the </w:t>
              </w:r>
            </w:ins>
            <w:r>
              <w:t xml:space="preserve">alert is associated with an order </w:t>
            </w:r>
          </w:p>
        </w:tc>
      </w:tr>
      <w:tr w:rsidR="00490283" w14:paraId="76DA9C57"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75169D26" w14:textId="77777777" w:rsidR="00490283" w:rsidRPr="00A42455" w:rsidRDefault="00490283" w:rsidP="00A42455">
            <w:pPr>
              <w:pStyle w:val="TableBody"/>
              <w:rPr>
                <w:b/>
                <w:bCs/>
              </w:rPr>
            </w:pPr>
            <w:r w:rsidRPr="00A42455">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7F979FCE" w14:textId="77777777" w:rsidR="00490283" w:rsidRDefault="00490283" w:rsidP="00A42455">
            <w:pPr>
              <w:pStyle w:val="TableBody"/>
            </w:pPr>
            <w:r>
              <w:t xml:space="preserve"> Type of Alert:  </w:t>
            </w:r>
            <w:r w:rsidRPr="000D7C42">
              <w:rPr>
                <w:b/>
                <w:bCs/>
                <w:rPrChange w:id="1023" w:author="Moses, Robinson" w:date="2023-03-28T09:57:00Z">
                  <w:rPr/>
                </w:rPrChange>
              </w:rPr>
              <w:t>Vault</w:t>
            </w:r>
            <w:r>
              <w:t xml:space="preserve"> or </w:t>
            </w:r>
            <w:r w:rsidRPr="000D7C42">
              <w:rPr>
                <w:b/>
                <w:bCs/>
                <w:rPrChange w:id="1024" w:author="Moses, Robinson" w:date="2023-03-28T09:57:00Z">
                  <w:rPr/>
                </w:rPrChange>
              </w:rPr>
              <w:t>Order</w:t>
            </w:r>
            <w:r>
              <w:t xml:space="preserve"> </w:t>
            </w:r>
          </w:p>
        </w:tc>
      </w:tr>
      <w:tr w:rsidR="00490283" w14:paraId="70E9B02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BACB535" w14:textId="77777777" w:rsidR="00490283" w:rsidRPr="00A42455" w:rsidRDefault="00490283" w:rsidP="00A42455">
            <w:pPr>
              <w:pStyle w:val="TableBody"/>
              <w:rPr>
                <w:b/>
                <w:bCs/>
              </w:rPr>
            </w:pPr>
            <w:r w:rsidRPr="00A42455">
              <w:rPr>
                <w:b/>
                <w:bCs/>
              </w:rPr>
              <w:lastRenderedPageBreak/>
              <w:t xml:space="preserve">Cause </w:t>
            </w:r>
          </w:p>
        </w:tc>
        <w:tc>
          <w:tcPr>
            <w:tcW w:w="6194" w:type="dxa"/>
            <w:tcBorders>
              <w:top w:val="single" w:sz="4" w:space="0" w:color="000000"/>
              <w:left w:val="single" w:sz="4" w:space="0" w:color="000000"/>
              <w:bottom w:val="single" w:sz="4" w:space="0" w:color="000000"/>
              <w:right w:val="single" w:sz="4" w:space="0" w:color="000000"/>
            </w:tcBorders>
          </w:tcPr>
          <w:p w14:paraId="6BB098FA" w14:textId="77777777" w:rsidR="00490283" w:rsidRDefault="00490283" w:rsidP="00A42455">
            <w:pPr>
              <w:pStyle w:val="TableBody"/>
            </w:pPr>
            <w:r>
              <w:t xml:space="preserve"> Reason for Alert occurrence </w:t>
            </w:r>
          </w:p>
        </w:tc>
      </w:tr>
      <w:tr w:rsidR="00490283" w14:paraId="3374BD69"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176910" w14:textId="77777777" w:rsidR="00490283" w:rsidRPr="00A42455" w:rsidRDefault="00490283" w:rsidP="00A42455">
            <w:pPr>
              <w:pStyle w:val="TableBody"/>
              <w:rPr>
                <w:b/>
                <w:bCs/>
              </w:rPr>
            </w:pPr>
            <w:r w:rsidRPr="00A42455">
              <w:rPr>
                <w:b/>
                <w:bCs/>
              </w:rPr>
              <w:t xml:space="preserve">Created </w:t>
            </w:r>
          </w:p>
        </w:tc>
        <w:tc>
          <w:tcPr>
            <w:tcW w:w="6194" w:type="dxa"/>
            <w:tcBorders>
              <w:top w:val="single" w:sz="4" w:space="0" w:color="000000"/>
              <w:left w:val="single" w:sz="4" w:space="0" w:color="000000"/>
              <w:bottom w:val="single" w:sz="4" w:space="0" w:color="000000"/>
              <w:right w:val="single" w:sz="4" w:space="0" w:color="000000"/>
            </w:tcBorders>
          </w:tcPr>
          <w:p w14:paraId="2D265AC3" w14:textId="77777777" w:rsidR="00490283" w:rsidRDefault="00490283" w:rsidP="00A42455">
            <w:pPr>
              <w:pStyle w:val="TableBody"/>
            </w:pPr>
            <w:r>
              <w:t xml:space="preserve"> Timestamp for generation of Alert </w:t>
            </w:r>
          </w:p>
        </w:tc>
      </w:tr>
      <w:tr w:rsidR="00490283" w14:paraId="149C9F5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93456E" w14:textId="77777777" w:rsidR="00490283" w:rsidRPr="00A42455" w:rsidRDefault="00490283" w:rsidP="00A42455">
            <w:pPr>
              <w:pStyle w:val="TableBody"/>
              <w:rPr>
                <w:b/>
                <w:bCs/>
              </w:rPr>
            </w:pPr>
            <w:r w:rsidRPr="00A42455">
              <w:rPr>
                <w:b/>
                <w:bCs/>
              </w:rPr>
              <w:t xml:space="preserve">Resolved </w:t>
            </w:r>
          </w:p>
        </w:tc>
        <w:tc>
          <w:tcPr>
            <w:tcW w:w="6194" w:type="dxa"/>
            <w:tcBorders>
              <w:top w:val="single" w:sz="4" w:space="0" w:color="000000"/>
              <w:left w:val="single" w:sz="4" w:space="0" w:color="000000"/>
              <w:bottom w:val="single" w:sz="4" w:space="0" w:color="000000"/>
              <w:right w:val="single" w:sz="4" w:space="0" w:color="000000"/>
            </w:tcBorders>
          </w:tcPr>
          <w:p w14:paraId="4CDB5019" w14:textId="22776F08" w:rsidR="00490283" w:rsidRDefault="00490283" w:rsidP="00A42455">
            <w:pPr>
              <w:pStyle w:val="TableBody"/>
            </w:pPr>
            <w:r>
              <w:t xml:space="preserve"> Timestamp for resolution of </w:t>
            </w:r>
            <w:ins w:id="1025" w:author="Moses, Robinson" w:date="2023-03-27T08:10:00Z">
              <w:r w:rsidR="00100E14">
                <w:t xml:space="preserve">the </w:t>
              </w:r>
            </w:ins>
            <w:r>
              <w:t xml:space="preserve">cause of the Alert </w:t>
            </w:r>
          </w:p>
        </w:tc>
      </w:tr>
      <w:tr w:rsidR="00490283" w14:paraId="4590CE4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79947F5" w14:textId="77777777" w:rsidR="00490283" w:rsidRPr="00A42455" w:rsidRDefault="00490283" w:rsidP="00A42455">
            <w:pPr>
              <w:pStyle w:val="TableBody"/>
              <w:rPr>
                <w:b/>
                <w:bCs/>
              </w:rPr>
            </w:pPr>
            <w:r w:rsidRPr="00A42455">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6A782B" w14:textId="77777777" w:rsidR="00490283" w:rsidRDefault="00490283" w:rsidP="00A42455">
            <w:pPr>
              <w:pStyle w:val="TableBody"/>
            </w:pPr>
            <w:r>
              <w:t xml:space="preserve"> Current Status; Active, Ignored or Resolved </w:t>
            </w:r>
          </w:p>
        </w:tc>
      </w:tr>
      <w:tr w:rsidR="00490283" w14:paraId="409B338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F457C23" w14:textId="77777777" w:rsidR="00490283" w:rsidRPr="00A42455" w:rsidRDefault="00490283" w:rsidP="00A42455">
            <w:pPr>
              <w:pStyle w:val="TableBody"/>
              <w:rPr>
                <w:b/>
                <w:bCs/>
              </w:rPr>
            </w:pPr>
            <w:r w:rsidRPr="00A42455">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B83378" w14:textId="50B94490" w:rsidR="00490283" w:rsidRDefault="00490283" w:rsidP="00A42455">
            <w:pPr>
              <w:pStyle w:val="TableBody"/>
            </w:pPr>
            <w:r>
              <w:t xml:space="preserve"> </w:t>
            </w:r>
            <w:del w:id="1026" w:author="Moses, Robinson" w:date="2023-03-27T08:11:00Z">
              <w:r w:rsidDel="00100E14">
                <w:delText xml:space="preserve">Username </w:delText>
              </w:r>
            </w:del>
            <w:ins w:id="1027" w:author="Moses, Robinson" w:date="2023-03-27T08:11:00Z">
              <w:r w:rsidR="00100E14">
                <w:t>The u</w:t>
              </w:r>
              <w:r w:rsidR="00100E14">
                <w:t xml:space="preserve">sername </w:t>
              </w:r>
            </w:ins>
            <w:r>
              <w:t xml:space="preserve">of </w:t>
            </w:r>
            <w:ins w:id="1028" w:author="Moses, Robinson" w:date="2023-03-27T08:11:00Z">
              <w:r w:rsidR="00100E14">
                <w:t xml:space="preserve">the </w:t>
              </w:r>
            </w:ins>
            <w:r>
              <w:t xml:space="preserve">user investigating or has resolved </w:t>
            </w:r>
            <w:ins w:id="1029" w:author="Moses, Robinson" w:date="2023-03-27T08:10:00Z">
              <w:r w:rsidR="00100E14">
                <w:t xml:space="preserve">the </w:t>
              </w:r>
            </w:ins>
            <w:r>
              <w:t xml:space="preserve">Alert </w:t>
            </w:r>
          </w:p>
        </w:tc>
      </w:tr>
      <w:tr w:rsidR="00490283" w14:paraId="5426B30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D14669C" w14:textId="77777777" w:rsidR="00490283" w:rsidRPr="00A42455" w:rsidRDefault="00490283" w:rsidP="00A42455">
            <w:pPr>
              <w:pStyle w:val="TableBody"/>
              <w:rPr>
                <w:b/>
                <w:bCs/>
              </w:rPr>
            </w:pPr>
            <w:r w:rsidRPr="00A42455">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2B13ABA" w14:textId="28EEF081" w:rsidR="00490283" w:rsidRDefault="00490283" w:rsidP="00A42455">
            <w:pPr>
              <w:pStyle w:val="TableBody"/>
            </w:pPr>
            <w:r>
              <w:t xml:space="preserve"> Blog of notes entered by </w:t>
            </w:r>
            <w:ins w:id="1030" w:author="Moses, Robinson" w:date="2023-03-28T09:57:00Z">
              <w:r w:rsidR="00687DF9">
                <w:t>u</w:t>
              </w:r>
            </w:ins>
            <w:del w:id="1031" w:author="Moses, Robinson" w:date="2023-03-28T09:57:00Z">
              <w:r w:rsidDel="00687DF9">
                <w:delText>U</w:delText>
              </w:r>
            </w:del>
            <w:r>
              <w:t xml:space="preserve">ser during investigation and resolution of Alerts. </w:t>
            </w:r>
          </w:p>
        </w:tc>
      </w:tr>
    </w:tbl>
    <w:p w14:paraId="5D6958D9" w14:textId="77777777" w:rsidR="00490283" w:rsidRDefault="00490283" w:rsidP="00A42455">
      <w:pPr>
        <w:pStyle w:val="Caption"/>
        <w:rPr>
          <w:color w:val="92D050"/>
          <w:sz w:val="22"/>
        </w:rPr>
      </w:pPr>
      <w:hyperlink w:anchor="_ALERTS" w:history="1">
        <w:r w:rsidRPr="00002329">
          <w:rPr>
            <w:rStyle w:val="Hyperlink"/>
            <w:color w:val="92D050"/>
            <w:sz w:val="22"/>
          </w:rPr>
          <w:t>Return to: Alerts</w:t>
        </w:r>
      </w:hyperlink>
      <w:r w:rsidRPr="00002329">
        <w:rPr>
          <w:color w:val="92D050"/>
          <w:sz w:val="22"/>
        </w:rPr>
        <w:t xml:space="preserve"> </w:t>
      </w:r>
    </w:p>
    <w:p w14:paraId="7EF602F5" w14:textId="77777777" w:rsidR="00A42455" w:rsidRPr="00A42455" w:rsidRDefault="00A42455" w:rsidP="00A42455"/>
    <w:p w14:paraId="2D826AC1" w14:textId="77777777" w:rsidR="00490283" w:rsidRDefault="00490283" w:rsidP="00687DF9">
      <w:pPr>
        <w:pStyle w:val="Heading2"/>
        <w:pPrChange w:id="1032" w:author="Moses, Robinson" w:date="2023-03-28T09:58:00Z">
          <w:pPr>
            <w:pStyle w:val="Heading3"/>
            <w:ind w:right="1328"/>
          </w:pPr>
        </w:pPrChange>
      </w:pPr>
      <w:r>
        <w:t xml:space="preserve"> </w:t>
      </w:r>
      <w:bookmarkStart w:id="1033" w:name="_Toc63697421"/>
      <w:bookmarkStart w:id="1034" w:name="_Toc130890336"/>
      <w:r>
        <w:t>ALERTS HISTORY</w:t>
      </w:r>
      <w:bookmarkEnd w:id="1033"/>
      <w:bookmarkEnd w:id="1034"/>
      <w:r>
        <w:t xml:space="preserve"> </w:t>
      </w:r>
    </w:p>
    <w:p w14:paraId="7F46337E" w14:textId="77777777" w:rsidR="00490283" w:rsidRDefault="00490283" w:rsidP="00A42455">
      <w:pPr>
        <w:pStyle w:val="BodyText"/>
      </w:pPr>
      <w:r>
        <w:t xml:space="preserve">The Alert History screen shows the same information as the </w:t>
      </w:r>
      <w:r w:rsidRPr="000611FC">
        <w:rPr>
          <w:b/>
          <w:bCs/>
          <w:rPrChange w:id="1035" w:author="Moses, Robinson" w:date="2023-03-28T09:58:00Z">
            <w:rPr/>
          </w:rPrChange>
        </w:rPr>
        <w:t>Active Alerts</w:t>
      </w:r>
      <w:r>
        <w:t xml:space="preserve"> screen but limits its returned information to only those with Resolved status.   </w:t>
      </w:r>
    </w:p>
    <w:p w14:paraId="4332709E" w14:textId="77777777" w:rsidR="00490283" w:rsidRDefault="00490283" w:rsidP="00A42455">
      <w:pPr>
        <w:pStyle w:val="Caption"/>
      </w:pPr>
      <w:bookmarkStart w:id="1036" w:name="_Toc63697463"/>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ALERTS HISTORY SCREEN</w:t>
      </w:r>
      <w:bookmarkEnd w:id="1036"/>
      <w:r>
        <w:t xml:space="preserve"> </w:t>
      </w:r>
    </w:p>
    <w:p w14:paraId="01174361" w14:textId="77777777" w:rsidR="00490283" w:rsidRDefault="00490283" w:rsidP="00A42455">
      <w:pPr>
        <w:pStyle w:val="BodyText"/>
      </w:pPr>
      <w:r>
        <w:rPr>
          <w:noProof/>
        </w:rPr>
        <w:drawing>
          <wp:inline distT="0" distB="0" distL="0" distR="0" wp14:anchorId="445D2F23" wp14:editId="3D9E76E0">
            <wp:extent cx="5476876" cy="3095625"/>
            <wp:effectExtent l="76200" t="76200" r="142875" b="123825"/>
            <wp:docPr id="627531171" name="Picture 62753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531171"/>
                    <pic:cNvPicPr/>
                  </pic:nvPicPr>
                  <pic:blipFill>
                    <a:blip r:embed="rId117">
                      <a:extLst>
                        <a:ext uri="{28A0092B-C50C-407E-A947-70E740481C1C}">
                          <a14:useLocalDpi xmlns:a14="http://schemas.microsoft.com/office/drawing/2010/main" val="0"/>
                        </a:ext>
                      </a:extLst>
                    </a:blip>
                    <a:stretch>
                      <a:fillRect/>
                    </a:stretch>
                  </pic:blipFill>
                  <pic:spPr>
                    <a:xfrm>
                      <a:off x="0" y="0"/>
                      <a:ext cx="5476876"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6759C0F8" w14:textId="0AF5442A" w:rsidR="00402903" w:rsidRDefault="00402903" w:rsidP="00402903">
      <w:pPr>
        <w:spacing w:after="3" w:line="260" w:lineRule="auto"/>
        <w:ind w:left="-5" w:hanging="10"/>
      </w:pPr>
    </w:p>
    <w:p w14:paraId="17B34536" w14:textId="77777777" w:rsidR="00A24E8F" w:rsidRDefault="00A24E8F" w:rsidP="004D4908">
      <w:pPr>
        <w:pStyle w:val="BodyText"/>
        <w:sectPr w:rsidR="00A24E8F" w:rsidSect="00713A6D">
          <w:headerReference w:type="default" r:id="rId118"/>
          <w:type w:val="continuous"/>
          <w:pgSz w:w="12240" w:h="15840" w:code="1"/>
          <w:pgMar w:top="1440" w:right="1440" w:bottom="1440" w:left="1440" w:header="709" w:footer="567" w:gutter="0"/>
          <w:cols w:space="708"/>
          <w:docGrid w:linePitch="360"/>
        </w:sectPr>
      </w:pPr>
    </w:p>
    <w:p w14:paraId="5372F352" w14:textId="70BDB4E5" w:rsidR="009B2ABF" w:rsidRDefault="00A42455" w:rsidP="00D625A8">
      <w:pPr>
        <w:pStyle w:val="DocInfo"/>
        <w:rPr>
          <w:bCs/>
          <w:noProof/>
          <w:lang w:val="en-US"/>
        </w:rPr>
      </w:pPr>
      <w:r>
        <w:rPr>
          <w:noProof/>
        </w:rPr>
        <w:lastRenderedPageBreak/>
        <w:t>CXBanking, OptiVLM</w:t>
      </w:r>
      <w:r w:rsidR="00DF5B38">
        <w:rPr>
          <w:noProof/>
        </w:rPr>
        <w:t xml:space="preserve"> Vault Balance 10.0, </w:t>
      </w:r>
      <w:r w:rsidR="00655E28">
        <w:rPr>
          <w:noProof/>
        </w:rPr>
        <w:t>User Reference Guide</w:t>
      </w:r>
    </w:p>
    <w:p w14:paraId="5EAD4DD2" w14:textId="6B912DBF" w:rsidR="004C3D3D" w:rsidRDefault="00655E28" w:rsidP="00D625A8">
      <w:pPr>
        <w:pStyle w:val="DocInfo"/>
      </w:pPr>
      <w:r>
        <w:rPr>
          <w:noProof/>
        </w:rPr>
        <w:t>March 2023</w:t>
      </w:r>
    </w:p>
    <w:p w14:paraId="398F6701" w14:textId="77777777" w:rsidR="00D625A8" w:rsidRDefault="00D625A8" w:rsidP="001714BE">
      <w:pPr>
        <w:pStyle w:val="DocInfo"/>
      </w:pPr>
    </w:p>
    <w:p w14:paraId="4D6F528D" w14:textId="77777777" w:rsidR="00D625A8" w:rsidRDefault="00D625A8" w:rsidP="001714BE">
      <w:pPr>
        <w:pStyle w:val="DocInfo"/>
      </w:pPr>
    </w:p>
    <w:p w14:paraId="42BEC61C" w14:textId="648160D7" w:rsidR="00D625A8" w:rsidDel="00655E28" w:rsidRDefault="00D625A8" w:rsidP="00D625A8">
      <w:pPr>
        <w:pStyle w:val="DocInfo"/>
        <w:rPr>
          <w:del w:id="1037" w:author="Moses, Robinson" w:date="2023-03-27T07:52:00Z"/>
        </w:rPr>
      </w:pPr>
      <w:del w:id="1038" w:author="Moses, Robinson" w:date="2023-03-27T07:52:00Z">
        <w:r w:rsidDel="00655E28">
          <w:delText>NCR welcomes your feedback on this document. Your comments can be of great value in helping us improve our information products. Please contact us using the following address:</w:delText>
        </w:r>
      </w:del>
    </w:p>
    <w:p w14:paraId="2BC306AD" w14:textId="3B732117" w:rsidR="00D625A8" w:rsidDel="00655E28" w:rsidRDefault="00D625A8" w:rsidP="00D625A8">
      <w:pPr>
        <w:pStyle w:val="DocInfo"/>
        <w:rPr>
          <w:del w:id="1039" w:author="Moses, Robinson" w:date="2023-03-27T07:52:00Z"/>
        </w:rPr>
      </w:pPr>
      <w:del w:id="1040" w:author="Moses, Robinson" w:date="2023-03-27T07:52:00Z">
        <w:r w:rsidDel="00655E28">
          <w:delText>[email: xxxx@yyyy]</w:delText>
        </w:r>
      </w:del>
    </w:p>
    <w:p w14:paraId="73E3E0E7" w14:textId="7A002148" w:rsidR="00D625A8" w:rsidRDefault="00D625A8" w:rsidP="00D625A8">
      <w:pPr>
        <w:pStyle w:val="DocInfo"/>
      </w:pPr>
      <w:del w:id="1041" w:author="Moses, Robinson" w:date="2023-03-27T07:52:00Z">
        <w:r w:rsidDel="00655E28">
          <w:delText xml:space="preserve">[web: </w:delText>
        </w:r>
        <w:r w:rsidR="00000000" w:rsidDel="00655E28">
          <w:fldChar w:fldCharType="begin"/>
        </w:r>
        <w:r w:rsidR="00000000" w:rsidDel="00655E28">
          <w:delInstrText xml:space="preserve"> HYPERLINK "https://xxx.xxx.xxx" </w:delInstrText>
        </w:r>
        <w:r w:rsidR="00000000" w:rsidDel="00655E28">
          <w:fldChar w:fldCharType="separate"/>
        </w:r>
        <w:r w:rsidRPr="00460C58" w:rsidDel="00655E28">
          <w:rPr>
            <w:rStyle w:val="Hyperlink"/>
          </w:rPr>
          <w:delText>https://xxx.xxx.xxx</w:delText>
        </w:r>
        <w:r w:rsidR="00000000" w:rsidDel="00655E28">
          <w:rPr>
            <w:rStyle w:val="Hyperlink"/>
          </w:rPr>
          <w:fldChar w:fldCharType="end"/>
        </w:r>
        <w:r w:rsidDel="00655E28">
          <w:delText>]</w:delText>
        </w:r>
      </w:del>
      <w:ins w:id="1042" w:author="Moses, Robinson" w:date="2023-03-27T07:52:00Z">
        <w:r w:rsidR="00655E28">
          <w:t>www.ncr.com</w:t>
        </w:r>
      </w:ins>
    </w:p>
    <w:sectPr w:rsidR="00D625A8" w:rsidSect="00602BAD">
      <w:headerReference w:type="default" r:id="rId119"/>
      <w:footerReference w:type="default" r:id="rId120"/>
      <w:pgSz w:w="12240" w:h="15840" w:code="1"/>
      <w:pgMar w:top="1440" w:right="1077" w:bottom="1440" w:left="1077"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3" w:author="Moses, Robinson" w:date="2023-03-28T06:44:00Z" w:initials="MR">
    <w:p w14:paraId="04E67605" w14:textId="03A5EDDC" w:rsidR="00C632BA" w:rsidRDefault="00C632BA">
      <w:pPr>
        <w:pStyle w:val="CommentText"/>
      </w:pPr>
      <w:r>
        <w:rPr>
          <w:rStyle w:val="CommentReference"/>
        </w:rPr>
        <w:annotationRef/>
      </w:r>
      <w:r>
        <w:t>Same as Quick Adjust?</w:t>
      </w:r>
    </w:p>
  </w:comment>
  <w:comment w:id="332" w:author="Moses, Robinson" w:date="2023-03-28T06:54:00Z" w:initials="MR">
    <w:p w14:paraId="15937DF9" w14:textId="007AEF04" w:rsidR="003127A7" w:rsidRDefault="003127A7">
      <w:pPr>
        <w:pStyle w:val="CommentText"/>
      </w:pPr>
      <w:r>
        <w:rPr>
          <w:rStyle w:val="CommentReference"/>
        </w:rPr>
        <w:annotationRef/>
      </w:r>
      <w:r>
        <w:t>hyperlink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E67605" w15:done="0"/>
  <w15:commentEx w15:paraId="15937D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0B3A" w16cex:dateUtc="2023-03-28T10:44:00Z"/>
  <w16cex:commentExtensible w16cex:durableId="27CD0DC0" w16cex:dateUtc="2023-03-28T1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E67605" w16cid:durableId="27CD0B3A"/>
  <w16cid:commentId w16cid:paraId="15937DF9" w16cid:durableId="27CD0D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5B15E" w14:textId="77777777" w:rsidR="00775FF6" w:rsidRDefault="00775FF6" w:rsidP="00661F0B">
      <w:r>
        <w:separator/>
      </w:r>
    </w:p>
    <w:p w14:paraId="6FA252F0" w14:textId="77777777" w:rsidR="00775FF6" w:rsidRDefault="00775FF6"/>
  </w:endnote>
  <w:endnote w:type="continuationSeparator" w:id="0">
    <w:p w14:paraId="6B976A8E" w14:textId="77777777" w:rsidR="00775FF6" w:rsidRDefault="00775FF6" w:rsidP="00661F0B">
      <w:r>
        <w:continuationSeparator/>
      </w:r>
    </w:p>
    <w:p w14:paraId="2ADFBFD3" w14:textId="77777777" w:rsidR="00775FF6" w:rsidRDefault="00775F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EAC8" w14:textId="77777777" w:rsidR="0003445A" w:rsidRDefault="000344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B239"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4A9130B"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FD22"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BACEB01"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2CB4"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0BF6ABDE" w14:textId="77777777" w:rsidR="00541F51" w:rsidRPr="001C5203" w:rsidRDefault="003051D9" w:rsidP="001C5203">
    <w:pPr>
      <w:pStyle w:val="Footer"/>
    </w:pPr>
    <w:r>
      <w:rPr>
        <w:noProof/>
      </w:rPr>
      <w:drawing>
        <wp:anchor distT="0" distB="0" distL="114300" distR="114300" simplePos="0" relativeHeight="251659264" behindDoc="1" locked="0" layoutInCell="1" allowOverlap="1" wp14:anchorId="0997C6CA" wp14:editId="1EB1EC1B">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D890A" w14:textId="77777777" w:rsidR="00775FF6" w:rsidRDefault="00775FF6" w:rsidP="00661F0B">
      <w:r>
        <w:separator/>
      </w:r>
    </w:p>
  </w:footnote>
  <w:footnote w:type="continuationSeparator" w:id="0">
    <w:p w14:paraId="42E02756" w14:textId="77777777" w:rsidR="00775FF6" w:rsidRDefault="00775FF6" w:rsidP="00661F0B">
      <w:r>
        <w:continuationSeparator/>
      </w:r>
    </w:p>
    <w:p w14:paraId="2C51F678" w14:textId="77777777" w:rsidR="00775FF6" w:rsidRDefault="00775F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39FD4" w14:textId="77777777" w:rsidR="0003445A" w:rsidRDefault="000344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AD19" w14:textId="1D1E59E7"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C31E89">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C31E89">
      <w:rPr>
        <w:noProof/>
      </w:rPr>
      <w:t>OptiVLM Vault Balance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C31E89">
      <w:rPr>
        <w:noProof/>
      </w:rPr>
      <w:t>User Reference Guide</w:t>
    </w:r>
    <w:r w:rsidRPr="00DE5501">
      <w:rPr>
        <w:noProof/>
      </w:rPr>
      <w:fldChar w:fldCharType="end"/>
    </w:r>
  </w:p>
  <w:p w14:paraId="67AD88FF" w14:textId="1F06EF4A" w:rsidR="00541F51" w:rsidRPr="00A71BC0" w:rsidRDefault="00541F51" w:rsidP="003D020F">
    <w:pPr>
      <w:pStyle w:val="Header"/>
      <w:pBdr>
        <w:bottom w:val="single" w:sz="24" w:space="5" w:color="54B948"/>
      </w:pBdr>
    </w:pPr>
    <w:r w:rsidRPr="00A71BC0">
      <w:rPr>
        <w:noProof/>
      </w:rPr>
      <w:fldChar w:fldCharType="begin"/>
    </w:r>
    <w:r w:rsidRPr="00A71BC0">
      <w:rPr>
        <w:noProof/>
      </w:rPr>
      <w:instrText xml:space="preserve"> STYLEREF  "</w:instrText>
    </w:r>
    <w:r w:rsidR="00A71BC0" w:rsidRPr="00A71BC0">
      <w:rPr>
        <w:noProof/>
      </w:rPr>
      <w:instrText xml:space="preserve">NoTOC </w:instrText>
    </w:r>
    <w:r w:rsidRPr="00A71BC0">
      <w:rPr>
        <w:noProof/>
      </w:rPr>
      <w:instrText xml:space="preserve">Heading 1"  \* MERGEFORMAT </w:instrText>
    </w:r>
    <w:r w:rsidRPr="00A71BC0">
      <w:rPr>
        <w:noProof/>
      </w:rPr>
      <w:fldChar w:fldCharType="separate"/>
    </w:r>
    <w:r w:rsidR="00C31E89">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263C" w14:textId="77777777" w:rsidR="00BF59AB" w:rsidRDefault="003051D9">
    <w:pPr>
      <w:pStyle w:val="Header"/>
    </w:pPr>
    <w:r>
      <w:rPr>
        <w:noProof/>
      </w:rPr>
      <w:drawing>
        <wp:anchor distT="0" distB="0" distL="114300" distR="114300" simplePos="0" relativeHeight="251658240" behindDoc="1" locked="0" layoutInCell="1" allowOverlap="1" wp14:anchorId="60D2800C" wp14:editId="068724B4">
          <wp:simplePos x="0" y="0"/>
          <wp:positionH relativeFrom="page">
            <wp:posOffset>5944235</wp:posOffset>
          </wp:positionH>
          <wp:positionV relativeFrom="page">
            <wp:posOffset>914400</wp:posOffset>
          </wp:positionV>
          <wp:extent cx="914400" cy="914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A3F" w14:textId="63637AD2"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C31E89">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C31E89">
      <w:rPr>
        <w:noProof/>
      </w:rPr>
      <w:t>OptiVLM Vault Balance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C31E89">
      <w:rPr>
        <w:noProof/>
      </w:rPr>
      <w:t>User Reference Guide</w:t>
    </w:r>
    <w:r w:rsidRPr="00DE5501">
      <w:rPr>
        <w:noProof/>
      </w:rPr>
      <w:fldChar w:fldCharType="end"/>
    </w:r>
  </w:p>
  <w:p w14:paraId="12E4E5B8" w14:textId="0F113154"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sidR="00777C81">
      <w:rPr>
        <w:bCs/>
        <w:noProof/>
        <w:lang w:val="en-US"/>
      </w:rPr>
      <w:fldChar w:fldCharType="separate"/>
    </w:r>
    <w:r w:rsidR="00C31E89">
      <w:rPr>
        <w:bCs/>
        <w:noProof/>
        <w:lang w:val="en-US"/>
      </w:rPr>
      <w:t>ALERTS</w:t>
    </w:r>
    <w:r>
      <w:rPr>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CFCB"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7" w15:restartNumberingAfterBreak="0">
    <w:nsid w:val="118560C0"/>
    <w:multiLevelType w:val="multilevel"/>
    <w:tmpl w:val="7F204F76"/>
    <w:numStyleLink w:val="TableNumberLists"/>
  </w:abstractNum>
  <w:abstractNum w:abstractNumId="8" w15:restartNumberingAfterBreak="0">
    <w:nsid w:val="11DD7D15"/>
    <w:multiLevelType w:val="multilevel"/>
    <w:tmpl w:val="1C8C91B8"/>
    <w:numStyleLink w:val="BulletLists"/>
  </w:abstractNum>
  <w:abstractNum w:abstractNumId="9"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0"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1C3607B6"/>
    <w:multiLevelType w:val="multilevel"/>
    <w:tmpl w:val="53E87238"/>
    <w:numStyleLink w:val="Captions"/>
  </w:abstractNum>
  <w:abstractNum w:abstractNumId="12"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0701358"/>
    <w:multiLevelType w:val="multilevel"/>
    <w:tmpl w:val="E6DC2ED4"/>
    <w:numStyleLink w:val="Cautions"/>
  </w:abstractNum>
  <w:abstractNum w:abstractNumId="14"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4EF7CD3"/>
    <w:multiLevelType w:val="multilevel"/>
    <w:tmpl w:val="0002C1DE"/>
    <w:numStyleLink w:val="Warnings"/>
  </w:abstractNum>
  <w:abstractNum w:abstractNumId="19" w15:restartNumberingAfterBreak="0">
    <w:nsid w:val="3610378A"/>
    <w:multiLevelType w:val="multilevel"/>
    <w:tmpl w:val="5964A964"/>
    <w:numStyleLink w:val="ChaptersandAppendices"/>
  </w:abstractNum>
  <w:abstractNum w:abstractNumId="20" w15:restartNumberingAfterBreak="0">
    <w:nsid w:val="4AC52D55"/>
    <w:multiLevelType w:val="multilevel"/>
    <w:tmpl w:val="53E87238"/>
    <w:numStyleLink w:val="Captions"/>
  </w:abstractNum>
  <w:abstractNum w:abstractNumId="21"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3"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4"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52B27"/>
    <w:multiLevelType w:val="multilevel"/>
    <w:tmpl w:val="53E87238"/>
    <w:numStyleLink w:val="Captions"/>
  </w:abstractNum>
  <w:abstractNum w:abstractNumId="26"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F7411DC"/>
    <w:multiLevelType w:val="multilevel"/>
    <w:tmpl w:val="2CD0B178"/>
    <w:numStyleLink w:val="NumberLists"/>
  </w:abstractNum>
  <w:abstractNum w:abstractNumId="29" w15:restartNumberingAfterBreak="0">
    <w:nsid w:val="77037E76"/>
    <w:multiLevelType w:val="multilevel"/>
    <w:tmpl w:val="1C8C91B8"/>
    <w:numStyleLink w:val="BulletLists"/>
  </w:abstractNum>
  <w:abstractNum w:abstractNumId="30"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1704018055">
    <w:abstractNumId w:val="14"/>
  </w:num>
  <w:num w:numId="2" w16cid:durableId="1434326313">
    <w:abstractNumId w:val="23"/>
  </w:num>
  <w:num w:numId="3" w16cid:durableId="6138332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9053144">
    <w:abstractNumId w:val="17"/>
  </w:num>
  <w:num w:numId="5" w16cid:durableId="6886061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5534815">
    <w:abstractNumId w:val="22"/>
  </w:num>
  <w:num w:numId="7" w16cid:durableId="19320828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3269359">
    <w:abstractNumId w:val="9"/>
  </w:num>
  <w:num w:numId="9" w16cid:durableId="1821462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2408039">
    <w:abstractNumId w:val="7"/>
  </w:num>
  <w:num w:numId="11" w16cid:durableId="13921185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44891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3231960">
    <w:abstractNumId w:val="4"/>
  </w:num>
  <w:num w:numId="14" w16cid:durableId="42020838">
    <w:abstractNumId w:val="6"/>
  </w:num>
  <w:num w:numId="15" w16cid:durableId="1702705259">
    <w:abstractNumId w:val="8"/>
  </w:num>
  <w:num w:numId="16" w16cid:durableId="630936338">
    <w:abstractNumId w:val="18"/>
  </w:num>
  <w:num w:numId="17" w16cid:durableId="1272009964">
    <w:abstractNumId w:val="13"/>
  </w:num>
  <w:num w:numId="18" w16cid:durableId="10277506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1894054">
    <w:abstractNumId w:val="5"/>
  </w:num>
  <w:num w:numId="20" w16cid:durableId="133826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2308325">
    <w:abstractNumId w:val="3"/>
  </w:num>
  <w:num w:numId="22" w16cid:durableId="1286813341">
    <w:abstractNumId w:val="2"/>
  </w:num>
  <w:num w:numId="23" w16cid:durableId="1494683962">
    <w:abstractNumId w:val="1"/>
  </w:num>
  <w:num w:numId="24" w16cid:durableId="1877959146">
    <w:abstractNumId w:val="0"/>
  </w:num>
  <w:num w:numId="25" w16cid:durableId="1421293558">
    <w:abstractNumId w:val="15"/>
  </w:num>
  <w:num w:numId="26" w16cid:durableId="1692218718">
    <w:abstractNumId w:val="30"/>
  </w:num>
  <w:num w:numId="27" w16cid:durableId="2078850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0912062">
    <w:abstractNumId w:val="29"/>
  </w:num>
  <w:num w:numId="29" w16cid:durableId="1061827104">
    <w:abstractNumId w:val="25"/>
  </w:num>
  <w:num w:numId="30" w16cid:durableId="961762833">
    <w:abstractNumId w:val="19"/>
  </w:num>
  <w:num w:numId="31" w16cid:durableId="1842237943">
    <w:abstractNumId w:val="20"/>
  </w:num>
  <w:num w:numId="32" w16cid:durableId="1291788467">
    <w:abstractNumId w:val="27"/>
  </w:num>
  <w:num w:numId="33" w16cid:durableId="2051804933">
    <w:abstractNumId w:val="11"/>
  </w:num>
  <w:num w:numId="34" w16cid:durableId="278806401">
    <w:abstractNumId w:val="31"/>
  </w:num>
  <w:num w:numId="35" w16cid:durableId="2139299126">
    <w:abstractNumId w:val="12"/>
  </w:num>
  <w:num w:numId="36" w16cid:durableId="1180703645">
    <w:abstractNumId w:val="16"/>
  </w:num>
  <w:num w:numId="37" w16cid:durableId="2067219631">
    <w:abstractNumId w:val="21"/>
  </w:num>
  <w:num w:numId="38" w16cid:durableId="709840475">
    <w:abstractNumId w:val="26"/>
  </w:num>
  <w:num w:numId="39" w16cid:durableId="1082684779">
    <w:abstractNumId w:val="24"/>
  </w:num>
  <w:num w:numId="40" w16cid:durableId="1765763215">
    <w:abstractNumId w:val="1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ses, Robinson">
    <w15:presenceInfo w15:providerId="None" w15:userId="Moses,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jC1MDQ0tjCzMDRQ0lEKTi0uzszPAykwrAUA3wGCMiwAAAA="/>
  </w:docVars>
  <w:rsids>
    <w:rsidRoot w:val="003F7B64"/>
    <w:rsid w:val="00000261"/>
    <w:rsid w:val="00001AAC"/>
    <w:rsid w:val="00001D57"/>
    <w:rsid w:val="0000311C"/>
    <w:rsid w:val="00003CB2"/>
    <w:rsid w:val="00003F8E"/>
    <w:rsid w:val="00004178"/>
    <w:rsid w:val="000062D7"/>
    <w:rsid w:val="00006AAD"/>
    <w:rsid w:val="00006FB3"/>
    <w:rsid w:val="0001267D"/>
    <w:rsid w:val="000126AB"/>
    <w:rsid w:val="00015567"/>
    <w:rsid w:val="00016A10"/>
    <w:rsid w:val="00017147"/>
    <w:rsid w:val="00020478"/>
    <w:rsid w:val="00021C2B"/>
    <w:rsid w:val="0002226B"/>
    <w:rsid w:val="00025F15"/>
    <w:rsid w:val="00026B12"/>
    <w:rsid w:val="000310D8"/>
    <w:rsid w:val="00031AD8"/>
    <w:rsid w:val="000324CB"/>
    <w:rsid w:val="0003445A"/>
    <w:rsid w:val="0003519C"/>
    <w:rsid w:val="00035705"/>
    <w:rsid w:val="00036B8B"/>
    <w:rsid w:val="000410FF"/>
    <w:rsid w:val="000416A3"/>
    <w:rsid w:val="0004267F"/>
    <w:rsid w:val="00043F9D"/>
    <w:rsid w:val="00044073"/>
    <w:rsid w:val="00044AA7"/>
    <w:rsid w:val="000450DE"/>
    <w:rsid w:val="00047027"/>
    <w:rsid w:val="00050D52"/>
    <w:rsid w:val="00051164"/>
    <w:rsid w:val="000537E6"/>
    <w:rsid w:val="00055B10"/>
    <w:rsid w:val="00060937"/>
    <w:rsid w:val="000611FC"/>
    <w:rsid w:val="00063D34"/>
    <w:rsid w:val="00065759"/>
    <w:rsid w:val="000735B2"/>
    <w:rsid w:val="00074EE1"/>
    <w:rsid w:val="00076B5E"/>
    <w:rsid w:val="00077BEE"/>
    <w:rsid w:val="00077EC0"/>
    <w:rsid w:val="00080D45"/>
    <w:rsid w:val="00085739"/>
    <w:rsid w:val="00087A3C"/>
    <w:rsid w:val="00091877"/>
    <w:rsid w:val="00091DBC"/>
    <w:rsid w:val="00094A0B"/>
    <w:rsid w:val="000957DC"/>
    <w:rsid w:val="000A113F"/>
    <w:rsid w:val="000A1819"/>
    <w:rsid w:val="000A3B74"/>
    <w:rsid w:val="000A4187"/>
    <w:rsid w:val="000A4E58"/>
    <w:rsid w:val="000A55B4"/>
    <w:rsid w:val="000A5FA1"/>
    <w:rsid w:val="000B069F"/>
    <w:rsid w:val="000B14C9"/>
    <w:rsid w:val="000B156D"/>
    <w:rsid w:val="000B213B"/>
    <w:rsid w:val="000B3F3C"/>
    <w:rsid w:val="000B45D2"/>
    <w:rsid w:val="000B4CD8"/>
    <w:rsid w:val="000B543F"/>
    <w:rsid w:val="000C0801"/>
    <w:rsid w:val="000C16C0"/>
    <w:rsid w:val="000C318D"/>
    <w:rsid w:val="000C404C"/>
    <w:rsid w:val="000C4CA0"/>
    <w:rsid w:val="000C637A"/>
    <w:rsid w:val="000D06AF"/>
    <w:rsid w:val="000D28FF"/>
    <w:rsid w:val="000D37AB"/>
    <w:rsid w:val="000D3A0E"/>
    <w:rsid w:val="000D5041"/>
    <w:rsid w:val="000D5105"/>
    <w:rsid w:val="000D5312"/>
    <w:rsid w:val="000D7C42"/>
    <w:rsid w:val="000E18B9"/>
    <w:rsid w:val="000E5948"/>
    <w:rsid w:val="000F1988"/>
    <w:rsid w:val="000F3141"/>
    <w:rsid w:val="000F61E5"/>
    <w:rsid w:val="00100E14"/>
    <w:rsid w:val="00105AD3"/>
    <w:rsid w:val="00106C5C"/>
    <w:rsid w:val="00107E36"/>
    <w:rsid w:val="00111783"/>
    <w:rsid w:val="00113ACD"/>
    <w:rsid w:val="0012432D"/>
    <w:rsid w:val="00124765"/>
    <w:rsid w:val="00125315"/>
    <w:rsid w:val="00126182"/>
    <w:rsid w:val="0013012C"/>
    <w:rsid w:val="001323C1"/>
    <w:rsid w:val="00135F3F"/>
    <w:rsid w:val="0014687A"/>
    <w:rsid w:val="0015049B"/>
    <w:rsid w:val="00152396"/>
    <w:rsid w:val="0015239A"/>
    <w:rsid w:val="001546D7"/>
    <w:rsid w:val="00155B0B"/>
    <w:rsid w:val="001639C3"/>
    <w:rsid w:val="00163A73"/>
    <w:rsid w:val="00163F3F"/>
    <w:rsid w:val="00165CF9"/>
    <w:rsid w:val="00165D1C"/>
    <w:rsid w:val="001669B2"/>
    <w:rsid w:val="00167109"/>
    <w:rsid w:val="0016733B"/>
    <w:rsid w:val="00167F90"/>
    <w:rsid w:val="001714BE"/>
    <w:rsid w:val="0017441E"/>
    <w:rsid w:val="00177B4F"/>
    <w:rsid w:val="00177F20"/>
    <w:rsid w:val="001800D1"/>
    <w:rsid w:val="0018281C"/>
    <w:rsid w:val="00183E0C"/>
    <w:rsid w:val="001841E8"/>
    <w:rsid w:val="00184845"/>
    <w:rsid w:val="00184B10"/>
    <w:rsid w:val="00186B3C"/>
    <w:rsid w:val="00186BB9"/>
    <w:rsid w:val="001871F6"/>
    <w:rsid w:val="0019388E"/>
    <w:rsid w:val="00194324"/>
    <w:rsid w:val="00195089"/>
    <w:rsid w:val="00195854"/>
    <w:rsid w:val="0019644B"/>
    <w:rsid w:val="00197FC5"/>
    <w:rsid w:val="001A3DDA"/>
    <w:rsid w:val="001A4249"/>
    <w:rsid w:val="001A4626"/>
    <w:rsid w:val="001A53A8"/>
    <w:rsid w:val="001A5D5E"/>
    <w:rsid w:val="001A6B2B"/>
    <w:rsid w:val="001B19FB"/>
    <w:rsid w:val="001B2239"/>
    <w:rsid w:val="001B4217"/>
    <w:rsid w:val="001B4816"/>
    <w:rsid w:val="001B5F2E"/>
    <w:rsid w:val="001B72DD"/>
    <w:rsid w:val="001C060A"/>
    <w:rsid w:val="001C08D2"/>
    <w:rsid w:val="001C22A7"/>
    <w:rsid w:val="001C25B5"/>
    <w:rsid w:val="001C39D6"/>
    <w:rsid w:val="001C49BA"/>
    <w:rsid w:val="001C5203"/>
    <w:rsid w:val="001C69D9"/>
    <w:rsid w:val="001D0C50"/>
    <w:rsid w:val="001D0F1B"/>
    <w:rsid w:val="001D1B05"/>
    <w:rsid w:val="001D5E93"/>
    <w:rsid w:val="001D7180"/>
    <w:rsid w:val="001D75EE"/>
    <w:rsid w:val="001E51A8"/>
    <w:rsid w:val="001E5F4E"/>
    <w:rsid w:val="001E7959"/>
    <w:rsid w:val="001E7AC7"/>
    <w:rsid w:val="001F0DB4"/>
    <w:rsid w:val="001F2C76"/>
    <w:rsid w:val="001F4C21"/>
    <w:rsid w:val="001F4C84"/>
    <w:rsid w:val="001F649F"/>
    <w:rsid w:val="001F6662"/>
    <w:rsid w:val="0020101B"/>
    <w:rsid w:val="00203782"/>
    <w:rsid w:val="00210D2F"/>
    <w:rsid w:val="00210DFB"/>
    <w:rsid w:val="00211E45"/>
    <w:rsid w:val="002121A5"/>
    <w:rsid w:val="0021232F"/>
    <w:rsid w:val="0021478F"/>
    <w:rsid w:val="00215312"/>
    <w:rsid w:val="00217A4C"/>
    <w:rsid w:val="00221910"/>
    <w:rsid w:val="002223D4"/>
    <w:rsid w:val="002227B4"/>
    <w:rsid w:val="00222832"/>
    <w:rsid w:val="00223A04"/>
    <w:rsid w:val="00226F0D"/>
    <w:rsid w:val="00226F68"/>
    <w:rsid w:val="00230BA0"/>
    <w:rsid w:val="00234836"/>
    <w:rsid w:val="002370D4"/>
    <w:rsid w:val="00240525"/>
    <w:rsid w:val="00240549"/>
    <w:rsid w:val="00240EEA"/>
    <w:rsid w:val="00242F4A"/>
    <w:rsid w:val="0024476F"/>
    <w:rsid w:val="0024562E"/>
    <w:rsid w:val="00246956"/>
    <w:rsid w:val="00250D77"/>
    <w:rsid w:val="00252E00"/>
    <w:rsid w:val="0025571D"/>
    <w:rsid w:val="00261B5C"/>
    <w:rsid w:val="00261D4C"/>
    <w:rsid w:val="00262DE6"/>
    <w:rsid w:val="002635AF"/>
    <w:rsid w:val="002639BE"/>
    <w:rsid w:val="0026469F"/>
    <w:rsid w:val="0026483A"/>
    <w:rsid w:val="00270BA7"/>
    <w:rsid w:val="0027273B"/>
    <w:rsid w:val="00272C5E"/>
    <w:rsid w:val="00273F9D"/>
    <w:rsid w:val="002773B8"/>
    <w:rsid w:val="002815B7"/>
    <w:rsid w:val="00282FED"/>
    <w:rsid w:val="00283A2E"/>
    <w:rsid w:val="00283FC0"/>
    <w:rsid w:val="00285674"/>
    <w:rsid w:val="00286E0A"/>
    <w:rsid w:val="00287C9F"/>
    <w:rsid w:val="0029209F"/>
    <w:rsid w:val="0029353F"/>
    <w:rsid w:val="00294A1F"/>
    <w:rsid w:val="00297DF1"/>
    <w:rsid w:val="002A166F"/>
    <w:rsid w:val="002A3698"/>
    <w:rsid w:val="002A445A"/>
    <w:rsid w:val="002A475C"/>
    <w:rsid w:val="002B0ABC"/>
    <w:rsid w:val="002B14F9"/>
    <w:rsid w:val="002B3236"/>
    <w:rsid w:val="002B442E"/>
    <w:rsid w:val="002B4945"/>
    <w:rsid w:val="002B7F03"/>
    <w:rsid w:val="002C19C5"/>
    <w:rsid w:val="002C38D9"/>
    <w:rsid w:val="002D04B9"/>
    <w:rsid w:val="002D3AD4"/>
    <w:rsid w:val="002D5B96"/>
    <w:rsid w:val="002D7E4C"/>
    <w:rsid w:val="002E1C35"/>
    <w:rsid w:val="002E1E15"/>
    <w:rsid w:val="002E2694"/>
    <w:rsid w:val="002E3538"/>
    <w:rsid w:val="002E3ACF"/>
    <w:rsid w:val="002E6216"/>
    <w:rsid w:val="002F1735"/>
    <w:rsid w:val="002F2E91"/>
    <w:rsid w:val="002F5F26"/>
    <w:rsid w:val="002F6932"/>
    <w:rsid w:val="003012CE"/>
    <w:rsid w:val="003023F5"/>
    <w:rsid w:val="00302F14"/>
    <w:rsid w:val="00303136"/>
    <w:rsid w:val="003031D7"/>
    <w:rsid w:val="003051D9"/>
    <w:rsid w:val="00305D4F"/>
    <w:rsid w:val="00306877"/>
    <w:rsid w:val="003108B0"/>
    <w:rsid w:val="003127A7"/>
    <w:rsid w:val="003130C9"/>
    <w:rsid w:val="0032075B"/>
    <w:rsid w:val="003223B4"/>
    <w:rsid w:val="00322D5B"/>
    <w:rsid w:val="00324393"/>
    <w:rsid w:val="00327359"/>
    <w:rsid w:val="003305B8"/>
    <w:rsid w:val="0033142F"/>
    <w:rsid w:val="003339B7"/>
    <w:rsid w:val="00335109"/>
    <w:rsid w:val="00340D45"/>
    <w:rsid w:val="00342525"/>
    <w:rsid w:val="00345FE3"/>
    <w:rsid w:val="003470C5"/>
    <w:rsid w:val="0035173E"/>
    <w:rsid w:val="0035224B"/>
    <w:rsid w:val="00353700"/>
    <w:rsid w:val="00355A50"/>
    <w:rsid w:val="00356AED"/>
    <w:rsid w:val="00357C62"/>
    <w:rsid w:val="00357F76"/>
    <w:rsid w:val="0036146C"/>
    <w:rsid w:val="00364FCD"/>
    <w:rsid w:val="00365F26"/>
    <w:rsid w:val="003677A0"/>
    <w:rsid w:val="00370C93"/>
    <w:rsid w:val="00372BAC"/>
    <w:rsid w:val="003741EA"/>
    <w:rsid w:val="00376D01"/>
    <w:rsid w:val="00377F1D"/>
    <w:rsid w:val="003817A9"/>
    <w:rsid w:val="00383240"/>
    <w:rsid w:val="003832FA"/>
    <w:rsid w:val="0038427E"/>
    <w:rsid w:val="00387000"/>
    <w:rsid w:val="00387802"/>
    <w:rsid w:val="00387A0D"/>
    <w:rsid w:val="00390107"/>
    <w:rsid w:val="00390365"/>
    <w:rsid w:val="0039074A"/>
    <w:rsid w:val="00394D50"/>
    <w:rsid w:val="00394EF9"/>
    <w:rsid w:val="00395362"/>
    <w:rsid w:val="003A22D2"/>
    <w:rsid w:val="003A28E4"/>
    <w:rsid w:val="003A6490"/>
    <w:rsid w:val="003B0955"/>
    <w:rsid w:val="003B0A08"/>
    <w:rsid w:val="003B1672"/>
    <w:rsid w:val="003B204E"/>
    <w:rsid w:val="003B5CE3"/>
    <w:rsid w:val="003C036F"/>
    <w:rsid w:val="003C1264"/>
    <w:rsid w:val="003C21B0"/>
    <w:rsid w:val="003C2BD9"/>
    <w:rsid w:val="003C362D"/>
    <w:rsid w:val="003C372A"/>
    <w:rsid w:val="003C4024"/>
    <w:rsid w:val="003C47EF"/>
    <w:rsid w:val="003C599C"/>
    <w:rsid w:val="003D020F"/>
    <w:rsid w:val="003D0497"/>
    <w:rsid w:val="003D1DEA"/>
    <w:rsid w:val="003D4190"/>
    <w:rsid w:val="003D464D"/>
    <w:rsid w:val="003D5A86"/>
    <w:rsid w:val="003D7B63"/>
    <w:rsid w:val="003E0465"/>
    <w:rsid w:val="003E0FB4"/>
    <w:rsid w:val="003E2F6C"/>
    <w:rsid w:val="003E345D"/>
    <w:rsid w:val="003E4D66"/>
    <w:rsid w:val="003E6FD6"/>
    <w:rsid w:val="003F01FA"/>
    <w:rsid w:val="003F0B44"/>
    <w:rsid w:val="003F0D7A"/>
    <w:rsid w:val="003F2D5F"/>
    <w:rsid w:val="003F5389"/>
    <w:rsid w:val="003F7B64"/>
    <w:rsid w:val="00402903"/>
    <w:rsid w:val="0040467B"/>
    <w:rsid w:val="004059D1"/>
    <w:rsid w:val="00405B97"/>
    <w:rsid w:val="00406824"/>
    <w:rsid w:val="004119C9"/>
    <w:rsid w:val="0041451C"/>
    <w:rsid w:val="0041542B"/>
    <w:rsid w:val="004201FA"/>
    <w:rsid w:val="00420BEC"/>
    <w:rsid w:val="00421EBE"/>
    <w:rsid w:val="004229BF"/>
    <w:rsid w:val="00425E91"/>
    <w:rsid w:val="00426725"/>
    <w:rsid w:val="00427691"/>
    <w:rsid w:val="0043070D"/>
    <w:rsid w:val="00431CF3"/>
    <w:rsid w:val="00433E9A"/>
    <w:rsid w:val="004372EF"/>
    <w:rsid w:val="00440989"/>
    <w:rsid w:val="00443857"/>
    <w:rsid w:val="00444506"/>
    <w:rsid w:val="004448AF"/>
    <w:rsid w:val="00450C49"/>
    <w:rsid w:val="004521E3"/>
    <w:rsid w:val="004573D8"/>
    <w:rsid w:val="00460533"/>
    <w:rsid w:val="00463524"/>
    <w:rsid w:val="0046733D"/>
    <w:rsid w:val="004673F4"/>
    <w:rsid w:val="004702CB"/>
    <w:rsid w:val="0047045E"/>
    <w:rsid w:val="00471E9B"/>
    <w:rsid w:val="00473103"/>
    <w:rsid w:val="00480C2C"/>
    <w:rsid w:val="004816EC"/>
    <w:rsid w:val="00482226"/>
    <w:rsid w:val="00483E60"/>
    <w:rsid w:val="0048724C"/>
    <w:rsid w:val="00490283"/>
    <w:rsid w:val="004919A9"/>
    <w:rsid w:val="004924C7"/>
    <w:rsid w:val="004926CA"/>
    <w:rsid w:val="004949A7"/>
    <w:rsid w:val="0049569D"/>
    <w:rsid w:val="004A0717"/>
    <w:rsid w:val="004A0D60"/>
    <w:rsid w:val="004A20FC"/>
    <w:rsid w:val="004A5562"/>
    <w:rsid w:val="004A6CB6"/>
    <w:rsid w:val="004B2E13"/>
    <w:rsid w:val="004B38FE"/>
    <w:rsid w:val="004B4EF0"/>
    <w:rsid w:val="004B5149"/>
    <w:rsid w:val="004B7C36"/>
    <w:rsid w:val="004C1041"/>
    <w:rsid w:val="004C1B57"/>
    <w:rsid w:val="004C2BBB"/>
    <w:rsid w:val="004C3255"/>
    <w:rsid w:val="004C3D3D"/>
    <w:rsid w:val="004C3D85"/>
    <w:rsid w:val="004C3E1A"/>
    <w:rsid w:val="004C54A0"/>
    <w:rsid w:val="004C63F7"/>
    <w:rsid w:val="004C7A54"/>
    <w:rsid w:val="004C7DE3"/>
    <w:rsid w:val="004D14EC"/>
    <w:rsid w:val="004D33A9"/>
    <w:rsid w:val="004D4908"/>
    <w:rsid w:val="004D4995"/>
    <w:rsid w:val="004D57D5"/>
    <w:rsid w:val="004E06E1"/>
    <w:rsid w:val="004E1CF2"/>
    <w:rsid w:val="004E1FA3"/>
    <w:rsid w:val="004E334E"/>
    <w:rsid w:val="004E4BB7"/>
    <w:rsid w:val="004E5792"/>
    <w:rsid w:val="004F0347"/>
    <w:rsid w:val="004F1470"/>
    <w:rsid w:val="004F17B9"/>
    <w:rsid w:val="004F51AA"/>
    <w:rsid w:val="004F54B0"/>
    <w:rsid w:val="00502619"/>
    <w:rsid w:val="005100AD"/>
    <w:rsid w:val="0051044B"/>
    <w:rsid w:val="005111A7"/>
    <w:rsid w:val="00512CB4"/>
    <w:rsid w:val="0051423B"/>
    <w:rsid w:val="00514DA4"/>
    <w:rsid w:val="0051556A"/>
    <w:rsid w:val="0051607D"/>
    <w:rsid w:val="00520E51"/>
    <w:rsid w:val="005228B8"/>
    <w:rsid w:val="005228C7"/>
    <w:rsid w:val="00523FC7"/>
    <w:rsid w:val="0052674F"/>
    <w:rsid w:val="00526BFB"/>
    <w:rsid w:val="0053018A"/>
    <w:rsid w:val="00531F91"/>
    <w:rsid w:val="00532257"/>
    <w:rsid w:val="005331BB"/>
    <w:rsid w:val="00534F1C"/>
    <w:rsid w:val="00535C2C"/>
    <w:rsid w:val="00536BBF"/>
    <w:rsid w:val="00536F74"/>
    <w:rsid w:val="00537A01"/>
    <w:rsid w:val="00540ED3"/>
    <w:rsid w:val="00541F51"/>
    <w:rsid w:val="00543407"/>
    <w:rsid w:val="00543953"/>
    <w:rsid w:val="005452DD"/>
    <w:rsid w:val="00545DAA"/>
    <w:rsid w:val="00546194"/>
    <w:rsid w:val="00546A7E"/>
    <w:rsid w:val="00550D06"/>
    <w:rsid w:val="005510A0"/>
    <w:rsid w:val="00551C91"/>
    <w:rsid w:val="00552480"/>
    <w:rsid w:val="00552F48"/>
    <w:rsid w:val="005541B9"/>
    <w:rsid w:val="005544F1"/>
    <w:rsid w:val="005546DB"/>
    <w:rsid w:val="00554BB0"/>
    <w:rsid w:val="00555188"/>
    <w:rsid w:val="0055560E"/>
    <w:rsid w:val="00556782"/>
    <w:rsid w:val="00557117"/>
    <w:rsid w:val="00570AEC"/>
    <w:rsid w:val="00570C69"/>
    <w:rsid w:val="00572A80"/>
    <w:rsid w:val="00572ADE"/>
    <w:rsid w:val="00572D54"/>
    <w:rsid w:val="0057371B"/>
    <w:rsid w:val="00574F49"/>
    <w:rsid w:val="0057558A"/>
    <w:rsid w:val="00575AAD"/>
    <w:rsid w:val="00580086"/>
    <w:rsid w:val="0058157B"/>
    <w:rsid w:val="00582AB5"/>
    <w:rsid w:val="00587ACF"/>
    <w:rsid w:val="00590C05"/>
    <w:rsid w:val="005952E2"/>
    <w:rsid w:val="005972E6"/>
    <w:rsid w:val="005A0089"/>
    <w:rsid w:val="005A082A"/>
    <w:rsid w:val="005A50CB"/>
    <w:rsid w:val="005A68E0"/>
    <w:rsid w:val="005A752E"/>
    <w:rsid w:val="005B23CD"/>
    <w:rsid w:val="005B26EA"/>
    <w:rsid w:val="005B2B84"/>
    <w:rsid w:val="005B5780"/>
    <w:rsid w:val="005C08A7"/>
    <w:rsid w:val="005C1548"/>
    <w:rsid w:val="005C182C"/>
    <w:rsid w:val="005C47B0"/>
    <w:rsid w:val="005C75FF"/>
    <w:rsid w:val="005D3833"/>
    <w:rsid w:val="005D48D5"/>
    <w:rsid w:val="005D5750"/>
    <w:rsid w:val="005D66A3"/>
    <w:rsid w:val="005E07F2"/>
    <w:rsid w:val="005E111A"/>
    <w:rsid w:val="005E3E5E"/>
    <w:rsid w:val="005E5DF9"/>
    <w:rsid w:val="005E7461"/>
    <w:rsid w:val="005F2BF0"/>
    <w:rsid w:val="005F2F15"/>
    <w:rsid w:val="005F4FDA"/>
    <w:rsid w:val="006017FD"/>
    <w:rsid w:val="00601BB1"/>
    <w:rsid w:val="00602AFD"/>
    <w:rsid w:val="00602BAD"/>
    <w:rsid w:val="00602C40"/>
    <w:rsid w:val="00602E63"/>
    <w:rsid w:val="0060369A"/>
    <w:rsid w:val="0060369E"/>
    <w:rsid w:val="00603C43"/>
    <w:rsid w:val="00603FC0"/>
    <w:rsid w:val="006045DF"/>
    <w:rsid w:val="00605C7F"/>
    <w:rsid w:val="00610E38"/>
    <w:rsid w:val="0061137D"/>
    <w:rsid w:val="00611A2A"/>
    <w:rsid w:val="006133EA"/>
    <w:rsid w:val="0061529A"/>
    <w:rsid w:val="00615888"/>
    <w:rsid w:val="00617A62"/>
    <w:rsid w:val="00617C58"/>
    <w:rsid w:val="00617E5C"/>
    <w:rsid w:val="00621CA8"/>
    <w:rsid w:val="00622E8F"/>
    <w:rsid w:val="00623419"/>
    <w:rsid w:val="006235FF"/>
    <w:rsid w:val="00623692"/>
    <w:rsid w:val="0062442D"/>
    <w:rsid w:val="00625CF5"/>
    <w:rsid w:val="00631A7D"/>
    <w:rsid w:val="00633A36"/>
    <w:rsid w:val="00636664"/>
    <w:rsid w:val="006377F4"/>
    <w:rsid w:val="00637AD1"/>
    <w:rsid w:val="00640AE2"/>
    <w:rsid w:val="00643CB8"/>
    <w:rsid w:val="006464F8"/>
    <w:rsid w:val="00646E86"/>
    <w:rsid w:val="00652EF8"/>
    <w:rsid w:val="00653BD3"/>
    <w:rsid w:val="006552CE"/>
    <w:rsid w:val="006557D7"/>
    <w:rsid w:val="00655E28"/>
    <w:rsid w:val="00656FCA"/>
    <w:rsid w:val="0065732F"/>
    <w:rsid w:val="00661F0B"/>
    <w:rsid w:val="00662FB2"/>
    <w:rsid w:val="006639C2"/>
    <w:rsid w:val="006641F0"/>
    <w:rsid w:val="00664CE5"/>
    <w:rsid w:val="00666E61"/>
    <w:rsid w:val="00672DC9"/>
    <w:rsid w:val="00673167"/>
    <w:rsid w:val="00677005"/>
    <w:rsid w:val="006772CA"/>
    <w:rsid w:val="006825B0"/>
    <w:rsid w:val="006843AB"/>
    <w:rsid w:val="00686BD7"/>
    <w:rsid w:val="00687DF9"/>
    <w:rsid w:val="0069378E"/>
    <w:rsid w:val="006940CA"/>
    <w:rsid w:val="006958CC"/>
    <w:rsid w:val="00696EA9"/>
    <w:rsid w:val="006A07B9"/>
    <w:rsid w:val="006A1B0F"/>
    <w:rsid w:val="006A3C63"/>
    <w:rsid w:val="006A4B9A"/>
    <w:rsid w:val="006A6900"/>
    <w:rsid w:val="006B15E8"/>
    <w:rsid w:val="006B572B"/>
    <w:rsid w:val="006B5BD3"/>
    <w:rsid w:val="006B5D03"/>
    <w:rsid w:val="006B6989"/>
    <w:rsid w:val="006C049F"/>
    <w:rsid w:val="006C10B3"/>
    <w:rsid w:val="006C63C0"/>
    <w:rsid w:val="006C64CC"/>
    <w:rsid w:val="006D078B"/>
    <w:rsid w:val="006D22D1"/>
    <w:rsid w:val="006D4DAE"/>
    <w:rsid w:val="006D6820"/>
    <w:rsid w:val="006E1488"/>
    <w:rsid w:val="006E1E4A"/>
    <w:rsid w:val="006E51C4"/>
    <w:rsid w:val="006E7189"/>
    <w:rsid w:val="006E76DA"/>
    <w:rsid w:val="006F7E73"/>
    <w:rsid w:val="007004B3"/>
    <w:rsid w:val="007010E3"/>
    <w:rsid w:val="00704F2E"/>
    <w:rsid w:val="007057B2"/>
    <w:rsid w:val="007065A4"/>
    <w:rsid w:val="00711D05"/>
    <w:rsid w:val="0071317B"/>
    <w:rsid w:val="00713A6D"/>
    <w:rsid w:val="00715516"/>
    <w:rsid w:val="00715699"/>
    <w:rsid w:val="00717229"/>
    <w:rsid w:val="00722122"/>
    <w:rsid w:val="007260CD"/>
    <w:rsid w:val="00727AF9"/>
    <w:rsid w:val="00727FB1"/>
    <w:rsid w:val="007303C2"/>
    <w:rsid w:val="00731E74"/>
    <w:rsid w:val="00737115"/>
    <w:rsid w:val="00737795"/>
    <w:rsid w:val="00737E57"/>
    <w:rsid w:val="00740415"/>
    <w:rsid w:val="007416DC"/>
    <w:rsid w:val="00741B6B"/>
    <w:rsid w:val="007429FE"/>
    <w:rsid w:val="0074461F"/>
    <w:rsid w:val="00744C27"/>
    <w:rsid w:val="00744E67"/>
    <w:rsid w:val="0074500C"/>
    <w:rsid w:val="00745C0A"/>
    <w:rsid w:val="00746C20"/>
    <w:rsid w:val="00747D38"/>
    <w:rsid w:val="007511F7"/>
    <w:rsid w:val="00751B8A"/>
    <w:rsid w:val="007526DC"/>
    <w:rsid w:val="0075284F"/>
    <w:rsid w:val="00752F8C"/>
    <w:rsid w:val="0075404F"/>
    <w:rsid w:val="00754563"/>
    <w:rsid w:val="007561D8"/>
    <w:rsid w:val="00760901"/>
    <w:rsid w:val="007614FB"/>
    <w:rsid w:val="007615DE"/>
    <w:rsid w:val="007636A9"/>
    <w:rsid w:val="00766377"/>
    <w:rsid w:val="007663E9"/>
    <w:rsid w:val="0076760E"/>
    <w:rsid w:val="00771AF8"/>
    <w:rsid w:val="00771E3C"/>
    <w:rsid w:val="007733E8"/>
    <w:rsid w:val="00773D85"/>
    <w:rsid w:val="00775FF6"/>
    <w:rsid w:val="00777C81"/>
    <w:rsid w:val="00780178"/>
    <w:rsid w:val="007857DD"/>
    <w:rsid w:val="00785F49"/>
    <w:rsid w:val="00791C5D"/>
    <w:rsid w:val="00792C55"/>
    <w:rsid w:val="0079392A"/>
    <w:rsid w:val="007953A1"/>
    <w:rsid w:val="007A0D1E"/>
    <w:rsid w:val="007A16B6"/>
    <w:rsid w:val="007A1B82"/>
    <w:rsid w:val="007A298F"/>
    <w:rsid w:val="007A3D34"/>
    <w:rsid w:val="007A4DF7"/>
    <w:rsid w:val="007A532A"/>
    <w:rsid w:val="007A5541"/>
    <w:rsid w:val="007B3A15"/>
    <w:rsid w:val="007B4207"/>
    <w:rsid w:val="007B7495"/>
    <w:rsid w:val="007B789E"/>
    <w:rsid w:val="007C11E2"/>
    <w:rsid w:val="007C1774"/>
    <w:rsid w:val="007C1E02"/>
    <w:rsid w:val="007C2EEB"/>
    <w:rsid w:val="007C30E7"/>
    <w:rsid w:val="007C38D8"/>
    <w:rsid w:val="007C475E"/>
    <w:rsid w:val="007C5337"/>
    <w:rsid w:val="007C5C7F"/>
    <w:rsid w:val="007C68AC"/>
    <w:rsid w:val="007C6D59"/>
    <w:rsid w:val="007D012F"/>
    <w:rsid w:val="007D2AFA"/>
    <w:rsid w:val="007D7533"/>
    <w:rsid w:val="007E2F35"/>
    <w:rsid w:val="007E308D"/>
    <w:rsid w:val="007E32CA"/>
    <w:rsid w:val="007E4C97"/>
    <w:rsid w:val="007E5690"/>
    <w:rsid w:val="007E7FFC"/>
    <w:rsid w:val="007F13BF"/>
    <w:rsid w:val="007F2423"/>
    <w:rsid w:val="007F2856"/>
    <w:rsid w:val="007F7ABF"/>
    <w:rsid w:val="00800518"/>
    <w:rsid w:val="0080109C"/>
    <w:rsid w:val="008014AD"/>
    <w:rsid w:val="00802750"/>
    <w:rsid w:val="008033AC"/>
    <w:rsid w:val="00803C78"/>
    <w:rsid w:val="00805A7A"/>
    <w:rsid w:val="008065AB"/>
    <w:rsid w:val="00810B83"/>
    <w:rsid w:val="008116A6"/>
    <w:rsid w:val="008127D4"/>
    <w:rsid w:val="00812818"/>
    <w:rsid w:val="00813D09"/>
    <w:rsid w:val="0081456B"/>
    <w:rsid w:val="00815420"/>
    <w:rsid w:val="00817C7B"/>
    <w:rsid w:val="00817FB7"/>
    <w:rsid w:val="008237D2"/>
    <w:rsid w:val="00825918"/>
    <w:rsid w:val="008270F5"/>
    <w:rsid w:val="00830085"/>
    <w:rsid w:val="008310CE"/>
    <w:rsid w:val="00833DCC"/>
    <w:rsid w:val="008373BD"/>
    <w:rsid w:val="0084178F"/>
    <w:rsid w:val="008447FE"/>
    <w:rsid w:val="00846242"/>
    <w:rsid w:val="00846727"/>
    <w:rsid w:val="00852372"/>
    <w:rsid w:val="00855D73"/>
    <w:rsid w:val="00856631"/>
    <w:rsid w:val="00857C92"/>
    <w:rsid w:val="00863483"/>
    <w:rsid w:val="00864C23"/>
    <w:rsid w:val="008672AF"/>
    <w:rsid w:val="00870A0A"/>
    <w:rsid w:val="00872F84"/>
    <w:rsid w:val="00873F8E"/>
    <w:rsid w:val="00874270"/>
    <w:rsid w:val="00876269"/>
    <w:rsid w:val="00881C49"/>
    <w:rsid w:val="00887865"/>
    <w:rsid w:val="008907B0"/>
    <w:rsid w:val="00890AE9"/>
    <w:rsid w:val="008919F8"/>
    <w:rsid w:val="008941EE"/>
    <w:rsid w:val="00894DF4"/>
    <w:rsid w:val="008A00D1"/>
    <w:rsid w:val="008A055A"/>
    <w:rsid w:val="008A13E0"/>
    <w:rsid w:val="008A432C"/>
    <w:rsid w:val="008A784B"/>
    <w:rsid w:val="008B48D5"/>
    <w:rsid w:val="008C1ACB"/>
    <w:rsid w:val="008C2D60"/>
    <w:rsid w:val="008C45E9"/>
    <w:rsid w:val="008C53D8"/>
    <w:rsid w:val="008C6787"/>
    <w:rsid w:val="008C6CFC"/>
    <w:rsid w:val="008D0F23"/>
    <w:rsid w:val="008D10FE"/>
    <w:rsid w:val="008D5BD1"/>
    <w:rsid w:val="008D6614"/>
    <w:rsid w:val="008E2635"/>
    <w:rsid w:val="008E70F9"/>
    <w:rsid w:val="008E7A47"/>
    <w:rsid w:val="008F446C"/>
    <w:rsid w:val="008F4CFE"/>
    <w:rsid w:val="008F7AF4"/>
    <w:rsid w:val="00904109"/>
    <w:rsid w:val="009045D0"/>
    <w:rsid w:val="00904FB6"/>
    <w:rsid w:val="0090574B"/>
    <w:rsid w:val="00905898"/>
    <w:rsid w:val="00906CC0"/>
    <w:rsid w:val="00911B32"/>
    <w:rsid w:val="00914480"/>
    <w:rsid w:val="00914C82"/>
    <w:rsid w:val="00917C51"/>
    <w:rsid w:val="00921B82"/>
    <w:rsid w:val="00921C30"/>
    <w:rsid w:val="00922C5C"/>
    <w:rsid w:val="00924A45"/>
    <w:rsid w:val="00927D48"/>
    <w:rsid w:val="00927DCD"/>
    <w:rsid w:val="00930739"/>
    <w:rsid w:val="009366DE"/>
    <w:rsid w:val="00936851"/>
    <w:rsid w:val="0093728A"/>
    <w:rsid w:val="00937425"/>
    <w:rsid w:val="00940D14"/>
    <w:rsid w:val="00945548"/>
    <w:rsid w:val="009503B4"/>
    <w:rsid w:val="009521CB"/>
    <w:rsid w:val="00952E96"/>
    <w:rsid w:val="00953C8D"/>
    <w:rsid w:val="0095629E"/>
    <w:rsid w:val="00956856"/>
    <w:rsid w:val="00957AD5"/>
    <w:rsid w:val="00957AE4"/>
    <w:rsid w:val="009632FE"/>
    <w:rsid w:val="00964606"/>
    <w:rsid w:val="0096711D"/>
    <w:rsid w:val="009724BF"/>
    <w:rsid w:val="00972EB6"/>
    <w:rsid w:val="009735C9"/>
    <w:rsid w:val="00974C72"/>
    <w:rsid w:val="009755F3"/>
    <w:rsid w:val="00980BDF"/>
    <w:rsid w:val="00981B33"/>
    <w:rsid w:val="0098301E"/>
    <w:rsid w:val="009835CF"/>
    <w:rsid w:val="00986553"/>
    <w:rsid w:val="00987FE4"/>
    <w:rsid w:val="0099023B"/>
    <w:rsid w:val="00993790"/>
    <w:rsid w:val="00994A66"/>
    <w:rsid w:val="009958F0"/>
    <w:rsid w:val="00997161"/>
    <w:rsid w:val="00997F9E"/>
    <w:rsid w:val="009A0143"/>
    <w:rsid w:val="009A0757"/>
    <w:rsid w:val="009A0845"/>
    <w:rsid w:val="009A27AB"/>
    <w:rsid w:val="009A285A"/>
    <w:rsid w:val="009A3B08"/>
    <w:rsid w:val="009A3E33"/>
    <w:rsid w:val="009A5824"/>
    <w:rsid w:val="009B2ABF"/>
    <w:rsid w:val="009B5D27"/>
    <w:rsid w:val="009C00C6"/>
    <w:rsid w:val="009C097A"/>
    <w:rsid w:val="009C3519"/>
    <w:rsid w:val="009C3949"/>
    <w:rsid w:val="009C4347"/>
    <w:rsid w:val="009C4B96"/>
    <w:rsid w:val="009C566D"/>
    <w:rsid w:val="009D0132"/>
    <w:rsid w:val="009D69F2"/>
    <w:rsid w:val="009D6C9D"/>
    <w:rsid w:val="009E0EE9"/>
    <w:rsid w:val="009E1DDC"/>
    <w:rsid w:val="009E5D0E"/>
    <w:rsid w:val="009F1AE7"/>
    <w:rsid w:val="009F2CBE"/>
    <w:rsid w:val="009F39D0"/>
    <w:rsid w:val="009F3BDF"/>
    <w:rsid w:val="009F4203"/>
    <w:rsid w:val="00A00024"/>
    <w:rsid w:val="00A029DF"/>
    <w:rsid w:val="00A10D66"/>
    <w:rsid w:val="00A126C9"/>
    <w:rsid w:val="00A12C70"/>
    <w:rsid w:val="00A140ED"/>
    <w:rsid w:val="00A2061E"/>
    <w:rsid w:val="00A21824"/>
    <w:rsid w:val="00A24E8F"/>
    <w:rsid w:val="00A3154F"/>
    <w:rsid w:val="00A32DE2"/>
    <w:rsid w:val="00A34563"/>
    <w:rsid w:val="00A35E5A"/>
    <w:rsid w:val="00A367E6"/>
    <w:rsid w:val="00A36E4F"/>
    <w:rsid w:val="00A370A3"/>
    <w:rsid w:val="00A41427"/>
    <w:rsid w:val="00A42455"/>
    <w:rsid w:val="00A43FA7"/>
    <w:rsid w:val="00A43FDB"/>
    <w:rsid w:val="00A45F57"/>
    <w:rsid w:val="00A5176C"/>
    <w:rsid w:val="00A52851"/>
    <w:rsid w:val="00A53572"/>
    <w:rsid w:val="00A54977"/>
    <w:rsid w:val="00A56347"/>
    <w:rsid w:val="00A56CC6"/>
    <w:rsid w:val="00A64AEB"/>
    <w:rsid w:val="00A663FE"/>
    <w:rsid w:val="00A66ABF"/>
    <w:rsid w:val="00A671BE"/>
    <w:rsid w:val="00A704D3"/>
    <w:rsid w:val="00A716AC"/>
    <w:rsid w:val="00A71BC0"/>
    <w:rsid w:val="00A72106"/>
    <w:rsid w:val="00A72BF3"/>
    <w:rsid w:val="00A74F32"/>
    <w:rsid w:val="00A77825"/>
    <w:rsid w:val="00A81187"/>
    <w:rsid w:val="00A84977"/>
    <w:rsid w:val="00A85326"/>
    <w:rsid w:val="00A855A0"/>
    <w:rsid w:val="00A87F4D"/>
    <w:rsid w:val="00A91DE0"/>
    <w:rsid w:val="00A92CC4"/>
    <w:rsid w:val="00A933F7"/>
    <w:rsid w:val="00A95B3C"/>
    <w:rsid w:val="00A96BD4"/>
    <w:rsid w:val="00A9728D"/>
    <w:rsid w:val="00AA271F"/>
    <w:rsid w:val="00AA2BD7"/>
    <w:rsid w:val="00AA6729"/>
    <w:rsid w:val="00AB09A3"/>
    <w:rsid w:val="00AB1ED1"/>
    <w:rsid w:val="00AB2BA6"/>
    <w:rsid w:val="00AB5BC2"/>
    <w:rsid w:val="00AB6842"/>
    <w:rsid w:val="00AC23E9"/>
    <w:rsid w:val="00AC28D2"/>
    <w:rsid w:val="00AC7BC9"/>
    <w:rsid w:val="00AD017D"/>
    <w:rsid w:val="00AD0C28"/>
    <w:rsid w:val="00AD1162"/>
    <w:rsid w:val="00AD345A"/>
    <w:rsid w:val="00AD4B92"/>
    <w:rsid w:val="00AD6B35"/>
    <w:rsid w:val="00AD708A"/>
    <w:rsid w:val="00AE0DA0"/>
    <w:rsid w:val="00AE1203"/>
    <w:rsid w:val="00AE1AA6"/>
    <w:rsid w:val="00AE2647"/>
    <w:rsid w:val="00AE501D"/>
    <w:rsid w:val="00AE697A"/>
    <w:rsid w:val="00AE6F49"/>
    <w:rsid w:val="00AF078C"/>
    <w:rsid w:val="00AF272C"/>
    <w:rsid w:val="00AF40B2"/>
    <w:rsid w:val="00AF47AB"/>
    <w:rsid w:val="00AF52D6"/>
    <w:rsid w:val="00AF7B5D"/>
    <w:rsid w:val="00B00711"/>
    <w:rsid w:val="00B007A7"/>
    <w:rsid w:val="00B017D1"/>
    <w:rsid w:val="00B028D8"/>
    <w:rsid w:val="00B037C4"/>
    <w:rsid w:val="00B038D9"/>
    <w:rsid w:val="00B03ECA"/>
    <w:rsid w:val="00B04DC1"/>
    <w:rsid w:val="00B053C3"/>
    <w:rsid w:val="00B05E19"/>
    <w:rsid w:val="00B07902"/>
    <w:rsid w:val="00B113B2"/>
    <w:rsid w:val="00B12028"/>
    <w:rsid w:val="00B13F7B"/>
    <w:rsid w:val="00B15420"/>
    <w:rsid w:val="00B166E2"/>
    <w:rsid w:val="00B21BD2"/>
    <w:rsid w:val="00B21DED"/>
    <w:rsid w:val="00B22603"/>
    <w:rsid w:val="00B234EF"/>
    <w:rsid w:val="00B26C11"/>
    <w:rsid w:val="00B30854"/>
    <w:rsid w:val="00B316D0"/>
    <w:rsid w:val="00B316E2"/>
    <w:rsid w:val="00B31A7D"/>
    <w:rsid w:val="00B36081"/>
    <w:rsid w:val="00B361E9"/>
    <w:rsid w:val="00B36ACE"/>
    <w:rsid w:val="00B37657"/>
    <w:rsid w:val="00B45CFC"/>
    <w:rsid w:val="00B4782F"/>
    <w:rsid w:val="00B5158A"/>
    <w:rsid w:val="00B52126"/>
    <w:rsid w:val="00B544A1"/>
    <w:rsid w:val="00B54646"/>
    <w:rsid w:val="00B60513"/>
    <w:rsid w:val="00B61C21"/>
    <w:rsid w:val="00B628C0"/>
    <w:rsid w:val="00B638DC"/>
    <w:rsid w:val="00B6458D"/>
    <w:rsid w:val="00B646FF"/>
    <w:rsid w:val="00B67C87"/>
    <w:rsid w:val="00B72B2A"/>
    <w:rsid w:val="00B74AD5"/>
    <w:rsid w:val="00B77878"/>
    <w:rsid w:val="00B77B7D"/>
    <w:rsid w:val="00B8158E"/>
    <w:rsid w:val="00B815F5"/>
    <w:rsid w:val="00B817E7"/>
    <w:rsid w:val="00B8261F"/>
    <w:rsid w:val="00B8452C"/>
    <w:rsid w:val="00B85FC9"/>
    <w:rsid w:val="00B90B30"/>
    <w:rsid w:val="00B92F04"/>
    <w:rsid w:val="00BA03AE"/>
    <w:rsid w:val="00BA0541"/>
    <w:rsid w:val="00BA3A5C"/>
    <w:rsid w:val="00BA3AD5"/>
    <w:rsid w:val="00BA4450"/>
    <w:rsid w:val="00BA4873"/>
    <w:rsid w:val="00BA5293"/>
    <w:rsid w:val="00BA55B6"/>
    <w:rsid w:val="00BA5B8F"/>
    <w:rsid w:val="00BA7FB3"/>
    <w:rsid w:val="00BB64B6"/>
    <w:rsid w:val="00BC0237"/>
    <w:rsid w:val="00BC150F"/>
    <w:rsid w:val="00BC36D1"/>
    <w:rsid w:val="00BC3A35"/>
    <w:rsid w:val="00BC6C76"/>
    <w:rsid w:val="00BD09AD"/>
    <w:rsid w:val="00BD14E0"/>
    <w:rsid w:val="00BD2E10"/>
    <w:rsid w:val="00BD519D"/>
    <w:rsid w:val="00BD51AC"/>
    <w:rsid w:val="00BD5A8C"/>
    <w:rsid w:val="00BE0CF0"/>
    <w:rsid w:val="00BE2AB9"/>
    <w:rsid w:val="00BE4DB6"/>
    <w:rsid w:val="00BE615F"/>
    <w:rsid w:val="00BE6F9A"/>
    <w:rsid w:val="00BF3057"/>
    <w:rsid w:val="00BF59AB"/>
    <w:rsid w:val="00C00103"/>
    <w:rsid w:val="00C01CEB"/>
    <w:rsid w:val="00C0595E"/>
    <w:rsid w:val="00C068FE"/>
    <w:rsid w:val="00C06923"/>
    <w:rsid w:val="00C100A2"/>
    <w:rsid w:val="00C108D6"/>
    <w:rsid w:val="00C144B4"/>
    <w:rsid w:val="00C15BAE"/>
    <w:rsid w:val="00C16A98"/>
    <w:rsid w:val="00C20EB1"/>
    <w:rsid w:val="00C213BE"/>
    <w:rsid w:val="00C21B53"/>
    <w:rsid w:val="00C21F80"/>
    <w:rsid w:val="00C22633"/>
    <w:rsid w:val="00C23096"/>
    <w:rsid w:val="00C25CE7"/>
    <w:rsid w:val="00C27EAF"/>
    <w:rsid w:val="00C31D71"/>
    <w:rsid w:val="00C31E89"/>
    <w:rsid w:val="00C3211B"/>
    <w:rsid w:val="00C32AA6"/>
    <w:rsid w:val="00C34549"/>
    <w:rsid w:val="00C361EB"/>
    <w:rsid w:val="00C364E0"/>
    <w:rsid w:val="00C37338"/>
    <w:rsid w:val="00C4117D"/>
    <w:rsid w:val="00C43AD3"/>
    <w:rsid w:val="00C4427F"/>
    <w:rsid w:val="00C457BE"/>
    <w:rsid w:val="00C45D66"/>
    <w:rsid w:val="00C46547"/>
    <w:rsid w:val="00C47529"/>
    <w:rsid w:val="00C50097"/>
    <w:rsid w:val="00C51359"/>
    <w:rsid w:val="00C52391"/>
    <w:rsid w:val="00C610D5"/>
    <w:rsid w:val="00C61C28"/>
    <w:rsid w:val="00C632BA"/>
    <w:rsid w:val="00C632C3"/>
    <w:rsid w:val="00C64E0E"/>
    <w:rsid w:val="00C652A4"/>
    <w:rsid w:val="00C659D8"/>
    <w:rsid w:val="00C66CF9"/>
    <w:rsid w:val="00C70B03"/>
    <w:rsid w:val="00C778F1"/>
    <w:rsid w:val="00C81419"/>
    <w:rsid w:val="00C84743"/>
    <w:rsid w:val="00C8540A"/>
    <w:rsid w:val="00C92EBE"/>
    <w:rsid w:val="00C941F9"/>
    <w:rsid w:val="00C9438E"/>
    <w:rsid w:val="00C978F1"/>
    <w:rsid w:val="00CA5EA2"/>
    <w:rsid w:val="00CA70B5"/>
    <w:rsid w:val="00CA749D"/>
    <w:rsid w:val="00CB0246"/>
    <w:rsid w:val="00CB1871"/>
    <w:rsid w:val="00CB25F6"/>
    <w:rsid w:val="00CB3BEF"/>
    <w:rsid w:val="00CB7B41"/>
    <w:rsid w:val="00CC0752"/>
    <w:rsid w:val="00CC1C06"/>
    <w:rsid w:val="00CC722B"/>
    <w:rsid w:val="00CD0AE9"/>
    <w:rsid w:val="00CD0BBC"/>
    <w:rsid w:val="00CD0D4A"/>
    <w:rsid w:val="00CE1B93"/>
    <w:rsid w:val="00CE2B07"/>
    <w:rsid w:val="00CE5C1B"/>
    <w:rsid w:val="00CE7BF3"/>
    <w:rsid w:val="00CF09C4"/>
    <w:rsid w:val="00CF0CA1"/>
    <w:rsid w:val="00CF242C"/>
    <w:rsid w:val="00CF4250"/>
    <w:rsid w:val="00CF4283"/>
    <w:rsid w:val="00CF43DC"/>
    <w:rsid w:val="00CF4F40"/>
    <w:rsid w:val="00CF6398"/>
    <w:rsid w:val="00D00B9B"/>
    <w:rsid w:val="00D0245E"/>
    <w:rsid w:val="00D03DF9"/>
    <w:rsid w:val="00D05CD3"/>
    <w:rsid w:val="00D11059"/>
    <w:rsid w:val="00D17A72"/>
    <w:rsid w:val="00D21565"/>
    <w:rsid w:val="00D21AF3"/>
    <w:rsid w:val="00D226D0"/>
    <w:rsid w:val="00D22F24"/>
    <w:rsid w:val="00D2345C"/>
    <w:rsid w:val="00D252CD"/>
    <w:rsid w:val="00D27EB9"/>
    <w:rsid w:val="00D31055"/>
    <w:rsid w:val="00D3514D"/>
    <w:rsid w:val="00D36C7F"/>
    <w:rsid w:val="00D36F63"/>
    <w:rsid w:val="00D371B4"/>
    <w:rsid w:val="00D41CBF"/>
    <w:rsid w:val="00D4220C"/>
    <w:rsid w:val="00D43722"/>
    <w:rsid w:val="00D46D1C"/>
    <w:rsid w:val="00D472EA"/>
    <w:rsid w:val="00D5411E"/>
    <w:rsid w:val="00D54AA3"/>
    <w:rsid w:val="00D574E6"/>
    <w:rsid w:val="00D57A80"/>
    <w:rsid w:val="00D57D64"/>
    <w:rsid w:val="00D61106"/>
    <w:rsid w:val="00D625A8"/>
    <w:rsid w:val="00D65EA2"/>
    <w:rsid w:val="00D70527"/>
    <w:rsid w:val="00D71F7A"/>
    <w:rsid w:val="00D73A06"/>
    <w:rsid w:val="00D74893"/>
    <w:rsid w:val="00D74AD0"/>
    <w:rsid w:val="00D75820"/>
    <w:rsid w:val="00D75829"/>
    <w:rsid w:val="00D76133"/>
    <w:rsid w:val="00D7744F"/>
    <w:rsid w:val="00D817F2"/>
    <w:rsid w:val="00D82E5E"/>
    <w:rsid w:val="00D90994"/>
    <w:rsid w:val="00D90D0C"/>
    <w:rsid w:val="00D910B7"/>
    <w:rsid w:val="00D91E5F"/>
    <w:rsid w:val="00D94501"/>
    <w:rsid w:val="00D972CA"/>
    <w:rsid w:val="00DA10D3"/>
    <w:rsid w:val="00DA11B5"/>
    <w:rsid w:val="00DA272C"/>
    <w:rsid w:val="00DA4A7D"/>
    <w:rsid w:val="00DA56F2"/>
    <w:rsid w:val="00DA6D67"/>
    <w:rsid w:val="00DA7888"/>
    <w:rsid w:val="00DB167B"/>
    <w:rsid w:val="00DB16E8"/>
    <w:rsid w:val="00DB4DA6"/>
    <w:rsid w:val="00DB60E0"/>
    <w:rsid w:val="00DC3515"/>
    <w:rsid w:val="00DC3738"/>
    <w:rsid w:val="00DC509B"/>
    <w:rsid w:val="00DC5F03"/>
    <w:rsid w:val="00DC6C2B"/>
    <w:rsid w:val="00DD1142"/>
    <w:rsid w:val="00DD146C"/>
    <w:rsid w:val="00DD3765"/>
    <w:rsid w:val="00DD4EFB"/>
    <w:rsid w:val="00DD570D"/>
    <w:rsid w:val="00DD6019"/>
    <w:rsid w:val="00DE0920"/>
    <w:rsid w:val="00DE259A"/>
    <w:rsid w:val="00DE27D2"/>
    <w:rsid w:val="00DE5501"/>
    <w:rsid w:val="00DF0E6C"/>
    <w:rsid w:val="00DF138A"/>
    <w:rsid w:val="00DF1E2D"/>
    <w:rsid w:val="00DF323E"/>
    <w:rsid w:val="00DF550C"/>
    <w:rsid w:val="00DF5B38"/>
    <w:rsid w:val="00E00C9B"/>
    <w:rsid w:val="00E00EB1"/>
    <w:rsid w:val="00E0782B"/>
    <w:rsid w:val="00E1021C"/>
    <w:rsid w:val="00E10736"/>
    <w:rsid w:val="00E11387"/>
    <w:rsid w:val="00E139D2"/>
    <w:rsid w:val="00E143E4"/>
    <w:rsid w:val="00E145FE"/>
    <w:rsid w:val="00E147B5"/>
    <w:rsid w:val="00E165FA"/>
    <w:rsid w:val="00E23C69"/>
    <w:rsid w:val="00E243C5"/>
    <w:rsid w:val="00E24F9C"/>
    <w:rsid w:val="00E303B8"/>
    <w:rsid w:val="00E30C99"/>
    <w:rsid w:val="00E33D13"/>
    <w:rsid w:val="00E3579F"/>
    <w:rsid w:val="00E36B2F"/>
    <w:rsid w:val="00E37B0D"/>
    <w:rsid w:val="00E40485"/>
    <w:rsid w:val="00E4174E"/>
    <w:rsid w:val="00E44634"/>
    <w:rsid w:val="00E500CF"/>
    <w:rsid w:val="00E548E8"/>
    <w:rsid w:val="00E54CD4"/>
    <w:rsid w:val="00E55189"/>
    <w:rsid w:val="00E56F93"/>
    <w:rsid w:val="00E57C5E"/>
    <w:rsid w:val="00E631C1"/>
    <w:rsid w:val="00E648A1"/>
    <w:rsid w:val="00E66420"/>
    <w:rsid w:val="00E718CC"/>
    <w:rsid w:val="00E7243D"/>
    <w:rsid w:val="00E731BA"/>
    <w:rsid w:val="00E748F4"/>
    <w:rsid w:val="00E774A4"/>
    <w:rsid w:val="00E8047B"/>
    <w:rsid w:val="00E8138B"/>
    <w:rsid w:val="00E82515"/>
    <w:rsid w:val="00E82625"/>
    <w:rsid w:val="00E82760"/>
    <w:rsid w:val="00E86401"/>
    <w:rsid w:val="00E86EC1"/>
    <w:rsid w:val="00E87DAE"/>
    <w:rsid w:val="00E92381"/>
    <w:rsid w:val="00E931FC"/>
    <w:rsid w:val="00E945E5"/>
    <w:rsid w:val="00EA13E7"/>
    <w:rsid w:val="00EA48FA"/>
    <w:rsid w:val="00EA4C5B"/>
    <w:rsid w:val="00EA5441"/>
    <w:rsid w:val="00EA76F4"/>
    <w:rsid w:val="00EB089D"/>
    <w:rsid w:val="00EB513D"/>
    <w:rsid w:val="00EB5E79"/>
    <w:rsid w:val="00EB690B"/>
    <w:rsid w:val="00EB7EED"/>
    <w:rsid w:val="00EC0578"/>
    <w:rsid w:val="00EC0BEA"/>
    <w:rsid w:val="00EC1D47"/>
    <w:rsid w:val="00EC2A99"/>
    <w:rsid w:val="00EC54B0"/>
    <w:rsid w:val="00EC78DB"/>
    <w:rsid w:val="00ED07D9"/>
    <w:rsid w:val="00ED2060"/>
    <w:rsid w:val="00ED2179"/>
    <w:rsid w:val="00ED240D"/>
    <w:rsid w:val="00ED25BF"/>
    <w:rsid w:val="00ED2A78"/>
    <w:rsid w:val="00ED5212"/>
    <w:rsid w:val="00ED62E7"/>
    <w:rsid w:val="00ED6631"/>
    <w:rsid w:val="00EE156F"/>
    <w:rsid w:val="00EE2021"/>
    <w:rsid w:val="00EE334A"/>
    <w:rsid w:val="00EE5653"/>
    <w:rsid w:val="00EE71B8"/>
    <w:rsid w:val="00EF4761"/>
    <w:rsid w:val="00EF5010"/>
    <w:rsid w:val="00EF6A45"/>
    <w:rsid w:val="00EF6ABC"/>
    <w:rsid w:val="00F01216"/>
    <w:rsid w:val="00F016D8"/>
    <w:rsid w:val="00F0179F"/>
    <w:rsid w:val="00F02FA2"/>
    <w:rsid w:val="00F037BB"/>
    <w:rsid w:val="00F040C4"/>
    <w:rsid w:val="00F0489D"/>
    <w:rsid w:val="00F04EE7"/>
    <w:rsid w:val="00F108C6"/>
    <w:rsid w:val="00F11828"/>
    <w:rsid w:val="00F20434"/>
    <w:rsid w:val="00F2096A"/>
    <w:rsid w:val="00F20DEE"/>
    <w:rsid w:val="00F22328"/>
    <w:rsid w:val="00F2240C"/>
    <w:rsid w:val="00F24889"/>
    <w:rsid w:val="00F26711"/>
    <w:rsid w:val="00F317E8"/>
    <w:rsid w:val="00F328CC"/>
    <w:rsid w:val="00F37897"/>
    <w:rsid w:val="00F37E2A"/>
    <w:rsid w:val="00F42BBB"/>
    <w:rsid w:val="00F46161"/>
    <w:rsid w:val="00F47C7B"/>
    <w:rsid w:val="00F518C5"/>
    <w:rsid w:val="00F5245E"/>
    <w:rsid w:val="00F52559"/>
    <w:rsid w:val="00F56777"/>
    <w:rsid w:val="00F575E5"/>
    <w:rsid w:val="00F57876"/>
    <w:rsid w:val="00F57A14"/>
    <w:rsid w:val="00F61F8D"/>
    <w:rsid w:val="00F7048A"/>
    <w:rsid w:val="00F70795"/>
    <w:rsid w:val="00F707AD"/>
    <w:rsid w:val="00F73F14"/>
    <w:rsid w:val="00F77017"/>
    <w:rsid w:val="00F830AD"/>
    <w:rsid w:val="00F83AB7"/>
    <w:rsid w:val="00F83D12"/>
    <w:rsid w:val="00F90CF8"/>
    <w:rsid w:val="00F922C0"/>
    <w:rsid w:val="00F92595"/>
    <w:rsid w:val="00F934E4"/>
    <w:rsid w:val="00F94746"/>
    <w:rsid w:val="00FA1118"/>
    <w:rsid w:val="00FA3596"/>
    <w:rsid w:val="00FA3C8F"/>
    <w:rsid w:val="00FA495E"/>
    <w:rsid w:val="00FA5EF5"/>
    <w:rsid w:val="00FA70FE"/>
    <w:rsid w:val="00FA7F2B"/>
    <w:rsid w:val="00FB7546"/>
    <w:rsid w:val="00FC33F8"/>
    <w:rsid w:val="00FC7096"/>
    <w:rsid w:val="00FD2538"/>
    <w:rsid w:val="00FD51DA"/>
    <w:rsid w:val="00FD68E6"/>
    <w:rsid w:val="00FD6EB6"/>
    <w:rsid w:val="00FE1DCA"/>
    <w:rsid w:val="00FE230E"/>
    <w:rsid w:val="00FE6D5E"/>
    <w:rsid w:val="00FE7208"/>
    <w:rsid w:val="00FF5C7D"/>
    <w:rsid w:val="00FF6007"/>
    <w:rsid w:val="00FF6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82FF4"/>
  <w15:chartTrackingRefBased/>
  <w15:docId w15:val="{43957ECE-ED14-4604-990D-F0F321798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3B4"/>
    <w:rPr>
      <w:rFonts w:ascii="Calibri" w:eastAsia="Calibri" w:hAnsi="Calibri" w:cs="Calibri"/>
      <w:color w:val="000000"/>
      <w:szCs w:val="22"/>
    </w:r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iPriority w:val="99"/>
    <w:semiHidden/>
    <w:unhideWhenUsed/>
    <w:rsid w:val="00DD4EFB"/>
    <w:rPr>
      <w:sz w:val="16"/>
      <w:szCs w:val="16"/>
    </w:rPr>
  </w:style>
  <w:style w:type="paragraph" w:styleId="CommentText">
    <w:name w:val="annotation text"/>
    <w:basedOn w:val="Normal"/>
    <w:link w:val="CommentTextChar"/>
    <w:uiPriority w:val="99"/>
    <w:unhideWhenUsed/>
    <w:rsid w:val="00DD4EFB"/>
    <w:rPr>
      <w:sz w:val="20"/>
    </w:rPr>
  </w:style>
  <w:style w:type="character" w:customStyle="1" w:styleId="CommentTextChar">
    <w:name w:val="Comment Text Char"/>
    <w:basedOn w:val="DefaultParagraphFont"/>
    <w:link w:val="CommentText"/>
    <w:uiPriority w:val="99"/>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uiPriority w:val="99"/>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5100AD"/>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28"/>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4"/>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3"/>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3"/>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286E0A"/>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semiHidden/>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uiPriority w:val="99"/>
    <w:semiHidden/>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TOC4">
    <w:name w:val="toc 4"/>
    <w:hidden/>
    <w:uiPriority w:val="39"/>
    <w:rsid w:val="009503B4"/>
    <w:pPr>
      <w:spacing w:after="0"/>
      <w:ind w:left="745" w:right="15" w:hanging="10"/>
    </w:pPr>
    <w:rPr>
      <w:rFonts w:ascii="Calibri" w:eastAsia="Calibri" w:hAnsi="Calibri" w:cs="Calibri"/>
      <w:color w:val="000000"/>
      <w:sz w:val="16"/>
      <w:szCs w:val="22"/>
    </w:rPr>
  </w:style>
  <w:style w:type="table" w:customStyle="1" w:styleId="TableGrid1">
    <w:name w:val="Table Grid1"/>
    <w:rsid w:val="009503B4"/>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 w:type="paragraph" w:customStyle="1" w:styleId="TableCellText">
    <w:name w:val="Table Cell Text"/>
    <w:basedOn w:val="Normal"/>
    <w:rsid w:val="009503B4"/>
    <w:pPr>
      <w:suppressAutoHyphens/>
      <w:spacing w:before="60" w:after="60" w:line="252" w:lineRule="auto"/>
    </w:pPr>
    <w:rPr>
      <w:rFonts w:eastAsia="Times New Roman" w:cs="Arial"/>
      <w:color w:val="auto"/>
      <w:sz w:val="16"/>
      <w:szCs w:val="20"/>
      <w:lang w:bidi="en-US"/>
    </w:rPr>
  </w:style>
  <w:style w:type="paragraph" w:customStyle="1" w:styleId="TableHeader">
    <w:name w:val="Table Header"/>
    <w:basedOn w:val="Normal"/>
    <w:next w:val="Normal"/>
    <w:rsid w:val="009503B4"/>
    <w:pPr>
      <w:suppressAutoHyphens/>
      <w:spacing w:before="60" w:after="60" w:line="240" w:lineRule="auto"/>
      <w:jc w:val="center"/>
    </w:pPr>
    <w:rPr>
      <w:rFonts w:eastAsia="Times New Roman" w:cs="Arial"/>
      <w:color w:val="auto"/>
      <w:sz w:val="20"/>
      <w:szCs w:val="20"/>
      <w:lang w:bidi="en-US"/>
    </w:rPr>
  </w:style>
  <w:style w:type="paragraph" w:customStyle="1" w:styleId="CellTextChar">
    <w:name w:val="Cell Text Char"/>
    <w:basedOn w:val="Normal"/>
    <w:rsid w:val="009503B4"/>
    <w:pPr>
      <w:suppressAutoHyphens/>
      <w:spacing w:before="60" w:after="60" w:line="252" w:lineRule="auto"/>
    </w:pPr>
    <w:rPr>
      <w:rFonts w:eastAsia="Times New Roman" w:cs="Arial"/>
      <w:color w:val="auto"/>
      <w:sz w:val="16"/>
      <w:szCs w:val="20"/>
      <w:lang w:bidi="en-US"/>
    </w:rPr>
  </w:style>
  <w:style w:type="paragraph" w:styleId="ListParagraph">
    <w:name w:val="List Paragraph"/>
    <w:basedOn w:val="Normal"/>
    <w:uiPriority w:val="34"/>
    <w:qFormat/>
    <w:rsid w:val="009503B4"/>
    <w:pPr>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9503B4"/>
    <w:pPr>
      <w:spacing w:after="200" w:line="240" w:lineRule="auto"/>
    </w:pPr>
    <w:rPr>
      <w:i/>
      <w:iCs/>
      <w:color w:val="44546A" w:themeColor="text2"/>
      <w:sz w:val="18"/>
      <w:szCs w:val="18"/>
    </w:rPr>
  </w:style>
  <w:style w:type="paragraph" w:customStyle="1" w:styleId="Standard">
    <w:name w:val="Standard"/>
    <w:rsid w:val="009503B4"/>
    <w:pPr>
      <w:widowControl w:val="0"/>
      <w:suppressAutoHyphens/>
      <w:spacing w:after="0" w:line="240" w:lineRule="auto"/>
      <w:textAlignment w:val="baseline"/>
    </w:pPr>
    <w:rPr>
      <w:rFonts w:ascii="Times New Roman" w:eastAsia="Arial Unicode MS" w:hAnsi="Times New Roman"/>
      <w:kern w:val="1"/>
      <w:sz w:val="20"/>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75.png"/><Relationship Id="rId21" Type="http://schemas.openxmlformats.org/officeDocument/2006/relationships/image" Target="media/image6.png"/><Relationship Id="rId42" Type="http://schemas.openxmlformats.org/officeDocument/2006/relationships/oleObject" Target="embeddings/oleObject11.bin"/><Relationship Id="rId47" Type="http://schemas.openxmlformats.org/officeDocument/2006/relationships/image" Target="media/image19.png"/><Relationship Id="rId63" Type="http://schemas.openxmlformats.org/officeDocument/2006/relationships/oleObject" Target="embeddings/oleObject17.bin"/><Relationship Id="rId68" Type="http://schemas.openxmlformats.org/officeDocument/2006/relationships/image" Target="media/image30.png"/><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image" Target="media/image70.jpg"/><Relationship Id="rId16" Type="http://schemas.openxmlformats.org/officeDocument/2006/relationships/footer" Target="footer3.xml"/><Relationship Id="rId107" Type="http://schemas.openxmlformats.org/officeDocument/2006/relationships/image" Target="media/image65.png"/><Relationship Id="rId11" Type="http://schemas.openxmlformats.org/officeDocument/2006/relationships/header" Target="header1.xml"/><Relationship Id="rId32" Type="http://schemas.openxmlformats.org/officeDocument/2006/relationships/oleObject" Target="embeddings/oleObject6.bin"/><Relationship Id="rId37" Type="http://schemas.openxmlformats.org/officeDocument/2006/relationships/image" Target="media/image14.png"/><Relationship Id="rId53" Type="http://schemas.microsoft.com/office/2016/09/relationships/commentsIds" Target="commentsIds.xml"/><Relationship Id="rId58" Type="http://schemas.openxmlformats.org/officeDocument/2006/relationships/image" Target="media/image25.png"/><Relationship Id="rId74" Type="http://schemas.openxmlformats.org/officeDocument/2006/relationships/oleObject" Target="embeddings/oleObject23.bin"/><Relationship Id="rId79" Type="http://schemas.openxmlformats.org/officeDocument/2006/relationships/image" Target="media/image37.png"/><Relationship Id="rId102" Type="http://schemas.openxmlformats.org/officeDocument/2006/relationships/image" Target="media/image60.png"/><Relationship Id="rId123"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oleObject" Target="embeddings/oleObject1.bin"/><Relationship Id="rId27"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0.jpg"/><Relationship Id="rId64" Type="http://schemas.openxmlformats.org/officeDocument/2006/relationships/image" Target="media/image28.png"/><Relationship Id="rId69" Type="http://schemas.openxmlformats.org/officeDocument/2006/relationships/oleObject" Target="embeddings/oleObject20.bin"/><Relationship Id="rId113" Type="http://schemas.openxmlformats.org/officeDocument/2006/relationships/image" Target="media/image71.jpg"/><Relationship Id="rId118" Type="http://schemas.openxmlformats.org/officeDocument/2006/relationships/header" Target="header4.xml"/><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oleObject" Target="embeddings/oleObject9.bin"/><Relationship Id="rId59" Type="http://schemas.openxmlformats.org/officeDocument/2006/relationships/oleObject" Target="embeddings/oleObject15.bin"/><Relationship Id="rId103" Type="http://schemas.openxmlformats.org/officeDocument/2006/relationships/image" Target="media/image61.png"/><Relationship Id="rId108" Type="http://schemas.openxmlformats.org/officeDocument/2006/relationships/image" Target="media/image66.png"/><Relationship Id="rId54" Type="http://schemas.microsoft.com/office/2018/08/relationships/commentsExtensible" Target="commentsExtensible.xml"/><Relationship Id="rId70" Type="http://schemas.openxmlformats.org/officeDocument/2006/relationships/image" Target="media/image31.png"/><Relationship Id="rId75" Type="http://schemas.openxmlformats.org/officeDocument/2006/relationships/image" Target="media/image33.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oleObject" Target="embeddings/oleObject4.bin"/><Relationship Id="rId49" Type="http://schemas.openxmlformats.org/officeDocument/2006/relationships/image" Target="media/image21.png"/><Relationship Id="rId114" Type="http://schemas.openxmlformats.org/officeDocument/2006/relationships/image" Target="media/image72.png"/><Relationship Id="rId119" Type="http://schemas.openxmlformats.org/officeDocument/2006/relationships/header" Target="header5.xml"/><Relationship Id="rId44" Type="http://schemas.openxmlformats.org/officeDocument/2006/relationships/oleObject" Target="embeddings/oleObject12.bin"/><Relationship Id="rId60" Type="http://schemas.openxmlformats.org/officeDocument/2006/relationships/image" Target="media/image26.png"/><Relationship Id="rId65" Type="http://schemas.openxmlformats.org/officeDocument/2006/relationships/oleObject" Target="embeddings/oleObject18.bin"/><Relationship Id="rId81" Type="http://schemas.openxmlformats.org/officeDocument/2006/relationships/image" Target="media/image39.png"/><Relationship Id="rId86" Type="http://schemas.openxmlformats.org/officeDocument/2006/relationships/image" Target="media/image44.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5.png"/><Relationship Id="rId109" Type="http://schemas.openxmlformats.org/officeDocument/2006/relationships/image" Target="media/image67.png"/><Relationship Id="rId34" Type="http://schemas.openxmlformats.org/officeDocument/2006/relationships/oleObject" Target="embeddings/oleObject7.bin"/><Relationship Id="rId50" Type="http://schemas.openxmlformats.org/officeDocument/2006/relationships/image" Target="media/image22.png"/><Relationship Id="rId55" Type="http://schemas.openxmlformats.org/officeDocument/2006/relationships/image" Target="media/image23.png"/><Relationship Id="rId76" Type="http://schemas.openxmlformats.org/officeDocument/2006/relationships/image" Target="media/image34.jp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oleObject" Target="embeddings/oleObject21.bin"/><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image" Target="media/image45.jpeg"/><Relationship Id="rId110" Type="http://schemas.openxmlformats.org/officeDocument/2006/relationships/image" Target="media/image68.png"/><Relationship Id="rId115" Type="http://schemas.openxmlformats.org/officeDocument/2006/relationships/image" Target="media/image73.png"/><Relationship Id="rId61" Type="http://schemas.openxmlformats.org/officeDocument/2006/relationships/oleObject" Target="embeddings/oleObject16.bin"/><Relationship Id="rId82" Type="http://schemas.openxmlformats.org/officeDocument/2006/relationships/image" Target="media/image40.png"/><Relationship Id="rId19" Type="http://schemas.openxmlformats.org/officeDocument/2006/relationships/image" Target="media/image4.jpg"/><Relationship Id="rId14" Type="http://schemas.openxmlformats.org/officeDocument/2006/relationships/footer" Target="footer2.xml"/><Relationship Id="rId30" Type="http://schemas.openxmlformats.org/officeDocument/2006/relationships/oleObject" Target="embeddings/oleObject5.bin"/><Relationship Id="rId35" Type="http://schemas.openxmlformats.org/officeDocument/2006/relationships/image" Target="media/image13.png"/><Relationship Id="rId56" Type="http://schemas.openxmlformats.org/officeDocument/2006/relationships/image" Target="media/image24.png"/><Relationship Id="rId77" Type="http://schemas.openxmlformats.org/officeDocument/2006/relationships/image" Target="media/image35.jpeg"/><Relationship Id="rId100" Type="http://schemas.openxmlformats.org/officeDocument/2006/relationships/image" Target="media/image58.png"/><Relationship Id="rId105"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comments" Target="comments.xml"/><Relationship Id="rId72" Type="http://schemas.openxmlformats.org/officeDocument/2006/relationships/oleObject" Target="embeddings/oleObject22.bin"/><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oleObject" Target="embeddings/oleObject13.bin"/><Relationship Id="rId67" Type="http://schemas.openxmlformats.org/officeDocument/2006/relationships/oleObject" Target="embeddings/oleObject19.bin"/><Relationship Id="rId116" Type="http://schemas.openxmlformats.org/officeDocument/2006/relationships/image" Target="media/image74.png"/><Relationship Id="rId20" Type="http://schemas.openxmlformats.org/officeDocument/2006/relationships/image" Target="media/image5.png"/><Relationship Id="rId41" Type="http://schemas.openxmlformats.org/officeDocument/2006/relationships/image" Target="media/image16.png"/><Relationship Id="rId62" Type="http://schemas.openxmlformats.org/officeDocument/2006/relationships/image" Target="media/image27.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9.jpg"/><Relationship Id="rId15" Type="http://schemas.openxmlformats.org/officeDocument/2006/relationships/header" Target="header3.xml"/><Relationship Id="rId36" Type="http://schemas.openxmlformats.org/officeDocument/2006/relationships/oleObject" Target="embeddings/oleObject8.bin"/><Relationship Id="rId57" Type="http://schemas.openxmlformats.org/officeDocument/2006/relationships/oleObject" Target="embeddings/oleObject14.bin"/><Relationship Id="rId106" Type="http://schemas.openxmlformats.org/officeDocument/2006/relationships/image" Target="media/image64.png"/><Relationship Id="rId10" Type="http://schemas.openxmlformats.org/officeDocument/2006/relationships/endnotes" Target="endnotes.xml"/><Relationship Id="rId31" Type="http://schemas.openxmlformats.org/officeDocument/2006/relationships/image" Target="media/image11.png"/><Relationship Id="rId52" Type="http://schemas.microsoft.com/office/2011/relationships/commentsExtended" Target="commentsExtended.xml"/><Relationship Id="rId73" Type="http://schemas.openxmlformats.org/officeDocument/2006/relationships/image" Target="media/image32.png"/><Relationship Id="rId78" Type="http://schemas.openxmlformats.org/officeDocument/2006/relationships/image" Target="media/image36.png"/><Relationship Id="rId94" Type="http://schemas.openxmlformats.org/officeDocument/2006/relationships/image" Target="media/image52.jpg"/><Relationship Id="rId99" Type="http://schemas.openxmlformats.org/officeDocument/2006/relationships/image" Target="media/image57.png"/><Relationship Id="rId101" Type="http://schemas.openxmlformats.org/officeDocument/2006/relationships/image" Target="media/image59.jpg"/><Relationship Id="rId122" Type="http://schemas.microsoft.com/office/2011/relationships/people" Target="people.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3.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customXml/itemProps4.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 for 3.3</Template>
  <TotalTime>5282</TotalTime>
  <Pages>50</Pages>
  <Words>8630</Words>
  <Characters>45826</Characters>
  <Application>Microsoft Office Word</Application>
  <DocSecurity>0</DocSecurity>
  <Lines>1580</Lines>
  <Paragraphs>1134</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53322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297</cp:revision>
  <cp:lastPrinted>2019-11-25T16:45:00Z</cp:lastPrinted>
  <dcterms:created xsi:type="dcterms:W3CDTF">2023-03-24T11:22:00Z</dcterms:created>
  <dcterms:modified xsi:type="dcterms:W3CDTF">2023-03-28T14:04:00Z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230b9c11-20b6-421b-85af-230dbb944ab9</vt:lpwstr>
  </property>
  <property fmtid="{D5CDD505-2E9C-101B-9397-08002B2CF9AE}" pid="3" name="MSIP_Label_dc233488-06c6-4c2b-96ac-e256c4376f84_Enabled">
    <vt:lpwstr>true</vt:lpwstr>
  </property>
  <property fmtid="{D5CDD505-2E9C-101B-9397-08002B2CF9AE}" pid="4" name="MSIP_Label_dc233488-06c6-4c2b-96ac-e256c4376f84_SetDate">
    <vt:lpwstr>2023-03-27T06:09:51Z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