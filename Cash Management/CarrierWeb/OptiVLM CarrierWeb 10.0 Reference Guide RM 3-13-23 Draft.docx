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B2B7" w14:textId="77777777" w:rsidR="00570B77" w:rsidRDefault="00570B77" w:rsidP="00570B77">
      <w:pPr>
        <w:pStyle w:val="Brand"/>
      </w:pPr>
      <w:bookmarkStart w:id="0" w:name="_Hlk129666029"/>
      <w:bookmarkEnd w:id="0"/>
      <w:r>
        <w:t>CXBanking</w:t>
      </w:r>
    </w:p>
    <w:p w14:paraId="1105C444" w14:textId="6DBBC54F" w:rsidR="00570B77" w:rsidRPr="00F56777" w:rsidRDefault="00570B77" w:rsidP="00570B77">
      <w:pPr>
        <w:pStyle w:val="Product"/>
      </w:pPr>
      <w:r>
        <w:t>OptiVLM Carrier</w:t>
      </w:r>
      <w:ins w:id="1" w:author="Moses, Robinson" w:date="2023-03-16T03:33:00Z">
        <w:r w:rsidR="007C454D">
          <w:t xml:space="preserve"> </w:t>
        </w:r>
      </w:ins>
      <w:r>
        <w:t>Web 10.0</w:t>
      </w:r>
    </w:p>
    <w:p w14:paraId="25471782" w14:textId="77777777" w:rsidR="00570B77" w:rsidRDefault="00570B77" w:rsidP="00570B77">
      <w:pPr>
        <w:pStyle w:val="Title"/>
      </w:pPr>
      <w:r>
        <w:t>User Reference Guide</w:t>
      </w:r>
    </w:p>
    <w:p w14:paraId="335D8F8C" w14:textId="77777777" w:rsidR="00570B77" w:rsidRPr="007A1FB1" w:rsidRDefault="00570B77" w:rsidP="00570B77">
      <w:pPr>
        <w:pStyle w:val="DocInfo"/>
        <w:rPr>
          <w:b/>
          <w:bCs/>
        </w:rPr>
      </w:pPr>
      <w:r w:rsidRPr="007A1FB1">
        <w:rPr>
          <w:b/>
          <w:bCs/>
        </w:rPr>
        <w:t>Build 4027</w:t>
      </w:r>
    </w:p>
    <w:p w14:paraId="2758C5FA" w14:textId="77777777" w:rsidR="00570B77" w:rsidRPr="007A1FB1" w:rsidRDefault="00570B77" w:rsidP="00570B77">
      <w:pPr>
        <w:pStyle w:val="DocInfo"/>
        <w:rPr>
          <w:b/>
          <w:bCs/>
        </w:rPr>
      </w:pPr>
      <w:r w:rsidRPr="007A1FB1">
        <w:rPr>
          <w:b/>
          <w:bCs/>
        </w:rPr>
        <w:t>Version 10.0</w:t>
      </w:r>
    </w:p>
    <w:p w14:paraId="13AFD2AD" w14:textId="77777777" w:rsidR="00570B77" w:rsidRPr="007A1FB1" w:rsidRDefault="00570B77" w:rsidP="00570B77">
      <w:pPr>
        <w:pStyle w:val="Date"/>
        <w:rPr>
          <w:b/>
          <w:bCs/>
        </w:rPr>
      </w:pPr>
      <w:r w:rsidRPr="007A1FB1">
        <w:rPr>
          <w:b/>
          <w:bCs/>
        </w:rPr>
        <w:t>March 2023</w:t>
      </w:r>
    </w:p>
    <w:p w14:paraId="5B31FBEE" w14:textId="77777777" w:rsidR="00570B77" w:rsidRPr="00DC281F" w:rsidRDefault="00570B77" w:rsidP="00DC281F">
      <w:pPr>
        <w:pStyle w:val="ChapterTitle"/>
      </w:pPr>
      <w:bookmarkStart w:id="2" w:name="_Toc129572249"/>
      <w:r w:rsidRPr="00DC281F">
        <w:lastRenderedPageBreak/>
        <w:t>Copyright and Trademark Information</w:t>
      </w:r>
      <w:bookmarkEnd w:id="2"/>
    </w:p>
    <w:p w14:paraId="279AC56F" w14:textId="77777777" w:rsidR="00570B77" w:rsidRDefault="00570B77" w:rsidP="00570B77">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77950358" w14:textId="77777777" w:rsidR="00570B77" w:rsidRDefault="00570B77" w:rsidP="00570B77">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2AAE46DF" w14:textId="77777777" w:rsidR="00570B77" w:rsidRDefault="00570B77" w:rsidP="00570B77">
      <w:pPr>
        <w:pStyle w:val="BodyText"/>
      </w:pPr>
      <w:r>
        <w:t xml:space="preserve">OptiCash, OptiNet, OptiVault, OptiCashMI, OptiVLM, OptimizeCF, OptiSuite, OptiRecon, and OptiBridge are trademarks of NCR International Inc. </w:t>
      </w:r>
    </w:p>
    <w:p w14:paraId="7AE1B53F" w14:textId="77777777" w:rsidR="00570B77" w:rsidRPr="00720A40" w:rsidRDefault="00570B77" w:rsidP="00570B77">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3FF322BB" w14:textId="77777777" w:rsidR="00570B77" w:rsidRPr="00720A40" w:rsidRDefault="00570B77" w:rsidP="00570B77">
      <w:pPr>
        <w:pStyle w:val="BodyText"/>
      </w:pPr>
      <w:r w:rsidRPr="00720A40">
        <w:t>Copyright © NCR.  All Rights Reserved</w:t>
      </w:r>
    </w:p>
    <w:p w14:paraId="6D8828B0" w14:textId="77777777" w:rsidR="00570B77" w:rsidRPr="00DC281F" w:rsidRDefault="00570B77" w:rsidP="00DC281F">
      <w:pPr>
        <w:pStyle w:val="ChapterTitle"/>
      </w:pPr>
      <w:bookmarkStart w:id="3" w:name="_Toc129572250"/>
      <w:r w:rsidRPr="00DC281F">
        <w:lastRenderedPageBreak/>
        <w:t>Revision Record</w:t>
      </w:r>
      <w:bookmarkEnd w:id="3"/>
    </w:p>
    <w:tbl>
      <w:tblPr>
        <w:tblStyle w:val="TableHeadingTop"/>
        <w:tblW w:w="9360" w:type="dxa"/>
        <w:tblLook w:val="04A0" w:firstRow="1" w:lastRow="0" w:firstColumn="1" w:lastColumn="0" w:noHBand="0" w:noVBand="1"/>
      </w:tblPr>
      <w:tblGrid>
        <w:gridCol w:w="1440"/>
        <w:gridCol w:w="1440"/>
        <w:gridCol w:w="6480"/>
      </w:tblGrid>
      <w:tr w:rsidR="00570B77" w:rsidRPr="00CA70B5" w14:paraId="7CD726FE" w14:textId="77777777" w:rsidTr="009958AC">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1B8DD017" w14:textId="77777777" w:rsidR="00570B77" w:rsidRPr="00D22F24" w:rsidRDefault="00570B77" w:rsidP="009958AC">
            <w:pPr>
              <w:pStyle w:val="TableHeading"/>
              <w:jc w:val="center"/>
            </w:pPr>
            <w:r w:rsidRPr="00D22F24">
              <w:t>Date</w:t>
            </w:r>
          </w:p>
        </w:tc>
        <w:tc>
          <w:tcPr>
            <w:tcW w:w="1440" w:type="dxa"/>
          </w:tcPr>
          <w:p w14:paraId="2A74C86A" w14:textId="77777777" w:rsidR="00570B77" w:rsidRPr="00D22F24" w:rsidRDefault="00570B77" w:rsidP="009958AC">
            <w:pPr>
              <w:pStyle w:val="TableHeading"/>
              <w:jc w:val="center"/>
            </w:pPr>
            <w:r w:rsidRPr="00D22F24">
              <w:t>Page No.</w:t>
            </w:r>
          </w:p>
        </w:tc>
        <w:tc>
          <w:tcPr>
            <w:tcW w:w="6480" w:type="dxa"/>
          </w:tcPr>
          <w:p w14:paraId="5D395DFA" w14:textId="77777777" w:rsidR="00570B77" w:rsidRPr="00CA70B5" w:rsidRDefault="00570B77" w:rsidP="009958AC">
            <w:pPr>
              <w:pStyle w:val="TableHeading"/>
            </w:pPr>
            <w:r>
              <w:t>Description of Change</w:t>
            </w:r>
          </w:p>
        </w:tc>
      </w:tr>
      <w:tr w:rsidR="00570B77" w:rsidRPr="00F52559" w14:paraId="14B9005B" w14:textId="77777777" w:rsidTr="009958AC">
        <w:tc>
          <w:tcPr>
            <w:tcW w:w="1440" w:type="dxa"/>
            <w:tcBorders>
              <w:bottom w:val="nil"/>
            </w:tcBorders>
          </w:tcPr>
          <w:p w14:paraId="64FFE30B" w14:textId="77777777" w:rsidR="00570B77" w:rsidRPr="00F52559" w:rsidRDefault="00570B77" w:rsidP="009958AC">
            <w:pPr>
              <w:pStyle w:val="TableBody"/>
              <w:jc w:val="center"/>
            </w:pPr>
            <w:r>
              <w:t>10 March 2023</w:t>
            </w:r>
          </w:p>
        </w:tc>
        <w:tc>
          <w:tcPr>
            <w:tcW w:w="1440" w:type="dxa"/>
          </w:tcPr>
          <w:p w14:paraId="47B6181A" w14:textId="77777777" w:rsidR="00570B77" w:rsidRDefault="00570B77" w:rsidP="009958AC">
            <w:pPr>
              <w:pStyle w:val="TableBody"/>
              <w:keepNext/>
              <w:jc w:val="center"/>
            </w:pPr>
            <w:r>
              <w:t>All</w:t>
            </w:r>
          </w:p>
        </w:tc>
        <w:tc>
          <w:tcPr>
            <w:tcW w:w="6480" w:type="dxa"/>
          </w:tcPr>
          <w:p w14:paraId="2FC787FF" w14:textId="77777777" w:rsidR="00570B77" w:rsidRPr="00F52559" w:rsidRDefault="00570B77" w:rsidP="009958AC">
            <w:pPr>
              <w:pStyle w:val="TableBody"/>
              <w:keepNext/>
            </w:pPr>
            <w:r>
              <w:t>Formatting Changes</w:t>
            </w:r>
          </w:p>
        </w:tc>
      </w:tr>
      <w:tr w:rsidR="00570B77" w:rsidRPr="00F52559" w14:paraId="425147B9" w14:textId="77777777" w:rsidTr="009958AC">
        <w:tc>
          <w:tcPr>
            <w:tcW w:w="1440" w:type="dxa"/>
            <w:tcBorders>
              <w:top w:val="nil"/>
              <w:bottom w:val="nil"/>
            </w:tcBorders>
          </w:tcPr>
          <w:p w14:paraId="184F57D0" w14:textId="77777777" w:rsidR="00570B77" w:rsidRPr="00F52559" w:rsidRDefault="00570B77" w:rsidP="009958AC">
            <w:pPr>
              <w:pStyle w:val="TableBody"/>
              <w:keepNext/>
              <w:jc w:val="center"/>
            </w:pPr>
          </w:p>
        </w:tc>
        <w:tc>
          <w:tcPr>
            <w:tcW w:w="1440" w:type="dxa"/>
          </w:tcPr>
          <w:p w14:paraId="36E8753E" w14:textId="77777777" w:rsidR="00570B77" w:rsidRDefault="00570B77" w:rsidP="009958AC">
            <w:pPr>
              <w:pStyle w:val="TableBody"/>
              <w:keepNext/>
              <w:jc w:val="center"/>
            </w:pPr>
          </w:p>
        </w:tc>
        <w:tc>
          <w:tcPr>
            <w:tcW w:w="6480" w:type="dxa"/>
          </w:tcPr>
          <w:p w14:paraId="0EE6AB96" w14:textId="77777777" w:rsidR="00570B77" w:rsidRPr="00F52559" w:rsidRDefault="00570B77" w:rsidP="009958AC">
            <w:pPr>
              <w:pStyle w:val="TableBody"/>
              <w:keepNext/>
            </w:pPr>
          </w:p>
        </w:tc>
      </w:tr>
      <w:tr w:rsidR="00570B77" w:rsidRPr="00F52559" w14:paraId="05B10957" w14:textId="77777777" w:rsidTr="009958AC">
        <w:tc>
          <w:tcPr>
            <w:tcW w:w="1440" w:type="dxa"/>
            <w:tcBorders>
              <w:top w:val="nil"/>
              <w:bottom w:val="single" w:sz="4" w:space="0" w:color="auto"/>
            </w:tcBorders>
          </w:tcPr>
          <w:p w14:paraId="433960D2" w14:textId="77777777" w:rsidR="00570B77" w:rsidRPr="00F52559" w:rsidRDefault="00570B77" w:rsidP="009958AC">
            <w:pPr>
              <w:pStyle w:val="TableBody"/>
              <w:keepNext/>
              <w:jc w:val="center"/>
            </w:pPr>
          </w:p>
        </w:tc>
        <w:tc>
          <w:tcPr>
            <w:tcW w:w="1440" w:type="dxa"/>
          </w:tcPr>
          <w:p w14:paraId="0B441F40" w14:textId="77777777" w:rsidR="00570B77" w:rsidRDefault="00570B77" w:rsidP="009958AC">
            <w:pPr>
              <w:pStyle w:val="TableBody"/>
              <w:keepNext/>
              <w:jc w:val="center"/>
            </w:pPr>
          </w:p>
        </w:tc>
        <w:tc>
          <w:tcPr>
            <w:tcW w:w="6480" w:type="dxa"/>
          </w:tcPr>
          <w:p w14:paraId="4F6F8E40" w14:textId="77777777" w:rsidR="00570B77" w:rsidRPr="00F52559" w:rsidRDefault="00570B77" w:rsidP="009958AC">
            <w:pPr>
              <w:pStyle w:val="TableBody"/>
              <w:keepNext/>
            </w:pPr>
          </w:p>
        </w:tc>
      </w:tr>
    </w:tbl>
    <w:p w14:paraId="73C00B25" w14:textId="77777777" w:rsidR="00570B77" w:rsidRDefault="00570B77" w:rsidP="00570B77">
      <w:pPr>
        <w:pStyle w:val="BodyText"/>
      </w:pPr>
    </w:p>
    <w:p w14:paraId="297881A7" w14:textId="77777777" w:rsidR="00570B77" w:rsidRDefault="00570B77" w:rsidP="00570B77">
      <w:pPr>
        <w:pStyle w:val="BodyText"/>
      </w:pPr>
    </w:p>
    <w:p w14:paraId="0F12BD36" w14:textId="77777777" w:rsidR="00570B77" w:rsidRPr="00DC281F" w:rsidRDefault="00570B77" w:rsidP="00DC281F">
      <w:pPr>
        <w:pStyle w:val="ChapterTitle"/>
      </w:pPr>
      <w:bookmarkStart w:id="4" w:name="_Toc129572251"/>
      <w:r w:rsidRPr="00DC281F">
        <w:lastRenderedPageBreak/>
        <w:t>Contents</w:t>
      </w:r>
      <w:bookmarkEnd w:id="4"/>
    </w:p>
    <w:p w14:paraId="5DA887A4" w14:textId="75018B21" w:rsidR="000F6CB4" w:rsidRDefault="00570B77">
      <w:pPr>
        <w:pStyle w:val="TOC1"/>
        <w:rPr>
          <w:rFonts w:asciiTheme="minorHAnsi" w:eastAsiaTheme="minorEastAsia" w:hAnsiTheme="minorHAnsi" w:cstheme="minorBidi"/>
          <w:b w:val="0"/>
          <w:noProof/>
          <w:szCs w:val="22"/>
          <w:lang w:val="en-US"/>
        </w:rPr>
      </w:pPr>
      <w:r>
        <w:fldChar w:fldCharType="begin"/>
      </w:r>
      <w:r>
        <w:instrText xml:space="preserve"> TOC \h \z \t "Heading 1,1,Heading 2,2,Heading 3,3,Chapter Title,1,Appendix Title,1" </w:instrText>
      </w:r>
      <w:r>
        <w:fldChar w:fldCharType="separate"/>
      </w:r>
      <w:hyperlink w:anchor="_Toc129572249" w:history="1">
        <w:r w:rsidR="000F6CB4" w:rsidRPr="001C0D26">
          <w:rPr>
            <w:rStyle w:val="Hyperlink"/>
            <w:noProof/>
          </w:rPr>
          <w:t>Copyright and Trademark Information</w:t>
        </w:r>
        <w:r w:rsidR="000F6CB4">
          <w:rPr>
            <w:noProof/>
            <w:webHidden/>
          </w:rPr>
          <w:tab/>
        </w:r>
        <w:r w:rsidR="000F6CB4">
          <w:rPr>
            <w:noProof/>
            <w:webHidden/>
          </w:rPr>
          <w:fldChar w:fldCharType="begin"/>
        </w:r>
        <w:r w:rsidR="000F6CB4">
          <w:rPr>
            <w:noProof/>
            <w:webHidden/>
          </w:rPr>
          <w:instrText xml:space="preserve"> PAGEREF _Toc129572249 \h </w:instrText>
        </w:r>
        <w:r w:rsidR="000F6CB4">
          <w:rPr>
            <w:noProof/>
            <w:webHidden/>
          </w:rPr>
        </w:r>
        <w:r w:rsidR="000F6CB4">
          <w:rPr>
            <w:noProof/>
            <w:webHidden/>
          </w:rPr>
          <w:fldChar w:fldCharType="separate"/>
        </w:r>
        <w:r w:rsidR="000F6CB4">
          <w:rPr>
            <w:noProof/>
            <w:webHidden/>
          </w:rPr>
          <w:t>2</w:t>
        </w:r>
        <w:r w:rsidR="000F6CB4">
          <w:rPr>
            <w:noProof/>
            <w:webHidden/>
          </w:rPr>
          <w:fldChar w:fldCharType="end"/>
        </w:r>
      </w:hyperlink>
    </w:p>
    <w:p w14:paraId="2568751F" w14:textId="5FC647B1" w:rsidR="000F6CB4" w:rsidRDefault="0014696D">
      <w:pPr>
        <w:pStyle w:val="TOC1"/>
        <w:rPr>
          <w:rFonts w:asciiTheme="minorHAnsi" w:eastAsiaTheme="minorEastAsia" w:hAnsiTheme="minorHAnsi" w:cstheme="minorBidi"/>
          <w:b w:val="0"/>
          <w:noProof/>
          <w:szCs w:val="22"/>
          <w:lang w:val="en-US"/>
        </w:rPr>
      </w:pPr>
      <w:hyperlink w:anchor="_Toc129572250" w:history="1">
        <w:r w:rsidR="000F6CB4" w:rsidRPr="001C0D26">
          <w:rPr>
            <w:rStyle w:val="Hyperlink"/>
            <w:noProof/>
          </w:rPr>
          <w:t>Revision Record</w:t>
        </w:r>
        <w:r w:rsidR="000F6CB4">
          <w:rPr>
            <w:noProof/>
            <w:webHidden/>
          </w:rPr>
          <w:tab/>
        </w:r>
        <w:r w:rsidR="000F6CB4">
          <w:rPr>
            <w:noProof/>
            <w:webHidden/>
          </w:rPr>
          <w:fldChar w:fldCharType="begin"/>
        </w:r>
        <w:r w:rsidR="000F6CB4">
          <w:rPr>
            <w:noProof/>
            <w:webHidden/>
          </w:rPr>
          <w:instrText xml:space="preserve"> PAGEREF _Toc129572250 \h </w:instrText>
        </w:r>
        <w:r w:rsidR="000F6CB4">
          <w:rPr>
            <w:noProof/>
            <w:webHidden/>
          </w:rPr>
        </w:r>
        <w:r w:rsidR="000F6CB4">
          <w:rPr>
            <w:noProof/>
            <w:webHidden/>
          </w:rPr>
          <w:fldChar w:fldCharType="separate"/>
        </w:r>
        <w:r w:rsidR="000F6CB4">
          <w:rPr>
            <w:noProof/>
            <w:webHidden/>
          </w:rPr>
          <w:t>3</w:t>
        </w:r>
        <w:r w:rsidR="000F6CB4">
          <w:rPr>
            <w:noProof/>
            <w:webHidden/>
          </w:rPr>
          <w:fldChar w:fldCharType="end"/>
        </w:r>
      </w:hyperlink>
    </w:p>
    <w:p w14:paraId="3361F83C" w14:textId="67B9FC97" w:rsidR="000F6CB4" w:rsidRDefault="0014696D">
      <w:pPr>
        <w:pStyle w:val="TOC1"/>
        <w:rPr>
          <w:rFonts w:asciiTheme="minorHAnsi" w:eastAsiaTheme="minorEastAsia" w:hAnsiTheme="minorHAnsi" w:cstheme="minorBidi"/>
          <w:b w:val="0"/>
          <w:noProof/>
          <w:szCs w:val="22"/>
          <w:lang w:val="en-US"/>
        </w:rPr>
      </w:pPr>
      <w:hyperlink w:anchor="_Toc129572251" w:history="1">
        <w:r w:rsidR="000F6CB4" w:rsidRPr="001C0D26">
          <w:rPr>
            <w:rStyle w:val="Hyperlink"/>
            <w:noProof/>
          </w:rPr>
          <w:t>Contents</w:t>
        </w:r>
        <w:r w:rsidR="000F6CB4">
          <w:rPr>
            <w:noProof/>
            <w:webHidden/>
          </w:rPr>
          <w:tab/>
        </w:r>
        <w:r w:rsidR="000F6CB4">
          <w:rPr>
            <w:noProof/>
            <w:webHidden/>
          </w:rPr>
          <w:fldChar w:fldCharType="begin"/>
        </w:r>
        <w:r w:rsidR="000F6CB4">
          <w:rPr>
            <w:noProof/>
            <w:webHidden/>
          </w:rPr>
          <w:instrText xml:space="preserve"> PAGEREF _Toc129572251 \h </w:instrText>
        </w:r>
        <w:r w:rsidR="000F6CB4">
          <w:rPr>
            <w:noProof/>
            <w:webHidden/>
          </w:rPr>
        </w:r>
        <w:r w:rsidR="000F6CB4">
          <w:rPr>
            <w:noProof/>
            <w:webHidden/>
          </w:rPr>
          <w:fldChar w:fldCharType="separate"/>
        </w:r>
        <w:r w:rsidR="000F6CB4">
          <w:rPr>
            <w:noProof/>
            <w:webHidden/>
          </w:rPr>
          <w:t>4</w:t>
        </w:r>
        <w:r w:rsidR="000F6CB4">
          <w:rPr>
            <w:noProof/>
            <w:webHidden/>
          </w:rPr>
          <w:fldChar w:fldCharType="end"/>
        </w:r>
      </w:hyperlink>
    </w:p>
    <w:p w14:paraId="507CE4B2" w14:textId="7CDE1968"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52" w:history="1">
        <w:r w:rsidR="000F6CB4" w:rsidRPr="001C0D26">
          <w:rPr>
            <w:rStyle w:val="Hyperlink"/>
            <w:noProof/>
          </w:rPr>
          <w:t>1</w:t>
        </w:r>
        <w:r w:rsidR="000F6CB4">
          <w:rPr>
            <w:rFonts w:asciiTheme="minorHAnsi" w:eastAsiaTheme="minorEastAsia" w:hAnsiTheme="minorHAnsi" w:cstheme="minorBidi"/>
            <w:b w:val="0"/>
            <w:noProof/>
            <w:szCs w:val="22"/>
            <w:lang w:val="en-US"/>
          </w:rPr>
          <w:tab/>
        </w:r>
        <w:r w:rsidR="000F6CB4" w:rsidRPr="001C0D26">
          <w:rPr>
            <w:rStyle w:val="Hyperlink"/>
            <w:noProof/>
          </w:rPr>
          <w:t>INTRODUCTION TO CARRIER WEB</w:t>
        </w:r>
        <w:r w:rsidR="000F6CB4">
          <w:rPr>
            <w:noProof/>
            <w:webHidden/>
          </w:rPr>
          <w:tab/>
        </w:r>
        <w:r w:rsidR="000F6CB4">
          <w:rPr>
            <w:noProof/>
            <w:webHidden/>
          </w:rPr>
          <w:fldChar w:fldCharType="begin"/>
        </w:r>
        <w:r w:rsidR="000F6CB4">
          <w:rPr>
            <w:noProof/>
            <w:webHidden/>
          </w:rPr>
          <w:instrText xml:space="preserve"> PAGEREF _Toc129572252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625E64C4" w14:textId="4DA176B0"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53" w:history="1">
        <w:r w:rsidR="000F6CB4" w:rsidRPr="001C0D26">
          <w:rPr>
            <w:rStyle w:val="Hyperlink"/>
            <w:noProof/>
          </w:rPr>
          <w:t>1.1</w:t>
        </w:r>
        <w:r w:rsidR="000F6CB4">
          <w:rPr>
            <w:rFonts w:asciiTheme="minorHAnsi" w:eastAsiaTheme="minorEastAsia" w:hAnsiTheme="minorHAnsi" w:cstheme="minorBidi"/>
            <w:noProof/>
            <w:sz w:val="22"/>
            <w:szCs w:val="22"/>
            <w:lang w:val="en-US"/>
          </w:rPr>
          <w:tab/>
        </w:r>
        <w:r w:rsidR="000F6CB4" w:rsidRPr="001C0D26">
          <w:rPr>
            <w:rStyle w:val="Hyperlink"/>
            <w:noProof/>
          </w:rPr>
          <w:t>CONVENTIONS USED IN THIS HELP DOCUMENTATION</w:t>
        </w:r>
        <w:r w:rsidR="000F6CB4">
          <w:rPr>
            <w:noProof/>
            <w:webHidden/>
          </w:rPr>
          <w:tab/>
        </w:r>
        <w:r w:rsidR="000F6CB4">
          <w:rPr>
            <w:noProof/>
            <w:webHidden/>
          </w:rPr>
          <w:fldChar w:fldCharType="begin"/>
        </w:r>
        <w:r w:rsidR="000F6CB4">
          <w:rPr>
            <w:noProof/>
            <w:webHidden/>
          </w:rPr>
          <w:instrText xml:space="preserve"> PAGEREF _Toc129572253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5A4CA6D1" w14:textId="6D594B08"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54" w:history="1">
        <w:r w:rsidR="000F6CB4" w:rsidRPr="001C0D26">
          <w:rPr>
            <w:rStyle w:val="Hyperlink"/>
            <w:noProof/>
          </w:rPr>
          <w:t>1.2</w:t>
        </w:r>
        <w:r w:rsidR="000F6CB4">
          <w:rPr>
            <w:rFonts w:asciiTheme="minorHAnsi" w:eastAsiaTheme="minorEastAsia" w:hAnsiTheme="minorHAnsi" w:cstheme="minorBidi"/>
            <w:noProof/>
            <w:sz w:val="22"/>
            <w:szCs w:val="22"/>
            <w:lang w:val="en-US"/>
          </w:rPr>
          <w:tab/>
        </w:r>
        <w:r w:rsidR="000F6CB4" w:rsidRPr="001C0D26">
          <w:rPr>
            <w:rStyle w:val="Hyperlink"/>
            <w:noProof/>
          </w:rPr>
          <w:t>GETTING STARTED</w:t>
        </w:r>
        <w:r w:rsidR="000F6CB4">
          <w:rPr>
            <w:noProof/>
            <w:webHidden/>
          </w:rPr>
          <w:tab/>
        </w:r>
        <w:r w:rsidR="000F6CB4">
          <w:rPr>
            <w:noProof/>
            <w:webHidden/>
          </w:rPr>
          <w:fldChar w:fldCharType="begin"/>
        </w:r>
        <w:r w:rsidR="000F6CB4">
          <w:rPr>
            <w:noProof/>
            <w:webHidden/>
          </w:rPr>
          <w:instrText xml:space="preserve"> PAGEREF _Toc129572254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49A8842E" w14:textId="49B4A98E"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55" w:history="1">
        <w:r w:rsidR="000F6CB4" w:rsidRPr="001C0D26">
          <w:rPr>
            <w:rStyle w:val="Hyperlink"/>
            <w:noProof/>
          </w:rPr>
          <w:t>1.2.1</w:t>
        </w:r>
        <w:r w:rsidR="000F6CB4">
          <w:rPr>
            <w:rFonts w:asciiTheme="minorHAnsi" w:eastAsiaTheme="minorEastAsia" w:hAnsiTheme="minorHAnsi" w:cstheme="minorBidi"/>
            <w:noProof/>
            <w:sz w:val="22"/>
            <w:szCs w:val="22"/>
            <w:lang w:val="en-US"/>
          </w:rPr>
          <w:tab/>
        </w:r>
        <w:r w:rsidR="000F6CB4" w:rsidRPr="001C0D26">
          <w:rPr>
            <w:rStyle w:val="Hyperlink"/>
            <w:noProof/>
          </w:rPr>
          <w:t>SCREEN RESOLUTION</w:t>
        </w:r>
        <w:r w:rsidR="000F6CB4">
          <w:rPr>
            <w:noProof/>
            <w:webHidden/>
          </w:rPr>
          <w:tab/>
        </w:r>
        <w:r w:rsidR="000F6CB4">
          <w:rPr>
            <w:noProof/>
            <w:webHidden/>
          </w:rPr>
          <w:fldChar w:fldCharType="begin"/>
        </w:r>
        <w:r w:rsidR="000F6CB4">
          <w:rPr>
            <w:noProof/>
            <w:webHidden/>
          </w:rPr>
          <w:instrText xml:space="preserve"> PAGEREF _Toc129572255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60E3B3E6" w14:textId="28BBB495"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56" w:history="1">
        <w:r w:rsidR="000F6CB4" w:rsidRPr="001C0D26">
          <w:rPr>
            <w:rStyle w:val="Hyperlink"/>
            <w:noProof/>
          </w:rPr>
          <w:t>1.2.2</w:t>
        </w:r>
        <w:r w:rsidR="000F6CB4">
          <w:rPr>
            <w:rFonts w:asciiTheme="minorHAnsi" w:eastAsiaTheme="minorEastAsia" w:hAnsiTheme="minorHAnsi" w:cstheme="minorBidi"/>
            <w:noProof/>
            <w:sz w:val="22"/>
            <w:szCs w:val="22"/>
            <w:lang w:val="en-US"/>
          </w:rPr>
          <w:tab/>
        </w:r>
        <w:r w:rsidR="000F6CB4" w:rsidRPr="001C0D26">
          <w:rPr>
            <w:rStyle w:val="Hyperlink"/>
            <w:noProof/>
          </w:rPr>
          <w:t>NAVIGATION TIPS</w:t>
        </w:r>
        <w:r w:rsidR="000F6CB4">
          <w:rPr>
            <w:noProof/>
            <w:webHidden/>
          </w:rPr>
          <w:tab/>
        </w:r>
        <w:r w:rsidR="000F6CB4">
          <w:rPr>
            <w:noProof/>
            <w:webHidden/>
          </w:rPr>
          <w:fldChar w:fldCharType="begin"/>
        </w:r>
        <w:r w:rsidR="000F6CB4">
          <w:rPr>
            <w:noProof/>
            <w:webHidden/>
          </w:rPr>
          <w:instrText xml:space="preserve"> PAGEREF _Toc129572256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1A795A92" w14:textId="4D8FA760"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57" w:history="1">
        <w:r w:rsidR="000F6CB4" w:rsidRPr="001C0D26">
          <w:rPr>
            <w:rStyle w:val="Hyperlink"/>
            <w:noProof/>
          </w:rPr>
          <w:t>1.2.3</w:t>
        </w:r>
        <w:r w:rsidR="000F6CB4">
          <w:rPr>
            <w:rFonts w:asciiTheme="minorHAnsi" w:eastAsiaTheme="minorEastAsia" w:hAnsiTheme="minorHAnsi" w:cstheme="minorBidi"/>
            <w:noProof/>
            <w:sz w:val="22"/>
            <w:szCs w:val="22"/>
            <w:lang w:val="en-US"/>
          </w:rPr>
          <w:tab/>
        </w:r>
        <w:r w:rsidR="000F6CB4" w:rsidRPr="001C0D26">
          <w:rPr>
            <w:rStyle w:val="Hyperlink"/>
            <w:noProof/>
          </w:rPr>
          <w:t>ACCESSING VAULT BALANCE</w:t>
        </w:r>
        <w:r w:rsidR="000F6CB4">
          <w:rPr>
            <w:noProof/>
            <w:webHidden/>
          </w:rPr>
          <w:tab/>
        </w:r>
        <w:r w:rsidR="000F6CB4">
          <w:rPr>
            <w:noProof/>
            <w:webHidden/>
          </w:rPr>
          <w:fldChar w:fldCharType="begin"/>
        </w:r>
        <w:r w:rsidR="000F6CB4">
          <w:rPr>
            <w:noProof/>
            <w:webHidden/>
          </w:rPr>
          <w:instrText xml:space="preserve"> PAGEREF _Toc129572257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3C94489D" w14:textId="27CF60A8"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58" w:history="1">
        <w:r w:rsidR="000F6CB4" w:rsidRPr="001C0D26">
          <w:rPr>
            <w:rStyle w:val="Hyperlink"/>
            <w:noProof/>
          </w:rPr>
          <w:t>1.2.4</w:t>
        </w:r>
        <w:r w:rsidR="000F6CB4">
          <w:rPr>
            <w:rFonts w:asciiTheme="minorHAnsi" w:eastAsiaTheme="minorEastAsia" w:hAnsiTheme="minorHAnsi" w:cstheme="minorBidi"/>
            <w:noProof/>
            <w:sz w:val="22"/>
            <w:szCs w:val="22"/>
            <w:lang w:val="en-US"/>
          </w:rPr>
          <w:tab/>
        </w:r>
        <w:r w:rsidR="000F6CB4" w:rsidRPr="001C0D26">
          <w:rPr>
            <w:rStyle w:val="Hyperlink"/>
            <w:noProof/>
          </w:rPr>
          <w:t>LOGGING IN</w:t>
        </w:r>
        <w:r w:rsidR="000F6CB4">
          <w:rPr>
            <w:noProof/>
            <w:webHidden/>
          </w:rPr>
          <w:tab/>
        </w:r>
        <w:r w:rsidR="000F6CB4">
          <w:rPr>
            <w:noProof/>
            <w:webHidden/>
          </w:rPr>
          <w:fldChar w:fldCharType="begin"/>
        </w:r>
        <w:r w:rsidR="000F6CB4">
          <w:rPr>
            <w:noProof/>
            <w:webHidden/>
          </w:rPr>
          <w:instrText xml:space="preserve"> PAGEREF _Toc129572258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FB28402" w14:textId="08F81954"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59" w:history="1">
        <w:r w:rsidR="000F6CB4" w:rsidRPr="001C0D26">
          <w:rPr>
            <w:rStyle w:val="Hyperlink"/>
            <w:noProof/>
          </w:rPr>
          <w:t>1.2.5</w:t>
        </w:r>
        <w:r w:rsidR="000F6CB4">
          <w:rPr>
            <w:rFonts w:asciiTheme="minorHAnsi" w:eastAsiaTheme="minorEastAsia" w:hAnsiTheme="minorHAnsi" w:cstheme="minorBidi"/>
            <w:noProof/>
            <w:sz w:val="22"/>
            <w:szCs w:val="22"/>
            <w:lang w:val="en-US"/>
          </w:rPr>
          <w:tab/>
        </w:r>
        <w:r w:rsidR="000F6CB4" w:rsidRPr="001C0D26">
          <w:rPr>
            <w:rStyle w:val="Hyperlink"/>
            <w:noProof/>
          </w:rPr>
          <w:t>LOGGING OUT</w:t>
        </w:r>
        <w:r w:rsidR="000F6CB4">
          <w:rPr>
            <w:noProof/>
            <w:webHidden/>
          </w:rPr>
          <w:tab/>
        </w:r>
        <w:r w:rsidR="000F6CB4">
          <w:rPr>
            <w:noProof/>
            <w:webHidden/>
          </w:rPr>
          <w:fldChar w:fldCharType="begin"/>
        </w:r>
        <w:r w:rsidR="000F6CB4">
          <w:rPr>
            <w:noProof/>
            <w:webHidden/>
          </w:rPr>
          <w:instrText xml:space="preserve"> PAGEREF _Toc129572259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E7EF375" w14:textId="69EB84F4"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60" w:history="1">
        <w:r w:rsidR="000F6CB4" w:rsidRPr="001C0D26">
          <w:rPr>
            <w:rStyle w:val="Hyperlink"/>
            <w:noProof/>
          </w:rPr>
          <w:t>1.3</w:t>
        </w:r>
        <w:r w:rsidR="000F6CB4">
          <w:rPr>
            <w:rFonts w:asciiTheme="minorHAnsi" w:eastAsiaTheme="minorEastAsia" w:hAnsiTheme="minorHAnsi" w:cstheme="minorBidi"/>
            <w:noProof/>
            <w:sz w:val="22"/>
            <w:szCs w:val="22"/>
            <w:lang w:val="en-US"/>
          </w:rPr>
          <w:tab/>
        </w:r>
        <w:r w:rsidR="000F6CB4" w:rsidRPr="001C0D26">
          <w:rPr>
            <w:rStyle w:val="Hyperlink"/>
            <w:noProof/>
          </w:rPr>
          <w:t>INTERFACE OVERVIEW</w:t>
        </w:r>
        <w:r w:rsidR="000F6CB4">
          <w:rPr>
            <w:noProof/>
            <w:webHidden/>
          </w:rPr>
          <w:tab/>
        </w:r>
        <w:r w:rsidR="000F6CB4">
          <w:rPr>
            <w:noProof/>
            <w:webHidden/>
          </w:rPr>
          <w:fldChar w:fldCharType="begin"/>
        </w:r>
        <w:r w:rsidR="000F6CB4">
          <w:rPr>
            <w:noProof/>
            <w:webHidden/>
          </w:rPr>
          <w:instrText xml:space="preserve"> PAGEREF _Toc129572260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074E81DC" w14:textId="3767961C"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61" w:history="1">
        <w:r w:rsidR="000F6CB4" w:rsidRPr="001C0D26">
          <w:rPr>
            <w:rStyle w:val="Hyperlink"/>
            <w:noProof/>
          </w:rPr>
          <w:t>1.3.1</w:t>
        </w:r>
        <w:r w:rsidR="000F6CB4">
          <w:rPr>
            <w:rFonts w:asciiTheme="minorHAnsi" w:eastAsiaTheme="minorEastAsia" w:hAnsiTheme="minorHAnsi" w:cstheme="minorBidi"/>
            <w:noProof/>
            <w:sz w:val="22"/>
            <w:szCs w:val="22"/>
            <w:lang w:val="en-US"/>
          </w:rPr>
          <w:tab/>
        </w:r>
        <w:r w:rsidR="000F6CB4" w:rsidRPr="001C0D26">
          <w:rPr>
            <w:rStyle w:val="Hyperlink"/>
            <w:noProof/>
          </w:rPr>
          <w:t>MAIN MENU TABS</w:t>
        </w:r>
        <w:r w:rsidR="000F6CB4">
          <w:rPr>
            <w:noProof/>
            <w:webHidden/>
          </w:rPr>
          <w:tab/>
        </w:r>
        <w:r w:rsidR="000F6CB4">
          <w:rPr>
            <w:noProof/>
            <w:webHidden/>
          </w:rPr>
          <w:fldChar w:fldCharType="begin"/>
        </w:r>
        <w:r w:rsidR="000F6CB4">
          <w:rPr>
            <w:noProof/>
            <w:webHidden/>
          </w:rPr>
          <w:instrText xml:space="preserve"> PAGEREF _Toc129572261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69D88ACB" w14:textId="38B30B82"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62" w:history="1">
        <w:r w:rsidR="000F6CB4" w:rsidRPr="001C0D26">
          <w:rPr>
            <w:rStyle w:val="Hyperlink"/>
            <w:noProof/>
          </w:rPr>
          <w:t>1.3.2</w:t>
        </w:r>
        <w:r w:rsidR="000F6CB4">
          <w:rPr>
            <w:rFonts w:asciiTheme="minorHAnsi" w:eastAsiaTheme="minorEastAsia" w:hAnsiTheme="minorHAnsi" w:cstheme="minorBidi"/>
            <w:noProof/>
            <w:sz w:val="22"/>
            <w:szCs w:val="22"/>
            <w:lang w:val="en-US"/>
          </w:rPr>
          <w:tab/>
        </w:r>
        <w:r w:rsidR="000F6CB4" w:rsidRPr="001C0D26">
          <w:rPr>
            <w:rStyle w:val="Hyperlink"/>
            <w:noProof/>
          </w:rPr>
          <w:t>COMMON CARRIER WEB ICONS AND BUTTONS</w:t>
        </w:r>
        <w:r w:rsidR="000F6CB4">
          <w:rPr>
            <w:noProof/>
            <w:webHidden/>
          </w:rPr>
          <w:tab/>
        </w:r>
        <w:r w:rsidR="000F6CB4">
          <w:rPr>
            <w:noProof/>
            <w:webHidden/>
          </w:rPr>
          <w:fldChar w:fldCharType="begin"/>
        </w:r>
        <w:r w:rsidR="000F6CB4">
          <w:rPr>
            <w:noProof/>
            <w:webHidden/>
          </w:rPr>
          <w:instrText xml:space="preserve"> PAGEREF _Toc129572262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33517E97" w14:textId="4D5E1FA8" w:rsidR="000F6CB4" w:rsidRDefault="0014696D">
      <w:pPr>
        <w:pStyle w:val="TOC3"/>
        <w:tabs>
          <w:tab w:val="left" w:pos="2110"/>
        </w:tabs>
        <w:rPr>
          <w:rFonts w:asciiTheme="minorHAnsi" w:eastAsiaTheme="minorEastAsia" w:hAnsiTheme="minorHAnsi" w:cstheme="minorBidi"/>
          <w:noProof/>
          <w:sz w:val="22"/>
          <w:szCs w:val="22"/>
          <w:lang w:val="en-US"/>
        </w:rPr>
      </w:pPr>
      <w:hyperlink w:anchor="_Toc129572263" w:history="1">
        <w:r w:rsidR="000F6CB4" w:rsidRPr="001C0D26">
          <w:rPr>
            <w:rStyle w:val="Hyperlink"/>
            <w:noProof/>
          </w:rPr>
          <w:t>1.3.3</w:t>
        </w:r>
        <w:r w:rsidR="000F6CB4">
          <w:rPr>
            <w:rFonts w:asciiTheme="minorHAnsi" w:eastAsiaTheme="minorEastAsia" w:hAnsiTheme="minorHAnsi" w:cstheme="minorBidi"/>
            <w:noProof/>
            <w:sz w:val="22"/>
            <w:szCs w:val="22"/>
            <w:lang w:val="en-US"/>
          </w:rPr>
          <w:tab/>
        </w:r>
        <w:r w:rsidR="000F6CB4" w:rsidRPr="001C0D26">
          <w:rPr>
            <w:rStyle w:val="Hyperlink"/>
            <w:noProof/>
          </w:rPr>
          <w:t>DATE SELECTOR</w:t>
        </w:r>
        <w:r w:rsidR="000F6CB4">
          <w:rPr>
            <w:noProof/>
            <w:webHidden/>
          </w:rPr>
          <w:tab/>
        </w:r>
        <w:r w:rsidR="000F6CB4">
          <w:rPr>
            <w:noProof/>
            <w:webHidden/>
          </w:rPr>
          <w:fldChar w:fldCharType="begin"/>
        </w:r>
        <w:r w:rsidR="000F6CB4">
          <w:rPr>
            <w:noProof/>
            <w:webHidden/>
          </w:rPr>
          <w:instrText xml:space="preserve"> PAGEREF _Toc129572263 \h </w:instrText>
        </w:r>
        <w:r w:rsidR="000F6CB4">
          <w:rPr>
            <w:noProof/>
            <w:webHidden/>
          </w:rPr>
        </w:r>
        <w:r w:rsidR="000F6CB4">
          <w:rPr>
            <w:noProof/>
            <w:webHidden/>
          </w:rPr>
          <w:fldChar w:fldCharType="separate"/>
        </w:r>
        <w:r w:rsidR="000F6CB4">
          <w:rPr>
            <w:noProof/>
            <w:webHidden/>
          </w:rPr>
          <w:t>11</w:t>
        </w:r>
        <w:r w:rsidR="000F6CB4">
          <w:rPr>
            <w:noProof/>
            <w:webHidden/>
          </w:rPr>
          <w:fldChar w:fldCharType="end"/>
        </w:r>
      </w:hyperlink>
    </w:p>
    <w:p w14:paraId="58722F76" w14:textId="2864EEDB"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64" w:history="1">
        <w:r w:rsidR="000F6CB4" w:rsidRPr="001C0D26">
          <w:rPr>
            <w:rStyle w:val="Hyperlink"/>
            <w:noProof/>
          </w:rPr>
          <w:t>2</w:t>
        </w:r>
        <w:r w:rsidR="000F6CB4">
          <w:rPr>
            <w:rFonts w:asciiTheme="minorHAnsi" w:eastAsiaTheme="minorEastAsia" w:hAnsiTheme="minorHAnsi" w:cstheme="minorBidi"/>
            <w:b w:val="0"/>
            <w:noProof/>
            <w:szCs w:val="22"/>
            <w:lang w:val="en-US"/>
          </w:rPr>
          <w:tab/>
        </w:r>
        <w:r w:rsidR="000F6CB4" w:rsidRPr="001C0D26">
          <w:rPr>
            <w:rStyle w:val="Hyperlink"/>
            <w:noProof/>
          </w:rPr>
          <w:t>DASHBOARD</w:t>
        </w:r>
        <w:r w:rsidR="000F6CB4">
          <w:rPr>
            <w:noProof/>
            <w:webHidden/>
          </w:rPr>
          <w:tab/>
        </w:r>
        <w:r w:rsidR="000F6CB4">
          <w:rPr>
            <w:noProof/>
            <w:webHidden/>
          </w:rPr>
          <w:fldChar w:fldCharType="begin"/>
        </w:r>
        <w:r w:rsidR="000F6CB4">
          <w:rPr>
            <w:noProof/>
            <w:webHidden/>
          </w:rPr>
          <w:instrText xml:space="preserve"> PAGEREF _Toc129572264 \h </w:instrText>
        </w:r>
        <w:r w:rsidR="000F6CB4">
          <w:rPr>
            <w:noProof/>
            <w:webHidden/>
          </w:rPr>
        </w:r>
        <w:r w:rsidR="000F6CB4">
          <w:rPr>
            <w:noProof/>
            <w:webHidden/>
          </w:rPr>
          <w:fldChar w:fldCharType="separate"/>
        </w:r>
        <w:r w:rsidR="000F6CB4">
          <w:rPr>
            <w:noProof/>
            <w:webHidden/>
          </w:rPr>
          <w:t>13</w:t>
        </w:r>
        <w:r w:rsidR="000F6CB4">
          <w:rPr>
            <w:noProof/>
            <w:webHidden/>
          </w:rPr>
          <w:fldChar w:fldCharType="end"/>
        </w:r>
      </w:hyperlink>
    </w:p>
    <w:p w14:paraId="2F939C15" w14:textId="7F036326"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65" w:history="1">
        <w:r w:rsidR="000F6CB4" w:rsidRPr="001C0D26">
          <w:rPr>
            <w:rStyle w:val="Hyperlink"/>
            <w:noProof/>
          </w:rPr>
          <w:t>3</w:t>
        </w:r>
        <w:r w:rsidR="000F6CB4">
          <w:rPr>
            <w:rFonts w:asciiTheme="minorHAnsi" w:eastAsiaTheme="minorEastAsia" w:hAnsiTheme="minorHAnsi" w:cstheme="minorBidi"/>
            <w:b w:val="0"/>
            <w:noProof/>
            <w:szCs w:val="22"/>
            <w:lang w:val="en-US"/>
          </w:rPr>
          <w:tab/>
        </w:r>
        <w:r w:rsidR="000F6CB4" w:rsidRPr="001C0D26">
          <w:rPr>
            <w:rStyle w:val="Hyperlink"/>
            <w:noProof/>
          </w:rPr>
          <w:t>EMPLOYEES</w:t>
        </w:r>
        <w:r w:rsidR="000F6CB4">
          <w:rPr>
            <w:noProof/>
            <w:webHidden/>
          </w:rPr>
          <w:tab/>
        </w:r>
        <w:r w:rsidR="000F6CB4">
          <w:rPr>
            <w:noProof/>
            <w:webHidden/>
          </w:rPr>
          <w:fldChar w:fldCharType="begin"/>
        </w:r>
        <w:r w:rsidR="000F6CB4">
          <w:rPr>
            <w:noProof/>
            <w:webHidden/>
          </w:rPr>
          <w:instrText xml:space="preserve"> PAGEREF _Toc129572265 \h </w:instrText>
        </w:r>
        <w:r w:rsidR="000F6CB4">
          <w:rPr>
            <w:noProof/>
            <w:webHidden/>
          </w:rPr>
        </w:r>
        <w:r w:rsidR="000F6CB4">
          <w:rPr>
            <w:noProof/>
            <w:webHidden/>
          </w:rPr>
          <w:fldChar w:fldCharType="separate"/>
        </w:r>
        <w:r w:rsidR="000F6CB4">
          <w:rPr>
            <w:noProof/>
            <w:webHidden/>
          </w:rPr>
          <w:t>15</w:t>
        </w:r>
        <w:r w:rsidR="000F6CB4">
          <w:rPr>
            <w:noProof/>
            <w:webHidden/>
          </w:rPr>
          <w:fldChar w:fldCharType="end"/>
        </w:r>
      </w:hyperlink>
    </w:p>
    <w:p w14:paraId="4CD79FC7" w14:textId="0A091A56"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66" w:history="1">
        <w:r w:rsidR="000F6CB4" w:rsidRPr="001C0D26">
          <w:rPr>
            <w:rStyle w:val="Hyperlink"/>
            <w:noProof/>
          </w:rPr>
          <w:t>3.1</w:t>
        </w:r>
        <w:r w:rsidR="000F6CB4">
          <w:rPr>
            <w:rFonts w:asciiTheme="minorHAnsi" w:eastAsiaTheme="minorEastAsia" w:hAnsiTheme="minorHAnsi" w:cstheme="minorBidi"/>
            <w:noProof/>
            <w:sz w:val="22"/>
            <w:szCs w:val="22"/>
            <w:lang w:val="en-US"/>
          </w:rPr>
          <w:tab/>
        </w:r>
        <w:r w:rsidR="000F6CB4" w:rsidRPr="001C0D26">
          <w:rPr>
            <w:rStyle w:val="Hyperlink"/>
            <w:noProof/>
          </w:rPr>
          <w:t>LIST ALL EMPLOYEES</w:t>
        </w:r>
        <w:r w:rsidR="000F6CB4">
          <w:rPr>
            <w:noProof/>
            <w:webHidden/>
          </w:rPr>
          <w:tab/>
        </w:r>
        <w:r w:rsidR="000F6CB4">
          <w:rPr>
            <w:noProof/>
            <w:webHidden/>
          </w:rPr>
          <w:fldChar w:fldCharType="begin"/>
        </w:r>
        <w:r w:rsidR="000F6CB4">
          <w:rPr>
            <w:noProof/>
            <w:webHidden/>
          </w:rPr>
          <w:instrText xml:space="preserve"> PAGEREF _Toc129572266 \h </w:instrText>
        </w:r>
        <w:r w:rsidR="000F6CB4">
          <w:rPr>
            <w:noProof/>
            <w:webHidden/>
          </w:rPr>
        </w:r>
        <w:r w:rsidR="000F6CB4">
          <w:rPr>
            <w:noProof/>
            <w:webHidden/>
          </w:rPr>
          <w:fldChar w:fldCharType="separate"/>
        </w:r>
        <w:r w:rsidR="000F6CB4">
          <w:rPr>
            <w:noProof/>
            <w:webHidden/>
          </w:rPr>
          <w:t>16</w:t>
        </w:r>
        <w:r w:rsidR="000F6CB4">
          <w:rPr>
            <w:noProof/>
            <w:webHidden/>
          </w:rPr>
          <w:fldChar w:fldCharType="end"/>
        </w:r>
      </w:hyperlink>
    </w:p>
    <w:p w14:paraId="07198072" w14:textId="3B3595D1"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67" w:history="1">
        <w:r w:rsidR="000F6CB4" w:rsidRPr="001C0D26">
          <w:rPr>
            <w:rStyle w:val="Hyperlink"/>
            <w:noProof/>
          </w:rPr>
          <w:t>3.2</w:t>
        </w:r>
        <w:r w:rsidR="000F6CB4">
          <w:rPr>
            <w:rFonts w:asciiTheme="minorHAnsi" w:eastAsiaTheme="minorEastAsia" w:hAnsiTheme="minorHAnsi" w:cstheme="minorBidi"/>
            <w:noProof/>
            <w:sz w:val="22"/>
            <w:szCs w:val="22"/>
            <w:lang w:val="en-US"/>
          </w:rPr>
          <w:tab/>
        </w:r>
        <w:r w:rsidR="000F6CB4" w:rsidRPr="001C0D26">
          <w:rPr>
            <w:rStyle w:val="Hyperlink"/>
            <w:noProof/>
          </w:rPr>
          <w:t>IMPORT EMPLOYEES</w:t>
        </w:r>
        <w:r w:rsidR="000F6CB4">
          <w:rPr>
            <w:noProof/>
            <w:webHidden/>
          </w:rPr>
          <w:tab/>
        </w:r>
        <w:r w:rsidR="000F6CB4">
          <w:rPr>
            <w:noProof/>
            <w:webHidden/>
          </w:rPr>
          <w:fldChar w:fldCharType="begin"/>
        </w:r>
        <w:r w:rsidR="000F6CB4">
          <w:rPr>
            <w:noProof/>
            <w:webHidden/>
          </w:rPr>
          <w:instrText xml:space="preserve"> PAGEREF _Toc129572267 \h </w:instrText>
        </w:r>
        <w:r w:rsidR="000F6CB4">
          <w:rPr>
            <w:noProof/>
            <w:webHidden/>
          </w:rPr>
        </w:r>
        <w:r w:rsidR="000F6CB4">
          <w:rPr>
            <w:noProof/>
            <w:webHidden/>
          </w:rPr>
          <w:fldChar w:fldCharType="separate"/>
        </w:r>
        <w:r w:rsidR="000F6CB4">
          <w:rPr>
            <w:noProof/>
            <w:webHidden/>
          </w:rPr>
          <w:t>17</w:t>
        </w:r>
        <w:r w:rsidR="000F6CB4">
          <w:rPr>
            <w:noProof/>
            <w:webHidden/>
          </w:rPr>
          <w:fldChar w:fldCharType="end"/>
        </w:r>
      </w:hyperlink>
    </w:p>
    <w:p w14:paraId="78613F25" w14:textId="4A47B60F"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68" w:history="1">
        <w:r w:rsidR="000F6CB4" w:rsidRPr="001C0D26">
          <w:rPr>
            <w:rStyle w:val="Hyperlink"/>
            <w:noProof/>
          </w:rPr>
          <w:t>4</w:t>
        </w:r>
        <w:r w:rsidR="000F6CB4">
          <w:rPr>
            <w:rFonts w:asciiTheme="minorHAnsi" w:eastAsiaTheme="minorEastAsia" w:hAnsiTheme="minorHAnsi" w:cstheme="minorBidi"/>
            <w:b w:val="0"/>
            <w:noProof/>
            <w:szCs w:val="22"/>
            <w:lang w:val="en-US"/>
          </w:rPr>
          <w:tab/>
        </w:r>
        <w:r w:rsidR="000F6CB4" w:rsidRPr="001C0D26">
          <w:rPr>
            <w:rStyle w:val="Hyperlink"/>
            <w:noProof/>
          </w:rPr>
          <w:t>DEPOTS</w:t>
        </w:r>
        <w:r w:rsidR="000F6CB4">
          <w:rPr>
            <w:noProof/>
            <w:webHidden/>
          </w:rPr>
          <w:tab/>
        </w:r>
        <w:r w:rsidR="000F6CB4">
          <w:rPr>
            <w:noProof/>
            <w:webHidden/>
          </w:rPr>
          <w:fldChar w:fldCharType="begin"/>
        </w:r>
        <w:r w:rsidR="000F6CB4">
          <w:rPr>
            <w:noProof/>
            <w:webHidden/>
          </w:rPr>
          <w:instrText xml:space="preserve"> PAGEREF _Toc129572268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45C07550" w14:textId="73BCA2C9"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69" w:history="1">
        <w:r w:rsidR="000F6CB4" w:rsidRPr="001C0D26">
          <w:rPr>
            <w:rStyle w:val="Hyperlink"/>
            <w:noProof/>
          </w:rPr>
          <w:t>4.1</w:t>
        </w:r>
        <w:r w:rsidR="000F6CB4">
          <w:rPr>
            <w:rFonts w:asciiTheme="minorHAnsi" w:eastAsiaTheme="minorEastAsia" w:hAnsiTheme="minorHAnsi" w:cstheme="minorBidi"/>
            <w:noProof/>
            <w:sz w:val="22"/>
            <w:szCs w:val="22"/>
            <w:lang w:val="en-US"/>
          </w:rPr>
          <w:tab/>
        </w:r>
        <w:r w:rsidR="000F6CB4" w:rsidRPr="001C0D26">
          <w:rPr>
            <w:rStyle w:val="Hyperlink"/>
            <w:noProof/>
          </w:rPr>
          <w:t>LIST DEPOTS</w:t>
        </w:r>
        <w:r w:rsidR="000F6CB4">
          <w:rPr>
            <w:noProof/>
            <w:webHidden/>
          </w:rPr>
          <w:tab/>
        </w:r>
        <w:r w:rsidR="000F6CB4">
          <w:rPr>
            <w:noProof/>
            <w:webHidden/>
          </w:rPr>
          <w:fldChar w:fldCharType="begin"/>
        </w:r>
        <w:r w:rsidR="000F6CB4">
          <w:rPr>
            <w:noProof/>
            <w:webHidden/>
          </w:rPr>
          <w:instrText xml:space="preserve"> PAGEREF _Toc129572269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0361561B" w14:textId="2F4E885E"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0" w:history="1">
        <w:r w:rsidR="000F6CB4" w:rsidRPr="001C0D26">
          <w:rPr>
            <w:rStyle w:val="Hyperlink"/>
            <w:noProof/>
          </w:rPr>
          <w:t>4.2</w:t>
        </w:r>
        <w:r w:rsidR="000F6CB4">
          <w:rPr>
            <w:rFonts w:asciiTheme="minorHAnsi" w:eastAsiaTheme="minorEastAsia" w:hAnsiTheme="minorHAnsi" w:cstheme="minorBidi"/>
            <w:noProof/>
            <w:sz w:val="22"/>
            <w:szCs w:val="22"/>
            <w:lang w:val="en-US"/>
          </w:rPr>
          <w:tab/>
        </w:r>
        <w:r w:rsidR="000F6CB4" w:rsidRPr="001C0D26">
          <w:rPr>
            <w:rStyle w:val="Hyperlink"/>
            <w:noProof/>
          </w:rPr>
          <w:t>SHOW DEPOT</w:t>
        </w:r>
        <w:r w:rsidR="000F6CB4">
          <w:rPr>
            <w:noProof/>
            <w:webHidden/>
          </w:rPr>
          <w:tab/>
        </w:r>
        <w:r w:rsidR="000F6CB4">
          <w:rPr>
            <w:noProof/>
            <w:webHidden/>
          </w:rPr>
          <w:fldChar w:fldCharType="begin"/>
        </w:r>
        <w:r w:rsidR="000F6CB4">
          <w:rPr>
            <w:noProof/>
            <w:webHidden/>
          </w:rPr>
          <w:instrText xml:space="preserve"> PAGEREF _Toc129572270 \h </w:instrText>
        </w:r>
        <w:r w:rsidR="000F6CB4">
          <w:rPr>
            <w:noProof/>
            <w:webHidden/>
          </w:rPr>
        </w:r>
        <w:r w:rsidR="000F6CB4">
          <w:rPr>
            <w:noProof/>
            <w:webHidden/>
          </w:rPr>
          <w:fldChar w:fldCharType="separate"/>
        </w:r>
        <w:r w:rsidR="000F6CB4">
          <w:rPr>
            <w:noProof/>
            <w:webHidden/>
          </w:rPr>
          <w:t>19</w:t>
        </w:r>
        <w:r w:rsidR="000F6CB4">
          <w:rPr>
            <w:noProof/>
            <w:webHidden/>
          </w:rPr>
          <w:fldChar w:fldCharType="end"/>
        </w:r>
      </w:hyperlink>
    </w:p>
    <w:p w14:paraId="48310DB2" w14:textId="0CAF58DA"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1" w:history="1">
        <w:r w:rsidR="000F6CB4" w:rsidRPr="001C0D26">
          <w:rPr>
            <w:rStyle w:val="Hyperlink"/>
            <w:noProof/>
          </w:rPr>
          <w:t>4.3</w:t>
        </w:r>
        <w:r w:rsidR="000F6CB4">
          <w:rPr>
            <w:rFonts w:asciiTheme="minorHAnsi" w:eastAsiaTheme="minorEastAsia" w:hAnsiTheme="minorHAnsi" w:cstheme="minorBidi"/>
            <w:noProof/>
            <w:sz w:val="22"/>
            <w:szCs w:val="22"/>
            <w:lang w:val="en-US"/>
          </w:rPr>
          <w:tab/>
        </w:r>
        <w:r w:rsidR="000F6CB4" w:rsidRPr="001C0D26">
          <w:rPr>
            <w:rStyle w:val="Hyperlink"/>
            <w:noProof/>
          </w:rPr>
          <w:t>IMPORT VAULT HISTORY</w:t>
        </w:r>
        <w:r w:rsidR="000F6CB4">
          <w:rPr>
            <w:noProof/>
            <w:webHidden/>
          </w:rPr>
          <w:tab/>
        </w:r>
        <w:r w:rsidR="000F6CB4">
          <w:rPr>
            <w:noProof/>
            <w:webHidden/>
          </w:rPr>
          <w:fldChar w:fldCharType="begin"/>
        </w:r>
        <w:r w:rsidR="000F6CB4">
          <w:rPr>
            <w:noProof/>
            <w:webHidden/>
          </w:rPr>
          <w:instrText xml:space="preserve"> PAGEREF _Toc129572271 \h </w:instrText>
        </w:r>
        <w:r w:rsidR="000F6CB4">
          <w:rPr>
            <w:noProof/>
            <w:webHidden/>
          </w:rPr>
        </w:r>
        <w:r w:rsidR="000F6CB4">
          <w:rPr>
            <w:noProof/>
            <w:webHidden/>
          </w:rPr>
          <w:fldChar w:fldCharType="separate"/>
        </w:r>
        <w:r w:rsidR="000F6CB4">
          <w:rPr>
            <w:noProof/>
            <w:webHidden/>
          </w:rPr>
          <w:t>20</w:t>
        </w:r>
        <w:r w:rsidR="000F6CB4">
          <w:rPr>
            <w:noProof/>
            <w:webHidden/>
          </w:rPr>
          <w:fldChar w:fldCharType="end"/>
        </w:r>
      </w:hyperlink>
    </w:p>
    <w:p w14:paraId="1CE72EDF" w14:textId="470B3C67"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72" w:history="1">
        <w:r w:rsidR="000F6CB4" w:rsidRPr="001C0D26">
          <w:rPr>
            <w:rStyle w:val="Hyperlink"/>
            <w:noProof/>
          </w:rPr>
          <w:t>5</w:t>
        </w:r>
        <w:r w:rsidR="000F6CB4">
          <w:rPr>
            <w:rFonts w:asciiTheme="minorHAnsi" w:eastAsiaTheme="minorEastAsia" w:hAnsiTheme="minorHAnsi" w:cstheme="minorBidi"/>
            <w:b w:val="0"/>
            <w:noProof/>
            <w:szCs w:val="22"/>
            <w:lang w:val="en-US"/>
          </w:rPr>
          <w:tab/>
        </w:r>
        <w:r w:rsidR="000F6CB4" w:rsidRPr="001C0D26">
          <w:rPr>
            <w:rStyle w:val="Hyperlink"/>
            <w:noProof/>
          </w:rPr>
          <w:t>ORDERS</w:t>
        </w:r>
        <w:r w:rsidR="000F6CB4">
          <w:rPr>
            <w:noProof/>
            <w:webHidden/>
          </w:rPr>
          <w:tab/>
        </w:r>
        <w:r w:rsidR="000F6CB4">
          <w:rPr>
            <w:noProof/>
            <w:webHidden/>
          </w:rPr>
          <w:fldChar w:fldCharType="begin"/>
        </w:r>
        <w:r w:rsidR="000F6CB4">
          <w:rPr>
            <w:noProof/>
            <w:webHidden/>
          </w:rPr>
          <w:instrText xml:space="preserve"> PAGEREF _Toc129572272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6BFDE63E" w14:textId="7FB00ABE"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3" w:history="1">
        <w:r w:rsidR="000F6CB4" w:rsidRPr="001C0D26">
          <w:rPr>
            <w:rStyle w:val="Hyperlink"/>
            <w:noProof/>
          </w:rPr>
          <w:t>5.1</w:t>
        </w:r>
        <w:r w:rsidR="000F6CB4">
          <w:rPr>
            <w:rFonts w:asciiTheme="minorHAnsi" w:eastAsiaTheme="minorEastAsia" w:hAnsiTheme="minorHAnsi" w:cstheme="minorBidi"/>
            <w:noProof/>
            <w:sz w:val="22"/>
            <w:szCs w:val="22"/>
            <w:lang w:val="en-US"/>
          </w:rPr>
          <w:tab/>
        </w:r>
        <w:r w:rsidR="000F6CB4" w:rsidRPr="001C0D26">
          <w:rPr>
            <w:rStyle w:val="Hyperlink"/>
            <w:noProof/>
          </w:rPr>
          <w:t>CREATE ORDER</w:t>
        </w:r>
        <w:r w:rsidR="000F6CB4">
          <w:rPr>
            <w:noProof/>
            <w:webHidden/>
          </w:rPr>
          <w:tab/>
        </w:r>
        <w:r w:rsidR="000F6CB4">
          <w:rPr>
            <w:noProof/>
            <w:webHidden/>
          </w:rPr>
          <w:fldChar w:fldCharType="begin"/>
        </w:r>
        <w:r w:rsidR="000F6CB4">
          <w:rPr>
            <w:noProof/>
            <w:webHidden/>
          </w:rPr>
          <w:instrText xml:space="preserve"> PAGEREF _Toc129572273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0676D270" w14:textId="6E5E8781"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4" w:history="1">
        <w:r w:rsidR="000F6CB4" w:rsidRPr="001C0D26">
          <w:rPr>
            <w:rStyle w:val="Hyperlink"/>
            <w:noProof/>
          </w:rPr>
          <w:t>5.2</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DENOMINATIONS</w:t>
        </w:r>
        <w:r w:rsidR="000F6CB4">
          <w:rPr>
            <w:noProof/>
            <w:webHidden/>
          </w:rPr>
          <w:tab/>
        </w:r>
        <w:r w:rsidR="000F6CB4">
          <w:rPr>
            <w:noProof/>
            <w:webHidden/>
          </w:rPr>
          <w:fldChar w:fldCharType="begin"/>
        </w:r>
        <w:r w:rsidR="000F6CB4">
          <w:rPr>
            <w:noProof/>
            <w:webHidden/>
          </w:rPr>
          <w:instrText xml:space="preserve"> PAGEREF _Toc129572274 \h </w:instrText>
        </w:r>
        <w:r w:rsidR="000F6CB4">
          <w:rPr>
            <w:noProof/>
            <w:webHidden/>
          </w:rPr>
        </w:r>
        <w:r w:rsidR="000F6CB4">
          <w:rPr>
            <w:noProof/>
            <w:webHidden/>
          </w:rPr>
          <w:fldChar w:fldCharType="separate"/>
        </w:r>
        <w:r w:rsidR="000F6CB4">
          <w:rPr>
            <w:noProof/>
            <w:webHidden/>
          </w:rPr>
          <w:t>22</w:t>
        </w:r>
        <w:r w:rsidR="000F6CB4">
          <w:rPr>
            <w:noProof/>
            <w:webHidden/>
          </w:rPr>
          <w:fldChar w:fldCharType="end"/>
        </w:r>
      </w:hyperlink>
    </w:p>
    <w:p w14:paraId="1773B42F" w14:textId="39FD0B41"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5" w:history="1">
        <w:r w:rsidR="000F6CB4" w:rsidRPr="001C0D26">
          <w:rPr>
            <w:rStyle w:val="Hyperlink"/>
            <w:noProof/>
          </w:rPr>
          <w:t>5.3</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MAINTENANCE VISIT</w:t>
        </w:r>
        <w:r w:rsidR="000F6CB4">
          <w:rPr>
            <w:noProof/>
            <w:webHidden/>
          </w:rPr>
          <w:tab/>
        </w:r>
        <w:r w:rsidR="000F6CB4">
          <w:rPr>
            <w:noProof/>
            <w:webHidden/>
          </w:rPr>
          <w:fldChar w:fldCharType="begin"/>
        </w:r>
        <w:r w:rsidR="000F6CB4">
          <w:rPr>
            <w:noProof/>
            <w:webHidden/>
          </w:rPr>
          <w:instrText xml:space="preserve"> PAGEREF _Toc129572275 \h </w:instrText>
        </w:r>
        <w:r w:rsidR="000F6CB4">
          <w:rPr>
            <w:noProof/>
            <w:webHidden/>
          </w:rPr>
        </w:r>
        <w:r w:rsidR="000F6CB4">
          <w:rPr>
            <w:noProof/>
            <w:webHidden/>
          </w:rPr>
          <w:fldChar w:fldCharType="separate"/>
        </w:r>
        <w:r w:rsidR="000F6CB4">
          <w:rPr>
            <w:noProof/>
            <w:webHidden/>
          </w:rPr>
          <w:t>23</w:t>
        </w:r>
        <w:r w:rsidR="000F6CB4">
          <w:rPr>
            <w:noProof/>
            <w:webHidden/>
          </w:rPr>
          <w:fldChar w:fldCharType="end"/>
        </w:r>
      </w:hyperlink>
    </w:p>
    <w:p w14:paraId="4CD429F8" w14:textId="21421774"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6" w:history="1">
        <w:r w:rsidR="000F6CB4" w:rsidRPr="001C0D26">
          <w:rPr>
            <w:rStyle w:val="Hyperlink"/>
            <w:noProof/>
          </w:rPr>
          <w:t>5.4</w:t>
        </w:r>
        <w:r w:rsidR="000F6CB4">
          <w:rPr>
            <w:rFonts w:asciiTheme="minorHAnsi" w:eastAsiaTheme="minorEastAsia" w:hAnsiTheme="minorHAnsi" w:cstheme="minorBidi"/>
            <w:noProof/>
            <w:sz w:val="22"/>
            <w:szCs w:val="22"/>
            <w:lang w:val="en-US"/>
          </w:rPr>
          <w:tab/>
        </w:r>
        <w:r w:rsidR="000F6CB4" w:rsidRPr="001C0D26">
          <w:rPr>
            <w:rStyle w:val="Hyperlink"/>
            <w:noProof/>
          </w:rPr>
          <w:t>LIST BY WORKFLOW</w:t>
        </w:r>
        <w:r w:rsidR="000F6CB4">
          <w:rPr>
            <w:noProof/>
            <w:webHidden/>
          </w:rPr>
          <w:tab/>
        </w:r>
        <w:r w:rsidR="000F6CB4">
          <w:rPr>
            <w:noProof/>
            <w:webHidden/>
          </w:rPr>
          <w:fldChar w:fldCharType="begin"/>
        </w:r>
        <w:r w:rsidR="000F6CB4">
          <w:rPr>
            <w:noProof/>
            <w:webHidden/>
          </w:rPr>
          <w:instrText xml:space="preserve"> PAGEREF _Toc129572276 \h </w:instrText>
        </w:r>
        <w:r w:rsidR="000F6CB4">
          <w:rPr>
            <w:noProof/>
            <w:webHidden/>
          </w:rPr>
        </w:r>
        <w:r w:rsidR="000F6CB4">
          <w:rPr>
            <w:noProof/>
            <w:webHidden/>
          </w:rPr>
          <w:fldChar w:fldCharType="separate"/>
        </w:r>
        <w:r w:rsidR="000F6CB4">
          <w:rPr>
            <w:noProof/>
            <w:webHidden/>
          </w:rPr>
          <w:t>24</w:t>
        </w:r>
        <w:r w:rsidR="000F6CB4">
          <w:rPr>
            <w:noProof/>
            <w:webHidden/>
          </w:rPr>
          <w:fldChar w:fldCharType="end"/>
        </w:r>
      </w:hyperlink>
    </w:p>
    <w:p w14:paraId="025AE018" w14:textId="094D8655"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7" w:history="1">
        <w:r w:rsidR="000F6CB4" w:rsidRPr="001C0D26">
          <w:rPr>
            <w:rStyle w:val="Hyperlink"/>
            <w:noProof/>
          </w:rPr>
          <w:t>5.5</w:t>
        </w:r>
        <w:r w:rsidR="000F6CB4">
          <w:rPr>
            <w:rFonts w:asciiTheme="minorHAnsi" w:eastAsiaTheme="minorEastAsia" w:hAnsiTheme="minorHAnsi" w:cstheme="minorBidi"/>
            <w:noProof/>
            <w:sz w:val="22"/>
            <w:szCs w:val="22"/>
            <w:lang w:val="en-US"/>
          </w:rPr>
          <w:tab/>
        </w:r>
        <w:r w:rsidR="000F6CB4" w:rsidRPr="001C0D26">
          <w:rPr>
            <w:rStyle w:val="Hyperlink"/>
            <w:noProof/>
          </w:rPr>
          <w:t>SHOW MANIFEST</w:t>
        </w:r>
        <w:r w:rsidR="000F6CB4">
          <w:rPr>
            <w:noProof/>
            <w:webHidden/>
          </w:rPr>
          <w:tab/>
        </w:r>
        <w:r w:rsidR="000F6CB4">
          <w:rPr>
            <w:noProof/>
            <w:webHidden/>
          </w:rPr>
          <w:fldChar w:fldCharType="begin"/>
        </w:r>
        <w:r w:rsidR="000F6CB4">
          <w:rPr>
            <w:noProof/>
            <w:webHidden/>
          </w:rPr>
          <w:instrText xml:space="preserve"> PAGEREF _Toc129572277 \h </w:instrText>
        </w:r>
        <w:r w:rsidR="000F6CB4">
          <w:rPr>
            <w:noProof/>
            <w:webHidden/>
          </w:rPr>
        </w:r>
        <w:r w:rsidR="000F6CB4">
          <w:rPr>
            <w:noProof/>
            <w:webHidden/>
          </w:rPr>
          <w:fldChar w:fldCharType="separate"/>
        </w:r>
        <w:r w:rsidR="000F6CB4">
          <w:rPr>
            <w:noProof/>
            <w:webHidden/>
          </w:rPr>
          <w:t>27</w:t>
        </w:r>
        <w:r w:rsidR="000F6CB4">
          <w:rPr>
            <w:noProof/>
            <w:webHidden/>
          </w:rPr>
          <w:fldChar w:fldCharType="end"/>
        </w:r>
      </w:hyperlink>
    </w:p>
    <w:p w14:paraId="7353B9C1" w14:textId="6A3F064C"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8" w:history="1">
        <w:r w:rsidR="000F6CB4" w:rsidRPr="001C0D26">
          <w:rPr>
            <w:rStyle w:val="Hyperlink"/>
            <w:noProof/>
          </w:rPr>
          <w:t>5.6</w:t>
        </w:r>
        <w:r w:rsidR="000F6CB4">
          <w:rPr>
            <w:rFonts w:asciiTheme="minorHAnsi" w:eastAsiaTheme="minorEastAsia" w:hAnsiTheme="minorHAnsi" w:cstheme="minorBidi"/>
            <w:noProof/>
            <w:sz w:val="22"/>
            <w:szCs w:val="22"/>
            <w:lang w:val="en-US"/>
          </w:rPr>
          <w:tab/>
        </w:r>
        <w:r w:rsidR="000F6CB4" w:rsidRPr="001C0D26">
          <w:rPr>
            <w:rStyle w:val="Hyperlink"/>
            <w:noProof/>
          </w:rPr>
          <w:t>SHOW ORDER</w:t>
        </w:r>
        <w:r w:rsidR="000F6CB4">
          <w:rPr>
            <w:noProof/>
            <w:webHidden/>
          </w:rPr>
          <w:tab/>
        </w:r>
        <w:r w:rsidR="000F6CB4">
          <w:rPr>
            <w:noProof/>
            <w:webHidden/>
          </w:rPr>
          <w:fldChar w:fldCharType="begin"/>
        </w:r>
        <w:r w:rsidR="000F6CB4">
          <w:rPr>
            <w:noProof/>
            <w:webHidden/>
          </w:rPr>
          <w:instrText xml:space="preserve"> PAGEREF _Toc129572278 \h </w:instrText>
        </w:r>
        <w:r w:rsidR="000F6CB4">
          <w:rPr>
            <w:noProof/>
            <w:webHidden/>
          </w:rPr>
        </w:r>
        <w:r w:rsidR="000F6CB4">
          <w:rPr>
            <w:noProof/>
            <w:webHidden/>
          </w:rPr>
          <w:fldChar w:fldCharType="separate"/>
        </w:r>
        <w:r w:rsidR="000F6CB4">
          <w:rPr>
            <w:noProof/>
            <w:webHidden/>
          </w:rPr>
          <w:t>28</w:t>
        </w:r>
        <w:r w:rsidR="000F6CB4">
          <w:rPr>
            <w:noProof/>
            <w:webHidden/>
          </w:rPr>
          <w:fldChar w:fldCharType="end"/>
        </w:r>
      </w:hyperlink>
    </w:p>
    <w:p w14:paraId="6E0A146E" w14:textId="1541D774"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79" w:history="1">
        <w:r w:rsidR="000F6CB4" w:rsidRPr="001C0D26">
          <w:rPr>
            <w:rStyle w:val="Hyperlink"/>
            <w:noProof/>
          </w:rPr>
          <w:t>5.7</w:t>
        </w:r>
        <w:r w:rsidR="000F6CB4">
          <w:rPr>
            <w:rFonts w:asciiTheme="minorHAnsi" w:eastAsiaTheme="minorEastAsia" w:hAnsiTheme="minorHAnsi" w:cstheme="minorBidi"/>
            <w:noProof/>
            <w:sz w:val="22"/>
            <w:szCs w:val="22"/>
            <w:lang w:val="en-US"/>
          </w:rPr>
          <w:tab/>
        </w:r>
        <w:r w:rsidR="000F6CB4" w:rsidRPr="001C0D26">
          <w:rPr>
            <w:rStyle w:val="Hyperlink"/>
            <w:noProof/>
          </w:rPr>
          <w:t>EDIT ORDER</w:t>
        </w:r>
        <w:r w:rsidR="000F6CB4">
          <w:rPr>
            <w:noProof/>
            <w:webHidden/>
          </w:rPr>
          <w:tab/>
        </w:r>
        <w:r w:rsidR="000F6CB4">
          <w:rPr>
            <w:noProof/>
            <w:webHidden/>
          </w:rPr>
          <w:fldChar w:fldCharType="begin"/>
        </w:r>
        <w:r w:rsidR="000F6CB4">
          <w:rPr>
            <w:noProof/>
            <w:webHidden/>
          </w:rPr>
          <w:instrText xml:space="preserve"> PAGEREF _Toc129572279 \h </w:instrText>
        </w:r>
        <w:r w:rsidR="000F6CB4">
          <w:rPr>
            <w:noProof/>
            <w:webHidden/>
          </w:rPr>
        </w:r>
        <w:r w:rsidR="000F6CB4">
          <w:rPr>
            <w:noProof/>
            <w:webHidden/>
          </w:rPr>
          <w:fldChar w:fldCharType="separate"/>
        </w:r>
        <w:r w:rsidR="000F6CB4">
          <w:rPr>
            <w:noProof/>
            <w:webHidden/>
          </w:rPr>
          <w:t>30</w:t>
        </w:r>
        <w:r w:rsidR="000F6CB4">
          <w:rPr>
            <w:noProof/>
            <w:webHidden/>
          </w:rPr>
          <w:fldChar w:fldCharType="end"/>
        </w:r>
      </w:hyperlink>
    </w:p>
    <w:p w14:paraId="13BE9F59" w14:textId="5860EBEA"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80" w:history="1">
        <w:r w:rsidR="000F6CB4" w:rsidRPr="001C0D26">
          <w:rPr>
            <w:rStyle w:val="Hyperlink"/>
            <w:noProof/>
          </w:rPr>
          <w:t>5.8</w:t>
        </w:r>
        <w:r w:rsidR="000F6CB4">
          <w:rPr>
            <w:rFonts w:asciiTheme="minorHAnsi" w:eastAsiaTheme="minorEastAsia" w:hAnsiTheme="minorHAnsi" w:cstheme="minorBidi"/>
            <w:noProof/>
            <w:sz w:val="22"/>
            <w:szCs w:val="22"/>
            <w:lang w:val="en-US"/>
          </w:rPr>
          <w:tab/>
        </w:r>
        <w:r w:rsidR="000F6CB4" w:rsidRPr="001C0D26">
          <w:rPr>
            <w:rStyle w:val="Hyperlink"/>
            <w:noProof/>
          </w:rPr>
          <w:t>SEARCH ORDERS</w:t>
        </w:r>
        <w:r w:rsidR="000F6CB4">
          <w:rPr>
            <w:noProof/>
            <w:webHidden/>
          </w:rPr>
          <w:tab/>
        </w:r>
        <w:r w:rsidR="000F6CB4">
          <w:rPr>
            <w:noProof/>
            <w:webHidden/>
          </w:rPr>
          <w:fldChar w:fldCharType="begin"/>
        </w:r>
        <w:r w:rsidR="000F6CB4">
          <w:rPr>
            <w:noProof/>
            <w:webHidden/>
          </w:rPr>
          <w:instrText xml:space="preserve"> PAGEREF _Toc129572280 \h </w:instrText>
        </w:r>
        <w:r w:rsidR="000F6CB4">
          <w:rPr>
            <w:noProof/>
            <w:webHidden/>
          </w:rPr>
        </w:r>
        <w:r w:rsidR="000F6CB4">
          <w:rPr>
            <w:noProof/>
            <w:webHidden/>
          </w:rPr>
          <w:fldChar w:fldCharType="separate"/>
        </w:r>
        <w:r w:rsidR="000F6CB4">
          <w:rPr>
            <w:noProof/>
            <w:webHidden/>
          </w:rPr>
          <w:t>32</w:t>
        </w:r>
        <w:r w:rsidR="000F6CB4">
          <w:rPr>
            <w:noProof/>
            <w:webHidden/>
          </w:rPr>
          <w:fldChar w:fldCharType="end"/>
        </w:r>
      </w:hyperlink>
    </w:p>
    <w:p w14:paraId="12F3D5A7" w14:textId="2C0A369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81" w:history="1">
        <w:r w:rsidR="000F6CB4" w:rsidRPr="001C0D26">
          <w:rPr>
            <w:rStyle w:val="Hyperlink"/>
            <w:noProof/>
          </w:rPr>
          <w:t>5.9</w:t>
        </w:r>
        <w:r w:rsidR="000F6CB4">
          <w:rPr>
            <w:rFonts w:asciiTheme="minorHAnsi" w:eastAsiaTheme="minorEastAsia" w:hAnsiTheme="minorHAnsi" w:cstheme="minorBidi"/>
            <w:noProof/>
            <w:sz w:val="22"/>
            <w:szCs w:val="22"/>
            <w:lang w:val="en-US"/>
          </w:rPr>
          <w:tab/>
        </w:r>
        <w:r w:rsidR="000F6CB4" w:rsidRPr="001C0D26">
          <w:rPr>
            <w:rStyle w:val="Hyperlink"/>
            <w:noProof/>
          </w:rPr>
          <w:t>EXPORT ORDERS</w:t>
        </w:r>
        <w:r w:rsidR="000F6CB4">
          <w:rPr>
            <w:noProof/>
            <w:webHidden/>
          </w:rPr>
          <w:tab/>
        </w:r>
        <w:r w:rsidR="000F6CB4">
          <w:rPr>
            <w:noProof/>
            <w:webHidden/>
          </w:rPr>
          <w:fldChar w:fldCharType="begin"/>
        </w:r>
        <w:r w:rsidR="000F6CB4">
          <w:rPr>
            <w:noProof/>
            <w:webHidden/>
          </w:rPr>
          <w:instrText xml:space="preserve"> PAGEREF _Toc129572281 \h </w:instrText>
        </w:r>
        <w:r w:rsidR="000F6CB4">
          <w:rPr>
            <w:noProof/>
            <w:webHidden/>
          </w:rPr>
        </w:r>
        <w:r w:rsidR="000F6CB4">
          <w:rPr>
            <w:noProof/>
            <w:webHidden/>
          </w:rPr>
          <w:fldChar w:fldCharType="separate"/>
        </w:r>
        <w:r w:rsidR="000F6CB4">
          <w:rPr>
            <w:noProof/>
            <w:webHidden/>
          </w:rPr>
          <w:t>34</w:t>
        </w:r>
        <w:r w:rsidR="000F6CB4">
          <w:rPr>
            <w:noProof/>
            <w:webHidden/>
          </w:rPr>
          <w:fldChar w:fldCharType="end"/>
        </w:r>
      </w:hyperlink>
    </w:p>
    <w:p w14:paraId="2F58239D" w14:textId="0DFDBB93"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282" w:history="1">
        <w:r w:rsidR="000F6CB4" w:rsidRPr="001C0D26">
          <w:rPr>
            <w:rStyle w:val="Hyperlink"/>
            <w:noProof/>
          </w:rPr>
          <w:t>5.10</w:t>
        </w:r>
        <w:r w:rsidR="000F6CB4">
          <w:rPr>
            <w:rFonts w:asciiTheme="minorHAnsi" w:eastAsiaTheme="minorEastAsia" w:hAnsiTheme="minorHAnsi" w:cstheme="minorBidi"/>
            <w:noProof/>
            <w:sz w:val="22"/>
            <w:szCs w:val="22"/>
            <w:lang w:val="en-US"/>
          </w:rPr>
          <w:tab/>
        </w:r>
        <w:r w:rsidR="000F6CB4" w:rsidRPr="001C0D26">
          <w:rPr>
            <w:rStyle w:val="Hyperlink"/>
            <w:noProof/>
          </w:rPr>
          <w:t>IMPORT ORDER UPDATES</w:t>
        </w:r>
        <w:r w:rsidR="000F6CB4">
          <w:rPr>
            <w:noProof/>
            <w:webHidden/>
          </w:rPr>
          <w:tab/>
        </w:r>
        <w:r w:rsidR="000F6CB4">
          <w:rPr>
            <w:noProof/>
            <w:webHidden/>
          </w:rPr>
          <w:fldChar w:fldCharType="begin"/>
        </w:r>
        <w:r w:rsidR="000F6CB4">
          <w:rPr>
            <w:noProof/>
            <w:webHidden/>
          </w:rPr>
          <w:instrText xml:space="preserve"> PAGEREF _Toc129572282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635AFD7F" w14:textId="59E2D767"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283" w:history="1">
        <w:r w:rsidR="000F6CB4" w:rsidRPr="001C0D26">
          <w:rPr>
            <w:rStyle w:val="Hyperlink"/>
            <w:noProof/>
          </w:rPr>
          <w:t>5.11</w:t>
        </w:r>
        <w:r w:rsidR="000F6CB4">
          <w:rPr>
            <w:rFonts w:asciiTheme="minorHAnsi" w:eastAsiaTheme="minorEastAsia" w:hAnsiTheme="minorHAnsi" w:cstheme="minorBidi"/>
            <w:noProof/>
            <w:sz w:val="22"/>
            <w:szCs w:val="22"/>
            <w:lang w:val="en-US"/>
          </w:rPr>
          <w:tab/>
        </w:r>
        <w:r w:rsidR="000F6CB4" w:rsidRPr="001C0D26">
          <w:rPr>
            <w:rStyle w:val="Hyperlink"/>
            <w:noProof/>
          </w:rPr>
          <w:t>IMPORT ATM RESIDUALS</w:t>
        </w:r>
        <w:r w:rsidR="000F6CB4">
          <w:rPr>
            <w:noProof/>
            <w:webHidden/>
          </w:rPr>
          <w:tab/>
        </w:r>
        <w:r w:rsidR="000F6CB4">
          <w:rPr>
            <w:noProof/>
            <w:webHidden/>
          </w:rPr>
          <w:fldChar w:fldCharType="begin"/>
        </w:r>
        <w:r w:rsidR="000F6CB4">
          <w:rPr>
            <w:noProof/>
            <w:webHidden/>
          </w:rPr>
          <w:instrText xml:space="preserve"> PAGEREF _Toc129572283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34BBEB92" w14:textId="5937F4A3"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284" w:history="1">
        <w:r w:rsidR="000F6CB4" w:rsidRPr="001C0D26">
          <w:rPr>
            <w:rStyle w:val="Hyperlink"/>
            <w:noProof/>
          </w:rPr>
          <w:t>5.12</w:t>
        </w:r>
        <w:r w:rsidR="000F6CB4">
          <w:rPr>
            <w:rFonts w:asciiTheme="minorHAnsi" w:eastAsiaTheme="minorEastAsia" w:hAnsiTheme="minorHAnsi" w:cstheme="minorBidi"/>
            <w:noProof/>
            <w:sz w:val="22"/>
            <w:szCs w:val="22"/>
            <w:lang w:val="en-US"/>
          </w:rPr>
          <w:tab/>
        </w:r>
        <w:r w:rsidR="000F6CB4" w:rsidRPr="001C0D26">
          <w:rPr>
            <w:rStyle w:val="Hyperlink"/>
            <w:noProof/>
          </w:rPr>
          <w:t>VIEW DISPUTES</w:t>
        </w:r>
        <w:r w:rsidR="000F6CB4">
          <w:rPr>
            <w:noProof/>
            <w:webHidden/>
          </w:rPr>
          <w:tab/>
        </w:r>
        <w:r w:rsidR="000F6CB4">
          <w:rPr>
            <w:noProof/>
            <w:webHidden/>
          </w:rPr>
          <w:fldChar w:fldCharType="begin"/>
        </w:r>
        <w:r w:rsidR="000F6CB4">
          <w:rPr>
            <w:noProof/>
            <w:webHidden/>
          </w:rPr>
          <w:instrText xml:space="preserve"> PAGEREF _Toc129572284 \h </w:instrText>
        </w:r>
        <w:r w:rsidR="000F6CB4">
          <w:rPr>
            <w:noProof/>
            <w:webHidden/>
          </w:rPr>
        </w:r>
        <w:r w:rsidR="000F6CB4">
          <w:rPr>
            <w:noProof/>
            <w:webHidden/>
          </w:rPr>
          <w:fldChar w:fldCharType="separate"/>
        </w:r>
        <w:r w:rsidR="000F6CB4">
          <w:rPr>
            <w:noProof/>
            <w:webHidden/>
          </w:rPr>
          <w:t>36</w:t>
        </w:r>
        <w:r w:rsidR="000F6CB4">
          <w:rPr>
            <w:noProof/>
            <w:webHidden/>
          </w:rPr>
          <w:fldChar w:fldCharType="end"/>
        </w:r>
      </w:hyperlink>
    </w:p>
    <w:p w14:paraId="2849123D" w14:textId="5801B6F8"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285" w:history="1">
        <w:r w:rsidR="000F6CB4" w:rsidRPr="001C0D26">
          <w:rPr>
            <w:rStyle w:val="Hyperlink"/>
            <w:noProof/>
          </w:rPr>
          <w:t>5.13</w:t>
        </w:r>
        <w:r w:rsidR="000F6CB4">
          <w:rPr>
            <w:rFonts w:asciiTheme="minorHAnsi" w:eastAsiaTheme="minorEastAsia" w:hAnsiTheme="minorHAnsi" w:cstheme="minorBidi"/>
            <w:noProof/>
            <w:sz w:val="22"/>
            <w:szCs w:val="22"/>
            <w:lang w:val="en-US"/>
          </w:rPr>
          <w:tab/>
        </w:r>
        <w:r w:rsidR="000F6CB4" w:rsidRPr="001C0D26">
          <w:rPr>
            <w:rStyle w:val="Hyperlink"/>
            <w:noProof/>
          </w:rPr>
          <w:t>INPUT DISPUTES</w:t>
        </w:r>
        <w:r w:rsidR="000F6CB4">
          <w:rPr>
            <w:noProof/>
            <w:webHidden/>
          </w:rPr>
          <w:tab/>
        </w:r>
        <w:r w:rsidR="000F6CB4">
          <w:rPr>
            <w:noProof/>
            <w:webHidden/>
          </w:rPr>
          <w:fldChar w:fldCharType="begin"/>
        </w:r>
        <w:r w:rsidR="000F6CB4">
          <w:rPr>
            <w:noProof/>
            <w:webHidden/>
          </w:rPr>
          <w:instrText xml:space="preserve"> PAGEREF _Toc129572285 \h </w:instrText>
        </w:r>
        <w:r w:rsidR="000F6CB4">
          <w:rPr>
            <w:noProof/>
            <w:webHidden/>
          </w:rPr>
        </w:r>
        <w:r w:rsidR="000F6CB4">
          <w:rPr>
            <w:noProof/>
            <w:webHidden/>
          </w:rPr>
          <w:fldChar w:fldCharType="separate"/>
        </w:r>
        <w:r w:rsidR="000F6CB4">
          <w:rPr>
            <w:noProof/>
            <w:webHidden/>
          </w:rPr>
          <w:t>37</w:t>
        </w:r>
        <w:r w:rsidR="000F6CB4">
          <w:rPr>
            <w:noProof/>
            <w:webHidden/>
          </w:rPr>
          <w:fldChar w:fldCharType="end"/>
        </w:r>
      </w:hyperlink>
    </w:p>
    <w:p w14:paraId="164D6B9B" w14:textId="139580D4" w:rsidR="000F6CB4" w:rsidRDefault="0014696D">
      <w:pPr>
        <w:pStyle w:val="TOC3"/>
        <w:tabs>
          <w:tab w:val="left" w:pos="2224"/>
        </w:tabs>
        <w:rPr>
          <w:rFonts w:asciiTheme="minorHAnsi" w:eastAsiaTheme="minorEastAsia" w:hAnsiTheme="minorHAnsi" w:cstheme="minorBidi"/>
          <w:noProof/>
          <w:sz w:val="22"/>
          <w:szCs w:val="22"/>
          <w:lang w:val="en-US"/>
        </w:rPr>
      </w:pPr>
      <w:hyperlink w:anchor="_Toc129572286" w:history="1">
        <w:r w:rsidR="000F6CB4" w:rsidRPr="001C0D26">
          <w:rPr>
            <w:rStyle w:val="Hyperlink"/>
            <w:noProof/>
          </w:rPr>
          <w:t>5.13.1</w:t>
        </w:r>
        <w:r w:rsidR="000F6CB4">
          <w:rPr>
            <w:rFonts w:asciiTheme="minorHAnsi" w:eastAsiaTheme="minorEastAsia" w:hAnsiTheme="minorHAnsi" w:cstheme="minorBidi"/>
            <w:noProof/>
            <w:sz w:val="22"/>
            <w:szCs w:val="22"/>
            <w:lang w:val="en-US"/>
          </w:rPr>
          <w:tab/>
        </w:r>
        <w:r w:rsidR="000F6CB4" w:rsidRPr="001C0D26">
          <w:rPr>
            <w:rStyle w:val="Hyperlink"/>
            <w:noProof/>
          </w:rPr>
          <w:t>Create/Update Dispute Details</w:t>
        </w:r>
        <w:r w:rsidR="000F6CB4">
          <w:rPr>
            <w:noProof/>
            <w:webHidden/>
          </w:rPr>
          <w:tab/>
        </w:r>
        <w:r w:rsidR="000F6CB4">
          <w:rPr>
            <w:noProof/>
            <w:webHidden/>
          </w:rPr>
          <w:fldChar w:fldCharType="begin"/>
        </w:r>
        <w:r w:rsidR="000F6CB4">
          <w:rPr>
            <w:noProof/>
            <w:webHidden/>
          </w:rPr>
          <w:instrText xml:space="preserve"> PAGEREF _Toc129572286 \h </w:instrText>
        </w:r>
        <w:r w:rsidR="000F6CB4">
          <w:rPr>
            <w:noProof/>
            <w:webHidden/>
          </w:rPr>
        </w:r>
        <w:r w:rsidR="000F6CB4">
          <w:rPr>
            <w:noProof/>
            <w:webHidden/>
          </w:rPr>
          <w:fldChar w:fldCharType="separate"/>
        </w:r>
        <w:r w:rsidR="000F6CB4">
          <w:rPr>
            <w:noProof/>
            <w:webHidden/>
          </w:rPr>
          <w:t>38</w:t>
        </w:r>
        <w:r w:rsidR="000F6CB4">
          <w:rPr>
            <w:noProof/>
            <w:webHidden/>
          </w:rPr>
          <w:fldChar w:fldCharType="end"/>
        </w:r>
      </w:hyperlink>
    </w:p>
    <w:p w14:paraId="3325CAB0" w14:textId="01BBB672"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87" w:history="1">
        <w:r w:rsidR="000F6CB4" w:rsidRPr="001C0D26">
          <w:rPr>
            <w:rStyle w:val="Hyperlink"/>
            <w:noProof/>
          </w:rPr>
          <w:t>6</w:t>
        </w:r>
        <w:r w:rsidR="000F6CB4">
          <w:rPr>
            <w:rFonts w:asciiTheme="minorHAnsi" w:eastAsiaTheme="minorEastAsia" w:hAnsiTheme="minorHAnsi" w:cstheme="minorBidi"/>
            <w:b w:val="0"/>
            <w:noProof/>
            <w:szCs w:val="22"/>
            <w:lang w:val="en-US"/>
          </w:rPr>
          <w:tab/>
        </w:r>
        <w:r w:rsidR="000F6CB4" w:rsidRPr="001C0D26">
          <w:rPr>
            <w:rStyle w:val="Hyperlink"/>
            <w:noProof/>
          </w:rPr>
          <w:t>ROUTES</w:t>
        </w:r>
        <w:r w:rsidR="000F6CB4">
          <w:rPr>
            <w:noProof/>
            <w:webHidden/>
          </w:rPr>
          <w:tab/>
        </w:r>
        <w:r w:rsidR="000F6CB4">
          <w:rPr>
            <w:noProof/>
            <w:webHidden/>
          </w:rPr>
          <w:fldChar w:fldCharType="begin"/>
        </w:r>
        <w:r w:rsidR="000F6CB4">
          <w:rPr>
            <w:noProof/>
            <w:webHidden/>
          </w:rPr>
          <w:instrText xml:space="preserve"> PAGEREF _Toc129572287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4BDD9050" w14:textId="21399F35"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88" w:history="1">
        <w:r w:rsidR="000F6CB4" w:rsidRPr="001C0D26">
          <w:rPr>
            <w:rStyle w:val="Hyperlink"/>
            <w:noProof/>
          </w:rPr>
          <w:t>6.1</w:t>
        </w:r>
        <w:r w:rsidR="000F6CB4">
          <w:rPr>
            <w:rFonts w:asciiTheme="minorHAnsi" w:eastAsiaTheme="minorEastAsia" w:hAnsiTheme="minorHAnsi" w:cstheme="minorBidi"/>
            <w:noProof/>
            <w:sz w:val="22"/>
            <w:szCs w:val="22"/>
            <w:lang w:val="en-US"/>
          </w:rPr>
          <w:tab/>
        </w:r>
        <w:r w:rsidR="000F6CB4" w:rsidRPr="001C0D26">
          <w:rPr>
            <w:rStyle w:val="Hyperlink"/>
            <w:noProof/>
          </w:rPr>
          <w:t>CREATE NEW ROUTE</w:t>
        </w:r>
        <w:r w:rsidR="000F6CB4">
          <w:rPr>
            <w:noProof/>
            <w:webHidden/>
          </w:rPr>
          <w:tab/>
        </w:r>
        <w:r w:rsidR="000F6CB4">
          <w:rPr>
            <w:noProof/>
            <w:webHidden/>
          </w:rPr>
          <w:fldChar w:fldCharType="begin"/>
        </w:r>
        <w:r w:rsidR="000F6CB4">
          <w:rPr>
            <w:noProof/>
            <w:webHidden/>
          </w:rPr>
          <w:instrText xml:space="preserve"> PAGEREF _Toc129572288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0DF626C1" w14:textId="2B67C334"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89" w:history="1">
        <w:r w:rsidR="000F6CB4" w:rsidRPr="001C0D26">
          <w:rPr>
            <w:rStyle w:val="Hyperlink"/>
            <w:noProof/>
          </w:rPr>
          <w:t>6.2</w:t>
        </w:r>
        <w:r w:rsidR="000F6CB4">
          <w:rPr>
            <w:rFonts w:asciiTheme="minorHAnsi" w:eastAsiaTheme="minorEastAsia" w:hAnsiTheme="minorHAnsi" w:cstheme="minorBidi"/>
            <w:noProof/>
            <w:sz w:val="22"/>
            <w:szCs w:val="22"/>
            <w:lang w:val="en-US"/>
          </w:rPr>
          <w:tab/>
        </w:r>
        <w:r w:rsidR="000F6CB4" w:rsidRPr="001C0D26">
          <w:rPr>
            <w:rStyle w:val="Hyperlink"/>
            <w:noProof/>
          </w:rPr>
          <w:t>LIST ALL ROUTES</w:t>
        </w:r>
        <w:r w:rsidR="000F6CB4">
          <w:rPr>
            <w:noProof/>
            <w:webHidden/>
          </w:rPr>
          <w:tab/>
        </w:r>
        <w:r w:rsidR="000F6CB4">
          <w:rPr>
            <w:noProof/>
            <w:webHidden/>
          </w:rPr>
          <w:fldChar w:fldCharType="begin"/>
        </w:r>
        <w:r w:rsidR="000F6CB4">
          <w:rPr>
            <w:noProof/>
            <w:webHidden/>
          </w:rPr>
          <w:instrText xml:space="preserve"> PAGEREF _Toc129572289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37397DD9" w14:textId="5EB17D6F"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0" w:history="1">
        <w:r w:rsidR="000F6CB4" w:rsidRPr="001C0D26">
          <w:rPr>
            <w:rStyle w:val="Hyperlink"/>
            <w:noProof/>
          </w:rPr>
          <w:t>6.3</w:t>
        </w:r>
        <w:r w:rsidR="000F6CB4">
          <w:rPr>
            <w:rFonts w:asciiTheme="minorHAnsi" w:eastAsiaTheme="minorEastAsia" w:hAnsiTheme="minorHAnsi" w:cstheme="minorBidi"/>
            <w:noProof/>
            <w:sz w:val="22"/>
            <w:szCs w:val="22"/>
            <w:lang w:val="en-US"/>
          </w:rPr>
          <w:tab/>
        </w:r>
        <w:r w:rsidR="000F6CB4" w:rsidRPr="001C0D26">
          <w:rPr>
            <w:rStyle w:val="Hyperlink"/>
            <w:noProof/>
          </w:rPr>
          <w:t>ROUTE PLAN DOCUMENT</w:t>
        </w:r>
        <w:r w:rsidR="000F6CB4">
          <w:rPr>
            <w:noProof/>
            <w:webHidden/>
          </w:rPr>
          <w:tab/>
        </w:r>
        <w:r w:rsidR="000F6CB4">
          <w:rPr>
            <w:noProof/>
            <w:webHidden/>
          </w:rPr>
          <w:fldChar w:fldCharType="begin"/>
        </w:r>
        <w:r w:rsidR="000F6CB4">
          <w:rPr>
            <w:noProof/>
            <w:webHidden/>
          </w:rPr>
          <w:instrText xml:space="preserve"> PAGEREF _Toc129572290 \h </w:instrText>
        </w:r>
        <w:r w:rsidR="000F6CB4">
          <w:rPr>
            <w:noProof/>
            <w:webHidden/>
          </w:rPr>
        </w:r>
        <w:r w:rsidR="000F6CB4">
          <w:rPr>
            <w:noProof/>
            <w:webHidden/>
          </w:rPr>
          <w:fldChar w:fldCharType="separate"/>
        </w:r>
        <w:r w:rsidR="000F6CB4">
          <w:rPr>
            <w:noProof/>
            <w:webHidden/>
          </w:rPr>
          <w:t>42</w:t>
        </w:r>
        <w:r w:rsidR="000F6CB4">
          <w:rPr>
            <w:noProof/>
            <w:webHidden/>
          </w:rPr>
          <w:fldChar w:fldCharType="end"/>
        </w:r>
      </w:hyperlink>
    </w:p>
    <w:p w14:paraId="339DCF77" w14:textId="0C78EB83"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1" w:history="1">
        <w:r w:rsidR="000F6CB4" w:rsidRPr="001C0D26">
          <w:rPr>
            <w:rStyle w:val="Hyperlink"/>
            <w:noProof/>
          </w:rPr>
          <w:t>6.4</w:t>
        </w:r>
        <w:r w:rsidR="000F6CB4">
          <w:rPr>
            <w:rFonts w:asciiTheme="minorHAnsi" w:eastAsiaTheme="minorEastAsia" w:hAnsiTheme="minorHAnsi" w:cstheme="minorBidi"/>
            <w:noProof/>
            <w:sz w:val="22"/>
            <w:szCs w:val="22"/>
            <w:lang w:val="en-US"/>
          </w:rPr>
          <w:tab/>
        </w:r>
        <w:r w:rsidR="000F6CB4" w:rsidRPr="001C0D26">
          <w:rPr>
            <w:rStyle w:val="Hyperlink"/>
            <w:noProof/>
          </w:rPr>
          <w:t>ROUTE PLAN AUDIT</w:t>
        </w:r>
        <w:r w:rsidR="000F6CB4">
          <w:rPr>
            <w:noProof/>
            <w:webHidden/>
          </w:rPr>
          <w:tab/>
        </w:r>
        <w:r w:rsidR="000F6CB4">
          <w:rPr>
            <w:noProof/>
            <w:webHidden/>
          </w:rPr>
          <w:fldChar w:fldCharType="begin"/>
        </w:r>
        <w:r w:rsidR="000F6CB4">
          <w:rPr>
            <w:noProof/>
            <w:webHidden/>
          </w:rPr>
          <w:instrText xml:space="preserve"> PAGEREF _Toc129572291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482CD5B5" w14:textId="387E1BDB"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2" w:history="1">
        <w:r w:rsidR="000F6CB4" w:rsidRPr="001C0D26">
          <w:rPr>
            <w:rStyle w:val="Hyperlink"/>
            <w:noProof/>
          </w:rPr>
          <w:t>6.5</w:t>
        </w:r>
        <w:r w:rsidR="000F6CB4">
          <w:rPr>
            <w:rFonts w:asciiTheme="minorHAnsi" w:eastAsiaTheme="minorEastAsia" w:hAnsiTheme="minorHAnsi" w:cstheme="minorBidi"/>
            <w:noProof/>
            <w:sz w:val="22"/>
            <w:szCs w:val="22"/>
            <w:lang w:val="en-US"/>
          </w:rPr>
          <w:tab/>
        </w:r>
        <w:r w:rsidR="000F6CB4" w:rsidRPr="001C0D26">
          <w:rPr>
            <w:rStyle w:val="Hyperlink"/>
            <w:noProof/>
          </w:rPr>
          <w:t>CREATE/UPDATE ROUTE PLAN DETAIL</w:t>
        </w:r>
        <w:r w:rsidR="000F6CB4">
          <w:rPr>
            <w:noProof/>
            <w:webHidden/>
          </w:rPr>
          <w:tab/>
        </w:r>
        <w:r w:rsidR="000F6CB4">
          <w:rPr>
            <w:noProof/>
            <w:webHidden/>
          </w:rPr>
          <w:fldChar w:fldCharType="begin"/>
        </w:r>
        <w:r w:rsidR="000F6CB4">
          <w:rPr>
            <w:noProof/>
            <w:webHidden/>
          </w:rPr>
          <w:instrText xml:space="preserve"> PAGEREF _Toc129572292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7B0F538C" w14:textId="18963207"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3" w:history="1">
        <w:r w:rsidR="000F6CB4" w:rsidRPr="001C0D26">
          <w:rPr>
            <w:rStyle w:val="Hyperlink"/>
            <w:noProof/>
          </w:rPr>
          <w:t>6.6</w:t>
        </w:r>
        <w:r w:rsidR="000F6CB4">
          <w:rPr>
            <w:rFonts w:asciiTheme="minorHAnsi" w:eastAsiaTheme="minorEastAsia" w:hAnsiTheme="minorHAnsi" w:cstheme="minorBidi"/>
            <w:noProof/>
            <w:sz w:val="22"/>
            <w:szCs w:val="22"/>
            <w:lang w:val="en-US"/>
          </w:rPr>
          <w:tab/>
        </w:r>
        <w:r w:rsidR="000F6CB4" w:rsidRPr="001C0D26">
          <w:rPr>
            <w:rStyle w:val="Hyperlink"/>
            <w:noProof/>
          </w:rPr>
          <w:t>MANAGE TRUCKS</w:t>
        </w:r>
        <w:r w:rsidR="000F6CB4">
          <w:rPr>
            <w:noProof/>
            <w:webHidden/>
          </w:rPr>
          <w:tab/>
        </w:r>
        <w:r w:rsidR="000F6CB4">
          <w:rPr>
            <w:noProof/>
            <w:webHidden/>
          </w:rPr>
          <w:fldChar w:fldCharType="begin"/>
        </w:r>
        <w:r w:rsidR="000F6CB4">
          <w:rPr>
            <w:noProof/>
            <w:webHidden/>
          </w:rPr>
          <w:instrText xml:space="preserve"> PAGEREF _Toc129572293 \h </w:instrText>
        </w:r>
        <w:r w:rsidR="000F6CB4">
          <w:rPr>
            <w:noProof/>
            <w:webHidden/>
          </w:rPr>
        </w:r>
        <w:r w:rsidR="000F6CB4">
          <w:rPr>
            <w:noProof/>
            <w:webHidden/>
          </w:rPr>
          <w:fldChar w:fldCharType="separate"/>
        </w:r>
        <w:r w:rsidR="000F6CB4">
          <w:rPr>
            <w:noProof/>
            <w:webHidden/>
          </w:rPr>
          <w:t>47</w:t>
        </w:r>
        <w:r w:rsidR="000F6CB4">
          <w:rPr>
            <w:noProof/>
            <w:webHidden/>
          </w:rPr>
          <w:fldChar w:fldCharType="end"/>
        </w:r>
      </w:hyperlink>
    </w:p>
    <w:p w14:paraId="1605170D" w14:textId="66FF6983"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4" w:history="1">
        <w:r w:rsidR="000F6CB4" w:rsidRPr="001C0D26">
          <w:rPr>
            <w:rStyle w:val="Hyperlink"/>
            <w:noProof/>
          </w:rPr>
          <w:t>6.7</w:t>
        </w:r>
        <w:r w:rsidR="000F6CB4">
          <w:rPr>
            <w:rFonts w:asciiTheme="minorHAnsi" w:eastAsiaTheme="minorEastAsia" w:hAnsiTheme="minorHAnsi" w:cstheme="minorBidi"/>
            <w:noProof/>
            <w:sz w:val="22"/>
            <w:szCs w:val="22"/>
            <w:lang w:val="en-US"/>
          </w:rPr>
          <w:tab/>
        </w:r>
        <w:r w:rsidR="000F6CB4" w:rsidRPr="001C0D26">
          <w:rPr>
            <w:rStyle w:val="Hyperlink"/>
            <w:noProof/>
          </w:rPr>
          <w:t>SHOW TRUCK</w:t>
        </w:r>
        <w:r w:rsidR="000F6CB4">
          <w:rPr>
            <w:noProof/>
            <w:webHidden/>
          </w:rPr>
          <w:tab/>
        </w:r>
        <w:r w:rsidR="000F6CB4">
          <w:rPr>
            <w:noProof/>
            <w:webHidden/>
          </w:rPr>
          <w:fldChar w:fldCharType="begin"/>
        </w:r>
        <w:r w:rsidR="000F6CB4">
          <w:rPr>
            <w:noProof/>
            <w:webHidden/>
          </w:rPr>
          <w:instrText xml:space="preserve"> PAGEREF _Toc129572294 \h </w:instrText>
        </w:r>
        <w:r w:rsidR="000F6CB4">
          <w:rPr>
            <w:noProof/>
            <w:webHidden/>
          </w:rPr>
        </w:r>
        <w:r w:rsidR="000F6CB4">
          <w:rPr>
            <w:noProof/>
            <w:webHidden/>
          </w:rPr>
          <w:fldChar w:fldCharType="separate"/>
        </w:r>
        <w:r w:rsidR="000F6CB4">
          <w:rPr>
            <w:noProof/>
            <w:webHidden/>
          </w:rPr>
          <w:t>48</w:t>
        </w:r>
        <w:r w:rsidR="000F6CB4">
          <w:rPr>
            <w:noProof/>
            <w:webHidden/>
          </w:rPr>
          <w:fldChar w:fldCharType="end"/>
        </w:r>
      </w:hyperlink>
    </w:p>
    <w:p w14:paraId="5C52047E" w14:textId="3C8D1E8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5" w:history="1">
        <w:r w:rsidR="000F6CB4" w:rsidRPr="001C0D26">
          <w:rPr>
            <w:rStyle w:val="Hyperlink"/>
            <w:noProof/>
          </w:rPr>
          <w:t>6.8</w:t>
        </w:r>
        <w:r w:rsidR="000F6CB4">
          <w:rPr>
            <w:rFonts w:asciiTheme="minorHAnsi" w:eastAsiaTheme="minorEastAsia" w:hAnsiTheme="minorHAnsi" w:cstheme="minorBidi"/>
            <w:noProof/>
            <w:sz w:val="22"/>
            <w:szCs w:val="22"/>
            <w:lang w:val="en-US"/>
          </w:rPr>
          <w:tab/>
        </w:r>
        <w:r w:rsidR="000F6CB4" w:rsidRPr="001C0D26">
          <w:rPr>
            <w:rStyle w:val="Hyperlink"/>
            <w:noProof/>
          </w:rPr>
          <w:t>CREATE NEW TRUCK</w:t>
        </w:r>
        <w:r w:rsidR="000F6CB4">
          <w:rPr>
            <w:noProof/>
            <w:webHidden/>
          </w:rPr>
          <w:tab/>
        </w:r>
        <w:r w:rsidR="000F6CB4">
          <w:rPr>
            <w:noProof/>
            <w:webHidden/>
          </w:rPr>
          <w:fldChar w:fldCharType="begin"/>
        </w:r>
        <w:r w:rsidR="000F6CB4">
          <w:rPr>
            <w:noProof/>
            <w:webHidden/>
          </w:rPr>
          <w:instrText xml:space="preserve"> PAGEREF _Toc129572295 \h </w:instrText>
        </w:r>
        <w:r w:rsidR="000F6CB4">
          <w:rPr>
            <w:noProof/>
            <w:webHidden/>
          </w:rPr>
        </w:r>
        <w:r w:rsidR="000F6CB4">
          <w:rPr>
            <w:noProof/>
            <w:webHidden/>
          </w:rPr>
          <w:fldChar w:fldCharType="separate"/>
        </w:r>
        <w:r w:rsidR="000F6CB4">
          <w:rPr>
            <w:noProof/>
            <w:webHidden/>
          </w:rPr>
          <w:t>49</w:t>
        </w:r>
        <w:r w:rsidR="000F6CB4">
          <w:rPr>
            <w:noProof/>
            <w:webHidden/>
          </w:rPr>
          <w:fldChar w:fldCharType="end"/>
        </w:r>
      </w:hyperlink>
    </w:p>
    <w:p w14:paraId="51834D82" w14:textId="24486853"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296" w:history="1">
        <w:r w:rsidR="000F6CB4" w:rsidRPr="001C0D26">
          <w:rPr>
            <w:rStyle w:val="Hyperlink"/>
            <w:noProof/>
          </w:rPr>
          <w:t>6.9</w:t>
        </w:r>
        <w:r w:rsidR="000F6CB4">
          <w:rPr>
            <w:rFonts w:asciiTheme="minorHAnsi" w:eastAsiaTheme="minorEastAsia" w:hAnsiTheme="minorHAnsi" w:cstheme="minorBidi"/>
            <w:noProof/>
            <w:sz w:val="22"/>
            <w:szCs w:val="22"/>
            <w:lang w:val="en-US"/>
          </w:rPr>
          <w:tab/>
        </w:r>
        <w:r w:rsidR="000F6CB4" w:rsidRPr="001C0D26">
          <w:rPr>
            <w:rStyle w:val="Hyperlink"/>
            <w:noProof/>
          </w:rPr>
          <w:t>MANAGE DEFAULT ROUTES</w:t>
        </w:r>
        <w:r w:rsidR="000F6CB4">
          <w:rPr>
            <w:noProof/>
            <w:webHidden/>
          </w:rPr>
          <w:tab/>
        </w:r>
        <w:r w:rsidR="000F6CB4">
          <w:rPr>
            <w:noProof/>
            <w:webHidden/>
          </w:rPr>
          <w:fldChar w:fldCharType="begin"/>
        </w:r>
        <w:r w:rsidR="000F6CB4">
          <w:rPr>
            <w:noProof/>
            <w:webHidden/>
          </w:rPr>
          <w:instrText xml:space="preserve"> PAGEREF _Toc129572296 \h </w:instrText>
        </w:r>
        <w:r w:rsidR="000F6CB4">
          <w:rPr>
            <w:noProof/>
            <w:webHidden/>
          </w:rPr>
        </w:r>
        <w:r w:rsidR="000F6CB4">
          <w:rPr>
            <w:noProof/>
            <w:webHidden/>
          </w:rPr>
          <w:fldChar w:fldCharType="separate"/>
        </w:r>
        <w:r w:rsidR="000F6CB4">
          <w:rPr>
            <w:noProof/>
            <w:webHidden/>
          </w:rPr>
          <w:t>50</w:t>
        </w:r>
        <w:r w:rsidR="000F6CB4">
          <w:rPr>
            <w:noProof/>
            <w:webHidden/>
          </w:rPr>
          <w:fldChar w:fldCharType="end"/>
        </w:r>
      </w:hyperlink>
    </w:p>
    <w:p w14:paraId="3541581B" w14:textId="0234F6C1"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297" w:history="1">
        <w:r w:rsidR="000F6CB4" w:rsidRPr="001C0D26">
          <w:rPr>
            <w:rStyle w:val="Hyperlink"/>
            <w:noProof/>
          </w:rPr>
          <w:t>6.10</w:t>
        </w:r>
        <w:r w:rsidR="000F6CB4">
          <w:rPr>
            <w:rFonts w:asciiTheme="minorHAnsi" w:eastAsiaTheme="minorEastAsia" w:hAnsiTheme="minorHAnsi" w:cstheme="minorBidi"/>
            <w:noProof/>
            <w:sz w:val="22"/>
            <w:szCs w:val="22"/>
            <w:lang w:val="en-US"/>
          </w:rPr>
          <w:tab/>
        </w:r>
        <w:r w:rsidR="000F6CB4" w:rsidRPr="001C0D26">
          <w:rPr>
            <w:rStyle w:val="Hyperlink"/>
            <w:noProof/>
          </w:rPr>
          <w:t>SHOW DEFAULT ROUTE</w:t>
        </w:r>
        <w:r w:rsidR="000F6CB4">
          <w:rPr>
            <w:noProof/>
            <w:webHidden/>
          </w:rPr>
          <w:tab/>
        </w:r>
        <w:r w:rsidR="000F6CB4">
          <w:rPr>
            <w:noProof/>
            <w:webHidden/>
          </w:rPr>
          <w:fldChar w:fldCharType="begin"/>
        </w:r>
        <w:r w:rsidR="000F6CB4">
          <w:rPr>
            <w:noProof/>
            <w:webHidden/>
          </w:rPr>
          <w:instrText xml:space="preserve"> PAGEREF _Toc129572297 \h </w:instrText>
        </w:r>
        <w:r w:rsidR="000F6CB4">
          <w:rPr>
            <w:noProof/>
            <w:webHidden/>
          </w:rPr>
        </w:r>
        <w:r w:rsidR="000F6CB4">
          <w:rPr>
            <w:noProof/>
            <w:webHidden/>
          </w:rPr>
          <w:fldChar w:fldCharType="separate"/>
        </w:r>
        <w:r w:rsidR="000F6CB4">
          <w:rPr>
            <w:noProof/>
            <w:webHidden/>
          </w:rPr>
          <w:t>51</w:t>
        </w:r>
        <w:r w:rsidR="000F6CB4">
          <w:rPr>
            <w:noProof/>
            <w:webHidden/>
          </w:rPr>
          <w:fldChar w:fldCharType="end"/>
        </w:r>
      </w:hyperlink>
    </w:p>
    <w:p w14:paraId="26DDE285" w14:textId="46252D15"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298" w:history="1">
        <w:r w:rsidR="000F6CB4" w:rsidRPr="001C0D26">
          <w:rPr>
            <w:rStyle w:val="Hyperlink"/>
            <w:noProof/>
          </w:rPr>
          <w:t>6.11</w:t>
        </w:r>
        <w:r w:rsidR="000F6CB4">
          <w:rPr>
            <w:rFonts w:asciiTheme="minorHAnsi" w:eastAsiaTheme="minorEastAsia" w:hAnsiTheme="minorHAnsi" w:cstheme="minorBidi"/>
            <w:noProof/>
            <w:sz w:val="22"/>
            <w:szCs w:val="22"/>
            <w:lang w:val="en-US"/>
          </w:rPr>
          <w:tab/>
        </w:r>
        <w:r w:rsidR="000F6CB4" w:rsidRPr="001C0D26">
          <w:rPr>
            <w:rStyle w:val="Hyperlink"/>
            <w:noProof/>
          </w:rPr>
          <w:t>UPDATE DEFAULT ROUTE</w:t>
        </w:r>
        <w:r w:rsidR="000F6CB4">
          <w:rPr>
            <w:noProof/>
            <w:webHidden/>
          </w:rPr>
          <w:tab/>
        </w:r>
        <w:r w:rsidR="000F6CB4">
          <w:rPr>
            <w:noProof/>
            <w:webHidden/>
          </w:rPr>
          <w:fldChar w:fldCharType="begin"/>
        </w:r>
        <w:r w:rsidR="000F6CB4">
          <w:rPr>
            <w:noProof/>
            <w:webHidden/>
          </w:rPr>
          <w:instrText xml:space="preserve"> PAGEREF _Toc129572298 \h </w:instrText>
        </w:r>
        <w:r w:rsidR="000F6CB4">
          <w:rPr>
            <w:noProof/>
            <w:webHidden/>
          </w:rPr>
        </w:r>
        <w:r w:rsidR="000F6CB4">
          <w:rPr>
            <w:noProof/>
            <w:webHidden/>
          </w:rPr>
          <w:fldChar w:fldCharType="separate"/>
        </w:r>
        <w:r w:rsidR="000F6CB4">
          <w:rPr>
            <w:noProof/>
            <w:webHidden/>
          </w:rPr>
          <w:t>52</w:t>
        </w:r>
        <w:r w:rsidR="000F6CB4">
          <w:rPr>
            <w:noProof/>
            <w:webHidden/>
          </w:rPr>
          <w:fldChar w:fldCharType="end"/>
        </w:r>
      </w:hyperlink>
    </w:p>
    <w:p w14:paraId="2947D292" w14:textId="165C1675"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299" w:history="1">
        <w:r w:rsidR="000F6CB4" w:rsidRPr="001C0D26">
          <w:rPr>
            <w:rStyle w:val="Hyperlink"/>
            <w:noProof/>
          </w:rPr>
          <w:t>7</w:t>
        </w:r>
        <w:r w:rsidR="000F6CB4">
          <w:rPr>
            <w:rFonts w:asciiTheme="minorHAnsi" w:eastAsiaTheme="minorEastAsia" w:hAnsiTheme="minorHAnsi" w:cstheme="minorBidi"/>
            <w:b w:val="0"/>
            <w:noProof/>
            <w:szCs w:val="22"/>
            <w:lang w:val="en-US"/>
          </w:rPr>
          <w:tab/>
        </w:r>
        <w:r w:rsidR="000F6CB4" w:rsidRPr="001C0D26">
          <w:rPr>
            <w:rStyle w:val="Hyperlink"/>
            <w:noProof/>
          </w:rPr>
          <w:t>CONTAINERS</w:t>
        </w:r>
        <w:r w:rsidR="000F6CB4">
          <w:rPr>
            <w:noProof/>
            <w:webHidden/>
          </w:rPr>
          <w:tab/>
        </w:r>
        <w:r w:rsidR="000F6CB4">
          <w:rPr>
            <w:noProof/>
            <w:webHidden/>
          </w:rPr>
          <w:fldChar w:fldCharType="begin"/>
        </w:r>
        <w:r w:rsidR="000F6CB4">
          <w:rPr>
            <w:noProof/>
            <w:webHidden/>
          </w:rPr>
          <w:instrText xml:space="preserve"> PAGEREF _Toc129572299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4366051A" w14:textId="52235951"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0" w:history="1">
        <w:r w:rsidR="000F6CB4" w:rsidRPr="001C0D26">
          <w:rPr>
            <w:rStyle w:val="Hyperlink"/>
            <w:noProof/>
          </w:rPr>
          <w:t>7.1</w:t>
        </w:r>
        <w:r w:rsidR="000F6CB4">
          <w:rPr>
            <w:rFonts w:asciiTheme="minorHAnsi" w:eastAsiaTheme="minorEastAsia" w:hAnsiTheme="minorHAnsi" w:cstheme="minorBidi"/>
            <w:noProof/>
            <w:sz w:val="22"/>
            <w:szCs w:val="22"/>
            <w:lang w:val="en-US"/>
          </w:rPr>
          <w:tab/>
        </w:r>
        <w:r w:rsidR="000F6CB4" w:rsidRPr="001C0D26">
          <w:rPr>
            <w:rStyle w:val="Hyperlink"/>
            <w:noProof/>
          </w:rPr>
          <w:t>IMPORT CONTAINERS</w:t>
        </w:r>
        <w:r w:rsidR="000F6CB4">
          <w:rPr>
            <w:noProof/>
            <w:webHidden/>
          </w:rPr>
          <w:tab/>
        </w:r>
        <w:r w:rsidR="000F6CB4">
          <w:rPr>
            <w:noProof/>
            <w:webHidden/>
          </w:rPr>
          <w:fldChar w:fldCharType="begin"/>
        </w:r>
        <w:r w:rsidR="000F6CB4">
          <w:rPr>
            <w:noProof/>
            <w:webHidden/>
          </w:rPr>
          <w:instrText xml:space="preserve"> PAGEREF _Toc129572300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3BDE9D06" w14:textId="38A332E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1" w:history="1">
        <w:r w:rsidR="000F6CB4" w:rsidRPr="001C0D26">
          <w:rPr>
            <w:rStyle w:val="Hyperlink"/>
            <w:noProof/>
          </w:rPr>
          <w:t>7.2</w:t>
        </w:r>
        <w:r w:rsidR="000F6CB4">
          <w:rPr>
            <w:rFonts w:asciiTheme="minorHAnsi" w:eastAsiaTheme="minorEastAsia" w:hAnsiTheme="minorHAnsi" w:cstheme="minorBidi"/>
            <w:noProof/>
            <w:sz w:val="22"/>
            <w:szCs w:val="22"/>
            <w:lang w:val="en-US"/>
          </w:rPr>
          <w:tab/>
        </w:r>
        <w:r w:rsidR="000F6CB4" w:rsidRPr="001C0D26">
          <w:rPr>
            <w:rStyle w:val="Hyperlink"/>
            <w:noProof/>
          </w:rPr>
          <w:t>CREATE NEW CONTAINER</w:t>
        </w:r>
        <w:r w:rsidR="000F6CB4">
          <w:rPr>
            <w:noProof/>
            <w:webHidden/>
          </w:rPr>
          <w:tab/>
        </w:r>
        <w:r w:rsidR="000F6CB4">
          <w:rPr>
            <w:noProof/>
            <w:webHidden/>
          </w:rPr>
          <w:fldChar w:fldCharType="begin"/>
        </w:r>
        <w:r w:rsidR="000F6CB4">
          <w:rPr>
            <w:noProof/>
            <w:webHidden/>
          </w:rPr>
          <w:instrText xml:space="preserve"> PAGEREF _Toc129572301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663ABC34" w14:textId="7D7CAB88"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2" w:history="1">
        <w:r w:rsidR="000F6CB4" w:rsidRPr="001C0D26">
          <w:rPr>
            <w:rStyle w:val="Hyperlink"/>
            <w:noProof/>
          </w:rPr>
          <w:t>7.3</w:t>
        </w:r>
        <w:r w:rsidR="000F6CB4">
          <w:rPr>
            <w:rFonts w:asciiTheme="minorHAnsi" w:eastAsiaTheme="minorEastAsia" w:hAnsiTheme="minorHAnsi" w:cstheme="minorBidi"/>
            <w:noProof/>
            <w:sz w:val="22"/>
            <w:szCs w:val="22"/>
            <w:lang w:val="en-US"/>
          </w:rPr>
          <w:tab/>
        </w:r>
        <w:r w:rsidR="000F6CB4" w:rsidRPr="001C0D26">
          <w:rPr>
            <w:rStyle w:val="Hyperlink"/>
            <w:noProof/>
          </w:rPr>
          <w:t>CONTAINER BULK CREATION</w:t>
        </w:r>
        <w:r w:rsidR="000F6CB4">
          <w:rPr>
            <w:noProof/>
            <w:webHidden/>
          </w:rPr>
          <w:tab/>
        </w:r>
        <w:r w:rsidR="000F6CB4">
          <w:rPr>
            <w:noProof/>
            <w:webHidden/>
          </w:rPr>
          <w:fldChar w:fldCharType="begin"/>
        </w:r>
        <w:r w:rsidR="000F6CB4">
          <w:rPr>
            <w:noProof/>
            <w:webHidden/>
          </w:rPr>
          <w:instrText xml:space="preserve"> PAGEREF _Toc129572302 \h </w:instrText>
        </w:r>
        <w:r w:rsidR="000F6CB4">
          <w:rPr>
            <w:noProof/>
            <w:webHidden/>
          </w:rPr>
        </w:r>
        <w:r w:rsidR="000F6CB4">
          <w:rPr>
            <w:noProof/>
            <w:webHidden/>
          </w:rPr>
          <w:fldChar w:fldCharType="separate"/>
        </w:r>
        <w:r w:rsidR="000F6CB4">
          <w:rPr>
            <w:noProof/>
            <w:webHidden/>
          </w:rPr>
          <w:t>56</w:t>
        </w:r>
        <w:r w:rsidR="000F6CB4">
          <w:rPr>
            <w:noProof/>
            <w:webHidden/>
          </w:rPr>
          <w:fldChar w:fldCharType="end"/>
        </w:r>
      </w:hyperlink>
    </w:p>
    <w:p w14:paraId="76530C9A" w14:textId="47D842AB"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3" w:history="1">
        <w:r w:rsidR="000F6CB4" w:rsidRPr="001C0D26">
          <w:rPr>
            <w:rStyle w:val="Hyperlink"/>
            <w:noProof/>
          </w:rPr>
          <w:t>7.4</w:t>
        </w:r>
        <w:r w:rsidR="000F6CB4">
          <w:rPr>
            <w:rFonts w:asciiTheme="minorHAnsi" w:eastAsiaTheme="minorEastAsia" w:hAnsiTheme="minorHAnsi" w:cstheme="minorBidi"/>
            <w:noProof/>
            <w:sz w:val="22"/>
            <w:szCs w:val="22"/>
            <w:lang w:val="en-US"/>
          </w:rPr>
          <w:tab/>
        </w:r>
        <w:r w:rsidR="000F6CB4" w:rsidRPr="001C0D26">
          <w:rPr>
            <w:rStyle w:val="Hyperlink"/>
            <w:noProof/>
          </w:rPr>
          <w:t>LIST ALL CONTAINERS</w:t>
        </w:r>
        <w:r w:rsidR="000F6CB4">
          <w:rPr>
            <w:noProof/>
            <w:webHidden/>
          </w:rPr>
          <w:tab/>
        </w:r>
        <w:r w:rsidR="000F6CB4">
          <w:rPr>
            <w:noProof/>
            <w:webHidden/>
          </w:rPr>
          <w:fldChar w:fldCharType="begin"/>
        </w:r>
        <w:r w:rsidR="000F6CB4">
          <w:rPr>
            <w:noProof/>
            <w:webHidden/>
          </w:rPr>
          <w:instrText xml:space="preserve"> PAGEREF _Toc129572303 \h </w:instrText>
        </w:r>
        <w:r w:rsidR="000F6CB4">
          <w:rPr>
            <w:noProof/>
            <w:webHidden/>
          </w:rPr>
        </w:r>
        <w:r w:rsidR="000F6CB4">
          <w:rPr>
            <w:noProof/>
            <w:webHidden/>
          </w:rPr>
          <w:fldChar w:fldCharType="separate"/>
        </w:r>
        <w:r w:rsidR="000F6CB4">
          <w:rPr>
            <w:noProof/>
            <w:webHidden/>
          </w:rPr>
          <w:t>57</w:t>
        </w:r>
        <w:r w:rsidR="000F6CB4">
          <w:rPr>
            <w:noProof/>
            <w:webHidden/>
          </w:rPr>
          <w:fldChar w:fldCharType="end"/>
        </w:r>
      </w:hyperlink>
    </w:p>
    <w:p w14:paraId="6B17577E" w14:textId="420D7A2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4" w:history="1">
        <w:r w:rsidR="000F6CB4" w:rsidRPr="001C0D26">
          <w:rPr>
            <w:rStyle w:val="Hyperlink"/>
            <w:noProof/>
          </w:rPr>
          <w:t>7.5</w:t>
        </w:r>
        <w:r w:rsidR="000F6CB4">
          <w:rPr>
            <w:rFonts w:asciiTheme="minorHAnsi" w:eastAsiaTheme="minorEastAsia" w:hAnsiTheme="minorHAnsi" w:cstheme="minorBidi"/>
            <w:noProof/>
            <w:sz w:val="22"/>
            <w:szCs w:val="22"/>
            <w:lang w:val="en-US"/>
          </w:rPr>
          <w:tab/>
        </w:r>
        <w:r w:rsidR="000F6CB4" w:rsidRPr="001C0D26">
          <w:rPr>
            <w:rStyle w:val="Hyperlink"/>
            <w:noProof/>
          </w:rPr>
          <w:t>CONTAINER LOCATIONS</w:t>
        </w:r>
        <w:r w:rsidR="000F6CB4">
          <w:rPr>
            <w:noProof/>
            <w:webHidden/>
          </w:rPr>
          <w:tab/>
        </w:r>
        <w:r w:rsidR="000F6CB4">
          <w:rPr>
            <w:noProof/>
            <w:webHidden/>
          </w:rPr>
          <w:fldChar w:fldCharType="begin"/>
        </w:r>
        <w:r w:rsidR="000F6CB4">
          <w:rPr>
            <w:noProof/>
            <w:webHidden/>
          </w:rPr>
          <w:instrText xml:space="preserve"> PAGEREF _Toc129572304 \h </w:instrText>
        </w:r>
        <w:r w:rsidR="000F6CB4">
          <w:rPr>
            <w:noProof/>
            <w:webHidden/>
          </w:rPr>
        </w:r>
        <w:r w:rsidR="000F6CB4">
          <w:rPr>
            <w:noProof/>
            <w:webHidden/>
          </w:rPr>
          <w:fldChar w:fldCharType="separate"/>
        </w:r>
        <w:r w:rsidR="000F6CB4">
          <w:rPr>
            <w:noProof/>
            <w:webHidden/>
          </w:rPr>
          <w:t>60</w:t>
        </w:r>
        <w:r w:rsidR="000F6CB4">
          <w:rPr>
            <w:noProof/>
            <w:webHidden/>
          </w:rPr>
          <w:fldChar w:fldCharType="end"/>
        </w:r>
      </w:hyperlink>
    </w:p>
    <w:p w14:paraId="79847E2C" w14:textId="7BCC6F28"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5" w:history="1">
        <w:r w:rsidR="000F6CB4" w:rsidRPr="001C0D26">
          <w:rPr>
            <w:rStyle w:val="Hyperlink"/>
            <w:noProof/>
          </w:rPr>
          <w:t>7.6</w:t>
        </w:r>
        <w:r w:rsidR="000F6CB4">
          <w:rPr>
            <w:rFonts w:asciiTheme="minorHAnsi" w:eastAsiaTheme="minorEastAsia" w:hAnsiTheme="minorHAnsi" w:cstheme="minorBidi"/>
            <w:noProof/>
            <w:sz w:val="22"/>
            <w:szCs w:val="22"/>
            <w:lang w:val="en-US"/>
          </w:rPr>
          <w:tab/>
        </w:r>
        <w:r w:rsidR="000F6CB4" w:rsidRPr="001C0D26">
          <w:rPr>
            <w:rStyle w:val="Hyperlink"/>
            <w:noProof/>
          </w:rPr>
          <w:t>CONTAINER ALERTS</w:t>
        </w:r>
        <w:r w:rsidR="000F6CB4">
          <w:rPr>
            <w:noProof/>
            <w:webHidden/>
          </w:rPr>
          <w:tab/>
        </w:r>
        <w:r w:rsidR="000F6CB4">
          <w:rPr>
            <w:noProof/>
            <w:webHidden/>
          </w:rPr>
          <w:fldChar w:fldCharType="begin"/>
        </w:r>
        <w:r w:rsidR="000F6CB4">
          <w:rPr>
            <w:noProof/>
            <w:webHidden/>
          </w:rPr>
          <w:instrText xml:space="preserve"> PAGEREF _Toc129572305 \h </w:instrText>
        </w:r>
        <w:r w:rsidR="000F6CB4">
          <w:rPr>
            <w:noProof/>
            <w:webHidden/>
          </w:rPr>
        </w:r>
        <w:r w:rsidR="000F6CB4">
          <w:rPr>
            <w:noProof/>
            <w:webHidden/>
          </w:rPr>
          <w:fldChar w:fldCharType="separate"/>
        </w:r>
        <w:r w:rsidR="000F6CB4">
          <w:rPr>
            <w:noProof/>
            <w:webHidden/>
          </w:rPr>
          <w:t>62</w:t>
        </w:r>
        <w:r w:rsidR="000F6CB4">
          <w:rPr>
            <w:noProof/>
            <w:webHidden/>
          </w:rPr>
          <w:fldChar w:fldCharType="end"/>
        </w:r>
      </w:hyperlink>
    </w:p>
    <w:p w14:paraId="6AE9527F" w14:textId="41772965"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306" w:history="1">
        <w:r w:rsidR="000F6CB4" w:rsidRPr="001C0D26">
          <w:rPr>
            <w:rStyle w:val="Hyperlink"/>
            <w:noProof/>
          </w:rPr>
          <w:t>8</w:t>
        </w:r>
        <w:r w:rsidR="000F6CB4">
          <w:rPr>
            <w:rFonts w:asciiTheme="minorHAnsi" w:eastAsiaTheme="minorEastAsia" w:hAnsiTheme="minorHAnsi" w:cstheme="minorBidi"/>
            <w:b w:val="0"/>
            <w:noProof/>
            <w:szCs w:val="22"/>
            <w:lang w:val="en-US"/>
          </w:rPr>
          <w:tab/>
        </w:r>
        <w:r w:rsidR="000F6CB4" w:rsidRPr="001C0D26">
          <w:rPr>
            <w:rStyle w:val="Hyperlink"/>
            <w:noProof/>
          </w:rPr>
          <w:t>REPORTS</w:t>
        </w:r>
        <w:r w:rsidR="000F6CB4">
          <w:rPr>
            <w:noProof/>
            <w:webHidden/>
          </w:rPr>
          <w:tab/>
        </w:r>
        <w:r w:rsidR="000F6CB4">
          <w:rPr>
            <w:noProof/>
            <w:webHidden/>
          </w:rPr>
          <w:fldChar w:fldCharType="begin"/>
        </w:r>
        <w:r w:rsidR="000F6CB4">
          <w:rPr>
            <w:noProof/>
            <w:webHidden/>
          </w:rPr>
          <w:instrText xml:space="preserve"> PAGEREF _Toc129572306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0EBD5D" w14:textId="2E662200"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7" w:history="1">
        <w:r w:rsidR="000F6CB4" w:rsidRPr="001C0D26">
          <w:rPr>
            <w:rStyle w:val="Hyperlink"/>
            <w:noProof/>
          </w:rPr>
          <w:t>8.1</w:t>
        </w:r>
        <w:r w:rsidR="000F6CB4">
          <w:rPr>
            <w:rFonts w:asciiTheme="minorHAnsi" w:eastAsiaTheme="minorEastAsia" w:hAnsiTheme="minorHAnsi" w:cstheme="minorBidi"/>
            <w:noProof/>
            <w:sz w:val="22"/>
            <w:szCs w:val="22"/>
            <w:lang w:val="en-US"/>
          </w:rPr>
          <w:tab/>
        </w:r>
        <w:r w:rsidR="000F6CB4" w:rsidRPr="001C0D26">
          <w:rPr>
            <w:rStyle w:val="Hyperlink"/>
            <w:noProof/>
          </w:rPr>
          <w:t>ROUTE PLAN SUMMARY REPORT</w:t>
        </w:r>
        <w:r w:rsidR="000F6CB4">
          <w:rPr>
            <w:noProof/>
            <w:webHidden/>
          </w:rPr>
          <w:tab/>
        </w:r>
        <w:r w:rsidR="000F6CB4">
          <w:rPr>
            <w:noProof/>
            <w:webHidden/>
          </w:rPr>
          <w:fldChar w:fldCharType="begin"/>
        </w:r>
        <w:r w:rsidR="000F6CB4">
          <w:rPr>
            <w:noProof/>
            <w:webHidden/>
          </w:rPr>
          <w:instrText xml:space="preserve"> PAGEREF _Toc129572307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834991" w14:textId="0E666B44"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8" w:history="1">
        <w:r w:rsidR="000F6CB4" w:rsidRPr="001C0D26">
          <w:rPr>
            <w:rStyle w:val="Hyperlink"/>
            <w:noProof/>
          </w:rPr>
          <w:t>8.2</w:t>
        </w:r>
        <w:r w:rsidR="000F6CB4">
          <w:rPr>
            <w:rFonts w:asciiTheme="minorHAnsi" w:eastAsiaTheme="minorEastAsia" w:hAnsiTheme="minorHAnsi" w:cstheme="minorBidi"/>
            <w:noProof/>
            <w:sz w:val="22"/>
            <w:szCs w:val="22"/>
            <w:lang w:val="en-US"/>
          </w:rPr>
          <w:tab/>
        </w:r>
        <w:r w:rsidR="000F6CB4" w:rsidRPr="001C0D26">
          <w:rPr>
            <w:rStyle w:val="Hyperlink"/>
            <w:noProof/>
          </w:rPr>
          <w:t>ATM RESIDUALS REPORT</w:t>
        </w:r>
        <w:r w:rsidR="000F6CB4">
          <w:rPr>
            <w:noProof/>
            <w:webHidden/>
          </w:rPr>
          <w:tab/>
        </w:r>
        <w:r w:rsidR="000F6CB4">
          <w:rPr>
            <w:noProof/>
            <w:webHidden/>
          </w:rPr>
          <w:fldChar w:fldCharType="begin"/>
        </w:r>
        <w:r w:rsidR="000F6CB4">
          <w:rPr>
            <w:noProof/>
            <w:webHidden/>
          </w:rPr>
          <w:instrText xml:space="preserve"> PAGEREF _Toc129572308 \h </w:instrText>
        </w:r>
        <w:r w:rsidR="000F6CB4">
          <w:rPr>
            <w:noProof/>
            <w:webHidden/>
          </w:rPr>
        </w:r>
        <w:r w:rsidR="000F6CB4">
          <w:rPr>
            <w:noProof/>
            <w:webHidden/>
          </w:rPr>
          <w:fldChar w:fldCharType="separate"/>
        </w:r>
        <w:r w:rsidR="000F6CB4">
          <w:rPr>
            <w:noProof/>
            <w:webHidden/>
          </w:rPr>
          <w:t>65</w:t>
        </w:r>
        <w:r w:rsidR="000F6CB4">
          <w:rPr>
            <w:noProof/>
            <w:webHidden/>
          </w:rPr>
          <w:fldChar w:fldCharType="end"/>
        </w:r>
      </w:hyperlink>
    </w:p>
    <w:p w14:paraId="0BA9FCAC" w14:textId="0334BBD3"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09" w:history="1">
        <w:r w:rsidR="000F6CB4" w:rsidRPr="001C0D26">
          <w:rPr>
            <w:rStyle w:val="Hyperlink"/>
            <w:noProof/>
          </w:rPr>
          <w:t>8.3</w:t>
        </w:r>
        <w:r w:rsidR="000F6CB4">
          <w:rPr>
            <w:rFonts w:asciiTheme="minorHAnsi" w:eastAsiaTheme="minorEastAsia" w:hAnsiTheme="minorHAnsi" w:cstheme="minorBidi"/>
            <w:noProof/>
            <w:sz w:val="22"/>
            <w:szCs w:val="22"/>
            <w:lang w:val="en-US"/>
          </w:rPr>
          <w:tab/>
        </w:r>
        <w:r w:rsidR="000F6CB4" w:rsidRPr="001C0D26">
          <w:rPr>
            <w:rStyle w:val="Hyperlink"/>
            <w:noProof/>
          </w:rPr>
          <w:t>CONTAINER ASSET REPORT</w:t>
        </w:r>
        <w:r w:rsidR="000F6CB4">
          <w:rPr>
            <w:noProof/>
            <w:webHidden/>
          </w:rPr>
          <w:tab/>
        </w:r>
        <w:r w:rsidR="000F6CB4">
          <w:rPr>
            <w:noProof/>
            <w:webHidden/>
          </w:rPr>
          <w:fldChar w:fldCharType="begin"/>
        </w:r>
        <w:r w:rsidR="000F6CB4">
          <w:rPr>
            <w:noProof/>
            <w:webHidden/>
          </w:rPr>
          <w:instrText xml:space="preserve"> PAGEREF _Toc129572309 \h </w:instrText>
        </w:r>
        <w:r w:rsidR="000F6CB4">
          <w:rPr>
            <w:noProof/>
            <w:webHidden/>
          </w:rPr>
        </w:r>
        <w:r w:rsidR="000F6CB4">
          <w:rPr>
            <w:noProof/>
            <w:webHidden/>
          </w:rPr>
          <w:fldChar w:fldCharType="separate"/>
        </w:r>
        <w:r w:rsidR="000F6CB4">
          <w:rPr>
            <w:noProof/>
            <w:webHidden/>
          </w:rPr>
          <w:t>66</w:t>
        </w:r>
        <w:r w:rsidR="000F6CB4">
          <w:rPr>
            <w:noProof/>
            <w:webHidden/>
          </w:rPr>
          <w:fldChar w:fldCharType="end"/>
        </w:r>
      </w:hyperlink>
    </w:p>
    <w:p w14:paraId="134F006B" w14:textId="2A1670C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0" w:history="1">
        <w:r w:rsidR="000F6CB4" w:rsidRPr="001C0D26">
          <w:rPr>
            <w:rStyle w:val="Hyperlink"/>
            <w:noProof/>
          </w:rPr>
          <w:t>8.4</w:t>
        </w:r>
        <w:r w:rsidR="000F6CB4">
          <w:rPr>
            <w:rFonts w:asciiTheme="minorHAnsi" w:eastAsiaTheme="minorEastAsia" w:hAnsiTheme="minorHAnsi" w:cstheme="minorBidi"/>
            <w:noProof/>
            <w:sz w:val="22"/>
            <w:szCs w:val="22"/>
            <w:lang w:val="en-US"/>
          </w:rPr>
          <w:tab/>
        </w:r>
        <w:r w:rsidR="000F6CB4" w:rsidRPr="001C0D26">
          <w:rPr>
            <w:rStyle w:val="Hyperlink"/>
            <w:noProof/>
          </w:rPr>
          <w:t>CONTAINER USE BY LOCATION REPORT</w:t>
        </w:r>
        <w:r w:rsidR="000F6CB4">
          <w:rPr>
            <w:noProof/>
            <w:webHidden/>
          </w:rPr>
          <w:tab/>
        </w:r>
        <w:r w:rsidR="000F6CB4">
          <w:rPr>
            <w:noProof/>
            <w:webHidden/>
          </w:rPr>
          <w:fldChar w:fldCharType="begin"/>
        </w:r>
        <w:r w:rsidR="000F6CB4">
          <w:rPr>
            <w:noProof/>
            <w:webHidden/>
          </w:rPr>
          <w:instrText xml:space="preserve"> PAGEREF _Toc129572310 \h </w:instrText>
        </w:r>
        <w:r w:rsidR="000F6CB4">
          <w:rPr>
            <w:noProof/>
            <w:webHidden/>
          </w:rPr>
        </w:r>
        <w:r w:rsidR="000F6CB4">
          <w:rPr>
            <w:noProof/>
            <w:webHidden/>
          </w:rPr>
          <w:fldChar w:fldCharType="separate"/>
        </w:r>
        <w:r w:rsidR="000F6CB4">
          <w:rPr>
            <w:noProof/>
            <w:webHidden/>
          </w:rPr>
          <w:t>67</w:t>
        </w:r>
        <w:r w:rsidR="000F6CB4">
          <w:rPr>
            <w:noProof/>
            <w:webHidden/>
          </w:rPr>
          <w:fldChar w:fldCharType="end"/>
        </w:r>
      </w:hyperlink>
    </w:p>
    <w:p w14:paraId="58CFC99C" w14:textId="4506852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1" w:history="1">
        <w:r w:rsidR="000F6CB4" w:rsidRPr="001C0D26">
          <w:rPr>
            <w:rStyle w:val="Hyperlink"/>
            <w:noProof/>
          </w:rPr>
          <w:t>8.5</w:t>
        </w:r>
        <w:r w:rsidR="000F6CB4">
          <w:rPr>
            <w:rFonts w:asciiTheme="minorHAnsi" w:eastAsiaTheme="minorEastAsia" w:hAnsiTheme="minorHAnsi" w:cstheme="minorBidi"/>
            <w:noProof/>
            <w:sz w:val="22"/>
            <w:szCs w:val="22"/>
            <w:lang w:val="en-US"/>
          </w:rPr>
          <w:tab/>
        </w:r>
        <w:r w:rsidR="000F6CB4" w:rsidRPr="001C0D26">
          <w:rPr>
            <w:rStyle w:val="Hyperlink"/>
            <w:noProof/>
          </w:rPr>
          <w:t>VAULT LOAD HISTORY REPORT</w:t>
        </w:r>
        <w:r w:rsidR="000F6CB4">
          <w:rPr>
            <w:noProof/>
            <w:webHidden/>
          </w:rPr>
          <w:tab/>
        </w:r>
        <w:r w:rsidR="000F6CB4">
          <w:rPr>
            <w:noProof/>
            <w:webHidden/>
          </w:rPr>
          <w:fldChar w:fldCharType="begin"/>
        </w:r>
        <w:r w:rsidR="000F6CB4">
          <w:rPr>
            <w:noProof/>
            <w:webHidden/>
          </w:rPr>
          <w:instrText xml:space="preserve"> PAGEREF _Toc129572311 \h </w:instrText>
        </w:r>
        <w:r w:rsidR="000F6CB4">
          <w:rPr>
            <w:noProof/>
            <w:webHidden/>
          </w:rPr>
        </w:r>
        <w:r w:rsidR="000F6CB4">
          <w:rPr>
            <w:noProof/>
            <w:webHidden/>
          </w:rPr>
          <w:fldChar w:fldCharType="separate"/>
        </w:r>
        <w:r w:rsidR="000F6CB4">
          <w:rPr>
            <w:noProof/>
            <w:webHidden/>
          </w:rPr>
          <w:t>68</w:t>
        </w:r>
        <w:r w:rsidR="000F6CB4">
          <w:rPr>
            <w:noProof/>
            <w:webHidden/>
          </w:rPr>
          <w:fldChar w:fldCharType="end"/>
        </w:r>
      </w:hyperlink>
    </w:p>
    <w:p w14:paraId="36763D1D" w14:textId="53726C25"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312" w:history="1">
        <w:r w:rsidR="000F6CB4" w:rsidRPr="001C0D26">
          <w:rPr>
            <w:rStyle w:val="Hyperlink"/>
            <w:noProof/>
          </w:rPr>
          <w:t>9</w:t>
        </w:r>
        <w:r w:rsidR="000F6CB4">
          <w:rPr>
            <w:rFonts w:asciiTheme="minorHAnsi" w:eastAsiaTheme="minorEastAsia" w:hAnsiTheme="minorHAnsi" w:cstheme="minorBidi"/>
            <w:b w:val="0"/>
            <w:noProof/>
            <w:szCs w:val="22"/>
            <w:lang w:val="en-US"/>
          </w:rPr>
          <w:tab/>
        </w:r>
        <w:r w:rsidR="000F6CB4" w:rsidRPr="001C0D26">
          <w:rPr>
            <w:rStyle w:val="Hyperlink"/>
            <w:noProof/>
          </w:rPr>
          <w:t>SETTINGS</w:t>
        </w:r>
        <w:r w:rsidR="000F6CB4">
          <w:rPr>
            <w:noProof/>
            <w:webHidden/>
          </w:rPr>
          <w:tab/>
        </w:r>
        <w:r w:rsidR="000F6CB4">
          <w:rPr>
            <w:noProof/>
            <w:webHidden/>
          </w:rPr>
          <w:fldChar w:fldCharType="begin"/>
        </w:r>
        <w:r w:rsidR="000F6CB4">
          <w:rPr>
            <w:noProof/>
            <w:webHidden/>
          </w:rPr>
          <w:instrText xml:space="preserve"> PAGEREF _Toc129572312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71135A66" w14:textId="3E851FEA"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3" w:history="1">
        <w:r w:rsidR="000F6CB4" w:rsidRPr="001C0D26">
          <w:rPr>
            <w:rStyle w:val="Hyperlink"/>
            <w:noProof/>
          </w:rPr>
          <w:t>9.1</w:t>
        </w:r>
        <w:r w:rsidR="000F6CB4">
          <w:rPr>
            <w:rFonts w:asciiTheme="minorHAnsi" w:eastAsiaTheme="minorEastAsia" w:hAnsiTheme="minorHAnsi" w:cstheme="minorBidi"/>
            <w:noProof/>
            <w:sz w:val="22"/>
            <w:szCs w:val="22"/>
            <w:lang w:val="en-US"/>
          </w:rPr>
          <w:tab/>
        </w:r>
        <w:r w:rsidR="000F6CB4" w:rsidRPr="001C0D26">
          <w:rPr>
            <w:rStyle w:val="Hyperlink"/>
            <w:noProof/>
          </w:rPr>
          <w:t>WORKFLOW CONFIGURATION</w:t>
        </w:r>
        <w:r w:rsidR="000F6CB4">
          <w:rPr>
            <w:noProof/>
            <w:webHidden/>
          </w:rPr>
          <w:tab/>
        </w:r>
        <w:r w:rsidR="000F6CB4">
          <w:rPr>
            <w:noProof/>
            <w:webHidden/>
          </w:rPr>
          <w:fldChar w:fldCharType="begin"/>
        </w:r>
        <w:r w:rsidR="000F6CB4">
          <w:rPr>
            <w:noProof/>
            <w:webHidden/>
          </w:rPr>
          <w:instrText xml:space="preserve"> PAGEREF _Toc129572313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0E7FE53B" w14:textId="1BE7EB9B"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4" w:history="1">
        <w:r w:rsidR="000F6CB4" w:rsidRPr="001C0D26">
          <w:rPr>
            <w:rStyle w:val="Hyperlink"/>
            <w:noProof/>
          </w:rPr>
          <w:t>9.2</w:t>
        </w:r>
        <w:r w:rsidR="000F6CB4">
          <w:rPr>
            <w:rFonts w:asciiTheme="minorHAnsi" w:eastAsiaTheme="minorEastAsia" w:hAnsiTheme="minorHAnsi" w:cstheme="minorBidi"/>
            <w:noProof/>
            <w:sz w:val="22"/>
            <w:szCs w:val="22"/>
            <w:lang w:val="en-US"/>
          </w:rPr>
          <w:tab/>
        </w:r>
        <w:r w:rsidR="000F6CB4" w:rsidRPr="001C0D26">
          <w:rPr>
            <w:rStyle w:val="Hyperlink"/>
            <w:noProof/>
          </w:rPr>
          <w:t>SYSTEM SETTINGS</w:t>
        </w:r>
        <w:r w:rsidR="000F6CB4">
          <w:rPr>
            <w:noProof/>
            <w:webHidden/>
          </w:rPr>
          <w:tab/>
        </w:r>
        <w:r w:rsidR="000F6CB4">
          <w:rPr>
            <w:noProof/>
            <w:webHidden/>
          </w:rPr>
          <w:fldChar w:fldCharType="begin"/>
        </w:r>
        <w:r w:rsidR="000F6CB4">
          <w:rPr>
            <w:noProof/>
            <w:webHidden/>
          </w:rPr>
          <w:instrText xml:space="preserve"> PAGEREF _Toc129572314 \h </w:instrText>
        </w:r>
        <w:r w:rsidR="000F6CB4">
          <w:rPr>
            <w:noProof/>
            <w:webHidden/>
          </w:rPr>
        </w:r>
        <w:r w:rsidR="000F6CB4">
          <w:rPr>
            <w:noProof/>
            <w:webHidden/>
          </w:rPr>
          <w:fldChar w:fldCharType="separate"/>
        </w:r>
        <w:r w:rsidR="000F6CB4">
          <w:rPr>
            <w:noProof/>
            <w:webHidden/>
          </w:rPr>
          <w:t>71</w:t>
        </w:r>
        <w:r w:rsidR="000F6CB4">
          <w:rPr>
            <w:noProof/>
            <w:webHidden/>
          </w:rPr>
          <w:fldChar w:fldCharType="end"/>
        </w:r>
      </w:hyperlink>
    </w:p>
    <w:p w14:paraId="5B89CABE" w14:textId="112DD9CF"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5" w:history="1">
        <w:r w:rsidR="000F6CB4" w:rsidRPr="001C0D26">
          <w:rPr>
            <w:rStyle w:val="Hyperlink"/>
            <w:noProof/>
          </w:rPr>
          <w:t>9.3</w:t>
        </w:r>
        <w:r w:rsidR="000F6CB4">
          <w:rPr>
            <w:rFonts w:asciiTheme="minorHAnsi" w:eastAsiaTheme="minorEastAsia" w:hAnsiTheme="minorHAnsi" w:cstheme="minorBidi"/>
            <w:noProof/>
            <w:sz w:val="22"/>
            <w:szCs w:val="22"/>
            <w:lang w:val="en-US"/>
          </w:rPr>
          <w:tab/>
        </w:r>
        <w:r w:rsidR="000F6CB4" w:rsidRPr="001C0D26">
          <w:rPr>
            <w:rStyle w:val="Hyperlink"/>
            <w:noProof/>
          </w:rPr>
          <w:t>USERS</w:t>
        </w:r>
        <w:r w:rsidR="000F6CB4">
          <w:rPr>
            <w:noProof/>
            <w:webHidden/>
          </w:rPr>
          <w:tab/>
        </w:r>
        <w:r w:rsidR="000F6CB4">
          <w:rPr>
            <w:noProof/>
            <w:webHidden/>
          </w:rPr>
          <w:fldChar w:fldCharType="begin"/>
        </w:r>
        <w:r w:rsidR="000F6CB4">
          <w:rPr>
            <w:noProof/>
            <w:webHidden/>
          </w:rPr>
          <w:instrText xml:space="preserve"> PAGEREF _Toc129572315 \h </w:instrText>
        </w:r>
        <w:r w:rsidR="000F6CB4">
          <w:rPr>
            <w:noProof/>
            <w:webHidden/>
          </w:rPr>
        </w:r>
        <w:r w:rsidR="000F6CB4">
          <w:rPr>
            <w:noProof/>
            <w:webHidden/>
          </w:rPr>
          <w:fldChar w:fldCharType="separate"/>
        </w:r>
        <w:r w:rsidR="000F6CB4">
          <w:rPr>
            <w:noProof/>
            <w:webHidden/>
          </w:rPr>
          <w:t>72</w:t>
        </w:r>
        <w:r w:rsidR="000F6CB4">
          <w:rPr>
            <w:noProof/>
            <w:webHidden/>
          </w:rPr>
          <w:fldChar w:fldCharType="end"/>
        </w:r>
      </w:hyperlink>
    </w:p>
    <w:p w14:paraId="5033D1B6" w14:textId="5ABC57DA"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6" w:history="1">
        <w:r w:rsidR="000F6CB4" w:rsidRPr="001C0D26">
          <w:rPr>
            <w:rStyle w:val="Hyperlink"/>
            <w:noProof/>
          </w:rPr>
          <w:t>9.4</w:t>
        </w:r>
        <w:r w:rsidR="000F6CB4">
          <w:rPr>
            <w:rFonts w:asciiTheme="minorHAnsi" w:eastAsiaTheme="minorEastAsia" w:hAnsiTheme="minorHAnsi" w:cstheme="minorBidi"/>
            <w:noProof/>
            <w:sz w:val="22"/>
            <w:szCs w:val="22"/>
            <w:lang w:val="en-US"/>
          </w:rPr>
          <w:tab/>
        </w:r>
        <w:r w:rsidR="000F6CB4" w:rsidRPr="001C0D26">
          <w:rPr>
            <w:rStyle w:val="Hyperlink"/>
            <w:noProof/>
          </w:rPr>
          <w:t>UPDATE USER</w:t>
        </w:r>
        <w:r w:rsidR="000F6CB4">
          <w:rPr>
            <w:noProof/>
            <w:webHidden/>
          </w:rPr>
          <w:tab/>
        </w:r>
        <w:r w:rsidR="000F6CB4">
          <w:rPr>
            <w:noProof/>
            <w:webHidden/>
          </w:rPr>
          <w:fldChar w:fldCharType="begin"/>
        </w:r>
        <w:r w:rsidR="000F6CB4">
          <w:rPr>
            <w:noProof/>
            <w:webHidden/>
          </w:rPr>
          <w:instrText xml:space="preserve"> PAGEREF _Toc129572316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6F01022A" w14:textId="5FB74B6E"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7" w:history="1">
        <w:r w:rsidR="000F6CB4" w:rsidRPr="001C0D26">
          <w:rPr>
            <w:rStyle w:val="Hyperlink"/>
            <w:noProof/>
          </w:rPr>
          <w:t>9.5</w:t>
        </w:r>
        <w:r w:rsidR="000F6CB4">
          <w:rPr>
            <w:rFonts w:asciiTheme="minorHAnsi" w:eastAsiaTheme="minorEastAsia" w:hAnsiTheme="minorHAnsi" w:cstheme="minorBidi"/>
            <w:noProof/>
            <w:sz w:val="22"/>
            <w:szCs w:val="22"/>
            <w:lang w:val="en-US"/>
          </w:rPr>
          <w:tab/>
        </w:r>
        <w:r w:rsidR="000F6CB4" w:rsidRPr="001C0D26">
          <w:rPr>
            <w:rStyle w:val="Hyperlink"/>
            <w:noProof/>
          </w:rPr>
          <w:t>USER GROUPS</w:t>
        </w:r>
        <w:r w:rsidR="000F6CB4">
          <w:rPr>
            <w:noProof/>
            <w:webHidden/>
          </w:rPr>
          <w:tab/>
        </w:r>
        <w:r w:rsidR="000F6CB4">
          <w:rPr>
            <w:noProof/>
            <w:webHidden/>
          </w:rPr>
          <w:fldChar w:fldCharType="begin"/>
        </w:r>
        <w:r w:rsidR="000F6CB4">
          <w:rPr>
            <w:noProof/>
            <w:webHidden/>
          </w:rPr>
          <w:instrText xml:space="preserve"> PAGEREF _Toc129572317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14BCF74D" w14:textId="4C798EFD"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8" w:history="1">
        <w:r w:rsidR="000F6CB4" w:rsidRPr="001C0D26">
          <w:rPr>
            <w:rStyle w:val="Hyperlink"/>
            <w:noProof/>
          </w:rPr>
          <w:t>9.6</w:t>
        </w:r>
        <w:r w:rsidR="000F6CB4">
          <w:rPr>
            <w:rFonts w:asciiTheme="minorHAnsi" w:eastAsiaTheme="minorEastAsia" w:hAnsiTheme="minorHAnsi" w:cstheme="minorBidi"/>
            <w:noProof/>
            <w:sz w:val="22"/>
            <w:szCs w:val="22"/>
            <w:lang w:val="en-US"/>
          </w:rPr>
          <w:tab/>
        </w:r>
        <w:r w:rsidR="000F6CB4" w:rsidRPr="001C0D26">
          <w:rPr>
            <w:rStyle w:val="Hyperlink"/>
            <w:noProof/>
          </w:rPr>
          <w:t>SHOW USER GROUP</w:t>
        </w:r>
        <w:r w:rsidR="000F6CB4">
          <w:rPr>
            <w:noProof/>
            <w:webHidden/>
          </w:rPr>
          <w:tab/>
        </w:r>
        <w:r w:rsidR="000F6CB4">
          <w:rPr>
            <w:noProof/>
            <w:webHidden/>
          </w:rPr>
          <w:fldChar w:fldCharType="begin"/>
        </w:r>
        <w:r w:rsidR="000F6CB4">
          <w:rPr>
            <w:noProof/>
            <w:webHidden/>
          </w:rPr>
          <w:instrText xml:space="preserve"> PAGEREF _Toc129572318 \h </w:instrText>
        </w:r>
        <w:r w:rsidR="000F6CB4">
          <w:rPr>
            <w:noProof/>
            <w:webHidden/>
          </w:rPr>
        </w:r>
        <w:r w:rsidR="000F6CB4">
          <w:rPr>
            <w:noProof/>
            <w:webHidden/>
          </w:rPr>
          <w:fldChar w:fldCharType="separate"/>
        </w:r>
        <w:r w:rsidR="000F6CB4">
          <w:rPr>
            <w:noProof/>
            <w:webHidden/>
          </w:rPr>
          <w:t>75</w:t>
        </w:r>
        <w:r w:rsidR="000F6CB4">
          <w:rPr>
            <w:noProof/>
            <w:webHidden/>
          </w:rPr>
          <w:fldChar w:fldCharType="end"/>
        </w:r>
      </w:hyperlink>
    </w:p>
    <w:p w14:paraId="30680A22" w14:textId="70624AC0"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19" w:history="1">
        <w:r w:rsidR="000F6CB4" w:rsidRPr="001C0D26">
          <w:rPr>
            <w:rStyle w:val="Hyperlink"/>
            <w:noProof/>
          </w:rPr>
          <w:t>9.7</w:t>
        </w:r>
        <w:r w:rsidR="000F6CB4">
          <w:rPr>
            <w:rFonts w:asciiTheme="minorHAnsi" w:eastAsiaTheme="minorEastAsia" w:hAnsiTheme="minorHAnsi" w:cstheme="minorBidi"/>
            <w:noProof/>
            <w:sz w:val="22"/>
            <w:szCs w:val="22"/>
            <w:lang w:val="en-US"/>
          </w:rPr>
          <w:tab/>
        </w:r>
        <w:r w:rsidR="000F6CB4" w:rsidRPr="001C0D26">
          <w:rPr>
            <w:rStyle w:val="Hyperlink"/>
            <w:noProof/>
          </w:rPr>
          <w:t>CREATE OR EDIT USER GROUP</w:t>
        </w:r>
        <w:r w:rsidR="000F6CB4">
          <w:rPr>
            <w:noProof/>
            <w:webHidden/>
          </w:rPr>
          <w:tab/>
        </w:r>
        <w:r w:rsidR="000F6CB4">
          <w:rPr>
            <w:noProof/>
            <w:webHidden/>
          </w:rPr>
          <w:fldChar w:fldCharType="begin"/>
        </w:r>
        <w:r w:rsidR="000F6CB4">
          <w:rPr>
            <w:noProof/>
            <w:webHidden/>
          </w:rPr>
          <w:instrText xml:space="preserve"> PAGEREF _Toc129572319 \h </w:instrText>
        </w:r>
        <w:r w:rsidR="000F6CB4">
          <w:rPr>
            <w:noProof/>
            <w:webHidden/>
          </w:rPr>
        </w:r>
        <w:r w:rsidR="000F6CB4">
          <w:rPr>
            <w:noProof/>
            <w:webHidden/>
          </w:rPr>
          <w:fldChar w:fldCharType="separate"/>
        </w:r>
        <w:r w:rsidR="000F6CB4">
          <w:rPr>
            <w:noProof/>
            <w:webHidden/>
          </w:rPr>
          <w:t>76</w:t>
        </w:r>
        <w:r w:rsidR="000F6CB4">
          <w:rPr>
            <w:noProof/>
            <w:webHidden/>
          </w:rPr>
          <w:fldChar w:fldCharType="end"/>
        </w:r>
      </w:hyperlink>
    </w:p>
    <w:p w14:paraId="225986EE" w14:textId="29B74F5F"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20" w:history="1">
        <w:r w:rsidR="000F6CB4" w:rsidRPr="001C0D26">
          <w:rPr>
            <w:rStyle w:val="Hyperlink"/>
            <w:noProof/>
          </w:rPr>
          <w:t>9.8</w:t>
        </w:r>
        <w:r w:rsidR="000F6CB4">
          <w:rPr>
            <w:rFonts w:asciiTheme="minorHAnsi" w:eastAsiaTheme="minorEastAsia" w:hAnsiTheme="minorHAnsi" w:cstheme="minorBidi"/>
            <w:noProof/>
            <w:sz w:val="22"/>
            <w:szCs w:val="22"/>
            <w:lang w:val="en-US"/>
          </w:rPr>
          <w:tab/>
        </w:r>
        <w:r w:rsidR="000F6CB4" w:rsidRPr="001C0D26">
          <w:rPr>
            <w:rStyle w:val="Hyperlink"/>
            <w:noProof/>
          </w:rPr>
          <w:t>ORDER CUSTOM FIELDS</w:t>
        </w:r>
        <w:r w:rsidR="000F6CB4">
          <w:rPr>
            <w:noProof/>
            <w:webHidden/>
          </w:rPr>
          <w:tab/>
        </w:r>
        <w:r w:rsidR="000F6CB4">
          <w:rPr>
            <w:noProof/>
            <w:webHidden/>
          </w:rPr>
          <w:fldChar w:fldCharType="begin"/>
        </w:r>
        <w:r w:rsidR="000F6CB4">
          <w:rPr>
            <w:noProof/>
            <w:webHidden/>
          </w:rPr>
          <w:instrText xml:space="preserve"> PAGEREF _Toc129572320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5F9A245D" w14:textId="5EA6D767" w:rsidR="000F6CB4" w:rsidRDefault="0014696D">
      <w:pPr>
        <w:pStyle w:val="TOC2"/>
        <w:tabs>
          <w:tab w:val="left" w:pos="1621"/>
        </w:tabs>
        <w:rPr>
          <w:rFonts w:asciiTheme="minorHAnsi" w:eastAsiaTheme="minorEastAsia" w:hAnsiTheme="minorHAnsi" w:cstheme="minorBidi"/>
          <w:noProof/>
          <w:sz w:val="22"/>
          <w:szCs w:val="22"/>
          <w:lang w:val="en-US"/>
        </w:rPr>
      </w:pPr>
      <w:hyperlink w:anchor="_Toc129572321" w:history="1">
        <w:r w:rsidR="000F6CB4" w:rsidRPr="001C0D26">
          <w:rPr>
            <w:rStyle w:val="Hyperlink"/>
            <w:noProof/>
          </w:rPr>
          <w:t>9.9</w:t>
        </w:r>
        <w:r w:rsidR="000F6CB4">
          <w:rPr>
            <w:rFonts w:asciiTheme="minorHAnsi" w:eastAsiaTheme="minorEastAsia" w:hAnsiTheme="minorHAnsi" w:cstheme="minorBidi"/>
            <w:noProof/>
            <w:sz w:val="22"/>
            <w:szCs w:val="22"/>
            <w:lang w:val="en-US"/>
          </w:rPr>
          <w:tab/>
        </w:r>
        <w:r w:rsidR="000F6CB4" w:rsidRPr="001C0D26">
          <w:rPr>
            <w:rStyle w:val="Hyperlink"/>
            <w:noProof/>
          </w:rPr>
          <w:t>ROUTE FIELD CONFIGURATION</w:t>
        </w:r>
        <w:r w:rsidR="000F6CB4">
          <w:rPr>
            <w:noProof/>
            <w:webHidden/>
          </w:rPr>
          <w:tab/>
        </w:r>
        <w:r w:rsidR="000F6CB4">
          <w:rPr>
            <w:noProof/>
            <w:webHidden/>
          </w:rPr>
          <w:fldChar w:fldCharType="begin"/>
        </w:r>
        <w:r w:rsidR="000F6CB4">
          <w:rPr>
            <w:noProof/>
            <w:webHidden/>
          </w:rPr>
          <w:instrText xml:space="preserve"> PAGEREF _Toc129572321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3771DDB3" w14:textId="65EF81FB"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2" w:history="1">
        <w:r w:rsidR="000F6CB4" w:rsidRPr="001C0D26">
          <w:rPr>
            <w:rStyle w:val="Hyperlink"/>
            <w:noProof/>
          </w:rPr>
          <w:t>9.10</w:t>
        </w:r>
        <w:r w:rsidR="000F6CB4">
          <w:rPr>
            <w:rFonts w:asciiTheme="minorHAnsi" w:eastAsiaTheme="minorEastAsia" w:hAnsiTheme="minorHAnsi" w:cstheme="minorBidi"/>
            <w:noProof/>
            <w:sz w:val="22"/>
            <w:szCs w:val="22"/>
            <w:lang w:val="en-US"/>
          </w:rPr>
          <w:tab/>
        </w:r>
        <w:r w:rsidR="000F6CB4" w:rsidRPr="001C0D26">
          <w:rPr>
            <w:rStyle w:val="Hyperlink"/>
            <w:noProof/>
          </w:rPr>
          <w:t>ROUTE PLAN WORKFLOW</w:t>
        </w:r>
        <w:r w:rsidR="000F6CB4">
          <w:rPr>
            <w:noProof/>
            <w:webHidden/>
          </w:rPr>
          <w:tab/>
        </w:r>
        <w:r w:rsidR="000F6CB4">
          <w:rPr>
            <w:noProof/>
            <w:webHidden/>
          </w:rPr>
          <w:fldChar w:fldCharType="begin"/>
        </w:r>
        <w:r w:rsidR="000F6CB4">
          <w:rPr>
            <w:noProof/>
            <w:webHidden/>
          </w:rPr>
          <w:instrText xml:space="preserve"> PAGEREF _Toc129572322 \h </w:instrText>
        </w:r>
        <w:r w:rsidR="000F6CB4">
          <w:rPr>
            <w:noProof/>
            <w:webHidden/>
          </w:rPr>
        </w:r>
        <w:r w:rsidR="000F6CB4">
          <w:rPr>
            <w:noProof/>
            <w:webHidden/>
          </w:rPr>
          <w:fldChar w:fldCharType="separate"/>
        </w:r>
        <w:r w:rsidR="000F6CB4">
          <w:rPr>
            <w:noProof/>
            <w:webHidden/>
          </w:rPr>
          <w:t>79</w:t>
        </w:r>
        <w:r w:rsidR="000F6CB4">
          <w:rPr>
            <w:noProof/>
            <w:webHidden/>
          </w:rPr>
          <w:fldChar w:fldCharType="end"/>
        </w:r>
      </w:hyperlink>
    </w:p>
    <w:p w14:paraId="2652F4AB" w14:textId="7EB3A3FE"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3" w:history="1">
        <w:r w:rsidR="000F6CB4" w:rsidRPr="001C0D26">
          <w:rPr>
            <w:rStyle w:val="Hyperlink"/>
            <w:noProof/>
          </w:rPr>
          <w:t>9.11</w:t>
        </w:r>
        <w:r w:rsidR="000F6CB4">
          <w:rPr>
            <w:rFonts w:asciiTheme="minorHAnsi" w:eastAsiaTheme="minorEastAsia" w:hAnsiTheme="minorHAnsi" w:cstheme="minorBidi"/>
            <w:noProof/>
            <w:sz w:val="22"/>
            <w:szCs w:val="22"/>
            <w:lang w:val="en-US"/>
          </w:rPr>
          <w:tab/>
        </w:r>
        <w:r w:rsidR="000F6CB4" w:rsidRPr="001C0D26">
          <w:rPr>
            <w:rStyle w:val="Hyperlink"/>
            <w:noProof/>
          </w:rPr>
          <w:t>VAULT LOAD CONFIGURATION</w:t>
        </w:r>
        <w:r w:rsidR="000F6CB4">
          <w:rPr>
            <w:noProof/>
            <w:webHidden/>
          </w:rPr>
          <w:tab/>
        </w:r>
        <w:r w:rsidR="000F6CB4">
          <w:rPr>
            <w:noProof/>
            <w:webHidden/>
          </w:rPr>
          <w:fldChar w:fldCharType="begin"/>
        </w:r>
        <w:r w:rsidR="000F6CB4">
          <w:rPr>
            <w:noProof/>
            <w:webHidden/>
          </w:rPr>
          <w:instrText xml:space="preserve"> PAGEREF _Toc129572323 \h </w:instrText>
        </w:r>
        <w:r w:rsidR="000F6CB4">
          <w:rPr>
            <w:noProof/>
            <w:webHidden/>
          </w:rPr>
        </w:r>
        <w:r w:rsidR="000F6CB4">
          <w:rPr>
            <w:noProof/>
            <w:webHidden/>
          </w:rPr>
          <w:fldChar w:fldCharType="separate"/>
        </w:r>
        <w:r w:rsidR="000F6CB4">
          <w:rPr>
            <w:noProof/>
            <w:webHidden/>
          </w:rPr>
          <w:t>80</w:t>
        </w:r>
        <w:r w:rsidR="000F6CB4">
          <w:rPr>
            <w:noProof/>
            <w:webHidden/>
          </w:rPr>
          <w:fldChar w:fldCharType="end"/>
        </w:r>
      </w:hyperlink>
    </w:p>
    <w:p w14:paraId="57811963" w14:textId="7EE9C0BF"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4" w:history="1">
        <w:r w:rsidR="000F6CB4" w:rsidRPr="001C0D26">
          <w:rPr>
            <w:rStyle w:val="Hyperlink"/>
            <w:noProof/>
          </w:rPr>
          <w:t>9.12</w:t>
        </w:r>
        <w:r w:rsidR="000F6CB4">
          <w:rPr>
            <w:rFonts w:asciiTheme="minorHAnsi" w:eastAsiaTheme="minorEastAsia" w:hAnsiTheme="minorHAnsi" w:cstheme="minorBidi"/>
            <w:noProof/>
            <w:sz w:val="22"/>
            <w:szCs w:val="22"/>
            <w:lang w:val="en-US"/>
          </w:rPr>
          <w:tab/>
        </w:r>
        <w:r w:rsidR="000F6CB4" w:rsidRPr="001C0D26">
          <w:rPr>
            <w:rStyle w:val="Hyperlink"/>
            <w:noProof/>
          </w:rPr>
          <w:t>NOTIFICATION HISTORY</w:t>
        </w:r>
        <w:r w:rsidR="000F6CB4">
          <w:rPr>
            <w:noProof/>
            <w:webHidden/>
          </w:rPr>
          <w:tab/>
        </w:r>
        <w:r w:rsidR="000F6CB4">
          <w:rPr>
            <w:noProof/>
            <w:webHidden/>
          </w:rPr>
          <w:fldChar w:fldCharType="begin"/>
        </w:r>
        <w:r w:rsidR="000F6CB4">
          <w:rPr>
            <w:noProof/>
            <w:webHidden/>
          </w:rPr>
          <w:instrText xml:space="preserve"> PAGEREF _Toc129572324 \h </w:instrText>
        </w:r>
        <w:r w:rsidR="000F6CB4">
          <w:rPr>
            <w:noProof/>
            <w:webHidden/>
          </w:rPr>
        </w:r>
        <w:r w:rsidR="000F6CB4">
          <w:rPr>
            <w:noProof/>
            <w:webHidden/>
          </w:rPr>
          <w:fldChar w:fldCharType="separate"/>
        </w:r>
        <w:r w:rsidR="000F6CB4">
          <w:rPr>
            <w:noProof/>
            <w:webHidden/>
          </w:rPr>
          <w:t>81</w:t>
        </w:r>
        <w:r w:rsidR="000F6CB4">
          <w:rPr>
            <w:noProof/>
            <w:webHidden/>
          </w:rPr>
          <w:fldChar w:fldCharType="end"/>
        </w:r>
      </w:hyperlink>
    </w:p>
    <w:p w14:paraId="0EB7DFEE" w14:textId="7F0B1AB6"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325" w:history="1">
        <w:r w:rsidR="000F6CB4" w:rsidRPr="001C0D26">
          <w:rPr>
            <w:rStyle w:val="Hyperlink"/>
            <w:noProof/>
          </w:rPr>
          <w:t>10</w:t>
        </w:r>
        <w:r w:rsidR="000F6CB4">
          <w:rPr>
            <w:rFonts w:asciiTheme="minorHAnsi" w:eastAsiaTheme="minorEastAsia" w:hAnsiTheme="minorHAnsi" w:cstheme="minorBidi"/>
            <w:b w:val="0"/>
            <w:noProof/>
            <w:szCs w:val="22"/>
            <w:lang w:val="en-US"/>
          </w:rPr>
          <w:tab/>
        </w:r>
        <w:r w:rsidR="000F6CB4" w:rsidRPr="001C0D26">
          <w:rPr>
            <w:rStyle w:val="Hyperlink"/>
            <w:noProof/>
          </w:rPr>
          <w:t>Mobile CarrierWeb</w:t>
        </w:r>
        <w:r w:rsidR="000F6CB4">
          <w:rPr>
            <w:noProof/>
            <w:webHidden/>
          </w:rPr>
          <w:tab/>
        </w:r>
        <w:r w:rsidR="000F6CB4">
          <w:rPr>
            <w:noProof/>
            <w:webHidden/>
          </w:rPr>
          <w:fldChar w:fldCharType="begin"/>
        </w:r>
        <w:r w:rsidR="000F6CB4">
          <w:rPr>
            <w:noProof/>
            <w:webHidden/>
          </w:rPr>
          <w:instrText xml:space="preserve"> PAGEREF _Toc129572325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3F1675B1" w14:textId="3FA1EF76"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6" w:history="1">
        <w:r w:rsidR="000F6CB4" w:rsidRPr="001C0D26">
          <w:rPr>
            <w:rStyle w:val="Hyperlink"/>
            <w:noProof/>
          </w:rPr>
          <w:t>10.1</w:t>
        </w:r>
        <w:r w:rsidR="000F6CB4">
          <w:rPr>
            <w:rFonts w:asciiTheme="minorHAnsi" w:eastAsiaTheme="minorEastAsia" w:hAnsiTheme="minorHAnsi" w:cstheme="minorBidi"/>
            <w:noProof/>
            <w:sz w:val="22"/>
            <w:szCs w:val="22"/>
            <w:lang w:val="en-US"/>
          </w:rPr>
          <w:tab/>
        </w:r>
        <w:r w:rsidR="000F6CB4" w:rsidRPr="001C0D26">
          <w:rPr>
            <w:rStyle w:val="Hyperlink"/>
            <w:noProof/>
          </w:rPr>
          <w:t>PACKAGE ORDER</w:t>
        </w:r>
        <w:r w:rsidR="000F6CB4">
          <w:rPr>
            <w:noProof/>
            <w:webHidden/>
          </w:rPr>
          <w:tab/>
        </w:r>
        <w:r w:rsidR="000F6CB4">
          <w:rPr>
            <w:noProof/>
            <w:webHidden/>
          </w:rPr>
          <w:fldChar w:fldCharType="begin"/>
        </w:r>
        <w:r w:rsidR="000F6CB4">
          <w:rPr>
            <w:noProof/>
            <w:webHidden/>
          </w:rPr>
          <w:instrText xml:space="preserve"> PAGEREF _Toc129572326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5BADE509" w14:textId="041B08F1"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7" w:history="1">
        <w:r w:rsidR="000F6CB4" w:rsidRPr="001C0D26">
          <w:rPr>
            <w:rStyle w:val="Hyperlink"/>
            <w:noProof/>
          </w:rPr>
          <w:t>10.2</w:t>
        </w:r>
        <w:r w:rsidR="000F6CB4">
          <w:rPr>
            <w:rFonts w:asciiTheme="minorHAnsi" w:eastAsiaTheme="minorEastAsia" w:hAnsiTheme="minorHAnsi" w:cstheme="minorBidi"/>
            <w:noProof/>
            <w:sz w:val="22"/>
            <w:szCs w:val="22"/>
            <w:lang w:val="en-US"/>
          </w:rPr>
          <w:tab/>
        </w:r>
        <w:r w:rsidR="000F6CB4" w:rsidRPr="001C0D26">
          <w:rPr>
            <w:rStyle w:val="Hyperlink"/>
            <w:noProof/>
          </w:rPr>
          <w:t>ARRIVAL</w:t>
        </w:r>
        <w:r w:rsidR="000F6CB4">
          <w:rPr>
            <w:noProof/>
            <w:webHidden/>
          </w:rPr>
          <w:tab/>
        </w:r>
        <w:r w:rsidR="000F6CB4">
          <w:rPr>
            <w:noProof/>
            <w:webHidden/>
          </w:rPr>
          <w:fldChar w:fldCharType="begin"/>
        </w:r>
        <w:r w:rsidR="000F6CB4">
          <w:rPr>
            <w:noProof/>
            <w:webHidden/>
          </w:rPr>
          <w:instrText xml:space="preserve"> PAGEREF _Toc129572327 \h </w:instrText>
        </w:r>
        <w:r w:rsidR="000F6CB4">
          <w:rPr>
            <w:noProof/>
            <w:webHidden/>
          </w:rPr>
        </w:r>
        <w:r w:rsidR="000F6CB4">
          <w:rPr>
            <w:noProof/>
            <w:webHidden/>
          </w:rPr>
          <w:fldChar w:fldCharType="separate"/>
        </w:r>
        <w:r w:rsidR="000F6CB4">
          <w:rPr>
            <w:noProof/>
            <w:webHidden/>
          </w:rPr>
          <w:t>85</w:t>
        </w:r>
        <w:r w:rsidR="000F6CB4">
          <w:rPr>
            <w:noProof/>
            <w:webHidden/>
          </w:rPr>
          <w:fldChar w:fldCharType="end"/>
        </w:r>
      </w:hyperlink>
    </w:p>
    <w:p w14:paraId="39386D07" w14:textId="5330B542"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8" w:history="1">
        <w:r w:rsidR="000F6CB4" w:rsidRPr="001C0D26">
          <w:rPr>
            <w:rStyle w:val="Hyperlink"/>
            <w:noProof/>
          </w:rPr>
          <w:t>10.3</w:t>
        </w:r>
        <w:r w:rsidR="000F6CB4">
          <w:rPr>
            <w:rFonts w:asciiTheme="minorHAnsi" w:eastAsiaTheme="minorEastAsia" w:hAnsiTheme="minorHAnsi" w:cstheme="minorBidi"/>
            <w:noProof/>
            <w:sz w:val="22"/>
            <w:szCs w:val="22"/>
            <w:lang w:val="en-US"/>
          </w:rPr>
          <w:tab/>
        </w:r>
        <w:r w:rsidR="000F6CB4" w:rsidRPr="001C0D26">
          <w:rPr>
            <w:rStyle w:val="Hyperlink"/>
            <w:noProof/>
          </w:rPr>
          <w:t>DEPARTURE</w:t>
        </w:r>
        <w:r w:rsidR="000F6CB4">
          <w:rPr>
            <w:noProof/>
            <w:webHidden/>
          </w:rPr>
          <w:tab/>
        </w:r>
        <w:r w:rsidR="000F6CB4">
          <w:rPr>
            <w:noProof/>
            <w:webHidden/>
          </w:rPr>
          <w:fldChar w:fldCharType="begin"/>
        </w:r>
        <w:r w:rsidR="000F6CB4">
          <w:rPr>
            <w:noProof/>
            <w:webHidden/>
          </w:rPr>
          <w:instrText xml:space="preserve"> PAGEREF _Toc129572328 \h </w:instrText>
        </w:r>
        <w:r w:rsidR="000F6CB4">
          <w:rPr>
            <w:noProof/>
            <w:webHidden/>
          </w:rPr>
        </w:r>
        <w:r w:rsidR="000F6CB4">
          <w:rPr>
            <w:noProof/>
            <w:webHidden/>
          </w:rPr>
          <w:fldChar w:fldCharType="separate"/>
        </w:r>
        <w:r w:rsidR="000F6CB4">
          <w:rPr>
            <w:noProof/>
            <w:webHidden/>
          </w:rPr>
          <w:t>88</w:t>
        </w:r>
        <w:r w:rsidR="000F6CB4">
          <w:rPr>
            <w:noProof/>
            <w:webHidden/>
          </w:rPr>
          <w:fldChar w:fldCharType="end"/>
        </w:r>
      </w:hyperlink>
    </w:p>
    <w:p w14:paraId="44BB6874" w14:textId="3D253060"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29" w:history="1">
        <w:r w:rsidR="000F6CB4" w:rsidRPr="001C0D26">
          <w:rPr>
            <w:rStyle w:val="Hyperlink"/>
            <w:noProof/>
          </w:rPr>
          <w:t>10.4</w:t>
        </w:r>
        <w:r w:rsidR="000F6CB4">
          <w:rPr>
            <w:rFonts w:asciiTheme="minorHAnsi" w:eastAsiaTheme="minorEastAsia" w:hAnsiTheme="minorHAnsi" w:cstheme="minorBidi"/>
            <w:noProof/>
            <w:sz w:val="22"/>
            <w:szCs w:val="22"/>
            <w:lang w:val="en-US"/>
          </w:rPr>
          <w:tab/>
        </w:r>
        <w:r w:rsidR="000F6CB4" w:rsidRPr="001C0D26">
          <w:rPr>
            <w:rStyle w:val="Hyperlink"/>
            <w:noProof/>
          </w:rPr>
          <w:t>CONTAINER STOCK</w:t>
        </w:r>
        <w:r w:rsidR="000F6CB4">
          <w:rPr>
            <w:noProof/>
            <w:webHidden/>
          </w:rPr>
          <w:tab/>
        </w:r>
        <w:r w:rsidR="000F6CB4">
          <w:rPr>
            <w:noProof/>
            <w:webHidden/>
          </w:rPr>
          <w:fldChar w:fldCharType="begin"/>
        </w:r>
        <w:r w:rsidR="000F6CB4">
          <w:rPr>
            <w:noProof/>
            <w:webHidden/>
          </w:rPr>
          <w:instrText xml:space="preserve"> PAGEREF _Toc129572329 \h </w:instrText>
        </w:r>
        <w:r w:rsidR="000F6CB4">
          <w:rPr>
            <w:noProof/>
            <w:webHidden/>
          </w:rPr>
        </w:r>
        <w:r w:rsidR="000F6CB4">
          <w:rPr>
            <w:noProof/>
            <w:webHidden/>
          </w:rPr>
          <w:fldChar w:fldCharType="separate"/>
        </w:r>
        <w:r w:rsidR="000F6CB4">
          <w:rPr>
            <w:noProof/>
            <w:webHidden/>
          </w:rPr>
          <w:t>90</w:t>
        </w:r>
        <w:r w:rsidR="000F6CB4">
          <w:rPr>
            <w:noProof/>
            <w:webHidden/>
          </w:rPr>
          <w:fldChar w:fldCharType="end"/>
        </w:r>
      </w:hyperlink>
    </w:p>
    <w:p w14:paraId="64A30BD8" w14:textId="204069E9" w:rsidR="000F6CB4" w:rsidRDefault="0014696D">
      <w:pPr>
        <w:pStyle w:val="TOC1"/>
        <w:tabs>
          <w:tab w:val="left" w:pos="1258"/>
        </w:tabs>
        <w:rPr>
          <w:rFonts w:asciiTheme="minorHAnsi" w:eastAsiaTheme="minorEastAsia" w:hAnsiTheme="minorHAnsi" w:cstheme="minorBidi"/>
          <w:b w:val="0"/>
          <w:noProof/>
          <w:szCs w:val="22"/>
          <w:lang w:val="en-US"/>
        </w:rPr>
      </w:pPr>
      <w:hyperlink w:anchor="_Toc129572330" w:history="1">
        <w:r w:rsidR="000F6CB4" w:rsidRPr="001C0D26">
          <w:rPr>
            <w:rStyle w:val="Hyperlink"/>
            <w:noProof/>
          </w:rPr>
          <w:t>11</w:t>
        </w:r>
        <w:r w:rsidR="000F6CB4">
          <w:rPr>
            <w:rFonts w:asciiTheme="minorHAnsi" w:eastAsiaTheme="minorEastAsia" w:hAnsiTheme="minorHAnsi" w:cstheme="minorBidi"/>
            <w:b w:val="0"/>
            <w:noProof/>
            <w:szCs w:val="22"/>
            <w:lang w:val="en-US"/>
          </w:rPr>
          <w:tab/>
        </w:r>
        <w:r w:rsidR="000F6CB4" w:rsidRPr="001C0D26">
          <w:rPr>
            <w:rStyle w:val="Hyperlink"/>
            <w:noProof/>
          </w:rPr>
          <w:t>APPENDIX A: OPTITRANSPORT</w:t>
        </w:r>
        <w:r w:rsidR="000F6CB4">
          <w:rPr>
            <w:noProof/>
            <w:webHidden/>
          </w:rPr>
          <w:tab/>
        </w:r>
        <w:r w:rsidR="000F6CB4">
          <w:rPr>
            <w:noProof/>
            <w:webHidden/>
          </w:rPr>
          <w:fldChar w:fldCharType="begin"/>
        </w:r>
        <w:r w:rsidR="000F6CB4">
          <w:rPr>
            <w:noProof/>
            <w:webHidden/>
          </w:rPr>
          <w:instrText xml:space="preserve"> PAGEREF _Toc129572330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5E0A5846" w14:textId="6129D8BD" w:rsidR="000F6CB4" w:rsidRDefault="0014696D">
      <w:pPr>
        <w:pStyle w:val="TOC2"/>
        <w:tabs>
          <w:tab w:val="left" w:pos="1760"/>
        </w:tabs>
        <w:rPr>
          <w:rFonts w:asciiTheme="minorHAnsi" w:eastAsiaTheme="minorEastAsia" w:hAnsiTheme="minorHAnsi" w:cstheme="minorBidi"/>
          <w:noProof/>
          <w:sz w:val="22"/>
          <w:szCs w:val="22"/>
          <w:lang w:val="en-US"/>
        </w:rPr>
      </w:pPr>
      <w:hyperlink w:anchor="_Toc129572331" w:history="1">
        <w:r w:rsidR="000F6CB4" w:rsidRPr="001C0D26">
          <w:rPr>
            <w:rStyle w:val="Hyperlink"/>
            <w:noProof/>
          </w:rPr>
          <w:t>11.1</w:t>
        </w:r>
        <w:r w:rsidR="000F6CB4">
          <w:rPr>
            <w:rFonts w:asciiTheme="minorHAnsi" w:eastAsiaTheme="minorEastAsia" w:hAnsiTheme="minorHAnsi" w:cstheme="minorBidi"/>
            <w:noProof/>
            <w:sz w:val="22"/>
            <w:szCs w:val="22"/>
            <w:lang w:val="en-US"/>
          </w:rPr>
          <w:tab/>
        </w:r>
        <w:r w:rsidR="000F6CB4" w:rsidRPr="001C0D26">
          <w:rPr>
            <w:rStyle w:val="Hyperlink"/>
            <w:noProof/>
          </w:rPr>
          <w:t>SHORTEST PATH CALCULATION PANEL</w:t>
        </w:r>
        <w:r w:rsidR="000F6CB4">
          <w:rPr>
            <w:noProof/>
            <w:webHidden/>
          </w:rPr>
          <w:tab/>
        </w:r>
        <w:r w:rsidR="000F6CB4">
          <w:rPr>
            <w:noProof/>
            <w:webHidden/>
          </w:rPr>
          <w:fldChar w:fldCharType="begin"/>
        </w:r>
        <w:r w:rsidR="000F6CB4">
          <w:rPr>
            <w:noProof/>
            <w:webHidden/>
          </w:rPr>
          <w:instrText xml:space="preserve"> PAGEREF _Toc129572331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613E4E09" w14:textId="4DE96A78" w:rsidR="00570B77" w:rsidRDefault="00570B77" w:rsidP="00570B77">
      <w:pPr>
        <w:pStyle w:val="TableofFigures"/>
      </w:pPr>
      <w:r>
        <w:fldChar w:fldCharType="end"/>
      </w:r>
    </w:p>
    <w:p w14:paraId="2E44903A" w14:textId="77777777" w:rsidR="00570B77" w:rsidRDefault="00570B77" w:rsidP="00570B77">
      <w:pPr>
        <w:sectPr w:rsidR="00570B77" w:rsidSect="00DE7D6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09" w:footer="567" w:gutter="0"/>
          <w:cols w:space="708"/>
          <w:titlePg/>
          <w:docGrid w:linePitch="360"/>
        </w:sectPr>
      </w:pPr>
    </w:p>
    <w:p w14:paraId="175DDC90" w14:textId="77777777" w:rsidR="00570B77" w:rsidRDefault="00570B77" w:rsidP="00DC281F">
      <w:pPr>
        <w:pStyle w:val="Heading1"/>
      </w:pPr>
      <w:bookmarkStart w:id="5" w:name="_Toc111643032"/>
      <w:bookmarkStart w:id="6" w:name="_Toc129572252"/>
      <w:r>
        <w:lastRenderedPageBreak/>
        <w:t>INTRODUCTION TO CARRIER WEB</w:t>
      </w:r>
      <w:bookmarkEnd w:id="5"/>
      <w:bookmarkEnd w:id="6"/>
      <w:r>
        <w:t xml:space="preserve"> </w:t>
      </w:r>
    </w:p>
    <w:p w14:paraId="06E32B7A" w14:textId="58786BAD" w:rsidR="00570B77" w:rsidRDefault="00570B77" w:rsidP="00570B77">
      <w:pPr>
        <w:pStyle w:val="BodyText"/>
      </w:pPr>
      <w:r>
        <w:t xml:space="preserve">OptiVLM (Vault Logistics Management) is a multi-module solution. </w:t>
      </w:r>
      <w:del w:id="7" w:author="Moses, Robinson" w:date="2023-03-13T04:41:00Z">
        <w:r w:rsidRPr="007B6DA0" w:rsidDel="00447ECA">
          <w:rPr>
            <w:color w:val="000000" w:themeColor="text1"/>
            <w:rPrChange w:id="8" w:author="Moses, Robinson" w:date="2023-03-13T04:43:00Z">
              <w:rPr/>
            </w:rPrChange>
          </w:rPr>
          <w:delText xml:space="preserve">See </w:delText>
        </w:r>
      </w:del>
      <w:ins w:id="9" w:author="Moses, Robinson" w:date="2023-03-13T04:41:00Z">
        <w:r w:rsidR="00447ECA" w:rsidRPr="007B6DA0">
          <w:rPr>
            <w:color w:val="000000" w:themeColor="text1"/>
            <w:rPrChange w:id="10" w:author="Moses, Robinson" w:date="2023-03-13T04:43:00Z">
              <w:rPr/>
            </w:rPrChange>
          </w:rPr>
          <w:t xml:space="preserve">Refer </w:t>
        </w:r>
      </w:ins>
      <w:ins w:id="11" w:author="Moses, Robinson" w:date="2023-03-13T04:44:00Z">
        <w:r w:rsidR="00FD39F9">
          <w:rPr>
            <w:color w:val="000000" w:themeColor="text1"/>
          </w:rPr>
          <w:t xml:space="preserve">to </w:t>
        </w:r>
      </w:ins>
      <w:ins w:id="12" w:author="Moses, Robinson" w:date="2023-03-13T04:42:00Z">
        <w:r w:rsidR="007B6DA0" w:rsidRPr="007B6DA0">
          <w:rPr>
            <w:color w:val="4472C4" w:themeColor="accent1"/>
            <w:rPrChange w:id="13" w:author="Moses, Robinson" w:date="2023-03-13T04:43:00Z">
              <w:rPr/>
            </w:rPrChange>
          </w:rPr>
          <w:fldChar w:fldCharType="begin"/>
        </w:r>
        <w:r w:rsidR="007B6DA0" w:rsidRPr="007B6DA0">
          <w:rPr>
            <w:color w:val="4472C4" w:themeColor="accent1"/>
            <w:rPrChange w:id="14" w:author="Moses, Robinson" w:date="2023-03-13T04:43:00Z">
              <w:rPr/>
            </w:rPrChange>
          </w:rPr>
          <w:instrText xml:space="preserve"> REF _Ref129574984 \h </w:instrText>
        </w:r>
      </w:ins>
      <w:r w:rsidR="007B6DA0" w:rsidRPr="00DD6059">
        <w:rPr>
          <w:color w:val="4472C4" w:themeColor="accent1"/>
        </w:rPr>
      </w:r>
      <w:r w:rsidR="007B6DA0" w:rsidRPr="007B6DA0">
        <w:rPr>
          <w:color w:val="4472C4" w:themeColor="accent1"/>
          <w:rPrChange w:id="15" w:author="Moses, Robinson" w:date="2023-03-13T04:43:00Z">
            <w:rPr/>
          </w:rPrChange>
        </w:rPr>
        <w:fldChar w:fldCharType="separate"/>
      </w:r>
      <w:ins w:id="16" w:author="Moses, Robinson" w:date="2023-03-13T04:42:00Z">
        <w:r w:rsidR="007B6DA0" w:rsidRPr="007B6DA0">
          <w:rPr>
            <w:color w:val="4472C4" w:themeColor="accent1"/>
            <w:sz w:val="18"/>
            <w:szCs w:val="18"/>
            <w:rPrChange w:id="17" w:author="Moses, Robinson" w:date="2023-03-13T04:43:00Z">
              <w:rPr>
                <w:sz w:val="18"/>
                <w:szCs w:val="18"/>
              </w:rPr>
            </w:rPrChange>
          </w:rPr>
          <w:t xml:space="preserve">TABLE </w:t>
        </w:r>
        <w:r w:rsidR="007B6DA0" w:rsidRPr="007B6DA0">
          <w:rPr>
            <w:noProof/>
            <w:color w:val="4472C4" w:themeColor="accent1"/>
            <w:sz w:val="18"/>
            <w:szCs w:val="18"/>
            <w:rPrChange w:id="18" w:author="Moses, Robinson" w:date="2023-03-13T04:43:00Z">
              <w:rPr>
                <w:noProof/>
                <w:sz w:val="18"/>
                <w:szCs w:val="18"/>
              </w:rPr>
            </w:rPrChange>
          </w:rPr>
          <w:t>1</w:t>
        </w:r>
        <w:r w:rsidR="007B6DA0" w:rsidRPr="007B6DA0">
          <w:rPr>
            <w:color w:val="4472C4" w:themeColor="accent1"/>
            <w:sz w:val="18"/>
            <w:szCs w:val="18"/>
            <w:rPrChange w:id="19" w:author="Moses, Robinson" w:date="2023-03-13T04:43:00Z">
              <w:rPr>
                <w:sz w:val="18"/>
                <w:szCs w:val="18"/>
              </w:rPr>
            </w:rPrChange>
          </w:rPr>
          <w:t>:</w:t>
        </w:r>
        <w:r w:rsidR="007B6DA0" w:rsidRPr="007B6DA0">
          <w:rPr>
            <w:i/>
            <w:color w:val="4472C4" w:themeColor="accent1"/>
            <w:sz w:val="18"/>
            <w:szCs w:val="18"/>
            <w:rPrChange w:id="20" w:author="Moses, Robinson" w:date="2023-03-13T04:43:00Z">
              <w:rPr>
                <w:i/>
                <w:sz w:val="18"/>
                <w:szCs w:val="18"/>
              </w:rPr>
            </w:rPrChange>
          </w:rPr>
          <w:t xml:space="preserve"> </w:t>
        </w:r>
        <w:r w:rsidR="007B6DA0" w:rsidRPr="007B6DA0">
          <w:rPr>
            <w:color w:val="4472C4" w:themeColor="accent1"/>
            <w:sz w:val="18"/>
            <w:szCs w:val="18"/>
            <w:rPrChange w:id="21" w:author="Moses, Robinson" w:date="2023-03-13T04:43:00Z">
              <w:rPr>
                <w:sz w:val="18"/>
                <w:szCs w:val="18"/>
              </w:rPr>
            </w:rPrChange>
          </w:rPr>
          <w:t>OPTIVLM</w:t>
        </w:r>
        <w:r w:rsidR="007B6DA0" w:rsidRPr="007B6DA0">
          <w:rPr>
            <w:color w:val="4472C4" w:themeColor="accent1"/>
            <w:sz w:val="18"/>
            <w:rPrChange w:id="22" w:author="Moses, Robinson" w:date="2023-03-13T04:43:00Z">
              <w:rPr>
                <w:sz w:val="18"/>
              </w:rPr>
            </w:rPrChange>
          </w:rPr>
          <w:t xml:space="preserve"> MODULES</w:t>
        </w:r>
        <w:r w:rsidR="007B6DA0" w:rsidRPr="007B6DA0">
          <w:rPr>
            <w:color w:val="4472C4" w:themeColor="accent1"/>
            <w:rPrChange w:id="23" w:author="Moses, Robinson" w:date="2023-03-13T04:43:00Z">
              <w:rPr/>
            </w:rPrChange>
          </w:rPr>
          <w:fldChar w:fldCharType="end"/>
        </w:r>
      </w:ins>
      <w:del w:id="24" w:author="Moses, Robinson" w:date="2023-03-13T04:42:00Z">
        <w:r w:rsidDel="007B6DA0">
          <w:delText xml:space="preserve">Table 1 </w:delText>
        </w:r>
        <w:r w:rsidDel="007B6DA0">
          <w:rPr>
            <w:i/>
          </w:rPr>
          <w:delText>OptiVLM Modules</w:delText>
        </w:r>
        <w:r w:rsidDel="007B6DA0">
          <w:delText xml:space="preserve"> below</w:delText>
        </w:r>
      </w:del>
      <w:r>
        <w:t xml:space="preserve">. OptiVLM integrates with OptiSuite (OptiCash, OptiNet, and OptiVault) data to provide multi-user access to real-time updated information regarding currency inventory and orders as they move between financial institutions, central banks or other cash sources, and </w:t>
      </w:r>
      <w:del w:id="25" w:author="Moses, Robinson" w:date="2023-03-13T05:14:00Z">
        <w:r w:rsidDel="003005B9">
          <w:delText>armored</w:delText>
        </w:r>
      </w:del>
      <w:ins w:id="26" w:author="Moses, Robinson" w:date="2023-03-13T05:14:00Z">
        <w:r w:rsidR="003005B9">
          <w:t>armoured</w:t>
        </w:r>
      </w:ins>
      <w:r>
        <w:t xml:space="preserve"> car networks.   </w:t>
      </w:r>
    </w:p>
    <w:p w14:paraId="54078C69" w14:textId="77777777" w:rsidR="00570B77" w:rsidRDefault="00570B77" w:rsidP="00570B77">
      <w:pPr>
        <w:spacing w:after="0"/>
        <w:ind w:left="-5" w:hanging="10"/>
      </w:pPr>
      <w:bookmarkStart w:id="27" w:name="_Toc65569002"/>
      <w:bookmarkStart w:id="28" w:name="_Ref129574984"/>
      <w:r w:rsidRPr="00B901A7">
        <w:rPr>
          <w:sz w:val="18"/>
          <w:szCs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1</w:t>
      </w:r>
      <w:r w:rsidRPr="00B901A7">
        <w:rPr>
          <w:sz w:val="18"/>
          <w:szCs w:val="18"/>
        </w:rPr>
        <w:fldChar w:fldCharType="end"/>
      </w:r>
      <w:r w:rsidRPr="00B901A7">
        <w:rPr>
          <w:sz w:val="18"/>
          <w:szCs w:val="18"/>
        </w:rPr>
        <w:t>:</w:t>
      </w:r>
      <w:r w:rsidRPr="00B901A7">
        <w:rPr>
          <w:i/>
          <w:sz w:val="18"/>
          <w:szCs w:val="18"/>
        </w:rPr>
        <w:t xml:space="preserve"> </w:t>
      </w:r>
      <w:r w:rsidRPr="00B901A7">
        <w:rPr>
          <w:sz w:val="18"/>
          <w:szCs w:val="18"/>
        </w:rPr>
        <w:t>OPTIVLM</w:t>
      </w:r>
      <w:r>
        <w:rPr>
          <w:sz w:val="18"/>
        </w:rPr>
        <w:t xml:space="preserve"> MODULES</w:t>
      </w:r>
      <w:bookmarkEnd w:id="27"/>
      <w:bookmarkEnd w:id="28"/>
      <w:r>
        <w:rPr>
          <w:sz w:val="18"/>
        </w:rPr>
        <w:t xml:space="preserve"> </w:t>
      </w:r>
    </w:p>
    <w:tbl>
      <w:tblPr>
        <w:tblStyle w:val="TableGrid1"/>
        <w:tblW w:w="8073" w:type="dxa"/>
        <w:tblInd w:w="634" w:type="dxa"/>
        <w:tblCellMar>
          <w:top w:w="32" w:type="dxa"/>
          <w:left w:w="78" w:type="dxa"/>
          <w:right w:w="115" w:type="dxa"/>
        </w:tblCellMar>
        <w:tblLook w:val="04A0" w:firstRow="1" w:lastRow="0" w:firstColumn="1" w:lastColumn="0" w:noHBand="0" w:noVBand="1"/>
        <w:tblPrChange w:id="29" w:author="Moses, Robinson" w:date="2023-03-13T04:44:00Z">
          <w:tblPr>
            <w:tblStyle w:val="TableGrid1"/>
            <w:tblW w:w="8073" w:type="dxa"/>
            <w:tblInd w:w="390" w:type="dxa"/>
            <w:tblCellMar>
              <w:top w:w="32" w:type="dxa"/>
              <w:left w:w="78" w:type="dxa"/>
              <w:right w:w="115" w:type="dxa"/>
            </w:tblCellMar>
            <w:tblLook w:val="04A0" w:firstRow="1" w:lastRow="0" w:firstColumn="1" w:lastColumn="0" w:noHBand="0" w:noVBand="1"/>
          </w:tblPr>
        </w:tblPrChange>
      </w:tblPr>
      <w:tblGrid>
        <w:gridCol w:w="1952"/>
        <w:gridCol w:w="6121"/>
        <w:tblGridChange w:id="30">
          <w:tblGrid>
            <w:gridCol w:w="1952"/>
            <w:gridCol w:w="6121"/>
          </w:tblGrid>
        </w:tblGridChange>
      </w:tblGrid>
      <w:tr w:rsidR="00570B77" w14:paraId="182A7AA8" w14:textId="77777777" w:rsidTr="00FD39F9">
        <w:trPr>
          <w:trHeight w:val="371"/>
          <w:trPrChange w:id="31" w:author="Moses, Robinson" w:date="2023-03-13T04:44:00Z">
            <w:trPr>
              <w:trHeight w:val="371"/>
            </w:trPr>
          </w:trPrChange>
        </w:trPr>
        <w:tc>
          <w:tcPr>
            <w:tcW w:w="1952" w:type="dxa"/>
            <w:tcBorders>
              <w:top w:val="single" w:sz="4" w:space="0" w:color="000000"/>
              <w:left w:val="single" w:sz="4" w:space="0" w:color="000000"/>
              <w:bottom w:val="single" w:sz="4" w:space="0" w:color="000000"/>
              <w:right w:val="single" w:sz="4" w:space="0" w:color="000000"/>
            </w:tcBorders>
            <w:shd w:val="clear" w:color="auto" w:fill="54B948"/>
            <w:tcPrChange w:id="32" w:author="Moses, Robinson" w:date="2023-03-13T04:44:00Z">
              <w:tcPr>
                <w:tcW w:w="1952"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40A26E9D" w14:textId="77777777" w:rsidR="00570B77" w:rsidRDefault="00570B77" w:rsidP="009958AC">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Change w:id="33" w:author="Moses, Robinson" w:date="2023-03-13T04:44:00Z">
              <w:tcPr>
                <w:tcW w:w="6121"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327A480A" w14:textId="77777777" w:rsidR="00570B77" w:rsidRDefault="00570B77" w:rsidP="009958AC">
            <w:pPr>
              <w:pStyle w:val="TableHeading"/>
            </w:pPr>
            <w:r>
              <w:t xml:space="preserve">Description </w:t>
            </w:r>
          </w:p>
        </w:tc>
      </w:tr>
      <w:tr w:rsidR="00570B77" w14:paraId="3AC2C883" w14:textId="77777777" w:rsidTr="00FD39F9">
        <w:trPr>
          <w:trHeight w:val="748"/>
          <w:trPrChange w:id="34" w:author="Moses, Robinson" w:date="2023-03-13T04:44:00Z">
            <w:trPr>
              <w:trHeight w:val="748"/>
            </w:trPr>
          </w:trPrChange>
        </w:trPr>
        <w:tc>
          <w:tcPr>
            <w:tcW w:w="1952" w:type="dxa"/>
            <w:tcBorders>
              <w:top w:val="single" w:sz="4" w:space="0" w:color="000000"/>
              <w:left w:val="single" w:sz="4" w:space="0" w:color="000000"/>
              <w:bottom w:val="single" w:sz="4" w:space="0" w:color="000000"/>
              <w:right w:val="single" w:sz="4" w:space="0" w:color="000000"/>
            </w:tcBorders>
            <w:tcPrChange w:id="35"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30B03C66" w14:textId="77777777" w:rsidR="00570B77" w:rsidRPr="00FD39F9" w:rsidRDefault="00570B77" w:rsidP="009958AC">
            <w:pPr>
              <w:pStyle w:val="TableBody"/>
              <w:rPr>
                <w:b/>
                <w:bCs/>
                <w:rPrChange w:id="36" w:author="Moses, Robinson" w:date="2023-03-13T04:43:00Z">
                  <w:rPr/>
                </w:rPrChange>
              </w:rPr>
            </w:pPr>
            <w:r w:rsidRPr="00FD39F9">
              <w:rPr>
                <w:b/>
                <w:bCs/>
                <w:rPrChange w:id="37" w:author="Moses, Robinson" w:date="2023-03-13T04:43:00Z">
                  <w:rPr/>
                </w:rPrChange>
              </w:rPr>
              <w:t>Invoice Validation</w:t>
            </w:r>
            <w:r w:rsidRPr="00FD39F9">
              <w:rPr>
                <w:b/>
                <w:bCs/>
                <w:color w:val="76923C"/>
                <w:rPrChange w:id="38" w:author="Moses, Robinson" w:date="2023-03-13T04:43:00Z">
                  <w:rPr>
                    <w:color w:val="76923C"/>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39"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409E5D3" w14:textId="08712BC8" w:rsidR="00570B77" w:rsidRDefault="00570B77" w:rsidP="009958AC">
            <w:pPr>
              <w:pStyle w:val="TableBody"/>
            </w:pPr>
            <w:r>
              <w:t>Compares invoices related to cash transportation activities with activity records from OptiSuite.  Invoice Validation searches for discrepancies in services rendered</w:t>
            </w:r>
            <w:del w:id="40" w:author="Moses, Robinson" w:date="2023-03-13T04:44:00Z">
              <w:r w:rsidDel="00A1765A">
                <w:delText>,</w:delText>
              </w:r>
            </w:del>
            <w:r>
              <w:t xml:space="preserve"> amounts </w:t>
            </w:r>
            <w:del w:id="41" w:author="Moses, Robinson" w:date="2023-03-13T05:14:00Z">
              <w:r w:rsidDel="00DA6A51">
                <w:delText>transported, and</w:delText>
              </w:r>
            </w:del>
            <w:ins w:id="42" w:author="Moses, Robinson" w:date="2023-03-13T05:14:00Z">
              <w:r w:rsidR="00DA6A51">
                <w:t>transported and</w:t>
              </w:r>
            </w:ins>
            <w:r>
              <w:t xml:space="preserve"> applied billing rates. </w:t>
            </w:r>
          </w:p>
        </w:tc>
      </w:tr>
      <w:tr w:rsidR="00570B77" w14:paraId="6EEF18E5" w14:textId="77777777" w:rsidTr="00FD39F9">
        <w:trPr>
          <w:trHeight w:val="744"/>
          <w:trPrChange w:id="43" w:author="Moses, Robinson" w:date="2023-03-13T04:44:00Z">
            <w:trPr>
              <w:trHeight w:val="744"/>
            </w:trPr>
          </w:trPrChange>
        </w:trPr>
        <w:tc>
          <w:tcPr>
            <w:tcW w:w="1952" w:type="dxa"/>
            <w:tcBorders>
              <w:top w:val="single" w:sz="4" w:space="0" w:color="000000"/>
              <w:left w:val="single" w:sz="4" w:space="0" w:color="000000"/>
              <w:bottom w:val="single" w:sz="4" w:space="0" w:color="000000"/>
              <w:right w:val="single" w:sz="4" w:space="0" w:color="000000"/>
            </w:tcBorders>
            <w:tcPrChange w:id="44"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5D9322FA" w14:textId="77777777" w:rsidR="00570B77" w:rsidRPr="00FD39F9" w:rsidRDefault="00570B77" w:rsidP="009958AC">
            <w:pPr>
              <w:pStyle w:val="TableBody"/>
              <w:rPr>
                <w:b/>
                <w:bCs/>
                <w:rPrChange w:id="45" w:author="Moses, Robinson" w:date="2023-03-13T04:43:00Z">
                  <w:rPr/>
                </w:rPrChange>
              </w:rPr>
            </w:pPr>
            <w:r w:rsidRPr="00FD39F9">
              <w:rPr>
                <w:b/>
                <w:bCs/>
                <w:rPrChange w:id="46" w:author="Moses, Robinson" w:date="2023-03-13T04:43:00Z">
                  <w:rPr/>
                </w:rPrChange>
              </w:rPr>
              <w:t>Carrier Web</w:t>
            </w:r>
            <w:r w:rsidRPr="00FD39F9">
              <w:rPr>
                <w:b/>
                <w:bCs/>
                <w:color w:val="365F91"/>
                <w:sz w:val="24"/>
                <w:rPrChange w:id="47" w:author="Moses, Robinson" w:date="2023-03-13T04:43:00Z">
                  <w:rPr>
                    <w:color w:val="365F91"/>
                    <w:sz w:val="24"/>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48"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0B1C568" w14:textId="68C6D6AA" w:rsidR="00570B77" w:rsidRDefault="00570B77" w:rsidP="009958AC">
            <w:pPr>
              <w:pStyle w:val="TableBody"/>
            </w:pPr>
            <w:r>
              <w:t>Provides an interface for carriers (</w:t>
            </w:r>
            <w:del w:id="49" w:author="Moses, Robinson" w:date="2023-03-13T05:14:00Z">
              <w:r w:rsidDel="003005B9">
                <w:delText>armored</w:delText>
              </w:r>
            </w:del>
            <w:ins w:id="50" w:author="Moses, Robinson" w:date="2023-03-13T05:14:00Z">
              <w:r w:rsidR="003005B9">
                <w:t>armoured</w:t>
              </w:r>
            </w:ins>
            <w:r>
              <w:t xml:space="preserve"> car vendors) to access and update order status. Carrier Web also provides </w:t>
            </w:r>
            <w:ins w:id="51" w:author="Moses, Robinson" w:date="2023-03-13T05:15:00Z">
              <w:r w:rsidR="00411D64">
                <w:t>access to</w:t>
              </w:r>
            </w:ins>
            <w:del w:id="52" w:author="Moses, Robinson" w:date="2023-03-13T05:15:00Z">
              <w:r w:rsidDel="00411D64">
                <w:delText>branches access to</w:delText>
              </w:r>
            </w:del>
            <w:ins w:id="53" w:author="Moses, Robinson" w:date="2023-03-13T05:15:00Z">
              <w:r w:rsidR="00411D64">
                <w:t xml:space="preserve"> </w:t>
              </w:r>
              <w:r w:rsidR="00411D64">
                <w:t>branch</w:t>
              </w:r>
            </w:ins>
            <w:ins w:id="54" w:author="Moses, Robinson" w:date="2023-03-13T05:22:00Z">
              <w:r w:rsidR="002F2804">
                <w:t>es</w:t>
              </w:r>
            </w:ins>
            <w:ins w:id="55" w:author="Moses, Robinson" w:date="2023-03-16T03:39:00Z">
              <w:r w:rsidR="007C454D">
                <w:t>'</w:t>
              </w:r>
            </w:ins>
            <w:r>
              <w:t xml:space="preserve"> information regarding authorized carrier personnel. </w:t>
            </w:r>
          </w:p>
        </w:tc>
      </w:tr>
      <w:tr w:rsidR="00570B77" w14:paraId="4B40422A" w14:textId="77777777" w:rsidTr="00FD39F9">
        <w:trPr>
          <w:trHeight w:val="540"/>
          <w:trPrChange w:id="56" w:author="Moses, Robinson" w:date="2023-03-13T04:44:00Z">
            <w:trPr>
              <w:trHeight w:val="540"/>
            </w:trPr>
          </w:trPrChange>
        </w:trPr>
        <w:tc>
          <w:tcPr>
            <w:tcW w:w="1952" w:type="dxa"/>
            <w:tcBorders>
              <w:top w:val="single" w:sz="4" w:space="0" w:color="000000"/>
              <w:left w:val="single" w:sz="4" w:space="0" w:color="000000"/>
              <w:bottom w:val="single" w:sz="4" w:space="0" w:color="000000"/>
              <w:right w:val="single" w:sz="4" w:space="0" w:color="000000"/>
            </w:tcBorders>
            <w:tcPrChange w:id="57"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659AFB9B" w14:textId="77777777" w:rsidR="00570B77" w:rsidRPr="00FD39F9" w:rsidRDefault="00570B77" w:rsidP="009958AC">
            <w:pPr>
              <w:pStyle w:val="TableBody"/>
              <w:rPr>
                <w:b/>
                <w:bCs/>
                <w:rPrChange w:id="58" w:author="Moses, Robinson" w:date="2023-03-13T04:43:00Z">
                  <w:rPr/>
                </w:rPrChange>
              </w:rPr>
            </w:pPr>
            <w:r w:rsidRPr="00FD39F9">
              <w:rPr>
                <w:b/>
                <w:bCs/>
                <w:rPrChange w:id="59" w:author="Moses, Robinson" w:date="2023-03-13T04:43:00Z">
                  <w:rPr/>
                </w:rPrChange>
              </w:rPr>
              <w:t>Vault Balance</w:t>
            </w:r>
            <w:r w:rsidRPr="00FD39F9">
              <w:rPr>
                <w:rFonts w:ascii="Wingdings" w:eastAsia="Wingdings" w:hAnsi="Wingdings" w:cs="Wingdings"/>
                <w:b/>
                <w:bCs/>
                <w:rPrChange w:id="60" w:author="Moses, Robinson" w:date="2023-03-13T04:43:00Z">
                  <w:rPr>
                    <w:rFonts w:ascii="Wingdings" w:eastAsia="Wingdings" w:hAnsi="Wingdings" w:cs="Wingdings"/>
                  </w:rPr>
                </w:rPrChange>
              </w:rPr>
              <w:t></w:t>
            </w:r>
          </w:p>
        </w:tc>
        <w:tc>
          <w:tcPr>
            <w:tcW w:w="6121" w:type="dxa"/>
            <w:tcBorders>
              <w:top w:val="single" w:sz="4" w:space="0" w:color="000000"/>
              <w:left w:val="single" w:sz="4" w:space="0" w:color="000000"/>
              <w:bottom w:val="single" w:sz="4" w:space="0" w:color="000000"/>
              <w:right w:val="single" w:sz="4" w:space="0" w:color="000000"/>
            </w:tcBorders>
            <w:tcPrChange w:id="61"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05B3513D" w14:textId="77777777" w:rsidR="00570B77" w:rsidRDefault="00570B77" w:rsidP="009958AC">
            <w:pPr>
              <w:pStyle w:val="TableBody"/>
            </w:pPr>
            <w:r>
              <w:t xml:space="preserve">Utilizing OptiSuite activity, Vault Balance provides real-time updates for your vaults’ balances and activity. </w:t>
            </w:r>
          </w:p>
        </w:tc>
      </w:tr>
    </w:tbl>
    <w:p w14:paraId="7B371727" w14:textId="0C04BCFD" w:rsidR="00570B77" w:rsidDel="00DD6059" w:rsidRDefault="00570B77" w:rsidP="00DD6059">
      <w:pPr>
        <w:pStyle w:val="BodyText"/>
        <w:rPr>
          <w:del w:id="62" w:author="Moses, Robinson" w:date="2023-03-13T05:00:00Z"/>
        </w:rPr>
      </w:pPr>
      <w:del w:id="63" w:author="Moses, Robinson" w:date="2023-03-13T05:00:00Z">
        <w:r w:rsidDel="00DD6059">
          <w:delText xml:space="preserve"> </w:delText>
        </w:r>
      </w:del>
    </w:p>
    <w:p w14:paraId="2CD2FB12" w14:textId="77777777" w:rsidR="00DD6059" w:rsidRDefault="00DD6059" w:rsidP="00DD6059">
      <w:pPr>
        <w:pStyle w:val="BodyText"/>
        <w:rPr>
          <w:ins w:id="64" w:author="Moses, Robinson" w:date="2023-03-13T05:00:00Z"/>
        </w:rPr>
        <w:pPrChange w:id="65" w:author="Moses, Robinson" w:date="2023-03-13T05:00:00Z">
          <w:pPr>
            <w:spacing w:after="191"/>
          </w:pPr>
        </w:pPrChange>
      </w:pPr>
    </w:p>
    <w:p w14:paraId="0B802177" w14:textId="39E10DF8" w:rsidR="00570B77" w:rsidRDefault="00570B77" w:rsidP="00DD6059">
      <w:pPr>
        <w:pStyle w:val="BodyText"/>
      </w:pPr>
      <w:r>
        <w:t xml:space="preserve">OptiVLM is hosted and managed by the financial institution, but the different modules may be accessible and operated by external users including the vaults and </w:t>
      </w:r>
      <w:del w:id="66" w:author="Moses, Robinson" w:date="2023-03-13T05:17:00Z">
        <w:r w:rsidDel="00387B27">
          <w:delText>armored</w:delText>
        </w:r>
      </w:del>
      <w:ins w:id="67" w:author="Moses, Robinson" w:date="2023-03-13T05:17:00Z">
        <w:r w:rsidR="00387B27">
          <w:t>armoured</w:t>
        </w:r>
      </w:ins>
      <w:r>
        <w:t xml:space="preserve"> car vendors. </w:t>
      </w:r>
    </w:p>
    <w:p w14:paraId="4D909418" w14:textId="74BE1CD5" w:rsidR="00570B77" w:rsidRDefault="00570B77" w:rsidP="00570B77">
      <w:pPr>
        <w:pStyle w:val="BodyText"/>
      </w:pPr>
      <w:del w:id="68" w:author="Moses, Robinson" w:date="2023-03-13T05:00:00Z">
        <w:r w:rsidDel="00DD6059">
          <w:delText xml:space="preserve"> </w:delText>
        </w:r>
      </w:del>
      <w:r>
        <w:rPr>
          <w:b/>
        </w:rPr>
        <w:t xml:space="preserve">This User Guide is </w:t>
      </w:r>
      <w:del w:id="69" w:author="Moses, Robinson" w:date="2023-03-13T05:18:00Z">
        <w:r w:rsidDel="00995EA1">
          <w:rPr>
            <w:b/>
          </w:rPr>
          <w:delText xml:space="preserve">concerned with </w:delText>
        </w:r>
      </w:del>
      <w:ins w:id="70" w:author="Moses, Robinson" w:date="2023-03-13T05:18:00Z">
        <w:r w:rsidR="00995EA1">
          <w:rPr>
            <w:b/>
          </w:rPr>
          <w:t xml:space="preserve">for </w:t>
        </w:r>
      </w:ins>
      <w:r>
        <w:rPr>
          <w:b/>
        </w:rPr>
        <w:t xml:space="preserve">the Carrier Web module. For user information relative to the Invoice Validation or the Vault Balance interfaces, </w:t>
      </w:r>
      <w:del w:id="71" w:author="Moses, Robinson" w:date="2023-03-16T03:37:00Z">
        <w:r w:rsidDel="007C454D">
          <w:rPr>
            <w:b/>
          </w:rPr>
          <w:delText xml:space="preserve">please </w:delText>
        </w:r>
      </w:del>
      <w:ins w:id="72" w:author="Moses, Robinson" w:date="2023-03-16T03:37:00Z">
        <w:r w:rsidR="007C454D">
          <w:rPr>
            <w:b/>
          </w:rPr>
          <w:t>Kindly</w:t>
        </w:r>
        <w:r w:rsidR="007C454D">
          <w:rPr>
            <w:b/>
          </w:rPr>
          <w:t xml:space="preserve"> </w:t>
        </w:r>
      </w:ins>
      <w:r>
        <w:rPr>
          <w:b/>
        </w:rPr>
        <w:t xml:space="preserve">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570B77" w14:paraId="6BE06710" w14:textId="77777777" w:rsidTr="009958A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E2998" w14:textId="77777777" w:rsidR="00570B77" w:rsidRDefault="00570B77" w:rsidP="00DD6059">
            <w:pPr>
              <w:pStyle w:val="TableCaution"/>
            </w:pPr>
            <w:r>
              <w:rPr>
                <w:noProof/>
              </w:rPr>
              <w:drawing>
                <wp:inline distT="0" distB="0" distL="0" distR="0" wp14:anchorId="16AC89D3" wp14:editId="743031CD">
                  <wp:extent cx="429260" cy="429260"/>
                  <wp:effectExtent l="0" t="0" r="0" b="0"/>
                  <wp:docPr id="8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4">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E93FE" w14:textId="77777777" w:rsidR="00570B77" w:rsidRPr="00AE2D48" w:rsidRDefault="00570B77" w:rsidP="00DD6059">
            <w:pPr>
              <w:pStyle w:val="TableCaution"/>
            </w:pPr>
            <w:r w:rsidRPr="00DD6059">
              <w:rPr>
                <w:b/>
                <w:bCs/>
              </w:rPr>
              <w:t>Caution</w:t>
            </w:r>
            <w:r w:rsidRPr="00AE2D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ADED151" w14:textId="77777777" w:rsidR="00570B77" w:rsidRDefault="00570B77" w:rsidP="00570B77">
      <w:pPr>
        <w:spacing w:after="0"/>
      </w:pPr>
      <w:r>
        <w:t xml:space="preserve"> </w:t>
      </w:r>
    </w:p>
    <w:p w14:paraId="7110D7AE" w14:textId="77777777" w:rsidR="00570B77" w:rsidRDefault="00570B77" w:rsidP="00570B77">
      <w:pPr>
        <w:spacing w:after="0"/>
      </w:pPr>
      <w:r>
        <w:rPr>
          <w:i/>
          <w:sz w:val="16"/>
        </w:rPr>
        <w:t xml:space="preserve"> </w:t>
      </w:r>
    </w:p>
    <w:p w14:paraId="7B7B3279" w14:textId="77FAA99E" w:rsidR="00DD6059" w:rsidRDefault="00DD6059" w:rsidP="00DD6059">
      <w:pPr>
        <w:pStyle w:val="BodyText"/>
        <w:rPr>
          <w:ins w:id="73" w:author="Moses, Robinson" w:date="2023-03-13T05:00:00Z"/>
        </w:rPr>
      </w:pPr>
      <w:bookmarkStart w:id="74" w:name="_Toc111643033"/>
      <w:bookmarkStart w:id="75" w:name="_Toc129572253"/>
    </w:p>
    <w:p w14:paraId="664A1572" w14:textId="1BF91C15" w:rsidR="00DD6059" w:rsidRDefault="00DD6059" w:rsidP="00DD6059">
      <w:pPr>
        <w:pStyle w:val="BodyText"/>
        <w:rPr>
          <w:ins w:id="76" w:author="Moses, Robinson" w:date="2023-03-13T05:00:00Z"/>
        </w:rPr>
      </w:pPr>
    </w:p>
    <w:p w14:paraId="3EB7046E" w14:textId="77777777" w:rsidR="00DD6059" w:rsidRDefault="00DD6059" w:rsidP="00DD6059">
      <w:pPr>
        <w:pStyle w:val="BodyText"/>
        <w:rPr>
          <w:ins w:id="77" w:author="Moses, Robinson" w:date="2023-03-13T05:00:00Z"/>
        </w:rPr>
        <w:pPrChange w:id="78" w:author="Moses, Robinson" w:date="2023-03-13T05:00:00Z">
          <w:pPr>
            <w:pStyle w:val="Heading2"/>
            <w:spacing w:after="168"/>
            <w:ind w:right="1669"/>
          </w:pPr>
        </w:pPrChange>
      </w:pPr>
    </w:p>
    <w:p w14:paraId="7A2B400D" w14:textId="77777777" w:rsidR="00DD6059" w:rsidRDefault="00DD6059">
      <w:pPr>
        <w:rPr>
          <w:ins w:id="79" w:author="Moses, Robinson" w:date="2023-03-13T05:01:00Z"/>
          <w:rFonts w:eastAsia="Times New Roman"/>
          <w:b/>
          <w:color w:val="000000" w:themeColor="text1"/>
          <w:sz w:val="34"/>
          <w:szCs w:val="28"/>
          <w:lang w:val="en-GB"/>
        </w:rPr>
      </w:pPr>
      <w:ins w:id="80" w:author="Moses, Robinson" w:date="2023-03-13T05:01:00Z">
        <w:r>
          <w:rPr>
            <w:color w:val="000000" w:themeColor="text1"/>
          </w:rPr>
          <w:br w:type="page"/>
        </w:r>
      </w:ins>
    </w:p>
    <w:p w14:paraId="2E2F2473" w14:textId="59B7C5C7" w:rsidR="00570B77" w:rsidRPr="00113B46" w:rsidRDefault="00570B77" w:rsidP="00570B77">
      <w:pPr>
        <w:pStyle w:val="Heading2"/>
        <w:spacing w:after="168"/>
        <w:ind w:right="1669"/>
      </w:pPr>
      <w:r w:rsidRPr="00DD6059">
        <w:rPr>
          <w:rPrChange w:id="81" w:author="Moses, Robinson" w:date="2023-03-13T05:00:00Z">
            <w:rPr>
              <w:color w:val="632423"/>
            </w:rPr>
          </w:rPrChange>
        </w:rPr>
        <w:lastRenderedPageBreak/>
        <w:t>CONVENTIONS USED IN THIS HELP DOCUMENTATION</w:t>
      </w:r>
      <w:bookmarkEnd w:id="74"/>
      <w:bookmarkEnd w:id="75"/>
    </w:p>
    <w:p w14:paraId="61961B87" w14:textId="77777777" w:rsidR="00570B77" w:rsidRDefault="00570B77" w:rsidP="00570B77">
      <w:pPr>
        <w:pStyle w:val="BodyText"/>
      </w:pPr>
      <w:r>
        <w:t xml:space="preserve">The conventions used in this help documentation are shown in the table below. </w:t>
      </w:r>
    </w:p>
    <w:p w14:paraId="56AAFC62" w14:textId="77777777" w:rsidR="00570B77" w:rsidRPr="00F96EBB" w:rsidRDefault="00570B77" w:rsidP="00570B77">
      <w:pPr>
        <w:spacing w:after="0"/>
        <w:ind w:left="-5" w:hanging="10"/>
        <w:rPr>
          <w:sz w:val="18"/>
          <w:szCs w:val="18"/>
        </w:rPr>
      </w:pPr>
      <w:bookmarkStart w:id="82" w:name="_Toc65569003"/>
      <w:r w:rsidRPr="00F96EBB">
        <w:rPr>
          <w:sz w:val="18"/>
          <w:szCs w:val="18"/>
        </w:rPr>
        <w:t xml:space="preserve">TABLE </w:t>
      </w:r>
      <w:r w:rsidRPr="00F96EBB">
        <w:rPr>
          <w:color w:val="000000"/>
          <w:sz w:val="18"/>
          <w:szCs w:val="18"/>
        </w:rPr>
        <w:fldChar w:fldCharType="begin"/>
      </w:r>
      <w:r w:rsidRPr="00F96EBB">
        <w:rPr>
          <w:color w:val="000000"/>
          <w:sz w:val="18"/>
          <w:szCs w:val="18"/>
        </w:rPr>
        <w:instrText xml:space="preserve"> SEQ Table \* ARABIC </w:instrText>
      </w:r>
      <w:r w:rsidRPr="00F96EBB">
        <w:rPr>
          <w:color w:val="000000"/>
          <w:sz w:val="18"/>
          <w:szCs w:val="18"/>
        </w:rPr>
        <w:fldChar w:fldCharType="separate"/>
      </w:r>
      <w:r w:rsidRPr="00F96EBB">
        <w:rPr>
          <w:color w:val="000000"/>
          <w:sz w:val="18"/>
          <w:szCs w:val="18"/>
        </w:rPr>
        <w:t>2</w:t>
      </w:r>
      <w:r w:rsidRPr="00F96EBB">
        <w:rPr>
          <w:color w:val="000000"/>
          <w:sz w:val="18"/>
          <w:szCs w:val="18"/>
        </w:rPr>
        <w:fldChar w:fldCharType="end"/>
      </w:r>
      <w:r w:rsidRPr="00F96EBB">
        <w:rPr>
          <w:color w:val="000000"/>
          <w:sz w:val="18"/>
          <w:szCs w:val="18"/>
        </w:rPr>
        <w:t xml:space="preserve">: </w:t>
      </w:r>
      <w:r w:rsidRPr="00F96EBB">
        <w:rPr>
          <w:sz w:val="18"/>
          <w:szCs w:val="18"/>
        </w:rPr>
        <w:t>CONVENTIONS</w:t>
      </w:r>
      <w:bookmarkEnd w:id="82"/>
      <w:r w:rsidRPr="00F96EBB">
        <w:rPr>
          <w:sz w:val="18"/>
          <w:szCs w:val="18"/>
        </w:rPr>
        <w:t xml:space="preserve"> </w:t>
      </w:r>
    </w:p>
    <w:tbl>
      <w:tblPr>
        <w:tblStyle w:val="TableGrid1"/>
        <w:tblW w:w="8073" w:type="dxa"/>
        <w:tblInd w:w="634" w:type="dxa"/>
        <w:tblCellMar>
          <w:top w:w="53" w:type="dxa"/>
          <w:left w:w="78" w:type="dxa"/>
          <w:bottom w:w="31" w:type="dxa"/>
          <w:right w:w="115" w:type="dxa"/>
        </w:tblCellMar>
        <w:tblLook w:val="04A0" w:firstRow="1" w:lastRow="0" w:firstColumn="1" w:lastColumn="0" w:noHBand="0" w:noVBand="1"/>
        <w:tblPrChange w:id="83" w:author="Moses, Robinson" w:date="2023-03-13T05:01:00Z">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PrChange>
      </w:tblPr>
      <w:tblGrid>
        <w:gridCol w:w="1760"/>
        <w:gridCol w:w="6313"/>
        <w:tblGridChange w:id="84">
          <w:tblGrid>
            <w:gridCol w:w="1760"/>
            <w:gridCol w:w="6313"/>
          </w:tblGrid>
        </w:tblGridChange>
      </w:tblGrid>
      <w:tr w:rsidR="00570B77" w14:paraId="2B4CB152" w14:textId="77777777" w:rsidTr="00DD6059">
        <w:trPr>
          <w:trHeight w:val="371"/>
          <w:trPrChange w:id="85" w:author="Moses, Robinson" w:date="2023-03-13T05:01:00Z">
            <w:trPr>
              <w:trHeight w:val="37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86"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78A11C7B" w14:textId="77777777" w:rsidR="00570B77" w:rsidRDefault="00570B77" w:rsidP="009958AC">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87"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57CE9591" w14:textId="77777777" w:rsidR="00570B77" w:rsidRDefault="00570B77" w:rsidP="009958AC">
            <w:pPr>
              <w:pStyle w:val="TableHeading"/>
            </w:pPr>
            <w:r>
              <w:t xml:space="preserve">Use </w:t>
            </w:r>
          </w:p>
        </w:tc>
      </w:tr>
      <w:tr w:rsidR="00570B77" w14:paraId="2F965BD3" w14:textId="77777777" w:rsidTr="00DD6059">
        <w:trPr>
          <w:trHeight w:val="541"/>
          <w:trPrChange w:id="88"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Change w:id="89"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tcPrChange>
          </w:tcPr>
          <w:p w14:paraId="383B61DE" w14:textId="77777777" w:rsidR="00570B77" w:rsidRDefault="00570B77" w:rsidP="009958AC">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0"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9265BA3" w14:textId="6F70341A" w:rsidR="00570B77" w:rsidRDefault="00570B77" w:rsidP="009958AC">
            <w:pPr>
              <w:pStyle w:val="TableBody"/>
            </w:pPr>
            <w:r>
              <w:t xml:space="preserve">Indicates a link to the top of the current section. These links can be clicked to quickly navigate through this document. (In some </w:t>
            </w:r>
            <w:del w:id="91" w:author="Moses, Robinson" w:date="2023-03-13T05:20:00Z">
              <w:r w:rsidDel="000F1CA3">
                <w:delText>cases</w:delText>
              </w:r>
            </w:del>
            <w:ins w:id="92" w:author="Moses, Robinson" w:date="2023-03-13T05:20:00Z">
              <w:r w:rsidR="000F1CA3">
                <w:t>cases,</w:t>
              </w:r>
            </w:ins>
            <w:r>
              <w:t xml:space="preserve"> you may need to hold the CTRL key to click the link) </w:t>
            </w:r>
          </w:p>
        </w:tc>
      </w:tr>
      <w:tr w:rsidR="00570B77" w14:paraId="4AD5F97C" w14:textId="77777777" w:rsidTr="00DD6059">
        <w:trPr>
          <w:trHeight w:val="541"/>
          <w:trPrChange w:id="93"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4"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364D7ECD" w14:textId="77777777" w:rsidR="00570B77" w:rsidRDefault="00570B77" w:rsidP="009958AC">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5"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6064D72" w14:textId="45363279" w:rsidR="00570B77" w:rsidRDefault="00570B77" w:rsidP="009958AC">
            <w:pPr>
              <w:pStyle w:val="TableBody"/>
            </w:pPr>
            <w:r>
              <w:t xml:space="preserve">Indicates a link to </w:t>
            </w:r>
            <w:del w:id="96" w:author="Moses, Robinson" w:date="2023-03-13T05:01:00Z">
              <w:r w:rsidDel="00564784">
                <w:delText xml:space="preserve">the </w:delText>
              </w:r>
            </w:del>
            <w:ins w:id="97" w:author="Moses, Robinson" w:date="2023-03-13T05:01:00Z">
              <w:r w:rsidR="00564784">
                <w:t>a</w:t>
              </w:r>
              <w:r w:rsidR="00564784">
                <w:t xml:space="preserve"> </w:t>
              </w:r>
            </w:ins>
            <w:r>
              <w:t xml:space="preserve">different topic or section. These links can be clicked to quickly navigate through this document. (In some </w:t>
            </w:r>
            <w:del w:id="98" w:author="Moses, Robinson" w:date="2023-03-13T05:20:00Z">
              <w:r w:rsidDel="000F1CA3">
                <w:delText>cases</w:delText>
              </w:r>
            </w:del>
            <w:ins w:id="99" w:author="Moses, Robinson" w:date="2023-03-13T05:20:00Z">
              <w:r w:rsidR="000F1CA3">
                <w:t>cases,</w:t>
              </w:r>
            </w:ins>
            <w:r>
              <w:t xml:space="preserve"> you may need to hold the CTRL key to click the link) </w:t>
            </w:r>
          </w:p>
        </w:tc>
      </w:tr>
      <w:tr w:rsidR="00570B77" w14:paraId="59F09B81" w14:textId="77777777" w:rsidTr="00DD6059">
        <w:trPr>
          <w:trHeight w:val="540"/>
          <w:trPrChange w:id="100" w:author="Moses, Robinson" w:date="2023-03-13T05:01:00Z">
            <w:trPr>
              <w:trHeight w:val="540"/>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1"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D0F98B" w14:textId="77777777" w:rsidR="00570B77" w:rsidRPr="00351852" w:rsidRDefault="00570B77" w:rsidP="009958AC">
            <w:pPr>
              <w:ind w:left="195"/>
              <w:jc w:val="center"/>
              <w:rPr>
                <w:b/>
                <w:bCs/>
                <w:rPrChange w:id="102" w:author="Moses, Robinson" w:date="2023-03-13T05:21:00Z">
                  <w:rPr/>
                </w:rPrChange>
              </w:rPr>
            </w:pPr>
            <w:r w:rsidRPr="00351852">
              <w:rPr>
                <w:rFonts w:ascii="Wingdings" w:eastAsia="Wingdings" w:hAnsi="Wingdings" w:cs="Wingdings"/>
                <w:b/>
                <w:bCs/>
                <w:rPrChange w:id="103" w:author="Moses, Robinson" w:date="2023-03-13T05:21:00Z">
                  <w:rPr>
                    <w:rFonts w:ascii="Wingdings" w:eastAsia="Wingdings" w:hAnsi="Wingdings" w:cs="Wingdings"/>
                    <w:sz w:val="16"/>
                  </w:rPr>
                </w:rPrChange>
              </w:rPr>
              <w:t></w:t>
            </w:r>
            <w:r w:rsidRPr="00351852">
              <w:rPr>
                <w:rFonts w:ascii="Wingdings" w:eastAsia="Wingdings" w:hAnsi="Wingdings" w:cs="Wingdings"/>
                <w:b/>
                <w:bCs/>
                <w:rPrChange w:id="104" w:author="Moses, Robinson" w:date="2023-03-13T05:21:00Z">
                  <w:rPr>
                    <w:rFonts w:ascii="Wingdings" w:eastAsia="Wingdings" w:hAnsi="Wingdings" w:cs="Wingdings"/>
                    <w:sz w:val="16"/>
                  </w:rPr>
                </w:rPrChange>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5"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207C3" w14:textId="77777777" w:rsidR="00570B77" w:rsidRDefault="00570B77" w:rsidP="009958AC">
            <w:pPr>
              <w:pStyle w:val="TableBody"/>
            </w:pPr>
            <w:r>
              <w:t>The “arrow” sign indicates a menu choice.  For example,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570B77" w14:paraId="51D52A1E" w14:textId="77777777" w:rsidTr="00DD6059">
        <w:trPr>
          <w:trHeight w:val="778"/>
          <w:trPrChange w:id="106" w:author="Moses, Robinson" w:date="2023-03-13T05:01:00Z">
            <w:trPr>
              <w:trHeight w:val="778"/>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07"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E8A91A1" w14:textId="77777777" w:rsidR="00570B77" w:rsidRDefault="00570B77" w:rsidP="009958AC">
            <w:pPr>
              <w:ind w:left="69"/>
              <w:jc w:val="center"/>
            </w:pPr>
            <w:r>
              <w:rPr>
                <w:noProof/>
              </w:rPr>
              <w:drawing>
                <wp:inline distT="0" distB="0" distL="0" distR="0" wp14:anchorId="77F3709E" wp14:editId="51345402">
                  <wp:extent cx="405130" cy="405130"/>
                  <wp:effectExtent l="0" t="0" r="0" b="0"/>
                  <wp:docPr id="98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5">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8"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1D1AA" w14:textId="2A1A4632" w:rsidR="00570B77" w:rsidRDefault="00570B77" w:rsidP="009958AC">
            <w:pPr>
              <w:pStyle w:val="TableBody"/>
            </w:pPr>
            <w:r>
              <w:t>Used to warn users of potential problems or to take caution when making changes to setting</w:t>
            </w:r>
            <w:ins w:id="109" w:author="Moses, Robinson" w:date="2023-03-13T05:01:00Z">
              <w:r w:rsidR="00564784">
                <w:t>s</w:t>
              </w:r>
            </w:ins>
            <w:r>
              <w:t xml:space="preserve"> and parameters. </w:t>
            </w:r>
          </w:p>
        </w:tc>
      </w:tr>
      <w:tr w:rsidR="00570B77" w14:paraId="167C09D6" w14:textId="77777777" w:rsidTr="00DD6059">
        <w:trPr>
          <w:trHeight w:val="785"/>
          <w:trPrChange w:id="110" w:author="Moses, Robinson" w:date="2023-03-13T05:01:00Z">
            <w:trPr>
              <w:trHeight w:val="785"/>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1"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9BDA60C" w14:textId="77777777" w:rsidR="00570B77" w:rsidRDefault="00570B77" w:rsidP="009958AC">
            <w:pPr>
              <w:ind w:left="70"/>
              <w:jc w:val="center"/>
            </w:pPr>
            <w:r>
              <w:rPr>
                <w:noProof/>
              </w:rPr>
              <mc:AlternateContent>
                <mc:Choice Requires="wpg">
                  <w:drawing>
                    <wp:inline distT="0" distB="0" distL="0" distR="0" wp14:anchorId="5F87BF3F" wp14:editId="75C0AAA7">
                      <wp:extent cx="500380" cy="408305"/>
                      <wp:effectExtent l="0" t="0" r="0" b="0"/>
                      <wp:docPr id="42857" name="Group 6"/>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6A5BE67" id="Group 6"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2"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B9822CD" w14:textId="6E2731CE" w:rsidR="00570B77" w:rsidRDefault="00570B77" w:rsidP="009958AC">
            <w:pPr>
              <w:pStyle w:val="TableBody"/>
            </w:pPr>
            <w:r>
              <w:t xml:space="preserve">Tips or information that may </w:t>
            </w:r>
            <w:del w:id="113" w:author="Moses, Robinson" w:date="2023-03-13T05:01:00Z">
              <w:r w:rsidDel="00564784">
                <w:delText>be helpful in using</w:delText>
              </w:r>
            </w:del>
            <w:ins w:id="114" w:author="Moses, Robinson" w:date="2023-03-13T05:01:00Z">
              <w:r w:rsidR="00564784">
                <w:t>help use</w:t>
              </w:r>
            </w:ins>
            <w:r>
              <w:t xml:space="preserve"> the functionality. </w:t>
            </w:r>
          </w:p>
        </w:tc>
      </w:tr>
    </w:tbl>
    <w:p w14:paraId="2F9217DB" w14:textId="77777777" w:rsidR="00570B77" w:rsidRDefault="00570B77" w:rsidP="00570B77"/>
    <w:p w14:paraId="12AA007B" w14:textId="77777777" w:rsidR="00570B77" w:rsidRPr="00113B46" w:rsidRDefault="00570B77" w:rsidP="00570B77">
      <w:pPr>
        <w:pStyle w:val="Heading2"/>
        <w:spacing w:after="170"/>
        <w:ind w:right="283"/>
      </w:pPr>
      <w:bookmarkStart w:id="115" w:name="_Toc111643034"/>
      <w:bookmarkStart w:id="116" w:name="_Toc129572254"/>
      <w:r w:rsidRPr="00B270C3">
        <w:rPr>
          <w:rPrChange w:id="117" w:author="Moses, Robinson" w:date="2023-03-13T05:02:00Z">
            <w:rPr>
              <w:color w:val="632423"/>
            </w:rPr>
          </w:rPrChange>
        </w:rPr>
        <w:t>GETTING STARTED</w:t>
      </w:r>
      <w:bookmarkEnd w:id="115"/>
      <w:bookmarkEnd w:id="116"/>
      <w:r w:rsidRPr="00B270C3">
        <w:rPr>
          <w:rPrChange w:id="118" w:author="Moses, Robinson" w:date="2023-03-13T05:02:00Z">
            <w:rPr>
              <w:color w:val="632423"/>
            </w:rPr>
          </w:rPrChange>
        </w:rPr>
        <w:t xml:space="preserve"> </w:t>
      </w:r>
    </w:p>
    <w:p w14:paraId="1EE132F2" w14:textId="09DD5E52" w:rsidR="00570B77" w:rsidRDefault="00570B77" w:rsidP="00570B77">
      <w:pPr>
        <w:pStyle w:val="BodyText"/>
      </w:pPr>
      <w:r w:rsidRPr="00351852">
        <w:rPr>
          <w:b/>
          <w:bCs/>
          <w:rPrChange w:id="119" w:author="Moses, Robinson" w:date="2023-03-13T05:21:00Z">
            <w:rPr/>
          </w:rPrChange>
        </w:rPr>
        <w:t>Carrier Web</w:t>
      </w:r>
      <w:r>
        <w:t xml:space="preserve"> is a web-based application that automatically updates itself in real</w:t>
      </w:r>
      <w:del w:id="120" w:author="Moses, Robinson" w:date="2023-03-13T05:02:00Z">
        <w:r w:rsidDel="00564784">
          <w:delText>-</w:delText>
        </w:r>
      </w:del>
      <w:ins w:id="121" w:author="Moses, Robinson" w:date="2023-03-13T05:02:00Z">
        <w:r w:rsidR="00564784">
          <w:t xml:space="preserve"> </w:t>
        </w:r>
      </w:ins>
      <w:r>
        <w:t xml:space="preserve">time based </w:t>
      </w:r>
      <w:del w:id="122" w:author="Moses, Robinson" w:date="2023-03-13T05:01:00Z">
        <w:r w:rsidDel="00564784">
          <w:delText>up</w:delText>
        </w:r>
      </w:del>
      <w:r>
        <w:t xml:space="preserve">on OptiSuite activity. As currency moves among the various cashpoints (ATMs, Branches, Vaults), Carrier Web will reflect the real-time activity.   </w:t>
      </w:r>
    </w:p>
    <w:p w14:paraId="406C3399" w14:textId="77777777" w:rsidR="00570B77" w:rsidRDefault="00570B77" w:rsidP="00570B77">
      <w:pPr>
        <w:pStyle w:val="Heading3"/>
      </w:pPr>
      <w:bookmarkStart w:id="123" w:name="_Toc111643035"/>
      <w:bookmarkStart w:id="124" w:name="_Toc129572255"/>
      <w:r>
        <w:t>SCREEN RESOLUTION</w:t>
      </w:r>
      <w:bookmarkEnd w:id="123"/>
      <w:bookmarkEnd w:id="124"/>
      <w:r>
        <w:t xml:space="preserve"> </w:t>
      </w:r>
    </w:p>
    <w:p w14:paraId="12044B94" w14:textId="074E60D6" w:rsidR="00570B77" w:rsidRDefault="00570B77" w:rsidP="00570B77">
      <w:pPr>
        <w:pStyle w:val="BodyText"/>
      </w:pPr>
      <w:r>
        <w:t xml:space="preserve">Because OptiVLM runs in a browser, the user may choose any valid desktop resolution, and OptiVLM will resize automatically.  1024x768 resolution and larger is recommended </w:t>
      </w:r>
      <w:del w:id="125" w:author="Moses, Robinson" w:date="2023-03-13T05:02:00Z">
        <w:r w:rsidDel="00B270C3">
          <w:delText xml:space="preserve">in order </w:delText>
        </w:r>
      </w:del>
      <w:r>
        <w:t xml:space="preserve">to minimize scrolling on some of the screens containing large amounts of information. </w:t>
      </w:r>
    </w:p>
    <w:p w14:paraId="49D41BD2" w14:textId="77777777" w:rsidR="00570B77" w:rsidRDefault="00570B77" w:rsidP="00570B77">
      <w:pPr>
        <w:pStyle w:val="Heading3"/>
        <w:spacing w:after="127"/>
        <w:ind w:right="258"/>
      </w:pPr>
      <w:bookmarkStart w:id="126" w:name="_Toc111643036"/>
      <w:bookmarkStart w:id="127" w:name="_Toc129572256"/>
      <w:r>
        <w:t>NAVIGATION TIPS</w:t>
      </w:r>
      <w:bookmarkEnd w:id="126"/>
      <w:bookmarkEnd w:id="127"/>
      <w:r>
        <w:t xml:space="preserve"> </w:t>
      </w:r>
    </w:p>
    <w:p w14:paraId="693C23D3" w14:textId="6C9A5B5D" w:rsidR="00570B77" w:rsidRDefault="00570B77" w:rsidP="00570B77">
      <w:pPr>
        <w:pStyle w:val="BodyText"/>
      </w:pPr>
      <w:r>
        <w:t xml:space="preserve">When using OptiVLM, avoid using the Back and Forward buttons </w:t>
      </w:r>
      <w:r>
        <w:rPr>
          <w:noProof/>
        </w:rPr>
        <w:drawing>
          <wp:inline distT="0" distB="0" distL="0" distR="0" wp14:anchorId="7B5FAF8B" wp14:editId="20DE5079">
            <wp:extent cx="596265" cy="286385"/>
            <wp:effectExtent l="0" t="0" r="0" b="0"/>
            <wp:docPr id="108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6">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w:t>
      </w:r>
      <w:r w:rsidRPr="00ED3FA2">
        <w:rPr>
          <w:b/>
          <w:bCs/>
          <w:rPrChange w:id="128" w:author="Moses, Robinson" w:date="2023-03-13T05:23:00Z">
            <w:rPr/>
          </w:rPrChange>
        </w:rPr>
        <w:t xml:space="preserve">menu </w:t>
      </w:r>
      <w:r w:rsidRPr="00ED3FA2">
        <w:t>or</w:t>
      </w:r>
      <w:r w:rsidRPr="00ED3FA2">
        <w:rPr>
          <w:b/>
          <w:bCs/>
          <w:rPrChange w:id="129" w:author="Moses, Robinson" w:date="2023-03-13T05:23:00Z">
            <w:rPr/>
          </w:rPrChange>
        </w:rPr>
        <w:t xml:space="preserve"> icons</w:t>
      </w:r>
      <w:r>
        <w:t xml:space="preserve"> thereby insuring </w:t>
      </w:r>
      <w:ins w:id="130" w:author="Moses, Robinson" w:date="2023-03-13T05:02:00Z">
        <w:r w:rsidR="00B270C3">
          <w:t xml:space="preserve">the </w:t>
        </w:r>
      </w:ins>
      <w:r>
        <w:t xml:space="preserve">successful processing of the OptiVLM system. </w:t>
      </w:r>
    </w:p>
    <w:p w14:paraId="43373C01" w14:textId="77777777" w:rsidR="00570B77" w:rsidRDefault="00570B77" w:rsidP="00570B77">
      <w:pPr>
        <w:pStyle w:val="Heading3"/>
        <w:ind w:right="260"/>
      </w:pPr>
      <w:bookmarkStart w:id="131" w:name="_Toc111643037"/>
      <w:bookmarkStart w:id="132" w:name="_Toc129572257"/>
      <w:r>
        <w:lastRenderedPageBreak/>
        <w:t>ACCESSING VAULT BALANCE</w:t>
      </w:r>
      <w:bookmarkEnd w:id="131"/>
      <w:bookmarkEnd w:id="132"/>
      <w:r>
        <w:t xml:space="preserve"> </w:t>
      </w:r>
    </w:p>
    <w:p w14:paraId="3905D0D9" w14:textId="5D6B3F6E" w:rsidR="00570B77" w:rsidRDefault="00570B77" w:rsidP="00570B77">
      <w:pPr>
        <w:pStyle w:val="BodyText"/>
      </w:pPr>
      <w:r>
        <w:t xml:space="preserve">To begin using the application, enter the required OptiVLM URL in the </w:t>
      </w:r>
      <w:ins w:id="133" w:author="Moses, Robinson" w:date="2023-03-13T05:24:00Z">
        <w:r w:rsidR="00616387">
          <w:t>b</w:t>
        </w:r>
      </w:ins>
      <w:del w:id="134" w:author="Moses, Robinson" w:date="2023-03-13T05:24:00Z">
        <w:r w:rsidDel="00616387">
          <w:delText>B</w:delText>
        </w:r>
      </w:del>
      <w:r>
        <w:t xml:space="preserve">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570B77" w14:paraId="062A4531" w14:textId="77777777" w:rsidTr="009958AC">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2F29F08C" w14:textId="77777777" w:rsidR="00570B77" w:rsidRPr="00B270C3" w:rsidRDefault="00570B77" w:rsidP="00B270C3">
            <w:pPr>
              <w:pStyle w:val="TableNote"/>
            </w:pPr>
            <w:r w:rsidRPr="00B270C3">
              <w:rPr>
                <w:rPrChange w:id="135" w:author="Moses, Robinson" w:date="2023-03-13T05:03:00Z">
                  <w:rPr>
                    <w:noProof/>
                  </w:rPr>
                </w:rPrChange>
              </w:rPr>
              <mc:AlternateContent>
                <mc:Choice Requires="wpg">
                  <w:drawing>
                    <wp:inline distT="0" distB="0" distL="0" distR="0" wp14:anchorId="0BC1F7DE" wp14:editId="2B4EC52F">
                      <wp:extent cx="496570" cy="504190"/>
                      <wp:effectExtent l="0" t="0" r="0" b="0"/>
                      <wp:docPr id="42498" name="Group 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867241B" id="Group 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B270C3">
              <w:rPr>
                <w:rPrChange w:id="136" w:author="Moses, Robinson" w:date="2023-03-13T05:03:00Z">
                  <w:rPr>
                    <w:b/>
                    <w:sz w:val="18"/>
                  </w:rPr>
                </w:rPrChange>
              </w:rPr>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76FDEAEC" w14:textId="3C3AEA05" w:rsidR="00570B77" w:rsidRPr="00B270C3" w:rsidRDefault="00570B77" w:rsidP="00B270C3">
            <w:pPr>
              <w:pStyle w:val="TableNote"/>
            </w:pPr>
            <w:r w:rsidRPr="00B270C3">
              <w:rPr>
                <w:b/>
                <w:bCs/>
                <w:rPrChange w:id="137" w:author="Moses, Robinson" w:date="2023-03-13T05:03:00Z">
                  <w:rPr>
                    <w:b/>
                    <w:sz w:val="18"/>
                  </w:rPr>
                </w:rPrChange>
              </w:rPr>
              <w:t>Suggestion</w:t>
            </w:r>
            <w:r w:rsidRPr="00B270C3">
              <w:rPr>
                <w:rPrChange w:id="138" w:author="Moses, Robinson" w:date="2023-03-13T05:03:00Z">
                  <w:rPr>
                    <w:b/>
                    <w:sz w:val="18"/>
                  </w:rPr>
                </w:rPrChange>
              </w:rPr>
              <w:t>:</w:t>
            </w:r>
            <w:r w:rsidRPr="00B270C3">
              <w:rPr>
                <w:rPrChange w:id="139" w:author="Moses, Robinson" w:date="2023-03-13T05:03:00Z">
                  <w:rPr>
                    <w:sz w:val="18"/>
                  </w:rPr>
                </w:rPrChange>
              </w:rPr>
              <w:t xml:space="preserve"> </w:t>
            </w:r>
            <w:del w:id="140" w:author="Moses, Robinson" w:date="2023-03-13T05:03:00Z">
              <w:r w:rsidRPr="00B270C3" w:rsidDel="00B270C3">
                <w:rPr>
                  <w:rPrChange w:id="141" w:author="Moses, Robinson" w:date="2023-03-13T05:03:00Z">
                    <w:rPr>
                      <w:sz w:val="18"/>
                    </w:rPr>
                  </w:rPrChange>
                </w:rPr>
                <w:delText>s</w:delText>
              </w:r>
            </w:del>
            <w:ins w:id="142" w:author="Moses, Robinson" w:date="2023-03-13T05:03:00Z">
              <w:r w:rsidR="00B270C3">
                <w:t>S</w:t>
              </w:r>
            </w:ins>
            <w:r w:rsidRPr="00B270C3">
              <w:rPr>
                <w:rPrChange w:id="143" w:author="Moses, Robinson" w:date="2023-03-13T05:03:00Z">
                  <w:rPr>
                    <w:sz w:val="18"/>
                  </w:rPr>
                </w:rPrChange>
              </w:rPr>
              <w:t xml:space="preserve">ave the OptiVLM URL in the Favorites folder for easier future access. </w:t>
            </w:r>
          </w:p>
        </w:tc>
      </w:tr>
    </w:tbl>
    <w:p w14:paraId="1EAD1A2E" w14:textId="623097C0" w:rsidR="00570B77" w:rsidDel="00B270C3" w:rsidRDefault="00570B77" w:rsidP="00570B77">
      <w:pPr>
        <w:spacing w:after="0"/>
        <w:rPr>
          <w:del w:id="144" w:author="Moses, Robinson" w:date="2023-03-13T05:02:00Z"/>
        </w:rPr>
      </w:pPr>
      <w:r>
        <w:t xml:space="preserve"> </w:t>
      </w:r>
    </w:p>
    <w:p w14:paraId="71D22515" w14:textId="6E13CA33" w:rsidR="00570B77" w:rsidRDefault="00570B77" w:rsidP="00B270C3">
      <w:pPr>
        <w:spacing w:after="0"/>
        <w:pPrChange w:id="145" w:author="Moses, Robinson" w:date="2023-03-13T05:02:00Z">
          <w:pPr>
            <w:spacing w:after="293"/>
          </w:pPr>
        </w:pPrChange>
      </w:pPr>
      <w:del w:id="146" w:author="Moses, Robinson" w:date="2023-03-13T05:02:00Z">
        <w:r w:rsidDel="00B270C3">
          <w:rPr>
            <w:color w:val="622423"/>
            <w:sz w:val="24"/>
          </w:rPr>
          <w:delText xml:space="preserve"> </w:delText>
        </w:r>
      </w:del>
    </w:p>
    <w:p w14:paraId="25E596AF" w14:textId="77777777" w:rsidR="00570B77" w:rsidRDefault="00570B77" w:rsidP="00570B77">
      <w:pPr>
        <w:pStyle w:val="Heading3"/>
        <w:ind w:right="260"/>
      </w:pPr>
      <w:bookmarkStart w:id="147" w:name="_Toc111643038"/>
      <w:bookmarkStart w:id="148" w:name="_Toc129572258"/>
      <w:r>
        <w:t>LOGGING IN</w:t>
      </w:r>
      <w:bookmarkEnd w:id="147"/>
      <w:bookmarkEnd w:id="148"/>
      <w:r>
        <w:t xml:space="preserve"> </w:t>
      </w:r>
    </w:p>
    <w:p w14:paraId="73D27B62" w14:textId="77777777" w:rsidR="00570B77" w:rsidRDefault="00570B77" w:rsidP="00570B77">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w:t>
      </w:r>
      <w:r w:rsidRPr="00095DE2">
        <w:rPr>
          <w:b/>
          <w:bCs/>
          <w:rPrChange w:id="149" w:author="Moses, Robinson" w:date="2023-03-13T05:24:00Z">
            <w:rPr/>
          </w:rPrChange>
        </w:rPr>
        <w:t>Username</w:t>
      </w:r>
      <w:r>
        <w:t xml:space="preserve"> and </w:t>
      </w:r>
      <w:r w:rsidRPr="00095DE2">
        <w:rPr>
          <w:b/>
          <w:bCs/>
          <w:rPrChange w:id="150" w:author="Moses, Robinson" w:date="2023-03-13T05:24:00Z">
            <w:rPr/>
          </w:rPrChange>
        </w:rPr>
        <w:t>Password</w:t>
      </w:r>
      <w:r>
        <w:t xml:space="preserve"> and click </w:t>
      </w:r>
      <w:r w:rsidRPr="00095DE2">
        <w:rPr>
          <w:b/>
          <w:bCs/>
          <w:rPrChange w:id="151" w:author="Moses, Robinson" w:date="2023-03-13T05:25:00Z">
            <w:rPr/>
          </w:rPrChange>
        </w:rPr>
        <w:t>Login</w:t>
      </w:r>
      <w:r>
        <w:t xml:space="preserve">.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570B77" w14:paraId="239EC722" w14:textId="77777777" w:rsidTr="009958AC">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CD44733" w14:textId="77777777" w:rsidR="00570B77" w:rsidRPr="00B270C3" w:rsidRDefault="00570B77" w:rsidP="00B270C3">
            <w:pPr>
              <w:pStyle w:val="TableNote"/>
            </w:pPr>
            <w:r w:rsidRPr="00B270C3">
              <w:rPr>
                <w:rPrChange w:id="152" w:author="Moses, Robinson" w:date="2023-03-13T05:02:00Z">
                  <w:rPr>
                    <w:noProof/>
                  </w:rPr>
                </w:rPrChange>
              </w:rPr>
              <mc:AlternateContent>
                <mc:Choice Requires="wpg">
                  <w:drawing>
                    <wp:inline distT="0" distB="0" distL="0" distR="0" wp14:anchorId="07EF6522" wp14:editId="060780A7">
                      <wp:extent cx="496570" cy="504189"/>
                      <wp:effectExtent l="0" t="0" r="0" b="0"/>
                      <wp:docPr id="42966" name="Group 9"/>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67C8874B" id="Group 9"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RPr="00B270C3">
              <w:rPr>
                <w:rPrChange w:id="153" w:author="Moses, Robinson" w:date="2023-03-13T05:02:00Z">
                  <w:rPr>
                    <w:b/>
                    <w:sz w:val="18"/>
                  </w:rPr>
                </w:rPrChange>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26BC5F3F" w14:textId="77777777" w:rsidR="00570B77" w:rsidRPr="00B270C3" w:rsidRDefault="00570B77" w:rsidP="00B270C3">
            <w:pPr>
              <w:pStyle w:val="TableNote"/>
            </w:pPr>
            <w:r w:rsidRPr="00B270C3">
              <w:rPr>
                <w:b/>
                <w:bCs/>
                <w:rPrChange w:id="154" w:author="Moses, Robinson" w:date="2023-03-13T05:03:00Z">
                  <w:rPr>
                    <w:b/>
                    <w:sz w:val="18"/>
                  </w:rPr>
                </w:rPrChange>
              </w:rPr>
              <w:t>Note</w:t>
            </w:r>
            <w:r w:rsidRPr="00B270C3">
              <w:rPr>
                <w:rPrChange w:id="155" w:author="Moses, Robinson" w:date="2023-03-13T05:02:00Z">
                  <w:rPr>
                    <w:b/>
                    <w:sz w:val="18"/>
                  </w:rPr>
                </w:rPrChange>
              </w:rPr>
              <w:t xml:space="preserve">: </w:t>
            </w:r>
            <w:r w:rsidRPr="00B270C3">
              <w:rPr>
                <w:rPrChange w:id="156" w:author="Moses, Robinson" w:date="2023-03-13T05:02:00Z">
                  <w:rPr>
                    <w:sz w:val="18"/>
                  </w:rPr>
                </w:rPrChange>
              </w:rPr>
              <w:t xml:space="preserve"> For </w:t>
            </w:r>
            <w:r w:rsidRPr="00B270C3">
              <w:rPr>
                <w:b/>
                <w:bCs/>
                <w:rPrChange w:id="157" w:author="Moses, Robinson" w:date="2023-03-13T05:03:00Z">
                  <w:rPr>
                    <w:b/>
                    <w:sz w:val="18"/>
                  </w:rPr>
                </w:rPrChange>
              </w:rPr>
              <w:t>External Authentication</w:t>
            </w:r>
            <w:r w:rsidRPr="00B270C3">
              <w:rPr>
                <w:rPrChange w:id="158" w:author="Moses, Robinson" w:date="2023-03-13T05:02:00Z">
                  <w:rPr>
                    <w:sz w:val="18"/>
                  </w:rPr>
                </w:rPrChange>
              </w:rPr>
              <w:t xml:space="preserve">, the Login prompt will not be displayed. Login will be automatic based on network authentication.   </w:t>
            </w:r>
          </w:p>
        </w:tc>
      </w:tr>
    </w:tbl>
    <w:p w14:paraId="1D4A35A0" w14:textId="77777777" w:rsidR="00570B77" w:rsidRDefault="00570B77" w:rsidP="00570B77">
      <w:pPr>
        <w:pStyle w:val="Heading3"/>
      </w:pPr>
      <w:bookmarkStart w:id="159" w:name="_Toc111643039"/>
      <w:bookmarkStart w:id="160" w:name="_Toc129572259"/>
      <w:r>
        <w:t>LOGGING OUT</w:t>
      </w:r>
      <w:bookmarkEnd w:id="159"/>
      <w:bookmarkEnd w:id="160"/>
      <w:r>
        <w:t xml:space="preserve"> </w:t>
      </w:r>
    </w:p>
    <w:p w14:paraId="42F7FF89" w14:textId="45AE76BF" w:rsidR="00570B77" w:rsidRDefault="00570B77" w:rsidP="00570B77">
      <w:pPr>
        <w:pStyle w:val="BodyText"/>
      </w:pPr>
      <w:r>
        <w:t>To log</w:t>
      </w:r>
      <w:ins w:id="161" w:author="Moses, Robinson" w:date="2023-03-13T05:03:00Z">
        <w:r w:rsidR="005D5BAB">
          <w:t xml:space="preserve"> </w:t>
        </w:r>
      </w:ins>
      <w:r>
        <w:t xml:space="preserve">out, simply close the browser or log out via </w:t>
      </w:r>
      <w:ins w:id="162" w:author="Moses, Robinson" w:date="2023-03-13T05:03:00Z">
        <w:r w:rsidR="005D5BAB">
          <w:t xml:space="preserve">an </w:t>
        </w:r>
      </w:ins>
      <w:r>
        <w:t>external authentication method</w:t>
      </w:r>
      <w:del w:id="163" w:author="Moses, Robinson" w:date="2023-03-13T05:03:00Z">
        <w:r w:rsidDel="005D5BAB">
          <w:delText xml:space="preserve">   </w:delText>
        </w:r>
      </w:del>
      <w:ins w:id="164" w:author="Moses, Robinson" w:date="2023-03-13T05:03:00Z">
        <w:r w:rsidR="005D5BAB">
          <w:t>.</w:t>
        </w:r>
      </w:ins>
    </w:p>
    <w:p w14:paraId="3F12FE64" w14:textId="77777777" w:rsidR="00570B77" w:rsidRDefault="00570B77" w:rsidP="00570B77">
      <w:pPr>
        <w:pStyle w:val="BodyText"/>
      </w:pPr>
    </w:p>
    <w:p w14:paraId="56B61114" w14:textId="77777777" w:rsidR="00570B77" w:rsidRPr="00113B46" w:rsidRDefault="00570B77" w:rsidP="00570B77">
      <w:pPr>
        <w:pStyle w:val="Heading2"/>
        <w:spacing w:after="170"/>
        <w:ind w:right="278"/>
      </w:pPr>
      <w:bookmarkStart w:id="165" w:name="_INTERFACE_OVERVIEW"/>
      <w:bookmarkStart w:id="166" w:name="_Toc111643040"/>
      <w:bookmarkStart w:id="167" w:name="_Toc129572260"/>
      <w:bookmarkEnd w:id="165"/>
      <w:r w:rsidRPr="005D5BAB">
        <w:rPr>
          <w:rPrChange w:id="168" w:author="Moses, Robinson" w:date="2023-03-13T05:03:00Z">
            <w:rPr>
              <w:color w:val="632423"/>
            </w:rPr>
          </w:rPrChange>
        </w:rPr>
        <w:t>INTERFACE OVERVIEW</w:t>
      </w:r>
      <w:bookmarkEnd w:id="166"/>
      <w:bookmarkEnd w:id="167"/>
      <w:r w:rsidRPr="005D5BAB">
        <w:rPr>
          <w:rPrChange w:id="169" w:author="Moses, Robinson" w:date="2023-03-13T05:03:00Z">
            <w:rPr>
              <w:color w:val="632423"/>
            </w:rPr>
          </w:rPrChange>
        </w:rPr>
        <w:t xml:space="preserve"> </w:t>
      </w:r>
    </w:p>
    <w:p w14:paraId="21BA026F" w14:textId="77777777" w:rsidR="00570B77" w:rsidRDefault="00570B77" w:rsidP="00570B77">
      <w:pPr>
        <w:pStyle w:val="BodyText"/>
      </w:pPr>
      <w:r>
        <w:t xml:space="preserve">The following section will show examples of the Carrier Web interface pages and provide explanations of the functionality, purpose, or use of each page. This section is a reference when working with the application on a daily basis.  </w:t>
      </w:r>
    </w:p>
    <w:p w14:paraId="77FC31D0" w14:textId="557F4633" w:rsidR="00570B77" w:rsidRDefault="00570B77" w:rsidP="00570B77">
      <w:pPr>
        <w:pStyle w:val="BodyText"/>
      </w:pPr>
      <w:r>
        <w:t xml:space="preserve">In order to keep this manual as succinct as possible, the user interface is described in detail in this section. Other chapters throughout the manual will then refer to the appropriate section of the user interface to avoid </w:t>
      </w:r>
      <w:del w:id="170" w:author="Moses, Robinson" w:date="2023-03-13T06:05:00Z">
        <w:r w:rsidDel="000D086A">
          <w:delText xml:space="preserve">having </w:delText>
        </w:r>
      </w:del>
      <w:r>
        <w:t>duplicate screen</w:t>
      </w:r>
      <w:ins w:id="171" w:author="Moses, Robinson" w:date="2023-03-16T03:40:00Z">
        <w:r w:rsidR="007C454D">
          <w:t>s</w:t>
        </w:r>
      </w:ins>
      <w:ins w:id="172" w:author="Moses, Robinson" w:date="2023-03-13T06:06:00Z">
        <w:r w:rsidR="00592F37">
          <w:t>,</w:t>
        </w:r>
      </w:ins>
      <w:r>
        <w:t xml:space="preserve"> </w:t>
      </w:r>
      <w:del w:id="173" w:author="Moses, Robinson" w:date="2023-03-13T06:07:00Z">
        <w:r w:rsidDel="00FE7A78">
          <w:delText>images</w:delText>
        </w:r>
      </w:del>
      <w:ins w:id="174" w:author="Moses, Robinson" w:date="2023-03-13T06:07:00Z">
        <w:r w:rsidR="00FE7A78">
          <w:t>images,</w:t>
        </w:r>
      </w:ins>
      <w:r>
        <w:t xml:space="preserve"> and text.  </w:t>
      </w:r>
    </w:p>
    <w:p w14:paraId="2110026F" w14:textId="105A32C9" w:rsidR="00570B77" w:rsidRDefault="00570B77" w:rsidP="00570B77">
      <w:pPr>
        <w:pStyle w:val="BodyText"/>
      </w:pPr>
      <w:r>
        <w:t xml:space="preserve">This chapter has been broken </w:t>
      </w:r>
      <w:del w:id="175" w:author="Moses, Robinson" w:date="2023-03-13T06:11:00Z">
        <w:r w:rsidDel="000511DF">
          <w:delText xml:space="preserve">out </w:delText>
        </w:r>
      </w:del>
      <w:r>
        <w:t>into different sections to make it easier for readers to find the information</w:t>
      </w:r>
      <w:del w:id="176" w:author="Moses, Robinson" w:date="2023-03-13T06:06:00Z">
        <w:r w:rsidDel="00E32E09">
          <w:delText xml:space="preserve"> they are seeking</w:delText>
        </w:r>
      </w:del>
      <w:r>
        <w:t xml:space="preserve">. The General topics are broken </w:t>
      </w:r>
      <w:del w:id="177" w:author="Moses, Robinson" w:date="2023-03-13T06:07:00Z">
        <w:r w:rsidDel="00FE7A78">
          <w:delText>out by</w:delText>
        </w:r>
      </w:del>
      <w:ins w:id="178" w:author="Moses, Robinson" w:date="2023-03-13T06:07:00Z">
        <w:r w:rsidR="00FE7A78">
          <w:t>into</w:t>
        </w:r>
      </w:ins>
      <w:r>
        <w:t xml:space="preserve"> the main Tabs or functions with all associated information contained beneath </w:t>
      </w:r>
      <w:del w:id="179" w:author="Moses, Robinson" w:date="2023-03-13T06:12:00Z">
        <w:r w:rsidDel="003F13A0">
          <w:delText xml:space="preserve">those </w:delText>
        </w:r>
      </w:del>
      <w:ins w:id="180" w:author="Moses, Robinson" w:date="2023-03-13T06:12:00Z">
        <w:r w:rsidR="003F13A0">
          <w:t>the</w:t>
        </w:r>
        <w:r w:rsidR="003F13A0">
          <w:t xml:space="preserve"> </w:t>
        </w:r>
      </w:ins>
      <w:r>
        <w:t xml:space="preserve">sections. The following </w:t>
      </w:r>
      <w:ins w:id="181" w:author="Moses, Robinson" w:date="2023-03-13T06:09:00Z">
        <w:r w:rsidR="00BC6E67">
          <w:t xml:space="preserve">hyperlink </w:t>
        </w:r>
      </w:ins>
      <w:r>
        <w:t xml:space="preserve">is a summary of </w:t>
      </w:r>
      <w:del w:id="182" w:author="Moses, Robinson" w:date="2023-03-16T03:40:00Z">
        <w:r w:rsidDel="007C454D">
          <w:delText xml:space="preserve">the </w:delText>
        </w:r>
      </w:del>
      <w:del w:id="183" w:author="Moses, Robinson" w:date="2023-03-13T06:11:00Z">
        <w:r w:rsidDel="002B14CE">
          <w:delText xml:space="preserve">information </w:delText>
        </w:r>
      </w:del>
      <w:ins w:id="184" w:author="Moses, Robinson" w:date="2023-03-13T06:11:00Z">
        <w:r w:rsidR="002B14CE">
          <w:t>each topic</w:t>
        </w:r>
        <w:r w:rsidR="002B14CE">
          <w:t xml:space="preserve"> </w:t>
        </w:r>
      </w:ins>
      <w:r>
        <w:t>that will be covered</w:t>
      </w:r>
      <w:del w:id="185" w:author="Moses, Robinson" w:date="2023-03-13T06:11:00Z">
        <w:r w:rsidDel="002B14CE">
          <w:delText xml:space="preserve"> along with hyperlinks to each topic</w:delText>
        </w:r>
      </w:del>
      <w:r>
        <w:t>.</w:t>
      </w:r>
      <w:del w:id="186" w:author="Moses, Robinson" w:date="2023-03-13T06:11:00Z">
        <w:r w:rsidDel="002B14CE">
          <w:delText xml:space="preserve">  </w:delText>
        </w:r>
      </w:del>
    </w:p>
    <w:p w14:paraId="7E3A1830" w14:textId="77777777" w:rsidR="00570B77" w:rsidRPr="006E04E9" w:rsidRDefault="0014696D" w:rsidP="00570B77">
      <w:pPr>
        <w:pStyle w:val="ListBullet"/>
        <w:numPr>
          <w:ilvl w:val="0"/>
          <w:numId w:val="7"/>
        </w:numPr>
        <w:rPr>
          <w:color w:val="92D050"/>
        </w:rPr>
      </w:pPr>
      <w:hyperlink w:anchor="_MAIN_MENU_TABS" w:history="1">
        <w:r w:rsidR="00570B77" w:rsidRPr="003B7C7E">
          <w:rPr>
            <w:rStyle w:val="Hyperlink"/>
            <w:rFonts w:eastAsia="MS Mincho"/>
          </w:rPr>
          <w:t>MAIN MENU TABS</w:t>
        </w:r>
      </w:hyperlink>
    </w:p>
    <w:p w14:paraId="15BEEEAA" w14:textId="77777777" w:rsidR="00570B77" w:rsidRPr="006E04E9" w:rsidRDefault="0014696D" w:rsidP="00570B77">
      <w:pPr>
        <w:pStyle w:val="ListBullet"/>
        <w:numPr>
          <w:ilvl w:val="0"/>
          <w:numId w:val="7"/>
        </w:numPr>
        <w:rPr>
          <w:color w:val="92D050"/>
        </w:rPr>
      </w:pPr>
      <w:hyperlink w:anchor="_COMMON_CARRIER_WEB" w:history="1">
        <w:r w:rsidR="00570B77" w:rsidRPr="003B7C7E">
          <w:rPr>
            <w:rStyle w:val="Hyperlink"/>
            <w:rFonts w:eastAsia="MS Mincho"/>
          </w:rPr>
          <w:t>COMMON CARRIER WEB ICONS AND BUTTONS</w:t>
        </w:r>
      </w:hyperlink>
    </w:p>
    <w:p w14:paraId="58D6A1BC" w14:textId="77777777" w:rsidR="00570B77" w:rsidRPr="00340F62" w:rsidRDefault="0014696D" w:rsidP="00570B77">
      <w:pPr>
        <w:pStyle w:val="ListBullet"/>
        <w:numPr>
          <w:ilvl w:val="0"/>
          <w:numId w:val="7"/>
        </w:numPr>
        <w:rPr>
          <w:color w:val="92D050"/>
        </w:rPr>
      </w:pPr>
      <w:hyperlink w:anchor="_DATE_SELECTOR" w:history="1">
        <w:r w:rsidR="00570B77" w:rsidRPr="003B7C7E">
          <w:rPr>
            <w:rStyle w:val="Hyperlink"/>
            <w:rFonts w:eastAsia="MS Mincho"/>
          </w:rPr>
          <w:t>DATE SELECTOR</w:t>
        </w:r>
      </w:hyperlink>
    </w:p>
    <w:p w14:paraId="3D07890E" w14:textId="6956F770" w:rsidR="00570B77" w:rsidDel="00056F17" w:rsidRDefault="00570B77" w:rsidP="00C125DA">
      <w:pPr>
        <w:pStyle w:val="Heading3"/>
        <w:rPr>
          <w:del w:id="187" w:author="Moses, Robinson" w:date="2023-03-13T05:04:00Z"/>
        </w:rPr>
        <w:pPrChange w:id="188" w:author="Moses, Robinson" w:date="2023-03-13T05:05:00Z">
          <w:pPr>
            <w:spacing w:after="220"/>
          </w:pPr>
        </w:pPrChange>
      </w:pPr>
      <w:del w:id="189" w:author="Moses, Robinson" w:date="2023-03-13T05:05:00Z">
        <w:r w:rsidDel="00C125DA">
          <w:delText xml:space="preserve"> </w:delText>
        </w:r>
      </w:del>
    </w:p>
    <w:p w14:paraId="6521BD2B" w14:textId="6572E2EA" w:rsidR="00570B77" w:rsidDel="00C125DA" w:rsidRDefault="00570B77" w:rsidP="00C125DA">
      <w:pPr>
        <w:pStyle w:val="Heading3"/>
        <w:rPr>
          <w:del w:id="190" w:author="Moses, Robinson" w:date="2023-03-13T05:05:00Z"/>
        </w:rPr>
        <w:pPrChange w:id="191" w:author="Moses, Robinson" w:date="2023-03-13T05:05:00Z">
          <w:pPr>
            <w:spacing w:after="0"/>
          </w:pPr>
        </w:pPrChange>
      </w:pPr>
      <w:del w:id="192" w:author="Moses, Robinson" w:date="2023-03-13T05:04:00Z">
        <w:r w:rsidDel="00056F17">
          <w:delText xml:space="preserve"> </w:delText>
        </w:r>
        <w:r w:rsidDel="00056F17">
          <w:tab/>
        </w:r>
        <w:r w:rsidDel="00056F17">
          <w:rPr>
            <w:color w:val="622423"/>
            <w:sz w:val="24"/>
          </w:rPr>
          <w:delText xml:space="preserve"> </w:delText>
        </w:r>
        <w:r w:rsidDel="00056F17">
          <w:br w:type="page"/>
        </w:r>
      </w:del>
    </w:p>
    <w:p w14:paraId="5A6307B7" w14:textId="77777777" w:rsidR="00570B77" w:rsidRDefault="00570B77" w:rsidP="00C125DA">
      <w:pPr>
        <w:pStyle w:val="Heading3"/>
        <w:pPrChange w:id="193" w:author="Moses, Robinson" w:date="2023-03-13T05:05:00Z">
          <w:pPr>
            <w:pStyle w:val="Heading3"/>
            <w:ind w:right="258"/>
          </w:pPr>
        </w:pPrChange>
      </w:pPr>
      <w:bookmarkStart w:id="194" w:name="_MAIN_MENU_TABS"/>
      <w:bookmarkStart w:id="195" w:name="_Toc111643041"/>
      <w:bookmarkStart w:id="196" w:name="_Toc129572261"/>
      <w:bookmarkEnd w:id="194"/>
      <w:r>
        <w:lastRenderedPageBreak/>
        <w:t>MAIN MENU TABS</w:t>
      </w:r>
      <w:bookmarkEnd w:id="195"/>
      <w:bookmarkEnd w:id="196"/>
      <w:r>
        <w:t xml:space="preserve"> </w:t>
      </w:r>
    </w:p>
    <w:p w14:paraId="242BE34E" w14:textId="58AF3CDF" w:rsidR="00570B77" w:rsidRDefault="00570B77" w:rsidP="00570B77">
      <w:pPr>
        <w:pStyle w:val="BodyText"/>
      </w:pPr>
      <w:r w:rsidRPr="002E5EB6">
        <w:rPr>
          <w:rFonts w:eastAsia="Calibri"/>
        </w:rPr>
        <w:t xml:space="preserve">The user </w:t>
      </w:r>
      <w:del w:id="197" w:author="Moses, Robinson" w:date="2023-03-13T05:05:00Z">
        <w:r w:rsidRPr="002E5EB6" w:rsidDel="0031590A">
          <w:rPr>
            <w:rFonts w:eastAsia="Calibri"/>
          </w:rPr>
          <w:delText>is able to</w:delText>
        </w:r>
      </w:del>
      <w:ins w:id="198" w:author="Moses, Robinson" w:date="2023-03-13T05:05:00Z">
        <w:r w:rsidR="0031590A">
          <w:rPr>
            <w:rFonts w:eastAsia="Calibri"/>
          </w:rPr>
          <w:t>can</w:t>
        </w:r>
      </w:ins>
      <w:r w:rsidRPr="002E5EB6">
        <w:rPr>
          <w:rFonts w:eastAsia="Calibri"/>
        </w:rPr>
        <w:t xml:space="preserve"> control Carrier Web operations through the main menu tabs</w:t>
      </w:r>
      <w:ins w:id="199" w:author="Moses, Robinson" w:date="2023-03-13T06:18:00Z">
        <w:r w:rsidR="002D301F">
          <w:rPr>
            <w:rFonts w:eastAsia="Calibri"/>
          </w:rPr>
          <w:t xml:space="preserve">, </w:t>
        </w:r>
        <w:r w:rsidR="002D301F" w:rsidRPr="007C454D">
          <w:rPr>
            <w:rFonts w:eastAsia="Calibri"/>
            <w:b/>
            <w:bCs/>
            <w:color w:val="000000" w:themeColor="text1"/>
            <w:u w:val="single"/>
            <w:rPrChange w:id="200" w:author="Moses, Robinson" w:date="2023-03-16T03:40:00Z">
              <w:rPr>
                <w:rFonts w:eastAsia="Calibri"/>
                <w:color w:val="000000" w:themeColor="text1"/>
              </w:rPr>
            </w:rPrChange>
          </w:rPr>
          <w:t>for example</w:t>
        </w:r>
      </w:ins>
      <w:ins w:id="201" w:author="Moses, Robinson" w:date="2023-03-16T03:40:00Z">
        <w:r w:rsidR="007C454D">
          <w:rPr>
            <w:rFonts w:eastAsia="Calibri"/>
            <w:color w:val="000000" w:themeColor="text1"/>
          </w:rPr>
          <w:t>,</w:t>
        </w:r>
      </w:ins>
      <w:r w:rsidRPr="002E5EB6">
        <w:rPr>
          <w:rFonts w:eastAsia="Calibri"/>
        </w:rPr>
        <w:t xml:space="preserve"> </w:t>
      </w:r>
      <w:del w:id="202" w:author="Moses, Robinson" w:date="2023-03-13T06:16:00Z">
        <w:r w:rsidRPr="002E5EB6" w:rsidDel="004D5877">
          <w:rPr>
            <w:rFonts w:eastAsia="Calibri"/>
          </w:rPr>
          <w:delText>displayed in the picture below</w:delText>
        </w:r>
      </w:del>
      <w:ins w:id="203" w:author="Moses, Robinson" w:date="2023-03-13T06:16:00Z">
        <w:r w:rsidR="004D5877">
          <w:rPr>
            <w:rFonts w:eastAsia="Calibri"/>
          </w:rPr>
          <w:t>See</w:t>
        </w:r>
      </w:ins>
      <w:ins w:id="204" w:author="Moses, Robinson" w:date="2023-03-13T06:17:00Z">
        <w:r w:rsidR="0055370D">
          <w:rPr>
            <w:rFonts w:eastAsia="Calibri"/>
          </w:rPr>
          <w:t xml:space="preserve"> </w:t>
        </w:r>
        <w:r w:rsidR="0055370D" w:rsidRPr="0055370D">
          <w:rPr>
            <w:rFonts w:eastAsia="Calibri"/>
            <w:color w:val="4472C4" w:themeColor="accent1"/>
            <w:rPrChange w:id="205" w:author="Moses, Robinson" w:date="2023-03-13T06:17:00Z">
              <w:rPr>
                <w:rFonts w:eastAsia="Calibri"/>
              </w:rPr>
            </w:rPrChange>
          </w:rPr>
          <w:fldChar w:fldCharType="begin"/>
        </w:r>
        <w:r w:rsidR="0055370D" w:rsidRPr="0055370D">
          <w:rPr>
            <w:rFonts w:eastAsia="Calibri"/>
            <w:color w:val="4472C4" w:themeColor="accent1"/>
            <w:rPrChange w:id="206" w:author="Moses, Robinson" w:date="2023-03-13T06:17:00Z">
              <w:rPr>
                <w:rFonts w:eastAsia="Calibri"/>
              </w:rPr>
            </w:rPrChange>
          </w:rPr>
          <w:instrText xml:space="preserve"> REF _Ref129580666 \h </w:instrText>
        </w:r>
        <w:r w:rsidR="0055370D" w:rsidRPr="0055370D">
          <w:rPr>
            <w:rFonts w:eastAsia="Calibri"/>
            <w:color w:val="4472C4" w:themeColor="accent1"/>
            <w:rPrChange w:id="207" w:author="Moses, Robinson" w:date="2023-03-13T06:17:00Z">
              <w:rPr>
                <w:rFonts w:eastAsia="Calibri"/>
              </w:rPr>
            </w:rPrChange>
          </w:rPr>
        </w:r>
      </w:ins>
      <w:r w:rsidR="0055370D" w:rsidRPr="0055370D">
        <w:rPr>
          <w:rFonts w:eastAsia="Calibri"/>
          <w:color w:val="4472C4" w:themeColor="accent1"/>
          <w:rPrChange w:id="208" w:author="Moses, Robinson" w:date="2023-03-13T06:17:00Z">
            <w:rPr>
              <w:rFonts w:eastAsia="Calibri"/>
            </w:rPr>
          </w:rPrChange>
        </w:rPr>
        <w:fldChar w:fldCharType="separate"/>
      </w:r>
      <w:ins w:id="209" w:author="Moses, Robinson" w:date="2023-03-13T06:17:00Z">
        <w:r w:rsidR="0055370D" w:rsidRPr="0055370D">
          <w:rPr>
            <w:color w:val="4472C4" w:themeColor="accent1"/>
            <w:rPrChange w:id="210" w:author="Moses, Robinson" w:date="2023-03-13T06:17:00Z">
              <w:rPr/>
            </w:rPrChange>
          </w:rPr>
          <w:t xml:space="preserve">FIGURE </w:t>
        </w:r>
        <w:r w:rsidR="0055370D" w:rsidRPr="0055370D">
          <w:rPr>
            <w:noProof/>
            <w:color w:val="4472C4" w:themeColor="accent1"/>
            <w:rPrChange w:id="211" w:author="Moses, Robinson" w:date="2023-03-13T06:17:00Z">
              <w:rPr>
                <w:noProof/>
              </w:rPr>
            </w:rPrChange>
          </w:rPr>
          <w:t>1</w:t>
        </w:r>
        <w:r w:rsidR="0055370D" w:rsidRPr="0055370D">
          <w:rPr>
            <w:color w:val="4472C4" w:themeColor="accent1"/>
            <w:rPrChange w:id="212" w:author="Moses, Robinson" w:date="2023-03-13T06:17:00Z">
              <w:rPr/>
            </w:rPrChange>
          </w:rPr>
          <w:t>: MAIN MENU TABS</w:t>
        </w:r>
        <w:r w:rsidR="0055370D" w:rsidRPr="0055370D">
          <w:rPr>
            <w:rFonts w:eastAsia="Calibri"/>
            <w:color w:val="4472C4" w:themeColor="accent1"/>
            <w:rPrChange w:id="213" w:author="Moses, Robinson" w:date="2023-03-13T06:17:00Z">
              <w:rPr>
                <w:rFonts w:eastAsia="Calibri"/>
              </w:rPr>
            </w:rPrChange>
          </w:rPr>
          <w:fldChar w:fldCharType="end"/>
        </w:r>
      </w:ins>
      <w:r w:rsidRPr="002E5EB6">
        <w:rPr>
          <w:rFonts w:eastAsia="Calibri"/>
        </w:rPr>
        <w:t>. After selecting the menu items, additional options are displayed, until a final menu option is reached, allowing full access to all functions</w:t>
      </w:r>
      <w:r>
        <w:t xml:space="preserve">. </w:t>
      </w:r>
    </w:p>
    <w:p w14:paraId="42BBE96C" w14:textId="77777777" w:rsidR="00570B77" w:rsidRDefault="00570B77" w:rsidP="00570B77">
      <w:pPr>
        <w:pStyle w:val="Caption"/>
      </w:pPr>
      <w:bookmarkStart w:id="214" w:name="_Toc65568937"/>
      <w:bookmarkStart w:id="215" w:name="_Ref12958066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w:t>
      </w:r>
      <w:r w:rsidRPr="36CE550C">
        <w:rPr>
          <w:noProof/>
        </w:rPr>
        <w:fldChar w:fldCharType="end"/>
      </w:r>
      <w:r>
        <w:t>: MAIN MENU TABS</w:t>
      </w:r>
      <w:bookmarkEnd w:id="214"/>
      <w:bookmarkEnd w:id="215"/>
      <w:r>
        <w:t xml:space="preserve"> </w:t>
      </w:r>
    </w:p>
    <w:p w14:paraId="3DF6B604" w14:textId="0A94692B" w:rsidR="00570B77" w:rsidDel="00EB330B" w:rsidRDefault="00570B77" w:rsidP="005B3CE2">
      <w:pPr>
        <w:pStyle w:val="BodyText"/>
        <w:rPr>
          <w:del w:id="216" w:author="Moses, Robinson" w:date="2023-03-13T05:05:00Z"/>
        </w:rPr>
        <w:pPrChange w:id="217" w:author="Moses, Robinson" w:date="2023-03-13T07:09:00Z">
          <w:pPr>
            <w:jc w:val="center"/>
          </w:pPr>
        </w:pPrChange>
      </w:pPr>
      <w:r>
        <w:rPr>
          <w:noProof/>
        </w:rPr>
        <w:drawing>
          <wp:inline distT="0" distB="0" distL="0" distR="0" wp14:anchorId="68DF3C17" wp14:editId="57112BC0">
            <wp:extent cx="5943600" cy="657225"/>
            <wp:effectExtent l="76200" t="76200" r="133350" b="142875"/>
            <wp:docPr id="153453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92DE" w14:textId="77777777" w:rsidR="00570B77" w:rsidRDefault="0014696D" w:rsidP="005B3CE2">
      <w:pPr>
        <w:pStyle w:val="BodyText"/>
        <w:rPr>
          <w:color w:val="70AD47" w:themeColor="accent6"/>
          <w:u w:val="single"/>
        </w:rPr>
        <w:pPrChange w:id="218" w:author="Moses, Robinson" w:date="2023-03-13T07:09:00Z">
          <w:pPr>
            <w:pStyle w:val="Caption"/>
          </w:pPr>
        </w:pPrChange>
      </w:pPr>
      <w:r>
        <w:fldChar w:fldCharType="begin"/>
      </w:r>
      <w:r>
        <w:instrText xml:space="preserve"> HYPERLINK \l "_INTERFACE_OVERVIEW" </w:instrText>
      </w:r>
      <w:r>
        <w:fldChar w:fldCharType="separate"/>
      </w:r>
      <w:r w:rsidR="00570B77" w:rsidRPr="00DA724E">
        <w:rPr>
          <w:rStyle w:val="Hyperlink"/>
          <w:color w:val="70AD47" w:themeColor="accent6"/>
        </w:rPr>
        <w:t xml:space="preserve">Return to: Interface Overview </w:t>
      </w:r>
      <w:r>
        <w:rPr>
          <w:rStyle w:val="Hyperlink"/>
          <w:color w:val="70AD47" w:themeColor="accent6"/>
        </w:rPr>
        <w:fldChar w:fldCharType="end"/>
      </w:r>
      <w:bookmarkStart w:id="219" w:name="_Toc65569004"/>
    </w:p>
    <w:p w14:paraId="035C1935" w14:textId="77777777" w:rsidR="00570B77" w:rsidRDefault="00570B77" w:rsidP="00570B77">
      <w:pPr>
        <w:pStyle w:val="Caption"/>
      </w:pPr>
    </w:p>
    <w:tbl>
      <w:tblPr>
        <w:tblStyle w:val="TableGrid1"/>
        <w:tblpPr w:leftFromText="180" w:rightFromText="180" w:vertAnchor="text" w:horzAnchor="margin" w:tblpXSpec="center" w:tblpY="359"/>
        <w:tblW w:w="8073" w:type="dxa"/>
        <w:tblInd w:w="0" w:type="dxa"/>
        <w:tblCellMar>
          <w:top w:w="93" w:type="dxa"/>
          <w:left w:w="78" w:type="dxa"/>
          <w:right w:w="115" w:type="dxa"/>
        </w:tblCellMar>
        <w:tblLook w:val="04A0" w:firstRow="1" w:lastRow="0" w:firstColumn="1" w:lastColumn="0" w:noHBand="0" w:noVBand="1"/>
      </w:tblPr>
      <w:tblGrid>
        <w:gridCol w:w="1579"/>
        <w:gridCol w:w="6494"/>
      </w:tblGrid>
      <w:tr w:rsidR="0099792E" w14:paraId="40EF7A3C" w14:textId="77777777" w:rsidTr="0099792E">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D550F12" w14:textId="77777777" w:rsidR="0099792E" w:rsidRDefault="0099792E" w:rsidP="0099792E">
            <w:pPr>
              <w:pStyle w:val="TableHeading"/>
              <w:rPr>
                <w:moveTo w:id="220" w:author="Moses, Robinson" w:date="2023-03-13T06:19:00Z"/>
              </w:rPr>
            </w:pPr>
            <w:moveToRangeStart w:id="221" w:author="Moses, Robinson" w:date="2023-03-13T06:19:00Z" w:name="move129580757"/>
            <w:moveTo w:id="222" w:author="Moses, Robinson" w:date="2023-03-13T06:19:00Z">
              <w:r>
                <w:t xml:space="preserve">Tabs </w:t>
              </w:r>
            </w:moveTo>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632FEEF8" w14:textId="77777777" w:rsidR="0099792E" w:rsidRDefault="0099792E" w:rsidP="0099792E">
            <w:pPr>
              <w:pStyle w:val="TableHeading"/>
              <w:rPr>
                <w:moveTo w:id="223" w:author="Moses, Robinson" w:date="2023-03-13T06:19:00Z"/>
              </w:rPr>
            </w:pPr>
            <w:moveTo w:id="224" w:author="Moses, Robinson" w:date="2023-03-13T06:19:00Z">
              <w:r>
                <w:t xml:space="preserve">Description </w:t>
              </w:r>
            </w:moveTo>
          </w:p>
        </w:tc>
      </w:tr>
      <w:tr w:rsidR="0099792E" w14:paraId="734B9614" w14:textId="77777777" w:rsidTr="0099792E">
        <w:trPr>
          <w:trHeight w:val="671"/>
        </w:trPr>
        <w:tc>
          <w:tcPr>
            <w:tcW w:w="1579" w:type="dxa"/>
            <w:tcBorders>
              <w:top w:val="single" w:sz="3" w:space="0" w:color="000000"/>
              <w:left w:val="single" w:sz="4" w:space="0" w:color="000000"/>
              <w:bottom w:val="single" w:sz="4" w:space="0" w:color="000000"/>
              <w:right w:val="single" w:sz="4" w:space="0" w:color="000000"/>
            </w:tcBorders>
          </w:tcPr>
          <w:p w14:paraId="3E3116FB" w14:textId="77777777" w:rsidR="0099792E" w:rsidRPr="00D6292C" w:rsidRDefault="0099792E" w:rsidP="0099792E">
            <w:pPr>
              <w:pStyle w:val="TableBody"/>
              <w:rPr>
                <w:moveTo w:id="225" w:author="Moses, Robinson" w:date="2023-03-13T06:19:00Z"/>
                <w:b/>
                <w:bCs/>
              </w:rPr>
            </w:pPr>
            <w:moveTo w:id="226" w:author="Moses, Robinson" w:date="2023-03-13T06:19:00Z">
              <w:r w:rsidRPr="00D6292C">
                <w:rPr>
                  <w:b/>
                  <w:bCs/>
                </w:rPr>
                <w:t xml:space="preserve">Employees </w:t>
              </w:r>
            </w:moveTo>
          </w:p>
        </w:tc>
        <w:tc>
          <w:tcPr>
            <w:tcW w:w="6494" w:type="dxa"/>
            <w:tcBorders>
              <w:top w:val="single" w:sz="3" w:space="0" w:color="000000"/>
              <w:left w:val="single" w:sz="4" w:space="0" w:color="000000"/>
              <w:bottom w:val="single" w:sz="4" w:space="0" w:color="000000"/>
              <w:right w:val="single" w:sz="4" w:space="0" w:color="000000"/>
            </w:tcBorders>
          </w:tcPr>
          <w:p w14:paraId="7C4B6416" w14:textId="77777777" w:rsidR="0099792E" w:rsidRDefault="0099792E" w:rsidP="0099792E">
            <w:pPr>
              <w:pStyle w:val="TableBody"/>
              <w:rPr>
                <w:moveTo w:id="227" w:author="Moses, Robinson" w:date="2023-03-13T06:19:00Z"/>
              </w:rPr>
            </w:pPr>
            <w:moveTo w:id="228" w:author="Moses, Robinson" w:date="2023-03-13T06:19:00Z">
              <w:r>
                <w:t>Access</w:t>
              </w:r>
              <w:del w:id="229" w:author="Moses, Robinson" w:date="2023-03-13T06:21:00Z">
                <w:r w:rsidDel="00102294">
                  <w:delText>es</w:delText>
                </w:r>
              </w:del>
              <w:r>
                <w:t xml:space="preserve"> the controls for entering Depot/Carrier employee information. Carriers can enter descriptive information that will allow vaults and branches to insure the identity of the carrier personnel they interact with </w:t>
              </w:r>
            </w:moveTo>
          </w:p>
        </w:tc>
      </w:tr>
      <w:tr w:rsidR="0099792E" w14:paraId="4FC90113" w14:textId="77777777" w:rsidTr="0099792E">
        <w:trPr>
          <w:trHeight w:val="540"/>
        </w:trPr>
        <w:tc>
          <w:tcPr>
            <w:tcW w:w="1579" w:type="dxa"/>
            <w:tcBorders>
              <w:top w:val="single" w:sz="4" w:space="0" w:color="000000"/>
              <w:left w:val="single" w:sz="4" w:space="0" w:color="000000"/>
              <w:bottom w:val="single" w:sz="4" w:space="0" w:color="000000"/>
              <w:right w:val="single" w:sz="4" w:space="0" w:color="000000"/>
            </w:tcBorders>
          </w:tcPr>
          <w:p w14:paraId="35C9614C" w14:textId="77777777" w:rsidR="0099792E" w:rsidRPr="00D6292C" w:rsidRDefault="0099792E" w:rsidP="0099792E">
            <w:pPr>
              <w:pStyle w:val="TableBody"/>
              <w:rPr>
                <w:moveTo w:id="230" w:author="Moses, Robinson" w:date="2023-03-13T06:19:00Z"/>
                <w:b/>
                <w:bCs/>
              </w:rPr>
            </w:pPr>
            <w:moveTo w:id="231" w:author="Moses, Robinson" w:date="2023-03-13T06:19:00Z">
              <w:r w:rsidRPr="00D6292C">
                <w:rPr>
                  <w:b/>
                  <w:bCs/>
                </w:rPr>
                <w:t xml:space="preserve">Depots </w:t>
              </w:r>
            </w:moveTo>
          </w:p>
        </w:tc>
        <w:tc>
          <w:tcPr>
            <w:tcW w:w="6494" w:type="dxa"/>
            <w:tcBorders>
              <w:top w:val="single" w:sz="4" w:space="0" w:color="000000"/>
              <w:left w:val="single" w:sz="4" w:space="0" w:color="000000"/>
              <w:bottom w:val="single" w:sz="4" w:space="0" w:color="000000"/>
              <w:right w:val="single" w:sz="4" w:space="0" w:color="000000"/>
            </w:tcBorders>
          </w:tcPr>
          <w:p w14:paraId="09A666F8" w14:textId="77777777" w:rsidR="0099792E" w:rsidRDefault="0099792E" w:rsidP="0099792E">
            <w:pPr>
              <w:pStyle w:val="TableBody"/>
              <w:rPr>
                <w:moveTo w:id="232" w:author="Moses, Robinson" w:date="2023-03-13T06:19:00Z"/>
              </w:rPr>
            </w:pPr>
            <w:moveTo w:id="233" w:author="Moses, Robinson" w:date="2023-03-13T06:19:00Z">
              <w:r>
                <w:t>Access</w:t>
              </w:r>
              <w:del w:id="234" w:author="Moses, Robinson" w:date="2023-03-13T06:21:00Z">
                <w:r w:rsidDel="00623666">
                  <w:delText>es</w:delText>
                </w:r>
              </w:del>
              <w:r>
                <w:t xml:space="preserve"> listings of all associated depots and the cashpoints (ATM, Branch, and Vault) that each depot services </w:t>
              </w:r>
            </w:moveTo>
          </w:p>
        </w:tc>
      </w:tr>
      <w:tr w:rsidR="0099792E" w14:paraId="1107CFA6" w14:textId="77777777" w:rsidTr="0099792E">
        <w:trPr>
          <w:trHeight w:val="336"/>
        </w:trPr>
        <w:tc>
          <w:tcPr>
            <w:tcW w:w="1579" w:type="dxa"/>
            <w:tcBorders>
              <w:top w:val="single" w:sz="4" w:space="0" w:color="000000"/>
              <w:left w:val="single" w:sz="4" w:space="0" w:color="000000"/>
              <w:bottom w:val="single" w:sz="4" w:space="0" w:color="000000"/>
              <w:right w:val="single" w:sz="4" w:space="0" w:color="000000"/>
            </w:tcBorders>
          </w:tcPr>
          <w:p w14:paraId="6D3B0C98" w14:textId="77777777" w:rsidR="0099792E" w:rsidRPr="00D6292C" w:rsidRDefault="0099792E" w:rsidP="0099792E">
            <w:pPr>
              <w:pStyle w:val="TableBody"/>
              <w:rPr>
                <w:moveTo w:id="235" w:author="Moses, Robinson" w:date="2023-03-13T06:19:00Z"/>
                <w:b/>
                <w:bCs/>
              </w:rPr>
            </w:pPr>
            <w:moveTo w:id="236" w:author="Moses, Robinson" w:date="2023-03-13T06:19:00Z">
              <w:r w:rsidRPr="00D6292C">
                <w:rPr>
                  <w:b/>
                  <w:bCs/>
                </w:rPr>
                <w:t xml:space="preserve">Orders </w:t>
              </w:r>
            </w:moveTo>
          </w:p>
        </w:tc>
        <w:tc>
          <w:tcPr>
            <w:tcW w:w="6494" w:type="dxa"/>
            <w:tcBorders>
              <w:top w:val="single" w:sz="4" w:space="0" w:color="000000"/>
              <w:left w:val="single" w:sz="4" w:space="0" w:color="000000"/>
              <w:bottom w:val="single" w:sz="4" w:space="0" w:color="000000"/>
              <w:right w:val="single" w:sz="4" w:space="0" w:color="000000"/>
            </w:tcBorders>
          </w:tcPr>
          <w:p w14:paraId="0D5F0321" w14:textId="77777777" w:rsidR="0099792E" w:rsidRDefault="0099792E" w:rsidP="0099792E">
            <w:pPr>
              <w:pStyle w:val="TableBody"/>
              <w:rPr>
                <w:moveTo w:id="237" w:author="Moses, Robinson" w:date="2023-03-13T06:19:00Z"/>
              </w:rPr>
            </w:pPr>
            <w:moveTo w:id="238" w:author="Moses, Robinson" w:date="2023-03-13T06:19:00Z">
              <w:r>
                <w:t>Access</w:t>
              </w:r>
              <w:del w:id="239" w:author="Moses, Robinson" w:date="2023-03-13T06:21:00Z">
                <w:r w:rsidDel="00623666">
                  <w:delText>es</w:delText>
                </w:r>
              </w:del>
              <w:r>
                <w:t xml:space="preserve"> the ability to list all orders by type, upload order update files, and export orders </w:t>
              </w:r>
            </w:moveTo>
          </w:p>
        </w:tc>
      </w:tr>
      <w:tr w:rsidR="0099792E" w14:paraId="6CF615E8"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73B5D1CB" w14:textId="77777777" w:rsidR="0099792E" w:rsidRPr="00D6292C" w:rsidRDefault="0099792E" w:rsidP="0099792E">
            <w:pPr>
              <w:pStyle w:val="TableBody"/>
              <w:rPr>
                <w:moveTo w:id="240" w:author="Moses, Robinson" w:date="2023-03-13T06:19:00Z"/>
                <w:b/>
                <w:bCs/>
              </w:rPr>
            </w:pPr>
            <w:moveTo w:id="241" w:author="Moses, Robinson" w:date="2023-03-13T06:19:00Z">
              <w:r w:rsidRPr="00D6292C">
                <w:rPr>
                  <w:b/>
                  <w:bCs/>
                </w:rPr>
                <w:t xml:space="preserve">Routes </w:t>
              </w:r>
            </w:moveTo>
          </w:p>
        </w:tc>
        <w:tc>
          <w:tcPr>
            <w:tcW w:w="6494" w:type="dxa"/>
            <w:tcBorders>
              <w:top w:val="single" w:sz="4" w:space="0" w:color="000000"/>
              <w:left w:val="single" w:sz="4" w:space="0" w:color="000000"/>
              <w:bottom w:val="single" w:sz="4" w:space="0" w:color="000000"/>
              <w:right w:val="single" w:sz="4" w:space="0" w:color="000000"/>
            </w:tcBorders>
          </w:tcPr>
          <w:p w14:paraId="213E4552" w14:textId="77777777" w:rsidR="0099792E" w:rsidRDefault="0099792E" w:rsidP="0099792E">
            <w:pPr>
              <w:pStyle w:val="TableBody"/>
              <w:rPr>
                <w:moveTo w:id="242" w:author="Moses, Robinson" w:date="2023-03-13T06:19:00Z"/>
              </w:rPr>
            </w:pPr>
            <w:moveTo w:id="243" w:author="Moses, Robinson" w:date="2023-03-13T06:19:00Z">
              <w:r>
                <w:t>Access</w:t>
              </w:r>
              <w:del w:id="244" w:author="Moses, Robinson" w:date="2023-03-13T06:22:00Z">
                <w:r w:rsidDel="008B1A9B">
                  <w:delText>es</w:delText>
                </w:r>
              </w:del>
              <w:r>
                <w:t xml:space="preserve"> route planning and the trucks including type and capacity </w:t>
              </w:r>
            </w:moveTo>
          </w:p>
        </w:tc>
      </w:tr>
      <w:tr w:rsidR="0099792E" w14:paraId="7494979C"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37B34B2F" w14:textId="77777777" w:rsidR="0099792E" w:rsidRPr="00D6292C" w:rsidRDefault="0099792E" w:rsidP="0099792E">
            <w:pPr>
              <w:pStyle w:val="TableBody"/>
              <w:rPr>
                <w:moveTo w:id="245" w:author="Moses, Robinson" w:date="2023-03-13T06:19:00Z"/>
                <w:b/>
                <w:bCs/>
              </w:rPr>
            </w:pPr>
            <w:moveTo w:id="246" w:author="Moses, Robinson" w:date="2023-03-13T06:19:00Z">
              <w:r w:rsidRPr="00D6292C">
                <w:rPr>
                  <w:b/>
                  <w:bCs/>
                </w:rPr>
                <w:t xml:space="preserve">Reports </w:t>
              </w:r>
            </w:moveTo>
          </w:p>
        </w:tc>
        <w:tc>
          <w:tcPr>
            <w:tcW w:w="6494" w:type="dxa"/>
            <w:tcBorders>
              <w:top w:val="single" w:sz="4" w:space="0" w:color="000000"/>
              <w:left w:val="single" w:sz="4" w:space="0" w:color="000000"/>
              <w:bottom w:val="single" w:sz="4" w:space="0" w:color="000000"/>
              <w:right w:val="single" w:sz="4" w:space="0" w:color="000000"/>
            </w:tcBorders>
          </w:tcPr>
          <w:p w14:paraId="7458251C" w14:textId="6CC51ADC" w:rsidR="0099792E" w:rsidRDefault="0099792E" w:rsidP="0099792E">
            <w:pPr>
              <w:pStyle w:val="TableBody"/>
              <w:rPr>
                <w:moveTo w:id="247" w:author="Moses, Robinson" w:date="2023-03-13T06:19:00Z"/>
              </w:rPr>
            </w:pPr>
            <w:moveTo w:id="248" w:author="Moses, Robinson" w:date="2023-03-13T06:19:00Z">
              <w:r>
                <w:t>Access</w:t>
              </w:r>
              <w:del w:id="249" w:author="Moses, Robinson" w:date="2023-03-13T06:22:00Z">
                <w:r w:rsidDel="000A3A54">
                  <w:delText>es</w:delText>
                </w:r>
              </w:del>
              <w:r>
                <w:t xml:space="preserve"> reports of Carrier</w:t>
              </w:r>
            </w:moveTo>
            <w:ins w:id="250" w:author="Moses, Robinson" w:date="2023-03-13T06:19:00Z">
              <w:r>
                <w:t xml:space="preserve"> </w:t>
              </w:r>
            </w:ins>
            <w:moveTo w:id="251" w:author="Moses, Robinson" w:date="2023-03-13T06:19:00Z">
              <w:r>
                <w:t xml:space="preserve">Web activity </w:t>
              </w:r>
            </w:moveTo>
          </w:p>
        </w:tc>
      </w:tr>
      <w:tr w:rsidR="0099792E" w14:paraId="3B99F04B"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03892001" w14:textId="77777777" w:rsidR="0099792E" w:rsidRPr="00D6292C" w:rsidRDefault="0099792E" w:rsidP="0099792E">
            <w:pPr>
              <w:pStyle w:val="TableBody"/>
              <w:rPr>
                <w:moveTo w:id="252" w:author="Moses, Robinson" w:date="2023-03-13T06:19:00Z"/>
                <w:b/>
                <w:bCs/>
              </w:rPr>
            </w:pPr>
            <w:moveTo w:id="253" w:author="Moses, Robinson" w:date="2023-03-13T06:19:00Z">
              <w:r w:rsidRPr="00D6292C">
                <w:rPr>
                  <w:b/>
                  <w:bCs/>
                </w:rPr>
                <w:t xml:space="preserve">Settings </w:t>
              </w:r>
            </w:moveTo>
          </w:p>
        </w:tc>
        <w:tc>
          <w:tcPr>
            <w:tcW w:w="6494" w:type="dxa"/>
            <w:tcBorders>
              <w:top w:val="single" w:sz="4" w:space="0" w:color="000000"/>
              <w:left w:val="single" w:sz="4" w:space="0" w:color="000000"/>
              <w:bottom w:val="single" w:sz="4" w:space="0" w:color="000000"/>
              <w:right w:val="single" w:sz="4" w:space="0" w:color="000000"/>
            </w:tcBorders>
          </w:tcPr>
          <w:p w14:paraId="3E9D823B" w14:textId="77777777" w:rsidR="0099792E" w:rsidRDefault="0099792E" w:rsidP="0099792E">
            <w:pPr>
              <w:pStyle w:val="TableBody"/>
              <w:rPr>
                <w:moveTo w:id="254" w:author="Moses, Robinson" w:date="2023-03-13T06:19:00Z"/>
              </w:rPr>
            </w:pPr>
            <w:moveTo w:id="255" w:author="Moses, Robinson" w:date="2023-03-13T06:19:00Z">
              <w:r>
                <w:t>Access</w:t>
              </w:r>
              <w:del w:id="256" w:author="Moses, Robinson" w:date="2023-03-13T06:22:00Z">
                <w:r w:rsidDel="000A3A54">
                  <w:delText>es</w:delText>
                </w:r>
              </w:del>
              <w:r>
                <w:t xml:space="preserve"> the parameters and settings associated with Carrier Web </w:t>
              </w:r>
            </w:moveTo>
          </w:p>
        </w:tc>
      </w:tr>
    </w:tbl>
    <w:moveToRangeEnd w:id="221"/>
    <w:p w14:paraId="7F3FAF76" w14:textId="66AC8D4A" w:rsidR="00570B77" w:rsidRPr="00E47429" w:rsidRDefault="00570B77" w:rsidP="00570B77">
      <w:pPr>
        <w:pStyle w:val="Caption"/>
      </w:pPr>
      <w:r w:rsidRPr="00E47429">
        <w:t xml:space="preserve">TABLE </w:t>
      </w:r>
      <w:r>
        <w:fldChar w:fldCharType="begin"/>
      </w:r>
      <w:r>
        <w:instrText xml:space="preserve"> SEQ Table \* ARABIC </w:instrText>
      </w:r>
      <w:r>
        <w:fldChar w:fldCharType="separate"/>
      </w:r>
      <w:r w:rsidRPr="00E47429">
        <w:t>3</w:t>
      </w:r>
      <w:r>
        <w:fldChar w:fldCharType="end"/>
      </w:r>
      <w:r w:rsidRPr="00E47429">
        <w:t>: MAIN MENU TABS</w:t>
      </w:r>
      <w:bookmarkEnd w:id="219"/>
      <w:r w:rsidRPr="00E47429">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570B77" w:rsidDel="0099792E" w14:paraId="30D2E858" w14:textId="6298502F" w:rsidTr="009958AC">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493B3E53" w14:textId="4938B22F" w:rsidR="00570B77" w:rsidDel="0099792E" w:rsidRDefault="00570B77" w:rsidP="009958AC">
            <w:pPr>
              <w:pStyle w:val="TableHeading"/>
              <w:rPr>
                <w:moveFrom w:id="257" w:author="Moses, Robinson" w:date="2023-03-13T06:19:00Z"/>
              </w:rPr>
            </w:pPr>
            <w:moveFromRangeStart w:id="258" w:author="Moses, Robinson" w:date="2023-03-13T06:19:00Z" w:name="move129580757"/>
            <w:moveFrom w:id="259" w:author="Moses, Robinson" w:date="2023-03-13T06:19:00Z">
              <w:r w:rsidDel="0099792E">
                <w:t xml:space="preserve">Tabs </w:t>
              </w:r>
            </w:moveFrom>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00D2C4C2" w14:textId="0E7CBE2C" w:rsidR="00570B77" w:rsidDel="0099792E" w:rsidRDefault="00570B77" w:rsidP="009958AC">
            <w:pPr>
              <w:pStyle w:val="TableHeading"/>
              <w:rPr>
                <w:moveFrom w:id="260" w:author="Moses, Robinson" w:date="2023-03-13T06:19:00Z"/>
              </w:rPr>
            </w:pPr>
            <w:moveFrom w:id="261" w:author="Moses, Robinson" w:date="2023-03-13T06:19:00Z">
              <w:r w:rsidDel="0099792E">
                <w:t xml:space="preserve">Description </w:t>
              </w:r>
            </w:moveFrom>
          </w:p>
        </w:tc>
      </w:tr>
      <w:tr w:rsidR="00570B77" w:rsidDel="0099792E" w14:paraId="0C5A59DE" w14:textId="059E75B6" w:rsidTr="009958AC">
        <w:trPr>
          <w:trHeight w:val="671"/>
        </w:trPr>
        <w:tc>
          <w:tcPr>
            <w:tcW w:w="1579" w:type="dxa"/>
            <w:tcBorders>
              <w:top w:val="single" w:sz="3" w:space="0" w:color="000000"/>
              <w:left w:val="single" w:sz="4" w:space="0" w:color="000000"/>
              <w:bottom w:val="single" w:sz="4" w:space="0" w:color="000000"/>
              <w:right w:val="single" w:sz="4" w:space="0" w:color="000000"/>
            </w:tcBorders>
          </w:tcPr>
          <w:p w14:paraId="262855B5" w14:textId="75ED9861" w:rsidR="00570B77" w:rsidRPr="00EB330B" w:rsidDel="0099792E" w:rsidRDefault="00570B77" w:rsidP="009958AC">
            <w:pPr>
              <w:pStyle w:val="TableBody"/>
              <w:rPr>
                <w:moveFrom w:id="262" w:author="Moses, Robinson" w:date="2023-03-13T06:19:00Z"/>
                <w:b/>
                <w:bCs/>
                <w:rPrChange w:id="263" w:author="Moses, Robinson" w:date="2023-03-13T05:08:00Z">
                  <w:rPr>
                    <w:moveFrom w:id="264" w:author="Moses, Robinson" w:date="2023-03-13T06:19:00Z"/>
                  </w:rPr>
                </w:rPrChange>
              </w:rPr>
            </w:pPr>
            <w:moveFrom w:id="265" w:author="Moses, Robinson" w:date="2023-03-13T06:19:00Z">
              <w:r w:rsidRPr="00EB330B" w:rsidDel="0099792E">
                <w:rPr>
                  <w:b/>
                  <w:bCs/>
                  <w:rPrChange w:id="266" w:author="Moses, Robinson" w:date="2023-03-13T05:08:00Z">
                    <w:rPr/>
                  </w:rPrChange>
                </w:rPr>
                <w:t xml:space="preserve">Employees </w:t>
              </w:r>
            </w:moveFrom>
          </w:p>
        </w:tc>
        <w:tc>
          <w:tcPr>
            <w:tcW w:w="6494" w:type="dxa"/>
            <w:tcBorders>
              <w:top w:val="single" w:sz="3" w:space="0" w:color="000000"/>
              <w:left w:val="single" w:sz="4" w:space="0" w:color="000000"/>
              <w:bottom w:val="single" w:sz="4" w:space="0" w:color="000000"/>
              <w:right w:val="single" w:sz="4" w:space="0" w:color="000000"/>
            </w:tcBorders>
          </w:tcPr>
          <w:p w14:paraId="746CC8A5" w14:textId="7086FCD5" w:rsidR="00570B77" w:rsidDel="0099792E" w:rsidRDefault="00570B77" w:rsidP="009958AC">
            <w:pPr>
              <w:pStyle w:val="TableBody"/>
              <w:rPr>
                <w:moveFrom w:id="267" w:author="Moses, Robinson" w:date="2023-03-13T06:19:00Z"/>
              </w:rPr>
            </w:pPr>
            <w:moveFrom w:id="268" w:author="Moses, Robinson" w:date="2023-03-13T06:19:00Z">
              <w:r w:rsidDel="0099792E">
                <w:t xml:space="preserve">Accesses the controls for entering Depot/Carrier employee information. Carriers can enter descriptive information that will allow vaults and branches to insure the identity of the carrier personnel they interact with </w:t>
              </w:r>
            </w:moveFrom>
          </w:p>
        </w:tc>
      </w:tr>
      <w:tr w:rsidR="00570B77" w:rsidDel="0099792E" w14:paraId="4A160EC1" w14:textId="61A487BF" w:rsidTr="009958AC">
        <w:trPr>
          <w:trHeight w:val="540"/>
        </w:trPr>
        <w:tc>
          <w:tcPr>
            <w:tcW w:w="1579" w:type="dxa"/>
            <w:tcBorders>
              <w:top w:val="single" w:sz="4" w:space="0" w:color="000000"/>
              <w:left w:val="single" w:sz="4" w:space="0" w:color="000000"/>
              <w:bottom w:val="single" w:sz="4" w:space="0" w:color="000000"/>
              <w:right w:val="single" w:sz="4" w:space="0" w:color="000000"/>
            </w:tcBorders>
          </w:tcPr>
          <w:p w14:paraId="01365585" w14:textId="19D9DA57" w:rsidR="00570B77" w:rsidRPr="00EB330B" w:rsidDel="0099792E" w:rsidRDefault="00570B77" w:rsidP="009958AC">
            <w:pPr>
              <w:pStyle w:val="TableBody"/>
              <w:rPr>
                <w:moveFrom w:id="269" w:author="Moses, Robinson" w:date="2023-03-13T06:19:00Z"/>
                <w:b/>
                <w:bCs/>
                <w:rPrChange w:id="270" w:author="Moses, Robinson" w:date="2023-03-13T05:08:00Z">
                  <w:rPr>
                    <w:moveFrom w:id="271" w:author="Moses, Robinson" w:date="2023-03-13T06:19:00Z"/>
                  </w:rPr>
                </w:rPrChange>
              </w:rPr>
            </w:pPr>
            <w:moveFrom w:id="272" w:author="Moses, Robinson" w:date="2023-03-13T06:19:00Z">
              <w:r w:rsidRPr="00EB330B" w:rsidDel="0099792E">
                <w:rPr>
                  <w:b/>
                  <w:bCs/>
                  <w:rPrChange w:id="273" w:author="Moses, Robinson" w:date="2023-03-13T05:08:00Z">
                    <w:rPr/>
                  </w:rPrChange>
                </w:rPr>
                <w:t xml:space="preserve">Depots </w:t>
              </w:r>
            </w:moveFrom>
          </w:p>
        </w:tc>
        <w:tc>
          <w:tcPr>
            <w:tcW w:w="6494" w:type="dxa"/>
            <w:tcBorders>
              <w:top w:val="single" w:sz="4" w:space="0" w:color="000000"/>
              <w:left w:val="single" w:sz="4" w:space="0" w:color="000000"/>
              <w:bottom w:val="single" w:sz="4" w:space="0" w:color="000000"/>
              <w:right w:val="single" w:sz="4" w:space="0" w:color="000000"/>
            </w:tcBorders>
          </w:tcPr>
          <w:p w14:paraId="1C7B87D1" w14:textId="086D3C07" w:rsidR="00570B77" w:rsidDel="0099792E" w:rsidRDefault="00570B77" w:rsidP="009958AC">
            <w:pPr>
              <w:pStyle w:val="TableBody"/>
              <w:rPr>
                <w:moveFrom w:id="274" w:author="Moses, Robinson" w:date="2023-03-13T06:19:00Z"/>
              </w:rPr>
            </w:pPr>
            <w:moveFrom w:id="275" w:author="Moses, Robinson" w:date="2023-03-13T06:19:00Z">
              <w:r w:rsidDel="0099792E">
                <w:t xml:space="preserve">Accesses listings of all associated depots and the cashpoints (ATM, Branch, and Vault) that each depot services </w:t>
              </w:r>
            </w:moveFrom>
          </w:p>
        </w:tc>
      </w:tr>
      <w:tr w:rsidR="00570B77" w:rsidDel="0099792E" w14:paraId="34F92F6F" w14:textId="6B293BD6" w:rsidTr="009958AC">
        <w:trPr>
          <w:trHeight w:val="336"/>
        </w:trPr>
        <w:tc>
          <w:tcPr>
            <w:tcW w:w="1579" w:type="dxa"/>
            <w:tcBorders>
              <w:top w:val="single" w:sz="4" w:space="0" w:color="000000"/>
              <w:left w:val="single" w:sz="4" w:space="0" w:color="000000"/>
              <w:bottom w:val="single" w:sz="4" w:space="0" w:color="000000"/>
              <w:right w:val="single" w:sz="4" w:space="0" w:color="000000"/>
            </w:tcBorders>
          </w:tcPr>
          <w:p w14:paraId="4B40DF70" w14:textId="7E739A07" w:rsidR="00570B77" w:rsidRPr="00EB330B" w:rsidDel="0099792E" w:rsidRDefault="00570B77" w:rsidP="009958AC">
            <w:pPr>
              <w:pStyle w:val="TableBody"/>
              <w:rPr>
                <w:moveFrom w:id="276" w:author="Moses, Robinson" w:date="2023-03-13T06:19:00Z"/>
                <w:b/>
                <w:bCs/>
                <w:rPrChange w:id="277" w:author="Moses, Robinson" w:date="2023-03-13T05:08:00Z">
                  <w:rPr>
                    <w:moveFrom w:id="278" w:author="Moses, Robinson" w:date="2023-03-13T06:19:00Z"/>
                  </w:rPr>
                </w:rPrChange>
              </w:rPr>
            </w:pPr>
            <w:moveFrom w:id="279" w:author="Moses, Robinson" w:date="2023-03-13T06:19:00Z">
              <w:r w:rsidRPr="00EB330B" w:rsidDel="0099792E">
                <w:rPr>
                  <w:b/>
                  <w:bCs/>
                  <w:rPrChange w:id="280" w:author="Moses, Robinson" w:date="2023-03-13T05:08:00Z">
                    <w:rPr/>
                  </w:rPrChange>
                </w:rPr>
                <w:lastRenderedPageBreak/>
                <w:t xml:space="preserve">Orders </w:t>
              </w:r>
            </w:moveFrom>
          </w:p>
        </w:tc>
        <w:tc>
          <w:tcPr>
            <w:tcW w:w="6494" w:type="dxa"/>
            <w:tcBorders>
              <w:top w:val="single" w:sz="4" w:space="0" w:color="000000"/>
              <w:left w:val="single" w:sz="4" w:space="0" w:color="000000"/>
              <w:bottom w:val="single" w:sz="4" w:space="0" w:color="000000"/>
              <w:right w:val="single" w:sz="4" w:space="0" w:color="000000"/>
            </w:tcBorders>
          </w:tcPr>
          <w:p w14:paraId="12C89B44" w14:textId="0D50ADD3" w:rsidR="00570B77" w:rsidDel="0099792E" w:rsidRDefault="00570B77" w:rsidP="009958AC">
            <w:pPr>
              <w:pStyle w:val="TableBody"/>
              <w:rPr>
                <w:moveFrom w:id="281" w:author="Moses, Robinson" w:date="2023-03-13T06:19:00Z"/>
              </w:rPr>
            </w:pPr>
            <w:moveFrom w:id="282" w:author="Moses, Robinson" w:date="2023-03-13T06:19:00Z">
              <w:r w:rsidDel="0099792E">
                <w:t xml:space="preserve">Accesses the ability to list all orders by type, upload order update files, and export orders </w:t>
              </w:r>
            </w:moveFrom>
          </w:p>
        </w:tc>
      </w:tr>
      <w:tr w:rsidR="00570B77" w:rsidDel="0099792E" w14:paraId="4109815C" w14:textId="13F3B6E6"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569D83D9" w14:textId="3FF4047A" w:rsidR="00570B77" w:rsidRPr="00EB330B" w:rsidDel="0099792E" w:rsidRDefault="00570B77" w:rsidP="009958AC">
            <w:pPr>
              <w:pStyle w:val="TableBody"/>
              <w:rPr>
                <w:moveFrom w:id="283" w:author="Moses, Robinson" w:date="2023-03-13T06:19:00Z"/>
                <w:b/>
                <w:bCs/>
                <w:rPrChange w:id="284" w:author="Moses, Robinson" w:date="2023-03-13T05:08:00Z">
                  <w:rPr>
                    <w:moveFrom w:id="285" w:author="Moses, Robinson" w:date="2023-03-13T06:19:00Z"/>
                  </w:rPr>
                </w:rPrChange>
              </w:rPr>
            </w:pPr>
            <w:moveFrom w:id="286" w:author="Moses, Robinson" w:date="2023-03-13T06:19:00Z">
              <w:r w:rsidRPr="00EB330B" w:rsidDel="0099792E">
                <w:rPr>
                  <w:b/>
                  <w:bCs/>
                  <w:rPrChange w:id="287" w:author="Moses, Robinson" w:date="2023-03-13T05:08:00Z">
                    <w:rPr/>
                  </w:rPrChange>
                </w:rPr>
                <w:t xml:space="preserve">Routes </w:t>
              </w:r>
            </w:moveFrom>
          </w:p>
        </w:tc>
        <w:tc>
          <w:tcPr>
            <w:tcW w:w="6494" w:type="dxa"/>
            <w:tcBorders>
              <w:top w:val="single" w:sz="4" w:space="0" w:color="000000"/>
              <w:left w:val="single" w:sz="4" w:space="0" w:color="000000"/>
              <w:bottom w:val="single" w:sz="4" w:space="0" w:color="000000"/>
              <w:right w:val="single" w:sz="4" w:space="0" w:color="000000"/>
            </w:tcBorders>
          </w:tcPr>
          <w:p w14:paraId="73D80374" w14:textId="6E4CD0D0" w:rsidR="00570B77" w:rsidDel="0099792E" w:rsidRDefault="00570B77" w:rsidP="009958AC">
            <w:pPr>
              <w:pStyle w:val="TableBody"/>
              <w:rPr>
                <w:moveFrom w:id="288" w:author="Moses, Robinson" w:date="2023-03-13T06:19:00Z"/>
              </w:rPr>
            </w:pPr>
            <w:moveFrom w:id="289" w:author="Moses, Robinson" w:date="2023-03-13T06:19:00Z">
              <w:r w:rsidDel="0099792E">
                <w:t xml:space="preserve">Accesses route planning and the trucks including type and capacity </w:t>
              </w:r>
            </w:moveFrom>
          </w:p>
        </w:tc>
      </w:tr>
      <w:tr w:rsidR="00570B77" w:rsidDel="0099792E" w14:paraId="6323B3CB" w14:textId="62676B46"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24B488F4" w14:textId="5D338A9C" w:rsidR="00570B77" w:rsidRPr="00EB330B" w:rsidDel="0099792E" w:rsidRDefault="00570B77" w:rsidP="009958AC">
            <w:pPr>
              <w:pStyle w:val="TableBody"/>
              <w:rPr>
                <w:moveFrom w:id="290" w:author="Moses, Robinson" w:date="2023-03-13T06:19:00Z"/>
                <w:b/>
                <w:bCs/>
                <w:rPrChange w:id="291" w:author="Moses, Robinson" w:date="2023-03-13T05:08:00Z">
                  <w:rPr>
                    <w:moveFrom w:id="292" w:author="Moses, Robinson" w:date="2023-03-13T06:19:00Z"/>
                  </w:rPr>
                </w:rPrChange>
              </w:rPr>
            </w:pPr>
            <w:moveFrom w:id="293" w:author="Moses, Robinson" w:date="2023-03-13T06:19:00Z">
              <w:r w:rsidRPr="00EB330B" w:rsidDel="0099792E">
                <w:rPr>
                  <w:b/>
                  <w:bCs/>
                  <w:rPrChange w:id="294" w:author="Moses, Robinson" w:date="2023-03-13T05:08:00Z">
                    <w:rPr/>
                  </w:rPrChange>
                </w:rPr>
                <w:t xml:space="preserve">Reports </w:t>
              </w:r>
            </w:moveFrom>
          </w:p>
        </w:tc>
        <w:tc>
          <w:tcPr>
            <w:tcW w:w="6494" w:type="dxa"/>
            <w:tcBorders>
              <w:top w:val="single" w:sz="4" w:space="0" w:color="000000"/>
              <w:left w:val="single" w:sz="4" w:space="0" w:color="000000"/>
              <w:bottom w:val="single" w:sz="4" w:space="0" w:color="000000"/>
              <w:right w:val="single" w:sz="4" w:space="0" w:color="000000"/>
            </w:tcBorders>
          </w:tcPr>
          <w:p w14:paraId="3CF6CD03" w14:textId="0D1E6723" w:rsidR="00570B77" w:rsidDel="0099792E" w:rsidRDefault="00570B77" w:rsidP="009958AC">
            <w:pPr>
              <w:pStyle w:val="TableBody"/>
              <w:rPr>
                <w:moveFrom w:id="295" w:author="Moses, Robinson" w:date="2023-03-13T06:19:00Z"/>
              </w:rPr>
            </w:pPr>
            <w:moveFrom w:id="296" w:author="Moses, Robinson" w:date="2023-03-13T06:19:00Z">
              <w:r w:rsidDel="0099792E">
                <w:t xml:space="preserve">Accesses reports of CarrierWeb activity </w:t>
              </w:r>
            </w:moveFrom>
          </w:p>
        </w:tc>
      </w:tr>
      <w:tr w:rsidR="00570B77" w:rsidDel="0099792E" w14:paraId="65883841" w14:textId="52E459C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6BB56C6D" w14:textId="610EA8CA" w:rsidR="00570B77" w:rsidRPr="00EB330B" w:rsidDel="0099792E" w:rsidRDefault="00570B77" w:rsidP="009958AC">
            <w:pPr>
              <w:pStyle w:val="TableBody"/>
              <w:rPr>
                <w:moveFrom w:id="297" w:author="Moses, Robinson" w:date="2023-03-13T06:19:00Z"/>
                <w:b/>
                <w:bCs/>
                <w:rPrChange w:id="298" w:author="Moses, Robinson" w:date="2023-03-13T05:08:00Z">
                  <w:rPr>
                    <w:moveFrom w:id="299" w:author="Moses, Robinson" w:date="2023-03-13T06:19:00Z"/>
                  </w:rPr>
                </w:rPrChange>
              </w:rPr>
            </w:pPr>
            <w:moveFrom w:id="300" w:author="Moses, Robinson" w:date="2023-03-13T06:19:00Z">
              <w:r w:rsidRPr="00EB330B" w:rsidDel="0099792E">
                <w:rPr>
                  <w:b/>
                  <w:bCs/>
                  <w:rPrChange w:id="301" w:author="Moses, Robinson" w:date="2023-03-13T05:08:00Z">
                    <w:rPr/>
                  </w:rPrChange>
                </w:rPr>
                <w:t xml:space="preserve">Settings </w:t>
              </w:r>
            </w:moveFrom>
          </w:p>
        </w:tc>
        <w:tc>
          <w:tcPr>
            <w:tcW w:w="6494" w:type="dxa"/>
            <w:tcBorders>
              <w:top w:val="single" w:sz="4" w:space="0" w:color="000000"/>
              <w:left w:val="single" w:sz="4" w:space="0" w:color="000000"/>
              <w:bottom w:val="single" w:sz="4" w:space="0" w:color="000000"/>
              <w:right w:val="single" w:sz="4" w:space="0" w:color="000000"/>
            </w:tcBorders>
          </w:tcPr>
          <w:p w14:paraId="2A0D9134" w14:textId="41F44413" w:rsidR="00570B77" w:rsidDel="0099792E" w:rsidRDefault="00570B77" w:rsidP="009958AC">
            <w:pPr>
              <w:pStyle w:val="TableBody"/>
              <w:rPr>
                <w:moveFrom w:id="302" w:author="Moses, Robinson" w:date="2023-03-13T06:19:00Z"/>
              </w:rPr>
            </w:pPr>
            <w:moveFrom w:id="303" w:author="Moses, Robinson" w:date="2023-03-13T06:19:00Z">
              <w:r w:rsidDel="0099792E">
                <w:t xml:space="preserve">Accesses the parameters and settings associated with Carrier Web </w:t>
              </w:r>
            </w:moveFrom>
          </w:p>
        </w:tc>
      </w:tr>
    </w:tbl>
    <w:moveFromRangeEnd w:id="258"/>
    <w:p w14:paraId="35E2F094" w14:textId="77777777" w:rsidR="00570B77" w:rsidRPr="00BC023F" w:rsidRDefault="00570B77" w:rsidP="00570B77">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3424DF" w14:textId="77777777" w:rsidR="00570B77" w:rsidRDefault="00570B77" w:rsidP="00570B77">
      <w:pPr>
        <w:pStyle w:val="Caption"/>
      </w:pPr>
      <w:r w:rsidRPr="00BC023F">
        <w:rPr>
          <w:color w:val="70AD47" w:themeColor="accent6"/>
          <w:u w:val="single"/>
        </w:rPr>
        <w:fldChar w:fldCharType="end"/>
      </w:r>
      <w:r>
        <w:t xml:space="preserve"> </w:t>
      </w:r>
    </w:p>
    <w:p w14:paraId="11776751" w14:textId="77777777" w:rsidR="00570B77" w:rsidRDefault="00570B77" w:rsidP="00570B77">
      <w:pPr>
        <w:pStyle w:val="Heading3"/>
        <w:ind w:right="261"/>
      </w:pPr>
      <w:bookmarkStart w:id="304" w:name="_COMMON_CARRIER_WEB"/>
      <w:bookmarkStart w:id="305" w:name="_Toc111643042"/>
      <w:bookmarkStart w:id="306" w:name="_Toc129572262"/>
      <w:bookmarkEnd w:id="304"/>
      <w:r>
        <w:t>COMMON CARRIER WEB ICONS AND BUTTONS</w:t>
      </w:r>
      <w:bookmarkEnd w:id="305"/>
      <w:bookmarkEnd w:id="306"/>
      <w:r>
        <w:t xml:space="preserve"> </w:t>
      </w:r>
    </w:p>
    <w:p w14:paraId="2CC33BE9" w14:textId="0B3F6594" w:rsidR="00570B77" w:rsidRDefault="00DC17A3" w:rsidP="00570B77">
      <w:pPr>
        <w:pStyle w:val="BodyText"/>
      </w:pPr>
      <w:ins w:id="307" w:author="Moses, Robinson" w:date="2023-03-13T06:26:00Z">
        <w:r>
          <w:t>The user should become</w:t>
        </w:r>
      </w:ins>
      <w:ins w:id="308" w:author="Moses, Robinson" w:date="2023-03-13T06:27:00Z">
        <w:r>
          <w:t xml:space="preserve"> familiar with </w:t>
        </w:r>
      </w:ins>
      <w:del w:id="309" w:author="Moses, Robinson" w:date="2023-03-13T06:27:00Z">
        <w:r w:rsidR="00570B77" w:rsidDel="00343CB9">
          <w:delText xml:space="preserve">Some </w:delText>
        </w:r>
      </w:del>
      <w:r w:rsidR="00570B77">
        <w:t xml:space="preserve">common icons and buttons </w:t>
      </w:r>
      <w:ins w:id="310" w:author="Moses, Robinson" w:date="2023-03-13T06:27:00Z">
        <w:r w:rsidR="00343CB9">
          <w:t xml:space="preserve">that </w:t>
        </w:r>
      </w:ins>
      <w:r w:rsidR="00570B77">
        <w:t>are used throughout the application</w:t>
      </w:r>
      <w:del w:id="311" w:author="Moses, Robinson" w:date="2023-03-13T06:27:00Z">
        <w:r w:rsidR="00570B77" w:rsidDel="00343CB9">
          <w:delText xml:space="preserve"> with which the user should become familiar</w:delText>
        </w:r>
      </w:del>
      <w:r w:rsidR="00570B77">
        <w:t>.</w:t>
      </w:r>
      <w:r w:rsidR="00570B77" w:rsidRPr="00351772">
        <w:rPr>
          <w:color w:val="4472C4" w:themeColor="accent1"/>
          <w:rPrChange w:id="312" w:author="Moses, Robinson" w:date="2023-03-13T06:24:00Z">
            <w:rPr/>
          </w:rPrChange>
        </w:rPr>
        <w:t xml:space="preserve"> </w:t>
      </w:r>
      <w:ins w:id="313" w:author="Moses, Robinson" w:date="2023-03-13T06:23:00Z">
        <w:r w:rsidR="001213FC" w:rsidRPr="00351772">
          <w:rPr>
            <w:color w:val="4472C4" w:themeColor="accent1"/>
            <w:rPrChange w:id="314" w:author="Moses, Robinson" w:date="2023-03-13T06:24:00Z">
              <w:rPr/>
            </w:rPrChange>
          </w:rPr>
          <w:fldChar w:fldCharType="begin"/>
        </w:r>
        <w:r w:rsidR="001213FC" w:rsidRPr="00351772">
          <w:rPr>
            <w:color w:val="4472C4" w:themeColor="accent1"/>
            <w:rPrChange w:id="315" w:author="Moses, Robinson" w:date="2023-03-13T06:24:00Z">
              <w:rPr/>
            </w:rPrChange>
          </w:rPr>
          <w:instrText xml:space="preserve"> REF _Ref129581053 \h </w:instrText>
        </w:r>
        <w:r w:rsidR="001213FC" w:rsidRPr="00351772">
          <w:rPr>
            <w:color w:val="4472C4" w:themeColor="accent1"/>
            <w:rPrChange w:id="316" w:author="Moses, Robinson" w:date="2023-03-13T06:24:00Z">
              <w:rPr/>
            </w:rPrChange>
          </w:rPr>
        </w:r>
      </w:ins>
      <w:r w:rsidR="001213FC" w:rsidRPr="00351772">
        <w:rPr>
          <w:color w:val="4472C4" w:themeColor="accent1"/>
          <w:rPrChange w:id="317" w:author="Moses, Robinson" w:date="2023-03-13T06:24:00Z">
            <w:rPr/>
          </w:rPrChange>
        </w:rPr>
        <w:fldChar w:fldCharType="separate"/>
      </w:r>
      <w:ins w:id="318" w:author="Moses, Robinson" w:date="2023-03-13T06:23:00Z">
        <w:r w:rsidR="001213FC" w:rsidRPr="00351772">
          <w:rPr>
            <w:color w:val="4472C4" w:themeColor="accent1"/>
            <w:rPrChange w:id="319" w:author="Moses, Robinson" w:date="2023-03-13T06:24:00Z">
              <w:rPr/>
            </w:rPrChange>
          </w:rPr>
          <w:t xml:space="preserve">TABLE </w:t>
        </w:r>
        <w:r w:rsidR="001213FC" w:rsidRPr="00351772">
          <w:rPr>
            <w:noProof/>
            <w:color w:val="4472C4" w:themeColor="accent1"/>
            <w:rPrChange w:id="320" w:author="Moses, Robinson" w:date="2023-03-13T06:24:00Z">
              <w:rPr>
                <w:noProof/>
              </w:rPr>
            </w:rPrChange>
          </w:rPr>
          <w:t>4</w:t>
        </w:r>
        <w:r w:rsidR="001213FC" w:rsidRPr="00351772">
          <w:rPr>
            <w:color w:val="4472C4" w:themeColor="accent1"/>
            <w:rPrChange w:id="321" w:author="Moses, Robinson" w:date="2023-03-13T06:24:00Z">
              <w:rPr/>
            </w:rPrChange>
          </w:rPr>
          <w:t>: OPTIVLM-CARRIER WEB ICONS</w:t>
        </w:r>
        <w:r w:rsidR="001213FC" w:rsidRPr="00351772">
          <w:rPr>
            <w:color w:val="4472C4" w:themeColor="accent1"/>
            <w:rPrChange w:id="322" w:author="Moses, Robinson" w:date="2023-03-13T06:24:00Z">
              <w:rPr/>
            </w:rPrChange>
          </w:rPr>
          <w:fldChar w:fldCharType="end"/>
        </w:r>
      </w:ins>
      <w:ins w:id="323" w:author="Moses, Robinson" w:date="2023-03-13T06:24:00Z">
        <w:r w:rsidR="001213FC">
          <w:t xml:space="preserve"> </w:t>
        </w:r>
      </w:ins>
      <w:del w:id="324" w:author="Moses, Robinson" w:date="2023-03-13T06:24:00Z">
        <w:r w:rsidR="00570B77" w:rsidDel="001213FC">
          <w:delText xml:space="preserve">Table 4: OptiVLM-Carrier Web Icons </w:delText>
        </w:r>
      </w:del>
      <w:r w:rsidR="00570B77">
        <w:t xml:space="preserve">gives an overview of </w:t>
      </w:r>
      <w:del w:id="325" w:author="Moses, Robinson" w:date="2023-03-13T06:27:00Z">
        <w:r w:rsidR="00570B77" w:rsidDel="009651EF">
          <w:delText xml:space="preserve">these </w:delText>
        </w:r>
      </w:del>
      <w:r w:rsidR="00570B77">
        <w:t xml:space="preserve">icons and </w:t>
      </w:r>
      <w:del w:id="326" w:author="Moses, Robinson" w:date="2023-03-13T06:26:00Z">
        <w:r w:rsidR="00570B77" w:rsidDel="00452F07">
          <w:delText xml:space="preserve">their </w:delText>
        </w:r>
      </w:del>
      <w:ins w:id="327" w:author="Moses, Robinson" w:date="2023-03-13T06:26:00Z">
        <w:r w:rsidR="00452F07">
          <w:t>its</w:t>
        </w:r>
        <w:r w:rsidR="00452F07">
          <w:t xml:space="preserve"> </w:t>
        </w:r>
      </w:ins>
      <w:r w:rsidR="00570B77">
        <w:t xml:space="preserve">functions. </w:t>
      </w:r>
    </w:p>
    <w:p w14:paraId="4747B67F" w14:textId="77777777" w:rsidR="00351772" w:rsidRPr="00DC17A3" w:rsidRDefault="00351772" w:rsidP="00570B77">
      <w:pPr>
        <w:pStyle w:val="Caption"/>
        <w:rPr>
          <w:ins w:id="328" w:author="Moses, Robinson" w:date="2023-03-13T06:24:00Z"/>
          <w:lang w:val="en-GB"/>
          <w:rPrChange w:id="329" w:author="Moses, Robinson" w:date="2023-03-13T06:26:00Z">
            <w:rPr>
              <w:ins w:id="330" w:author="Moses, Robinson" w:date="2023-03-13T06:24:00Z"/>
            </w:rPr>
          </w:rPrChange>
        </w:rPr>
      </w:pPr>
      <w:bookmarkStart w:id="331" w:name="_TABLE_4:_OPTIVLM-VAULT"/>
      <w:bookmarkStart w:id="332" w:name="_Toc65569005"/>
      <w:bookmarkStart w:id="333" w:name="_Ref129581053"/>
      <w:bookmarkEnd w:id="331"/>
    </w:p>
    <w:p w14:paraId="58DE16EF" w14:textId="32717FFC" w:rsidR="00570B77" w:rsidRDefault="00570B77" w:rsidP="00570B77">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4</w:t>
      </w:r>
      <w:r w:rsidRPr="00B901A7">
        <w:rPr>
          <w:color w:val="auto"/>
        </w:rPr>
        <w:fldChar w:fldCharType="end"/>
      </w:r>
      <w:r w:rsidRPr="00A66532">
        <w:rPr>
          <w:color w:val="auto"/>
        </w:rPr>
        <w:t xml:space="preserve">: </w:t>
      </w:r>
      <w:r>
        <w:t>OPTIVLM-CARRIER WEB ICONS</w:t>
      </w:r>
      <w:bookmarkEnd w:id="332"/>
      <w:bookmarkEnd w:id="333"/>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570B77" w14:paraId="015DBFC6" w14:textId="77777777" w:rsidTr="009958AC">
        <w:trPr>
          <w:cantSplit/>
          <w:tblHeader/>
        </w:trPr>
        <w:tc>
          <w:tcPr>
            <w:tcW w:w="1400" w:type="dxa"/>
            <w:shd w:val="clear" w:color="auto" w:fill="54B948"/>
          </w:tcPr>
          <w:p w14:paraId="5B22BEFE" w14:textId="77777777" w:rsidR="00570B77" w:rsidRDefault="00570B77" w:rsidP="009958AC">
            <w:pPr>
              <w:pStyle w:val="TableHeading"/>
            </w:pPr>
            <w:r>
              <w:t>Icon</w:t>
            </w:r>
          </w:p>
        </w:tc>
        <w:tc>
          <w:tcPr>
            <w:tcW w:w="6675" w:type="dxa"/>
            <w:shd w:val="clear" w:color="auto" w:fill="54B948"/>
          </w:tcPr>
          <w:p w14:paraId="5F05ECE4" w14:textId="77777777" w:rsidR="00570B77" w:rsidRDefault="00570B77" w:rsidP="009958AC">
            <w:pPr>
              <w:pStyle w:val="TableHeading"/>
            </w:pPr>
            <w:r>
              <w:t>Description</w:t>
            </w:r>
          </w:p>
        </w:tc>
      </w:tr>
      <w:tr w:rsidR="00570B77" w14:paraId="44E4E001" w14:textId="77777777" w:rsidTr="009958AC">
        <w:trPr>
          <w:cantSplit/>
        </w:trPr>
        <w:tc>
          <w:tcPr>
            <w:tcW w:w="1400" w:type="dxa"/>
            <w:vAlign w:val="center"/>
          </w:tcPr>
          <w:p w14:paraId="0492B359" w14:textId="77777777" w:rsidR="00570B77" w:rsidRDefault="00570B77" w:rsidP="009958AC">
            <w:pPr>
              <w:pStyle w:val="TableCellText"/>
              <w:snapToGrid w:val="0"/>
              <w:jc w:val="center"/>
              <w:rPr>
                <w:b/>
                <w:bCs/>
              </w:rPr>
            </w:pPr>
            <w:r w:rsidRPr="003F057F">
              <w:rPr>
                <w:highlight w:val="yellow"/>
              </w:rPr>
              <w:object w:dxaOrig="300" w:dyaOrig="315" w14:anchorId="7A831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6.3pt" o:ole="">
                  <v:imagedata r:id="rId18" o:title=""/>
                </v:shape>
                <o:OLEObject Type="Embed" ProgID="PBrush" ShapeID="_x0000_i1025" DrawAspect="Content" ObjectID="_1740469833" r:id="rId19"/>
              </w:object>
            </w:r>
          </w:p>
        </w:tc>
        <w:tc>
          <w:tcPr>
            <w:tcW w:w="6675" w:type="dxa"/>
          </w:tcPr>
          <w:p w14:paraId="0AF71B74" w14:textId="77777777" w:rsidR="00570B77" w:rsidRDefault="00570B77" w:rsidP="009958AC">
            <w:pPr>
              <w:pStyle w:val="TableBody"/>
            </w:pPr>
            <w:del w:id="334" w:author="Moses, Robinson" w:date="2023-03-13T05:09:00Z">
              <w:r w:rsidDel="00B32F70">
                <w:rPr>
                  <w:b/>
                </w:rPr>
                <w:delText xml:space="preserve"> </w:delText>
              </w:r>
            </w:del>
            <w:r>
              <w:rPr>
                <w:b/>
              </w:rPr>
              <w:t>New</w:t>
            </w:r>
            <w:r w:rsidRPr="00A13798">
              <w:rPr>
                <w:b/>
              </w:rPr>
              <w:t xml:space="preserve"> Icon:</w:t>
            </w:r>
            <w:r w:rsidRPr="00A13798">
              <w:t xml:space="preserve"> </w:t>
            </w:r>
            <w:r>
              <w:t>Add a new record.</w:t>
            </w:r>
          </w:p>
        </w:tc>
      </w:tr>
      <w:tr w:rsidR="00570B77" w14:paraId="6B5637C9" w14:textId="77777777" w:rsidTr="009958AC">
        <w:trPr>
          <w:cantSplit/>
        </w:trPr>
        <w:tc>
          <w:tcPr>
            <w:tcW w:w="1400" w:type="dxa"/>
            <w:vAlign w:val="center"/>
          </w:tcPr>
          <w:p w14:paraId="1B725D0A" w14:textId="77777777" w:rsidR="00570B77" w:rsidRDefault="00570B77" w:rsidP="009958AC">
            <w:pPr>
              <w:pStyle w:val="TableCellText"/>
              <w:snapToGrid w:val="0"/>
              <w:jc w:val="center"/>
              <w:rPr>
                <w:b/>
                <w:bCs/>
              </w:rPr>
            </w:pPr>
            <w:r w:rsidRPr="003F057F">
              <w:rPr>
                <w:highlight w:val="yellow"/>
              </w:rPr>
              <w:object w:dxaOrig="330" w:dyaOrig="375" w14:anchorId="1211C395">
                <v:shape id="_x0000_i1026" type="#_x0000_t75" style="width:16.3pt;height:18.25pt" o:ole="">
                  <v:imagedata r:id="rId20" o:title=""/>
                </v:shape>
                <o:OLEObject Type="Embed" ProgID="PBrush" ShapeID="_x0000_i1026" DrawAspect="Content" ObjectID="_1740469834" r:id="rId21"/>
              </w:object>
            </w:r>
          </w:p>
        </w:tc>
        <w:tc>
          <w:tcPr>
            <w:tcW w:w="6675" w:type="dxa"/>
          </w:tcPr>
          <w:p w14:paraId="0D680A0C" w14:textId="42A701FC" w:rsidR="00570B77" w:rsidRDefault="00570B77" w:rsidP="009958AC">
            <w:pPr>
              <w:pStyle w:val="TableBody"/>
            </w:pPr>
            <w:del w:id="335" w:author="Moses, Robinson" w:date="2023-03-13T05:09:00Z">
              <w:r w:rsidDel="00B32F70">
                <w:rPr>
                  <w:b/>
                  <w:bCs/>
                  <w:color w:val="000000"/>
                  <w:szCs w:val="16"/>
                </w:rPr>
                <w:delText xml:space="preserve"> </w:delText>
              </w:r>
            </w:del>
            <w:r>
              <w:rPr>
                <w:b/>
                <w:bCs/>
                <w:color w:val="000000"/>
                <w:szCs w:val="16"/>
              </w:rPr>
              <w:t>View</w:t>
            </w:r>
            <w:r w:rsidRPr="00DF7AA8">
              <w:rPr>
                <w:b/>
                <w:bCs/>
                <w:color w:val="000000"/>
                <w:szCs w:val="16"/>
              </w:rPr>
              <w:t xml:space="preserve"> Icon: </w:t>
            </w:r>
            <w:r>
              <w:rPr>
                <w:bCs/>
                <w:color w:val="000000"/>
                <w:szCs w:val="16"/>
              </w:rPr>
              <w:t>View a specific record.</w:t>
            </w:r>
          </w:p>
        </w:tc>
      </w:tr>
      <w:tr w:rsidR="00570B77" w14:paraId="6B07C00F" w14:textId="77777777" w:rsidTr="009958AC">
        <w:trPr>
          <w:cantSplit/>
        </w:trPr>
        <w:tc>
          <w:tcPr>
            <w:tcW w:w="1400" w:type="dxa"/>
            <w:vAlign w:val="center"/>
          </w:tcPr>
          <w:p w14:paraId="65A71A85" w14:textId="77777777" w:rsidR="00570B77" w:rsidRDefault="00570B77" w:rsidP="009958AC">
            <w:pPr>
              <w:pStyle w:val="TableCellText"/>
              <w:snapToGrid w:val="0"/>
              <w:jc w:val="center"/>
              <w:rPr>
                <w:b/>
                <w:bCs/>
              </w:rPr>
            </w:pPr>
            <w:r w:rsidRPr="003F057F">
              <w:rPr>
                <w:highlight w:val="yellow"/>
              </w:rPr>
              <w:object w:dxaOrig="315" w:dyaOrig="330" w14:anchorId="4E88D8C2">
                <v:shape id="_x0000_i1027" type="#_x0000_t75" style="width:16.3pt;height:16.3pt" o:ole="">
                  <v:imagedata r:id="rId22" o:title=""/>
                </v:shape>
                <o:OLEObject Type="Embed" ProgID="PBrush" ShapeID="_x0000_i1027" DrawAspect="Content" ObjectID="_1740469835" r:id="rId23"/>
              </w:object>
            </w:r>
          </w:p>
        </w:tc>
        <w:tc>
          <w:tcPr>
            <w:tcW w:w="6675" w:type="dxa"/>
          </w:tcPr>
          <w:p w14:paraId="56B14DEF" w14:textId="3923B212" w:rsidR="00570B77" w:rsidRDefault="00570B77" w:rsidP="009958AC">
            <w:pPr>
              <w:pStyle w:val="TableBody"/>
            </w:pPr>
            <w:del w:id="336" w:author="Moses, Robinson" w:date="2023-03-13T05:09:00Z">
              <w:r w:rsidDel="00B32F70">
                <w:rPr>
                  <w:b/>
                  <w:bCs/>
                  <w:color w:val="000000"/>
                  <w:szCs w:val="16"/>
                </w:rPr>
                <w:delText xml:space="preserve"> </w:delText>
              </w:r>
            </w:del>
            <w:r w:rsidRPr="00DF7AA8">
              <w:rPr>
                <w:b/>
                <w:bCs/>
                <w:color w:val="000000"/>
                <w:szCs w:val="16"/>
              </w:rPr>
              <w:t xml:space="preserve">Update Icon: </w:t>
            </w:r>
            <w:r>
              <w:rPr>
                <w:bCs/>
                <w:color w:val="000000"/>
                <w:szCs w:val="16"/>
              </w:rPr>
              <w:t>Update a specific record.</w:t>
            </w:r>
          </w:p>
        </w:tc>
      </w:tr>
      <w:tr w:rsidR="00570B77" w14:paraId="244BDAA4" w14:textId="77777777" w:rsidTr="009958AC">
        <w:trPr>
          <w:cantSplit/>
        </w:trPr>
        <w:tc>
          <w:tcPr>
            <w:tcW w:w="1400" w:type="dxa"/>
            <w:vAlign w:val="center"/>
          </w:tcPr>
          <w:p w14:paraId="235FF16B" w14:textId="77777777" w:rsidR="00570B77" w:rsidRDefault="00570B77" w:rsidP="009958AC">
            <w:pPr>
              <w:pStyle w:val="TableCellText"/>
              <w:snapToGrid w:val="0"/>
              <w:jc w:val="center"/>
              <w:rPr>
                <w:b/>
                <w:bCs/>
              </w:rPr>
            </w:pPr>
            <w:r w:rsidRPr="003F057F">
              <w:rPr>
                <w:highlight w:val="yellow"/>
              </w:rPr>
              <w:object w:dxaOrig="330" w:dyaOrig="300" w14:anchorId="72F07C11">
                <v:shape id="_x0000_i1028" type="#_x0000_t75" style="width:16.3pt;height:14.9pt" o:ole="">
                  <v:imagedata r:id="rId24" o:title=""/>
                </v:shape>
                <o:OLEObject Type="Embed" ProgID="PBrush" ShapeID="_x0000_i1028" DrawAspect="Content" ObjectID="_1740469836" r:id="rId25"/>
              </w:object>
            </w:r>
          </w:p>
        </w:tc>
        <w:tc>
          <w:tcPr>
            <w:tcW w:w="6675" w:type="dxa"/>
          </w:tcPr>
          <w:p w14:paraId="32BD53FD" w14:textId="2A2735FC" w:rsidR="00570B77" w:rsidRDefault="00570B77" w:rsidP="009958AC">
            <w:pPr>
              <w:pStyle w:val="TableBody"/>
            </w:pPr>
            <w:del w:id="337" w:author="Moses, Robinson" w:date="2023-03-13T05:09:00Z">
              <w:r w:rsidDel="00B32F70">
                <w:rPr>
                  <w:b/>
                  <w:bCs/>
                  <w:szCs w:val="16"/>
                </w:rPr>
                <w:delText xml:space="preserve"> </w:delText>
              </w:r>
            </w:del>
            <w:r w:rsidRPr="00A13798">
              <w:rPr>
                <w:b/>
                <w:bCs/>
                <w:szCs w:val="16"/>
              </w:rPr>
              <w:t xml:space="preserve">Delete Icon: </w:t>
            </w:r>
            <w:r>
              <w:rPr>
                <w:bCs/>
                <w:szCs w:val="16"/>
              </w:rPr>
              <w:t>Delete the associated record.</w:t>
            </w:r>
          </w:p>
        </w:tc>
      </w:tr>
      <w:tr w:rsidR="00570B77" w14:paraId="123775C2" w14:textId="77777777" w:rsidTr="009958AC">
        <w:trPr>
          <w:cantSplit/>
        </w:trPr>
        <w:tc>
          <w:tcPr>
            <w:tcW w:w="1400" w:type="dxa"/>
            <w:vAlign w:val="center"/>
          </w:tcPr>
          <w:p w14:paraId="0D0F953B" w14:textId="77777777" w:rsidR="00570B77" w:rsidRDefault="00570B77" w:rsidP="009958AC">
            <w:pPr>
              <w:pStyle w:val="TableCellText"/>
              <w:snapToGrid w:val="0"/>
              <w:jc w:val="center"/>
            </w:pPr>
            <w:r>
              <w:object w:dxaOrig="645" w:dyaOrig="615" w14:anchorId="0ED4801B">
                <v:shape id="_x0000_i1029" type="#_x0000_t75" style="width:23.5pt;height:22.55pt" o:ole="">
                  <v:imagedata r:id="rId26" o:title=""/>
                </v:shape>
                <o:OLEObject Type="Embed" ProgID="PBrush" ShapeID="_x0000_i1029" DrawAspect="Content" ObjectID="_1740469837" r:id="rId27"/>
              </w:object>
            </w:r>
          </w:p>
        </w:tc>
        <w:tc>
          <w:tcPr>
            <w:tcW w:w="6675" w:type="dxa"/>
          </w:tcPr>
          <w:p w14:paraId="29DCAF22" w14:textId="4B7593EF" w:rsidR="00570B77" w:rsidRPr="00F04ECD" w:rsidRDefault="00570B77" w:rsidP="009958AC">
            <w:pPr>
              <w:pStyle w:val="TableBody"/>
              <w:rPr>
                <w:bCs/>
                <w:szCs w:val="16"/>
              </w:rPr>
            </w:pPr>
            <w:del w:id="338" w:author="Moses, Robinson" w:date="2023-03-13T05:09:00Z">
              <w:r w:rsidDel="00B32F70">
                <w:rPr>
                  <w:b/>
                  <w:bCs/>
                  <w:szCs w:val="16"/>
                </w:rPr>
                <w:delText xml:space="preserve"> </w:delText>
              </w:r>
            </w:del>
            <w:r>
              <w:rPr>
                <w:b/>
                <w:bCs/>
                <w:szCs w:val="16"/>
              </w:rPr>
              <w:t xml:space="preserve">Export to CSV: </w:t>
            </w:r>
            <w:r>
              <w:rPr>
                <w:bCs/>
                <w:szCs w:val="16"/>
              </w:rPr>
              <w:t xml:space="preserve">Exports screen contents to a </w:t>
            </w:r>
            <w:r w:rsidRPr="00353D63">
              <w:rPr>
                <w:b/>
                <w:szCs w:val="16"/>
                <w:rPrChange w:id="339" w:author="Moses, Robinson" w:date="2023-03-13T05:10:00Z">
                  <w:rPr>
                    <w:bCs/>
                    <w:szCs w:val="16"/>
                  </w:rPr>
                </w:rPrChange>
              </w:rPr>
              <w:t>.</w:t>
            </w:r>
            <w:del w:id="340" w:author="Moses, Robinson" w:date="2023-03-13T05:10:00Z">
              <w:r w:rsidRPr="00353D63" w:rsidDel="00353D63">
                <w:rPr>
                  <w:b/>
                  <w:szCs w:val="16"/>
                  <w:rPrChange w:id="341" w:author="Moses, Robinson" w:date="2023-03-13T05:10:00Z">
                    <w:rPr>
                      <w:bCs/>
                      <w:szCs w:val="16"/>
                    </w:rPr>
                  </w:rPrChange>
                </w:rPr>
                <w:delText xml:space="preserve">csv </w:delText>
              </w:r>
            </w:del>
            <w:ins w:id="342" w:author="Moses, Robinson" w:date="2023-03-13T05:10:00Z">
              <w:r w:rsidR="00353D63" w:rsidRPr="00353D63">
                <w:rPr>
                  <w:b/>
                  <w:szCs w:val="16"/>
                  <w:rPrChange w:id="343" w:author="Moses, Robinson" w:date="2023-03-13T05:10:00Z">
                    <w:rPr>
                      <w:bCs/>
                      <w:szCs w:val="16"/>
                    </w:rPr>
                  </w:rPrChange>
                </w:rPr>
                <w:t>CSV</w:t>
              </w:r>
              <w:r w:rsidR="00353D63">
                <w:rPr>
                  <w:bCs/>
                  <w:szCs w:val="16"/>
                </w:rPr>
                <w:t xml:space="preserve"> </w:t>
              </w:r>
            </w:ins>
            <w:r>
              <w:rPr>
                <w:bCs/>
                <w:szCs w:val="16"/>
              </w:rPr>
              <w:t>report for external analysis</w:t>
            </w:r>
          </w:p>
        </w:tc>
      </w:tr>
      <w:tr w:rsidR="00570B77" w14:paraId="7D4B93DC" w14:textId="77777777" w:rsidTr="009958AC">
        <w:trPr>
          <w:cantSplit/>
          <w:trHeight w:val="297"/>
        </w:trPr>
        <w:tc>
          <w:tcPr>
            <w:tcW w:w="1400" w:type="dxa"/>
            <w:vAlign w:val="center"/>
          </w:tcPr>
          <w:p w14:paraId="74AD551C" w14:textId="77777777" w:rsidR="00570B77" w:rsidRDefault="00570B77" w:rsidP="009958AC">
            <w:pPr>
              <w:pStyle w:val="TableCellText"/>
              <w:snapToGrid w:val="0"/>
              <w:jc w:val="center"/>
              <w:rPr>
                <w:b/>
                <w:bCs/>
              </w:rPr>
            </w:pPr>
            <w:r>
              <w:object w:dxaOrig="525" w:dyaOrig="420" w14:anchorId="09433CE4">
                <v:shape id="_x0000_i1030" type="#_x0000_t75" style="width:25.45pt;height:18.7pt" o:ole="">
                  <v:imagedata r:id="rId28" o:title=""/>
                </v:shape>
                <o:OLEObject Type="Embed" ProgID="PBrush" ShapeID="_x0000_i1030" DrawAspect="Content" ObjectID="_1740469838" r:id="rId29"/>
              </w:object>
            </w:r>
          </w:p>
        </w:tc>
        <w:tc>
          <w:tcPr>
            <w:tcW w:w="6675" w:type="dxa"/>
          </w:tcPr>
          <w:p w14:paraId="38A717DF" w14:textId="63AA31FC" w:rsidR="00570B77" w:rsidRPr="00706774" w:rsidRDefault="00570B77" w:rsidP="009958AC">
            <w:pPr>
              <w:pStyle w:val="TableBody"/>
            </w:pPr>
            <w:del w:id="344" w:author="Moses, Robinson" w:date="2023-03-13T05:09:00Z">
              <w:r w:rsidDel="00B32F70">
                <w:delText xml:space="preserve"> </w:delText>
              </w:r>
            </w:del>
            <w:del w:id="345" w:author="Moses, Robinson" w:date="2023-03-13T05:11:00Z">
              <w:r w:rsidRPr="00706774" w:rsidDel="00A75E9D">
                <w:delText>S</w:delText>
              </w:r>
              <w:r w:rsidDel="00A75E9D">
                <w:delText xml:space="preserve">elect </w:delText>
              </w:r>
            </w:del>
            <w:r w:rsidRPr="00E526D4">
              <w:rPr>
                <w:b/>
              </w:rPr>
              <w:t>English</w:t>
            </w:r>
            <w:r w:rsidRPr="00706774">
              <w:t xml:space="preserve"> </w:t>
            </w:r>
            <w:r>
              <w:t>language</w:t>
            </w:r>
            <w:ins w:id="346" w:author="Moses, Robinson" w:date="2023-03-13T05:11:00Z">
              <w:r w:rsidR="002E338A">
                <w:t xml:space="preserve"> indicator</w:t>
              </w:r>
            </w:ins>
          </w:p>
        </w:tc>
      </w:tr>
      <w:tr w:rsidR="00570B77" w14:paraId="468B4A28" w14:textId="77777777" w:rsidTr="009958AC">
        <w:trPr>
          <w:cantSplit/>
          <w:trHeight w:val="297"/>
        </w:trPr>
        <w:tc>
          <w:tcPr>
            <w:tcW w:w="1400" w:type="dxa"/>
            <w:vAlign w:val="center"/>
          </w:tcPr>
          <w:p w14:paraId="5774548F" w14:textId="77777777" w:rsidR="00570B77" w:rsidRDefault="00570B77" w:rsidP="009958AC">
            <w:pPr>
              <w:pStyle w:val="TableCellText"/>
              <w:snapToGrid w:val="0"/>
              <w:jc w:val="center"/>
              <w:rPr>
                <w:b/>
                <w:bCs/>
              </w:rPr>
            </w:pPr>
            <w:r>
              <w:object w:dxaOrig="465" w:dyaOrig="360" w14:anchorId="7383A954">
                <v:shape id="_x0000_i1031" type="#_x0000_t75" style="width:21.6pt;height:17.3pt" o:ole="">
                  <v:imagedata r:id="rId30" o:title=""/>
                </v:shape>
                <o:OLEObject Type="Embed" ProgID="PBrush" ShapeID="_x0000_i1031" DrawAspect="Content" ObjectID="_1740469839" r:id="rId31"/>
              </w:object>
            </w:r>
          </w:p>
        </w:tc>
        <w:tc>
          <w:tcPr>
            <w:tcW w:w="6675" w:type="dxa"/>
          </w:tcPr>
          <w:p w14:paraId="24DCD2AF" w14:textId="59EB25E8" w:rsidR="00570B77" w:rsidRDefault="00570B77" w:rsidP="009958AC">
            <w:pPr>
              <w:pStyle w:val="TableBody"/>
              <w:rPr>
                <w:bCs/>
              </w:rPr>
            </w:pPr>
            <w:del w:id="347" w:author="Moses, Robinson" w:date="2023-03-13T05:09:00Z">
              <w:r w:rsidDel="00B32F70">
                <w:rPr>
                  <w:bCs/>
                </w:rPr>
                <w:delText xml:space="preserve"> </w:delText>
              </w:r>
            </w:del>
            <w:del w:id="348" w:author="Moses, Robinson" w:date="2023-03-13T05:12:00Z">
              <w:r w:rsidRPr="00706774" w:rsidDel="002E338A">
                <w:delText>S</w:delText>
              </w:r>
              <w:r w:rsidDel="002E338A">
                <w:delText xml:space="preserve">elect </w:delText>
              </w:r>
            </w:del>
            <w:r w:rsidRPr="00E526D4">
              <w:rPr>
                <w:b/>
              </w:rPr>
              <w:t xml:space="preserve">Spanish </w:t>
            </w:r>
            <w:r>
              <w:t>Language</w:t>
            </w:r>
            <w:ins w:id="349" w:author="Moses, Robinson" w:date="2023-03-13T05:12:00Z">
              <w:r w:rsidR="002E338A">
                <w:t xml:space="preserve"> indicator</w:t>
              </w:r>
            </w:ins>
          </w:p>
        </w:tc>
      </w:tr>
      <w:tr w:rsidR="00570B77" w14:paraId="3EA25A8F" w14:textId="77777777" w:rsidTr="009958AC">
        <w:trPr>
          <w:cantSplit/>
          <w:trHeight w:val="297"/>
        </w:trPr>
        <w:tc>
          <w:tcPr>
            <w:tcW w:w="1400" w:type="dxa"/>
            <w:vAlign w:val="center"/>
          </w:tcPr>
          <w:p w14:paraId="68A8BE6A" w14:textId="77777777" w:rsidR="00570B77" w:rsidRDefault="00570B77" w:rsidP="009958AC">
            <w:pPr>
              <w:pStyle w:val="TableCellText"/>
              <w:snapToGrid w:val="0"/>
              <w:jc w:val="center"/>
            </w:pPr>
            <w:r>
              <w:object w:dxaOrig="645" w:dyaOrig="435" w14:anchorId="1D03E5B1">
                <v:shape id="_x0000_i1032" type="#_x0000_t75" style="width:21.6pt;height:14.9pt" o:ole="">
                  <v:imagedata r:id="rId32" o:title=""/>
                </v:shape>
                <o:OLEObject Type="Embed" ProgID="PBrush" ShapeID="_x0000_i1032" DrawAspect="Content" ObjectID="_1740469840" r:id="rId33"/>
              </w:object>
            </w:r>
          </w:p>
        </w:tc>
        <w:tc>
          <w:tcPr>
            <w:tcW w:w="6675" w:type="dxa"/>
          </w:tcPr>
          <w:p w14:paraId="2C9DD934" w14:textId="2179AA0C" w:rsidR="00570B77" w:rsidRDefault="00570B77" w:rsidP="009958AC">
            <w:pPr>
              <w:pStyle w:val="TableBody"/>
              <w:rPr>
                <w:bCs/>
              </w:rPr>
            </w:pPr>
            <w:del w:id="350" w:author="Moses, Robinson" w:date="2023-03-13T05:09:00Z">
              <w:r w:rsidDel="00B32F70">
                <w:rPr>
                  <w:bCs/>
                </w:rPr>
                <w:delText xml:space="preserve"> </w:delText>
              </w:r>
            </w:del>
            <w:del w:id="351" w:author="Moses, Robinson" w:date="2023-03-13T05:12:00Z">
              <w:r w:rsidRPr="00706774" w:rsidDel="002E338A">
                <w:delText>S</w:delText>
              </w:r>
              <w:r w:rsidDel="002E338A">
                <w:delText xml:space="preserve">elect </w:delText>
              </w:r>
            </w:del>
            <w:r>
              <w:rPr>
                <w:b/>
              </w:rPr>
              <w:t>Thai</w:t>
            </w:r>
            <w:r w:rsidRPr="00E526D4">
              <w:rPr>
                <w:b/>
              </w:rPr>
              <w:t xml:space="preserve"> </w:t>
            </w:r>
            <w:r>
              <w:t>Language</w:t>
            </w:r>
            <w:ins w:id="352" w:author="Moses, Robinson" w:date="2023-03-13T05:12:00Z">
              <w:r w:rsidR="002E338A">
                <w:t xml:space="preserve"> indicator</w:t>
              </w:r>
            </w:ins>
          </w:p>
        </w:tc>
      </w:tr>
      <w:tr w:rsidR="00570B77" w14:paraId="3B925FFA" w14:textId="77777777" w:rsidTr="009958AC">
        <w:trPr>
          <w:cantSplit/>
          <w:trHeight w:val="365"/>
        </w:trPr>
        <w:tc>
          <w:tcPr>
            <w:tcW w:w="1400" w:type="dxa"/>
            <w:vAlign w:val="center"/>
          </w:tcPr>
          <w:p w14:paraId="75790267" w14:textId="77777777" w:rsidR="00570B77" w:rsidRDefault="00570B77" w:rsidP="009958AC">
            <w:pPr>
              <w:pStyle w:val="TableCellText"/>
              <w:snapToGrid w:val="0"/>
              <w:jc w:val="center"/>
            </w:pPr>
            <w:r>
              <w:object w:dxaOrig="1050" w:dyaOrig="585" w14:anchorId="398F799D">
                <v:shape id="_x0000_i1033" type="#_x0000_t75" style="width:38.4pt;height:22.1pt" o:ole="">
                  <v:imagedata r:id="rId34" o:title=""/>
                </v:shape>
                <o:OLEObject Type="Embed" ProgID="PBrush" ShapeID="_x0000_i1033" DrawAspect="Content" ObjectID="_1740469841" r:id="rId35"/>
              </w:object>
            </w:r>
          </w:p>
        </w:tc>
        <w:tc>
          <w:tcPr>
            <w:tcW w:w="6675" w:type="dxa"/>
          </w:tcPr>
          <w:p w14:paraId="3E5E1D2F" w14:textId="710718C3" w:rsidR="00570B77" w:rsidRDefault="00570B77" w:rsidP="009958AC">
            <w:pPr>
              <w:pStyle w:val="TableBody"/>
              <w:rPr>
                <w:bCs/>
              </w:rPr>
            </w:pPr>
            <w:del w:id="353" w:author="Moses, Robinson" w:date="2023-03-13T05:09:00Z">
              <w:r w:rsidRPr="002B4CF2" w:rsidDel="00B32F70">
                <w:rPr>
                  <w:b/>
                  <w:bCs/>
                </w:rPr>
                <w:delText xml:space="preserve"> </w:delText>
              </w:r>
            </w:del>
            <w:r w:rsidRPr="002B4CF2">
              <w:rPr>
                <w:b/>
                <w:bCs/>
              </w:rPr>
              <w:t>Save</w:t>
            </w:r>
            <w:r>
              <w:rPr>
                <w:bCs/>
              </w:rPr>
              <w:t xml:space="preserve">:  Allows changes made on </w:t>
            </w:r>
            <w:ins w:id="354" w:author="Moses, Robinson" w:date="2023-03-13T05:10:00Z">
              <w:r w:rsidR="007A53A1">
                <w:rPr>
                  <w:bCs/>
                </w:rPr>
                <w:t xml:space="preserve">the </w:t>
              </w:r>
            </w:ins>
            <w:r>
              <w:rPr>
                <w:bCs/>
              </w:rPr>
              <w:t>screen to be permanently saved to the appropriate file</w:t>
            </w:r>
          </w:p>
        </w:tc>
      </w:tr>
    </w:tbl>
    <w:p w14:paraId="7978D3BB" w14:textId="77777777" w:rsidR="00570B77" w:rsidRPr="002D2DF4" w:rsidRDefault="00570B77" w:rsidP="00570B77">
      <w:pPr>
        <w:pStyle w:val="Caption"/>
        <w:rPr>
          <w:rStyle w:val="Hyperlink"/>
          <w:color w:val="70AD47" w:themeColor="accent6"/>
        </w:rPr>
      </w:pPr>
      <w:r w:rsidRPr="002D2DF4">
        <w:fldChar w:fldCharType="begin"/>
      </w:r>
      <w:r w:rsidRPr="002D2DF4">
        <w:instrText xml:space="preserve"> HYPERLINK  \l "_INTERFACE_OVERVIEW" </w:instrText>
      </w:r>
      <w:r w:rsidRPr="002D2DF4">
        <w:fldChar w:fldCharType="separate"/>
      </w:r>
      <w:r w:rsidRPr="002D2DF4">
        <w:rPr>
          <w:rStyle w:val="Hyperlink"/>
          <w:color w:val="70AD47" w:themeColor="accent6"/>
          <w:sz w:val="22"/>
        </w:rPr>
        <w:t xml:space="preserve">Return to: Interface Overview  </w:t>
      </w:r>
    </w:p>
    <w:p w14:paraId="2B5FABF0" w14:textId="77777777" w:rsidR="00570B77" w:rsidRDefault="00570B77" w:rsidP="00570B77">
      <w:pPr>
        <w:pStyle w:val="Caption"/>
      </w:pPr>
      <w:r w:rsidRPr="002D2DF4">
        <w:fldChar w:fldCharType="end"/>
      </w:r>
      <w:r>
        <w:t xml:space="preserve"> </w:t>
      </w:r>
    </w:p>
    <w:p w14:paraId="1053EB89" w14:textId="77777777" w:rsidR="00570B77" w:rsidRDefault="00570B77" w:rsidP="00570B77">
      <w:pPr>
        <w:pStyle w:val="Heading3"/>
        <w:ind w:right="1330"/>
      </w:pPr>
      <w:bookmarkStart w:id="355" w:name="_DATE_SELECTOR"/>
      <w:bookmarkStart w:id="356" w:name="_Toc111643043"/>
      <w:bookmarkStart w:id="357" w:name="_Toc129572263"/>
      <w:bookmarkEnd w:id="355"/>
      <w:r>
        <w:lastRenderedPageBreak/>
        <w:t>DATE SELECTOR</w:t>
      </w:r>
      <w:bookmarkEnd w:id="356"/>
      <w:bookmarkEnd w:id="357"/>
      <w:r>
        <w:t xml:space="preserve"> </w:t>
      </w:r>
    </w:p>
    <w:p w14:paraId="7E7F95F9" w14:textId="77777777" w:rsidR="00570B77" w:rsidRDefault="00570B77" w:rsidP="00570B77">
      <w:pPr>
        <w:pStyle w:val="BodyText"/>
      </w:pPr>
      <w:r>
        <w:t>In several areas of the application, it may be necessary to select or change a date for reports, orders, etc.</w:t>
      </w:r>
    </w:p>
    <w:p w14:paraId="7FA95BED" w14:textId="77777777" w:rsidR="00570B77" w:rsidRDefault="00570B77" w:rsidP="00570B77">
      <w:pPr>
        <w:pStyle w:val="Caption"/>
      </w:pPr>
      <w:bookmarkStart w:id="358"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2</w:t>
      </w:r>
      <w:r w:rsidRPr="00C31763">
        <w:rPr>
          <w:noProof/>
        </w:rPr>
        <w:fldChar w:fldCharType="end"/>
      </w:r>
      <w:r w:rsidRPr="00C31763">
        <w:t xml:space="preserve">: </w:t>
      </w:r>
      <w:r>
        <w:t>DATE SELECTOR</w:t>
      </w:r>
      <w:bookmarkEnd w:id="358"/>
      <w:r>
        <w:t xml:space="preserve"> </w:t>
      </w:r>
    </w:p>
    <w:p w14:paraId="1F3897A6" w14:textId="77777777" w:rsidR="00570B77" w:rsidRDefault="00570B77" w:rsidP="006172EC">
      <w:pPr>
        <w:pStyle w:val="BodyText"/>
        <w:pPrChange w:id="359" w:author="Moses, Robinson" w:date="2023-03-13T07:09:00Z">
          <w:pPr>
            <w:spacing w:after="131"/>
            <w:jc w:val="center"/>
          </w:pPr>
        </w:pPrChange>
      </w:pPr>
      <w:r>
        <w:rPr>
          <w:noProof/>
        </w:rPr>
        <w:drawing>
          <wp:inline distT="0" distB="0" distL="0" distR="0" wp14:anchorId="48C84615" wp14:editId="46356B98">
            <wp:extent cx="2377440" cy="2194560"/>
            <wp:effectExtent l="76200" t="76200" r="137160" b="129540"/>
            <wp:docPr id="45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6">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E7B38" w14:textId="77777777" w:rsidR="00570B77" w:rsidRDefault="0014696D" w:rsidP="00570B77">
      <w:pPr>
        <w:pStyle w:val="Caption"/>
        <w:rPr>
          <w:color w:val="92D050"/>
        </w:rPr>
      </w:pPr>
      <w:hyperlink w:anchor="_INTERFACE_OVERVIEW" w:history="1">
        <w:r w:rsidR="00570B77" w:rsidRPr="002D2DF4">
          <w:rPr>
            <w:rStyle w:val="Hyperlink"/>
            <w:color w:val="70AD47" w:themeColor="accent6"/>
            <w:sz w:val="22"/>
          </w:rPr>
          <w:t xml:space="preserve">Return to: Interface Overview </w:t>
        </w:r>
      </w:hyperlink>
      <w:bookmarkStart w:id="360" w:name="_Toc65569006"/>
    </w:p>
    <w:p w14:paraId="0169EADD" w14:textId="1DA71153" w:rsidR="00570B77" w:rsidRDefault="00570B77" w:rsidP="00570B77">
      <w:pPr>
        <w:pStyle w:val="Caption"/>
      </w:pPr>
    </w:p>
    <w:p w14:paraId="5763D9C1" w14:textId="676CE8F9" w:rsidR="00570B77" w:rsidDel="006810FB" w:rsidRDefault="00570B77" w:rsidP="006810FB">
      <w:pPr>
        <w:pStyle w:val="Caption"/>
        <w:rPr>
          <w:del w:id="361" w:author="Moses, Robinson" w:date="2023-03-13T06:28:00Z"/>
        </w:rPr>
        <w:pPrChange w:id="362" w:author="Moses, Robinson" w:date="2023-03-13T06:28:00Z">
          <w:pPr/>
        </w:pPrChange>
      </w:pPr>
      <w:del w:id="363" w:author="Moses, Robinson" w:date="2023-03-13T06:28:00Z">
        <w:r w:rsidDel="006810FB">
          <w:br w:type="page"/>
        </w:r>
      </w:del>
    </w:p>
    <w:p w14:paraId="2CA5A72B" w14:textId="77777777" w:rsidR="00570B77" w:rsidRDefault="00570B77" w:rsidP="006810FB">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360"/>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Change w:id="364" w:author="Moses, Robinson" w:date="2023-03-13T06:28:00Z">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PrChange>
      </w:tblPr>
      <w:tblGrid>
        <w:gridCol w:w="1760"/>
        <w:gridCol w:w="6313"/>
        <w:tblGridChange w:id="365">
          <w:tblGrid>
            <w:gridCol w:w="1760"/>
            <w:gridCol w:w="6313"/>
          </w:tblGrid>
        </w:tblGridChange>
      </w:tblGrid>
      <w:tr w:rsidR="00570B77" w14:paraId="3F403CB0" w14:textId="77777777" w:rsidTr="006810FB">
        <w:trPr>
          <w:trHeight w:val="370"/>
          <w:trPrChange w:id="366" w:author="Moses, Robinson" w:date="2023-03-13T06:28:00Z">
            <w:trPr>
              <w:trHeight w:val="370"/>
            </w:trPr>
          </w:trPrChange>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67" w:author="Moses, Robinson" w:date="2023-03-13T06:28:00Z">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A0AEAB2" w14:textId="77777777" w:rsidR="00570B77" w:rsidRDefault="00570B77" w:rsidP="009958AC">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68" w:author="Moses, Robinson" w:date="2023-03-13T06:28:00Z">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3FDA92D8" w14:textId="77777777" w:rsidR="00570B77" w:rsidRDefault="00570B77" w:rsidP="009958AC">
            <w:pPr>
              <w:pStyle w:val="TableHeading"/>
            </w:pPr>
            <w:r>
              <w:t xml:space="preserve">Description </w:t>
            </w:r>
          </w:p>
        </w:tc>
      </w:tr>
      <w:tr w:rsidR="00570B77" w14:paraId="29FDBFF0" w14:textId="77777777" w:rsidTr="009958AC">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E650C13" w14:textId="77777777" w:rsidR="00570B77" w:rsidRPr="006810FB" w:rsidRDefault="00570B77" w:rsidP="009958AC">
            <w:pPr>
              <w:pStyle w:val="TableBody"/>
              <w:rPr>
                <w:b/>
                <w:bCs/>
                <w:rPrChange w:id="369" w:author="Moses, Robinson" w:date="2023-03-13T06:29:00Z">
                  <w:rPr/>
                </w:rPrChange>
              </w:rPr>
            </w:pPr>
            <w:r w:rsidRPr="006810FB">
              <w:rPr>
                <w:b/>
                <w:bCs/>
                <w:noProof/>
                <w:rPrChange w:id="370" w:author="Moses, Robinson" w:date="2023-03-13T06:29:00Z">
                  <w:rPr>
                    <w:noProof/>
                  </w:rPr>
                </w:rPrChange>
              </w:rPr>
              <w:drawing>
                <wp:inline distT="0" distB="0" distL="0" distR="0" wp14:anchorId="0A6D8981" wp14:editId="2740C0D4">
                  <wp:extent cx="592455" cy="239395"/>
                  <wp:effectExtent l="0" t="0" r="0" b="0"/>
                  <wp:docPr id="16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37">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6810FB">
              <w:rPr>
                <w:b/>
                <w:bCs/>
                <w:rPrChange w:id="371" w:author="Moses, Robinson" w:date="2023-03-13T06:29:00Z">
                  <w:rPr/>
                </w:rPrChange>
              </w:rPr>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8CEA1A" w14:textId="77777777" w:rsidR="00570B77" w:rsidRPr="00333D94" w:rsidRDefault="00570B77" w:rsidP="009958AC">
            <w:pPr>
              <w:pStyle w:val="TableBody"/>
            </w:pPr>
            <w:r w:rsidRPr="00333D94">
              <w:t xml:space="preserve">Moves the Calendar 1 month forward or backward </w:t>
            </w:r>
          </w:p>
        </w:tc>
      </w:tr>
      <w:tr w:rsidR="00570B77" w14:paraId="66F06660" w14:textId="77777777" w:rsidTr="009958AC">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92186" w14:textId="77777777" w:rsidR="00570B77" w:rsidRPr="006810FB" w:rsidRDefault="00570B77" w:rsidP="009958AC">
            <w:pPr>
              <w:pStyle w:val="TableBody"/>
              <w:rPr>
                <w:b/>
                <w:bCs/>
                <w:rPrChange w:id="372" w:author="Moses, Robinson" w:date="2023-03-13T06:29:00Z">
                  <w:rPr/>
                </w:rPrChange>
              </w:rPr>
            </w:pPr>
            <w:r w:rsidRPr="006810FB">
              <w:rPr>
                <w:b/>
                <w:bCs/>
                <w:rPrChange w:id="373" w:author="Moses, Robinson" w:date="2023-03-13T06:29:00Z">
                  <w:rPr/>
                </w:rPrChange>
              </w:rPr>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C229" w14:textId="77777777" w:rsidR="00570B77" w:rsidRPr="00333D94" w:rsidRDefault="00570B77" w:rsidP="009958AC">
            <w:pPr>
              <w:pStyle w:val="TableBody"/>
            </w:pPr>
            <w:r w:rsidRPr="00333D94">
              <w:t xml:space="preserve">Selects the date of the month to be searched for </w:t>
            </w:r>
          </w:p>
        </w:tc>
      </w:tr>
      <w:tr w:rsidR="00570B77" w14:paraId="621DB598" w14:textId="77777777" w:rsidTr="009958AC">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455A8" w14:textId="77777777" w:rsidR="00570B77" w:rsidRPr="006810FB" w:rsidRDefault="00570B77" w:rsidP="009958AC">
            <w:pPr>
              <w:pStyle w:val="TableBody"/>
              <w:rPr>
                <w:b/>
                <w:bCs/>
                <w:rPrChange w:id="374" w:author="Moses, Robinson" w:date="2023-03-13T06:29:00Z">
                  <w:rPr/>
                </w:rPrChange>
              </w:rPr>
            </w:pPr>
            <w:r w:rsidRPr="006810FB">
              <w:rPr>
                <w:b/>
                <w:bCs/>
                <w:rPrChange w:id="375" w:author="Moses, Robinson" w:date="2023-03-13T06:29:00Z">
                  <w:rPr/>
                </w:rPrChange>
              </w:rPr>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6CD45" w14:textId="77777777" w:rsidR="00570B77" w:rsidRPr="00333D94" w:rsidRDefault="00570B77" w:rsidP="009958AC">
            <w:pPr>
              <w:pStyle w:val="TableBody"/>
            </w:pPr>
            <w:r w:rsidRPr="00333D94">
              <w:t xml:space="preserve">Specifies the year to be searched </w:t>
            </w:r>
          </w:p>
        </w:tc>
      </w:tr>
    </w:tbl>
    <w:p w14:paraId="28CC66C8" w14:textId="77777777" w:rsidR="00570B77" w:rsidRDefault="00570B77" w:rsidP="00570B77">
      <w:pPr>
        <w:pStyle w:val="Heading1"/>
        <w:ind w:left="-5"/>
      </w:pPr>
      <w:bookmarkStart w:id="376" w:name="_DASHBOARD"/>
      <w:bookmarkStart w:id="377" w:name="_DASHBOARD_1"/>
      <w:bookmarkStart w:id="378" w:name="_Toc111643044"/>
      <w:bookmarkStart w:id="379" w:name="_Toc129572264"/>
      <w:bookmarkEnd w:id="376"/>
      <w:bookmarkEnd w:id="377"/>
      <w:r>
        <w:lastRenderedPageBreak/>
        <w:t>DASHBOARD</w:t>
      </w:r>
      <w:bookmarkEnd w:id="378"/>
      <w:bookmarkEnd w:id="379"/>
      <w:r>
        <w:t xml:space="preserve"> </w:t>
      </w:r>
    </w:p>
    <w:p w14:paraId="448FC2F9" w14:textId="7B6FD24B" w:rsidR="00570B77" w:rsidRDefault="00570B77" w:rsidP="00570B77">
      <w:pPr>
        <w:pStyle w:val="BodyText"/>
      </w:pPr>
      <w:r>
        <w:t xml:space="preserve">The Dashboard page </w:t>
      </w:r>
      <w:del w:id="380" w:author="Moses, Robinson" w:date="2023-03-13T05:12:00Z">
        <w:r w:rsidDel="00ED1EA5">
          <w:delText xml:space="preserve">that </w:delText>
        </w:r>
      </w:del>
      <w:r>
        <w:t xml:space="preserve">is the landing page when logging into the app and can be accessed by clicking on the logo on the top left corner of the page. </w:t>
      </w:r>
    </w:p>
    <w:p w14:paraId="7D996630" w14:textId="77777777" w:rsidR="00570B77" w:rsidRDefault="00570B77" w:rsidP="00DE7D66">
      <w:pPr>
        <w:pStyle w:val="Caption"/>
      </w:pPr>
      <w:bookmarkStart w:id="381" w:name="_Toc65568939"/>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3</w:t>
      </w:r>
      <w:r w:rsidRPr="00C31763">
        <w:rPr>
          <w:noProof/>
        </w:rPr>
        <w:fldChar w:fldCharType="end"/>
      </w:r>
      <w:r w:rsidRPr="00C31763">
        <w:t xml:space="preserve">: </w:t>
      </w:r>
      <w:r>
        <w:t>DASHBOARD SCREEN</w:t>
      </w:r>
      <w:bookmarkEnd w:id="381"/>
    </w:p>
    <w:p w14:paraId="00F23800" w14:textId="77777777" w:rsidR="00570B77" w:rsidRDefault="00570B77" w:rsidP="006172EC">
      <w:pPr>
        <w:pStyle w:val="BodyText"/>
        <w:pPrChange w:id="382" w:author="Moses, Robinson" w:date="2023-03-13T07:09:00Z">
          <w:pPr>
            <w:spacing w:after="0"/>
            <w:ind w:left="-5" w:hanging="10"/>
            <w:jc w:val="center"/>
          </w:pPr>
        </w:pPrChange>
      </w:pPr>
      <w:r>
        <w:rPr>
          <w:noProof/>
        </w:rPr>
        <w:drawing>
          <wp:inline distT="0" distB="0" distL="0" distR="0" wp14:anchorId="7A3249DF" wp14:editId="0589D6FA">
            <wp:extent cx="5938520" cy="5822950"/>
            <wp:effectExtent l="76200" t="76200" r="138430" b="13970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582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547AA" w14:textId="266165DF" w:rsidR="00570B77" w:rsidRDefault="0014696D" w:rsidP="00F72D97">
      <w:pPr>
        <w:pStyle w:val="Caption"/>
        <w:rPr>
          <w:ins w:id="383" w:author="Moses, Robinson" w:date="2023-03-13T06:30:00Z"/>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018DD9D5" w14:textId="77777777" w:rsidR="0046196C" w:rsidRPr="0046196C" w:rsidRDefault="0046196C" w:rsidP="0046196C">
      <w:pPr>
        <w:rPr>
          <w:rPrChange w:id="384" w:author="Moses, Robinson" w:date="2023-03-13T06:30:00Z">
            <w:rPr>
              <w:color w:val="70AD47" w:themeColor="accent6"/>
            </w:rPr>
          </w:rPrChange>
        </w:rPr>
        <w:pPrChange w:id="385" w:author="Moses, Robinson" w:date="2023-03-13T06:30:00Z">
          <w:pPr>
            <w:pStyle w:val="Caption"/>
          </w:pPr>
        </w:pPrChange>
      </w:pPr>
    </w:p>
    <w:p w14:paraId="5D6ACC77" w14:textId="77777777" w:rsidR="0046196C" w:rsidRDefault="0046196C">
      <w:pPr>
        <w:rPr>
          <w:ins w:id="386" w:author="Moses, Robinson" w:date="2023-03-13T06:30:00Z"/>
          <w:i/>
          <w:iCs/>
          <w:color w:val="44546A" w:themeColor="text2"/>
          <w:sz w:val="18"/>
          <w:szCs w:val="18"/>
        </w:rPr>
      </w:pPr>
      <w:bookmarkStart w:id="387" w:name="_Toc65569007"/>
      <w:ins w:id="388" w:author="Moses, Robinson" w:date="2023-03-13T06:30:00Z">
        <w:r>
          <w:br w:type="page"/>
        </w:r>
      </w:ins>
    </w:p>
    <w:p w14:paraId="5EAB1A79" w14:textId="198D510B" w:rsidR="00570B77" w:rsidRDefault="00570B77" w:rsidP="00F72D97">
      <w:pPr>
        <w:pStyle w:val="Caption"/>
      </w:pPr>
      <w:r>
        <w:lastRenderedPageBreak/>
        <w:t xml:space="preserve">TABLE </w:t>
      </w:r>
      <w:r w:rsidRPr="00B901A7">
        <w:fldChar w:fldCharType="begin"/>
      </w:r>
      <w:r w:rsidRPr="00B901A7">
        <w:instrText xml:space="preserve"> SEQ Table \* ARABIC </w:instrText>
      </w:r>
      <w:r w:rsidRPr="00B901A7">
        <w:fldChar w:fldCharType="separate"/>
      </w:r>
      <w:r>
        <w:rPr>
          <w:noProof/>
        </w:rPr>
        <w:t>6</w:t>
      </w:r>
      <w:r w:rsidRPr="00B901A7">
        <w:fldChar w:fldCharType="end"/>
      </w:r>
      <w:r w:rsidRPr="00B901A7">
        <w:t>:</w:t>
      </w:r>
      <w:r w:rsidRPr="00A66532">
        <w:t xml:space="preserve"> </w:t>
      </w:r>
      <w:r>
        <w:t>DASHBOARD SCREEN</w:t>
      </w:r>
      <w:bookmarkEnd w:id="38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570B77" w14:paraId="0E222171" w14:textId="77777777" w:rsidTr="00F72D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238C5D" w14:textId="77777777" w:rsidR="00570B77" w:rsidRDefault="00570B77" w:rsidP="00F72D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FCCC805" w14:textId="77777777" w:rsidR="00570B77" w:rsidRDefault="00570B77" w:rsidP="00F72D97">
            <w:pPr>
              <w:pStyle w:val="TableHeading"/>
            </w:pPr>
            <w:r>
              <w:t xml:space="preserve">Description </w:t>
            </w:r>
          </w:p>
        </w:tc>
      </w:tr>
      <w:tr w:rsidR="00570B77" w14:paraId="536D0CB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E699350" w14:textId="77777777" w:rsidR="00570B77" w:rsidRPr="0046196C" w:rsidRDefault="00570B77" w:rsidP="00F72D97">
            <w:pPr>
              <w:pStyle w:val="TableBody"/>
              <w:rPr>
                <w:b/>
                <w:bCs/>
              </w:rPr>
            </w:pPr>
            <w:r w:rsidRPr="0046196C">
              <w:rPr>
                <w:b/>
                <w:bCs/>
                <w:rPrChange w:id="389" w:author="Moses, Robinson" w:date="2023-03-13T06:30:00Z">
                  <w:rPr/>
                </w:rPrChange>
              </w:rPr>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434544CC" w14:textId="044ADAC7" w:rsidR="00570B77" w:rsidRDefault="00570B77" w:rsidP="00F72D97">
            <w:pPr>
              <w:pStyle w:val="TableBody"/>
            </w:pPr>
            <w:del w:id="390" w:author="Moses, Robinson" w:date="2023-03-13T06:31:00Z">
              <w:r w:rsidDel="00D35460">
                <w:delText>It shows</w:delText>
              </w:r>
            </w:del>
            <w:del w:id="391" w:author="Moses, Robinson" w:date="2023-03-13T06:35:00Z">
              <w:r w:rsidDel="00133B57">
                <w:delText xml:space="preserve"> h</w:delText>
              </w:r>
            </w:del>
            <w:ins w:id="392" w:author="Moses, Robinson" w:date="2023-03-13T06:35:00Z">
              <w:r w:rsidR="00133B57">
                <w:t>H</w:t>
              </w:r>
            </w:ins>
            <w:r>
              <w:t xml:space="preserve">ow many orders are in a </w:t>
            </w:r>
            <w:del w:id="393" w:author="Moses, Robinson" w:date="2023-03-13T06:33:00Z">
              <w:r w:rsidDel="00FC35B2">
                <w:delText xml:space="preserve">given </w:delText>
              </w:r>
            </w:del>
            <w:r>
              <w:t>state. It does so by counting all orders visible to this user in each state. The states are “</w:t>
            </w:r>
            <w:r w:rsidRPr="00557789">
              <w:rPr>
                <w:b/>
                <w:bCs/>
                <w:rPrChange w:id="394" w:author="Moses, Robinson" w:date="2023-03-13T06:32:00Z">
                  <w:rPr/>
                </w:rPrChange>
              </w:rPr>
              <w:t>view states</w:t>
            </w:r>
            <w:r>
              <w:t>” defined in Carrier</w:t>
            </w:r>
            <w:ins w:id="395" w:author="Moses, Robinson" w:date="2023-03-16T03:33:00Z">
              <w:r w:rsidR="007C454D">
                <w:t xml:space="preserve"> </w:t>
              </w:r>
            </w:ins>
            <w:r>
              <w:t xml:space="preserve">Web, </w:t>
            </w:r>
            <w:del w:id="396" w:author="Moses, Robinson" w:date="2023-03-13T06:33:00Z">
              <w:r w:rsidDel="00041E67">
                <w:delText>i.e.</w:delText>
              </w:r>
            </w:del>
            <w:ins w:id="397" w:author="Moses, Robinson" w:date="2023-03-13T06:33:00Z">
              <w:r w:rsidR="00041E67">
                <w:t>i.e.,</w:t>
              </w:r>
            </w:ins>
            <w:r>
              <w:t xml:space="preserve"> the states that this user is allowed to </w:t>
            </w:r>
            <w:del w:id="398" w:author="Moses, Robinson" w:date="2023-03-13T06:32:00Z">
              <w:r w:rsidDel="005932DA">
                <w:delText>see</w:delText>
              </w:r>
            </w:del>
            <w:ins w:id="399" w:author="Moses, Robinson" w:date="2023-03-13T06:32:00Z">
              <w:r w:rsidR="005932DA">
                <w:t>view</w:t>
              </w:r>
            </w:ins>
            <w:r>
              <w:t xml:space="preserve">. </w:t>
            </w:r>
          </w:p>
        </w:tc>
      </w:tr>
      <w:tr w:rsidR="00570B77" w14:paraId="21F12F3D"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198CC030" w14:textId="77777777" w:rsidR="00570B77" w:rsidRPr="0046196C" w:rsidRDefault="00570B77" w:rsidP="00F72D97">
            <w:pPr>
              <w:pStyle w:val="TableBody"/>
              <w:rPr>
                <w:b/>
                <w:bCs/>
                <w:rPrChange w:id="400" w:author="Moses, Robinson" w:date="2023-03-13T06:30:00Z">
                  <w:rPr/>
                </w:rPrChange>
              </w:rPr>
            </w:pPr>
            <w:r w:rsidRPr="0046196C">
              <w:rPr>
                <w:b/>
                <w:bCs/>
                <w:rPrChange w:id="401" w:author="Moses, Robinson" w:date="2023-03-13T06:30:00Z">
                  <w:rPr/>
                </w:rPrChange>
              </w:rP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47B5BBC4" w14:textId="3862216B" w:rsidR="00570B77" w:rsidRDefault="00570B77" w:rsidP="00F72D97">
            <w:pPr>
              <w:pStyle w:val="TableBody"/>
            </w:pPr>
            <w:del w:id="402" w:author="Moses, Robinson" w:date="2023-03-13T06:33:00Z">
              <w:r w:rsidDel="00041E67">
                <w:delText xml:space="preserve">Shows </w:delText>
              </w:r>
            </w:del>
            <w:del w:id="403" w:author="Moses, Robinson" w:date="2023-03-13T06:35:00Z">
              <w:r w:rsidDel="00133B57">
                <w:delText>o</w:delText>
              </w:r>
            </w:del>
            <w:ins w:id="404" w:author="Moses, Robinson" w:date="2023-03-16T03:42:00Z">
              <w:r w:rsidR="007C454D">
                <w:t>The o</w:t>
              </w:r>
            </w:ins>
            <w:r>
              <w:t xml:space="preserve">rder amounts in each workflow and state. All workflows visible to this user will be shown. Clicking an amount takes the user to the Order Search page with the relevant orders listed </w:t>
            </w:r>
          </w:p>
        </w:tc>
      </w:tr>
      <w:tr w:rsidR="00570B77" w14:paraId="28DAAF48"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CADF341" w14:textId="77777777" w:rsidR="00570B77" w:rsidRPr="0046196C" w:rsidRDefault="00570B77" w:rsidP="00F72D97">
            <w:pPr>
              <w:pStyle w:val="TableBody"/>
              <w:rPr>
                <w:b/>
                <w:bCs/>
                <w:rPrChange w:id="405" w:author="Moses, Robinson" w:date="2023-03-13T06:30:00Z">
                  <w:rPr/>
                </w:rPrChange>
              </w:rPr>
            </w:pPr>
            <w:r w:rsidRPr="0046196C">
              <w:rPr>
                <w:b/>
                <w:bCs/>
                <w:rPrChange w:id="406" w:author="Moses, Robinson" w:date="2023-03-13T06:30:00Z">
                  <w:rPr/>
                </w:rPrChange>
              </w:rPr>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7859D203" w14:textId="5E16BA94" w:rsidR="00570B77" w:rsidRDefault="00570B77" w:rsidP="00F72D97">
            <w:pPr>
              <w:pStyle w:val="TableBody"/>
            </w:pPr>
            <w:del w:id="407" w:author="Moses, Robinson" w:date="2023-03-13T06:34:00Z">
              <w:r w:rsidDel="00E4331C">
                <w:delText xml:space="preserve">Shows </w:delText>
              </w:r>
            </w:del>
            <w:ins w:id="408" w:author="Moses, Robinson" w:date="2023-03-13T06:35:00Z">
              <w:r w:rsidR="00133B57">
                <w:t>T</w:t>
              </w:r>
            </w:ins>
            <w:ins w:id="409" w:author="Moses, Robinson" w:date="2023-03-13T05:12:00Z">
              <w:r w:rsidR="00ED1EA5">
                <w:t xml:space="preserve">he </w:t>
              </w:r>
            </w:ins>
            <w:r>
              <w:t xml:space="preserve">number of orders delivered in the last 7 days. The Y-axis shows the number of orders. This chart aggregates all route plans for a given date. </w:t>
            </w:r>
          </w:p>
        </w:tc>
      </w:tr>
      <w:tr w:rsidR="00570B77" w14:paraId="2667F026"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6883301A" w14:textId="77777777" w:rsidR="00570B77" w:rsidRPr="0046196C" w:rsidRDefault="00570B77" w:rsidP="00F72D97">
            <w:pPr>
              <w:pStyle w:val="TableBody"/>
              <w:rPr>
                <w:b/>
                <w:bCs/>
                <w:rPrChange w:id="410" w:author="Moses, Robinson" w:date="2023-03-13T06:30:00Z">
                  <w:rPr/>
                </w:rPrChange>
              </w:rPr>
            </w:pPr>
            <w:r w:rsidRPr="0046196C">
              <w:rPr>
                <w:b/>
                <w:bCs/>
                <w:rPrChange w:id="411" w:author="Moses, Robinson" w:date="2023-03-13T06:30:00Z">
                  <w:rPr/>
                </w:rPrChange>
              </w:rP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0BD93236" w14:textId="710980CD" w:rsidR="00570B77" w:rsidRDefault="00570B77" w:rsidP="00F72D97">
            <w:pPr>
              <w:pStyle w:val="TableBody"/>
            </w:pPr>
            <w:del w:id="412" w:author="Moses, Robinson" w:date="2023-03-13T06:34:00Z">
              <w:r w:rsidDel="00441554">
                <w:delText xml:space="preserve">Shows </w:delText>
              </w:r>
            </w:del>
            <w:del w:id="413" w:author="Moses, Robinson" w:date="2023-03-13T06:35:00Z">
              <w:r w:rsidDel="00133B57">
                <w:delText>t</w:delText>
              </w:r>
            </w:del>
            <w:ins w:id="414" w:author="Moses, Robinson" w:date="2023-03-13T06:35:00Z">
              <w:r w:rsidR="00133B57">
                <w:t>T</w:t>
              </w:r>
            </w:ins>
            <w:r>
              <w:t xml:space="preserve">he list of </w:t>
            </w:r>
            <w:ins w:id="415" w:author="Moses, Robinson" w:date="2023-03-13T05:12:00Z">
              <w:r w:rsidR="00ED1EA5">
                <w:t xml:space="preserve">the </w:t>
              </w:r>
            </w:ins>
            <w:r>
              <w:t xml:space="preserve">last 10 route plans </w:t>
            </w:r>
            <w:ins w:id="416" w:author="Moses, Robinson" w:date="2023-03-16T03:42:00Z">
              <w:r w:rsidR="007C454D">
                <w:t xml:space="preserve">is </w:t>
              </w:r>
            </w:ins>
            <w:r>
              <w:t xml:space="preserve">sorted by date. </w:t>
            </w:r>
            <w:del w:id="417" w:author="Moses, Robinson" w:date="2023-03-16T03:43:00Z">
              <w:r w:rsidDel="007C454D">
                <w:delText>For e</w:delText>
              </w:r>
            </w:del>
            <w:ins w:id="418" w:author="Moses, Robinson" w:date="2023-03-16T03:43:00Z">
              <w:r w:rsidR="007C454D">
                <w:t>E</w:t>
              </w:r>
            </w:ins>
            <w:r>
              <w:t xml:space="preserve">ach route plan </w:t>
            </w:r>
            <w:del w:id="419" w:author="Moses, Robinson" w:date="2023-03-13T06:36:00Z">
              <w:r w:rsidDel="00B86D44">
                <w:delText xml:space="preserve">we </w:delText>
              </w:r>
            </w:del>
            <w:r>
              <w:t>show</w:t>
            </w:r>
            <w:ins w:id="420" w:author="Moses, Robinson" w:date="2023-03-13T06:36:00Z">
              <w:r w:rsidR="00B86D44">
                <w:t>s</w:t>
              </w:r>
            </w:ins>
            <w:r>
              <w:t xml:space="preserve"> the number of orders. Clicking the route plan name</w:t>
            </w:r>
            <w:del w:id="421" w:author="Moses, Robinson" w:date="2023-03-13T05:13:00Z">
              <w:r w:rsidDel="00ED1EA5">
                <w:delText>,</w:delText>
              </w:r>
            </w:del>
            <w:r>
              <w:t xml:space="preserve"> takes the user to the route plan view page. Clicking the number of orders takes the user to the </w:t>
            </w:r>
            <w:r w:rsidRPr="005668CF">
              <w:rPr>
                <w:b/>
                <w:bCs/>
                <w:rPrChange w:id="422" w:author="Moses, Robinson" w:date="2023-03-13T06:37:00Z">
                  <w:rPr/>
                </w:rPrChange>
              </w:rPr>
              <w:t>Order Search</w:t>
            </w:r>
            <w:r>
              <w:t xml:space="preserve"> screen </w:t>
            </w:r>
            <w:del w:id="423" w:author="Moses, Robinson" w:date="2023-03-13T06:38:00Z">
              <w:r w:rsidDel="00C0604D">
                <w:delText>with those orders shown</w:delText>
              </w:r>
            </w:del>
            <w:ins w:id="424" w:author="Moses, Robinson" w:date="2023-03-13T06:38:00Z">
              <w:r w:rsidR="00C0604D">
                <w:t>and displays the order</w:t>
              </w:r>
            </w:ins>
            <w:ins w:id="425" w:author="Moses, Robinson" w:date="2023-03-13T06:39:00Z">
              <w:r w:rsidR="00041023">
                <w:t>s</w:t>
              </w:r>
            </w:ins>
            <w:r>
              <w:t xml:space="preserve">. </w:t>
            </w:r>
          </w:p>
        </w:tc>
      </w:tr>
      <w:tr w:rsidR="00570B77" w14:paraId="16CB17C4"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7C74B3EC" w14:textId="77777777" w:rsidR="00570B77" w:rsidRPr="0046196C" w:rsidRDefault="00570B77" w:rsidP="00F72D97">
            <w:pPr>
              <w:pStyle w:val="TableBody"/>
              <w:rPr>
                <w:b/>
                <w:bCs/>
                <w:rPrChange w:id="426" w:author="Moses, Robinson" w:date="2023-03-13T06:30:00Z">
                  <w:rPr/>
                </w:rPrChange>
              </w:rPr>
            </w:pPr>
            <w:r w:rsidRPr="0046196C">
              <w:rPr>
                <w:b/>
                <w:bCs/>
                <w:rPrChange w:id="427" w:author="Moses, Robinson" w:date="2023-03-13T06:30:00Z">
                  <w:rPr/>
                </w:rPrChange>
              </w:rPr>
              <w:t>Container Alerts</w:t>
            </w:r>
          </w:p>
        </w:tc>
        <w:tc>
          <w:tcPr>
            <w:tcW w:w="6194" w:type="dxa"/>
            <w:tcBorders>
              <w:top w:val="single" w:sz="4" w:space="0" w:color="000000"/>
              <w:left w:val="single" w:sz="4" w:space="0" w:color="000000"/>
              <w:bottom w:val="single" w:sz="4" w:space="0" w:color="000000"/>
              <w:right w:val="single" w:sz="4" w:space="0" w:color="000000"/>
            </w:tcBorders>
          </w:tcPr>
          <w:p w14:paraId="242767F0" w14:textId="65AC6B86" w:rsidR="00570B77" w:rsidRDefault="00570B77" w:rsidP="00F72D97">
            <w:pPr>
              <w:pStyle w:val="TableBody"/>
            </w:pPr>
            <w:r>
              <w:t xml:space="preserve">Lists the most recent container alerts, with </w:t>
            </w:r>
            <w:ins w:id="428" w:author="Moses, Robinson" w:date="2023-03-16T03:43:00Z">
              <w:r w:rsidR="007C454D">
                <w:t xml:space="preserve">a </w:t>
              </w:r>
            </w:ins>
            <w:r>
              <w:t>link to view more alerts if desired.</w:t>
            </w:r>
          </w:p>
        </w:tc>
      </w:tr>
      <w:tr w:rsidR="00570B77" w14:paraId="20883D9A" w14:textId="77777777" w:rsidTr="009958AC">
        <w:trPr>
          <w:trHeight w:val="612"/>
        </w:trPr>
        <w:tc>
          <w:tcPr>
            <w:tcW w:w="1881" w:type="dxa"/>
            <w:tcBorders>
              <w:top w:val="single" w:sz="4" w:space="0" w:color="000000"/>
              <w:left w:val="single" w:sz="4" w:space="0" w:color="000000"/>
              <w:bottom w:val="single" w:sz="4" w:space="0" w:color="000000"/>
              <w:right w:val="single" w:sz="4" w:space="0" w:color="000000"/>
            </w:tcBorders>
          </w:tcPr>
          <w:p w14:paraId="085B68D0" w14:textId="77777777" w:rsidR="00570B77" w:rsidRPr="0046196C" w:rsidRDefault="00570B77" w:rsidP="00F72D97">
            <w:pPr>
              <w:pStyle w:val="TableBody"/>
              <w:rPr>
                <w:b/>
                <w:bCs/>
                <w:rPrChange w:id="429" w:author="Moses, Robinson" w:date="2023-03-13T06:30:00Z">
                  <w:rPr/>
                </w:rPrChange>
              </w:rPr>
            </w:pPr>
            <w:r w:rsidRPr="0046196C">
              <w:rPr>
                <w:b/>
                <w:bCs/>
                <w:rPrChange w:id="430" w:author="Moses, Robinson" w:date="2023-03-13T06:30:00Z">
                  <w:rPr/>
                </w:rPrChange>
              </w:rP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35D0A64A" w14:textId="473A1290" w:rsidR="00570B77" w:rsidRDefault="00570B77" w:rsidP="00F72D97">
            <w:pPr>
              <w:pStyle w:val="TableBody"/>
            </w:pPr>
            <w:r>
              <w:t>Shows the OptiCash, Commerical and OptiVault orders that are currently in the expired state, w</w:t>
            </w:r>
            <w:ins w:id="431" w:author="Moses, Robinson" w:date="2023-03-13T06:40:00Z">
              <w:r w:rsidR="00064D3F">
                <w:t>ith</w:t>
              </w:r>
            </w:ins>
            <w:del w:id="432" w:author="Moses, Robinson" w:date="2023-03-13T06:40:00Z">
              <w:r w:rsidDel="00064D3F">
                <w:delText>hich</w:delText>
              </w:r>
            </w:del>
            <w:r>
              <w:t xml:space="preserve"> each type of order in their </w:t>
            </w:r>
            <w:del w:id="433" w:author="Moses, Robinson" w:date="2023-03-16T03:43:00Z">
              <w:r w:rsidDel="007C454D">
                <w:delText xml:space="preserve">own </w:delText>
              </w:r>
            </w:del>
            <w:r>
              <w:t xml:space="preserve">tab. Orders can be viewed by clicking on the view icon in each order row. </w:t>
            </w:r>
          </w:p>
        </w:tc>
      </w:tr>
    </w:tbl>
    <w:p w14:paraId="6A032CC4" w14:textId="77777777" w:rsidR="00570B77" w:rsidRPr="00F72D97" w:rsidRDefault="0014696D" w:rsidP="00F72D97">
      <w:pPr>
        <w:pStyle w:val="Caption"/>
        <w:rPr>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16D94A2D" w14:textId="77777777" w:rsidR="00570B77" w:rsidRDefault="00570B77" w:rsidP="00570B77">
      <w:pPr>
        <w:pStyle w:val="Heading1"/>
        <w:ind w:left="-5"/>
      </w:pPr>
      <w:bookmarkStart w:id="434" w:name="_EMPLOYEES"/>
      <w:bookmarkStart w:id="435" w:name="_Toc111643045"/>
      <w:bookmarkStart w:id="436" w:name="_Toc129572265"/>
      <w:bookmarkEnd w:id="434"/>
      <w:r>
        <w:lastRenderedPageBreak/>
        <w:t>EMPLOYEES</w:t>
      </w:r>
      <w:bookmarkEnd w:id="435"/>
      <w:bookmarkEnd w:id="436"/>
    </w:p>
    <w:p w14:paraId="28FF5433" w14:textId="001BB647" w:rsidR="00570B77" w:rsidRPr="00DB26DC" w:rsidRDefault="00570B77" w:rsidP="00F72D97">
      <w:pPr>
        <w:pStyle w:val="BodyText"/>
      </w:pPr>
      <w:r w:rsidRPr="00DB26DC">
        <w:t>Carrier</w:t>
      </w:r>
      <w:ins w:id="437" w:author="Moses, Robinson" w:date="2023-03-13T06:41:00Z">
        <w:r w:rsidR="00F34E4E">
          <w:t xml:space="preserve"> </w:t>
        </w:r>
      </w:ins>
      <w:r w:rsidRPr="00DB26DC">
        <w:t>Web allows descriptive information about carrier employees</w:t>
      </w:r>
      <w:ins w:id="438" w:author="Moses, Robinson" w:date="2023-03-13T06:48:00Z">
        <w:r w:rsidR="00044F73">
          <w:t>,</w:t>
        </w:r>
      </w:ins>
      <w:del w:id="439" w:author="Moses, Robinson" w:date="2023-03-13T06:48:00Z">
        <w:r w:rsidRPr="00DB26DC" w:rsidDel="00044F73">
          <w:delText xml:space="preserve"> </w:delText>
        </w:r>
      </w:del>
      <w:ins w:id="440" w:author="Moses, Robinson" w:date="2023-03-13T06:48:00Z">
        <w:r w:rsidR="00176E1B">
          <w:t xml:space="preserve"> which</w:t>
        </w:r>
      </w:ins>
      <w:ins w:id="441" w:author="Moses, Robinson" w:date="2023-03-13T06:43:00Z">
        <w:r w:rsidR="004C7233">
          <w:t xml:space="preserve"> </w:t>
        </w:r>
      </w:ins>
      <w:del w:id="442" w:author="Moses, Robinson" w:date="2023-03-13T06:44:00Z">
        <w:r w:rsidRPr="00DB26DC" w:rsidDel="009F3A68">
          <w:delText>to</w:delText>
        </w:r>
      </w:del>
      <w:del w:id="443" w:author="Moses, Robinson" w:date="2023-03-13T06:45:00Z">
        <w:r w:rsidRPr="00DB26DC" w:rsidDel="009F3A68">
          <w:delText xml:space="preserve"> </w:delText>
        </w:r>
      </w:del>
      <w:ins w:id="444" w:author="Moses, Robinson" w:date="2023-03-13T06:45:00Z">
        <w:r w:rsidR="009F3A68">
          <w:t xml:space="preserve">will </w:t>
        </w:r>
      </w:ins>
      <w:r w:rsidRPr="00DB26DC">
        <w:t xml:space="preserve">be saved in the software and then accessed by Vaults and Branches serviced by the carrier. This adds an additional security measure </w:t>
      </w:r>
      <w:del w:id="445" w:author="Moses, Robinson" w:date="2023-03-13T06:51:00Z">
        <w:r w:rsidRPr="00DB26DC" w:rsidDel="00E57B88">
          <w:delText xml:space="preserve">in </w:delText>
        </w:r>
      </w:del>
      <w:ins w:id="446" w:author="Moses, Robinson" w:date="2023-03-13T06:51:00Z">
        <w:r w:rsidR="00E57B88">
          <w:t>so</w:t>
        </w:r>
        <w:r w:rsidR="00E57B88" w:rsidRPr="00DB26DC">
          <w:t xml:space="preserve"> </w:t>
        </w:r>
      </w:ins>
      <w:r w:rsidRPr="00DB26DC">
        <w:t xml:space="preserve">that carrier clients can verify the identity of the </w:t>
      </w:r>
      <w:del w:id="447" w:author="Moses, Robinson" w:date="2023-03-13T06:42:00Z">
        <w:r w:rsidRPr="00DB26DC" w:rsidDel="00EA712D">
          <w:delText>armored</w:delText>
        </w:r>
      </w:del>
      <w:ins w:id="448" w:author="Moses, Robinson" w:date="2023-03-13T06:42:00Z">
        <w:r w:rsidR="00EA712D" w:rsidRPr="00DB26DC">
          <w:t>armoured</w:t>
        </w:r>
      </w:ins>
      <w:r w:rsidRPr="00DB26DC">
        <w:t xml:space="preserve"> car staff.</w:t>
      </w:r>
    </w:p>
    <w:p w14:paraId="664DF6AD" w14:textId="66D3F24E" w:rsidR="00570B77" w:rsidRPr="00DB26DC" w:rsidRDefault="00E57B88" w:rsidP="00F72D97">
      <w:pPr>
        <w:pStyle w:val="BodyText"/>
      </w:pPr>
      <w:ins w:id="449" w:author="Moses, Robinson" w:date="2023-03-13T06:51:00Z">
        <w:r>
          <w:t>The i</w:t>
        </w:r>
      </w:ins>
      <w:del w:id="450" w:author="Moses, Robinson" w:date="2023-03-13T06:51:00Z">
        <w:r w:rsidR="00570B77" w:rsidRPr="00DB26DC" w:rsidDel="00E57B88">
          <w:delText>I</w:delText>
        </w:r>
      </w:del>
      <w:r w:rsidR="00570B77" w:rsidRPr="00DB26DC">
        <w:t>nformation inclu</w:t>
      </w:r>
      <w:ins w:id="451" w:author="Moses, Robinson" w:date="2023-03-13T06:51:00Z">
        <w:r>
          <w:t>des</w:t>
        </w:r>
      </w:ins>
      <w:del w:id="452" w:author="Moses, Robinson" w:date="2023-03-13T06:51:00Z">
        <w:r w:rsidR="00570B77" w:rsidRPr="00DB26DC" w:rsidDel="00E57B88">
          <w:delText>ding</w:delText>
        </w:r>
      </w:del>
      <w:r w:rsidR="00570B77" w:rsidRPr="00DB26DC">
        <w:t xml:space="preserve"> </w:t>
      </w:r>
      <w:ins w:id="453" w:author="Moses, Robinson" w:date="2023-03-16T03:44:00Z">
        <w:r w:rsidR="007C454D">
          <w:t xml:space="preserve">the </w:t>
        </w:r>
      </w:ins>
      <w:ins w:id="454" w:author="Moses, Robinson" w:date="2023-03-13T06:52:00Z">
        <w:r w:rsidR="005B4BD5">
          <w:t>Employee</w:t>
        </w:r>
      </w:ins>
      <w:ins w:id="455" w:author="Moses, Robinson" w:date="2023-03-16T03:44:00Z">
        <w:r w:rsidR="007C454D">
          <w:t>'s</w:t>
        </w:r>
      </w:ins>
      <w:ins w:id="456" w:author="Moses, Robinson" w:date="2023-03-13T06:52:00Z">
        <w:r w:rsidR="005B4BD5">
          <w:t xml:space="preserve"> </w:t>
        </w:r>
      </w:ins>
      <w:del w:id="457" w:author="Moses, Robinson" w:date="2023-03-13T06:51:00Z">
        <w:r w:rsidR="00570B77" w:rsidRPr="00DB26DC" w:rsidDel="00E57B88">
          <w:delText xml:space="preserve">a </w:delText>
        </w:r>
      </w:del>
      <w:del w:id="458" w:author="Moses, Robinson" w:date="2023-03-13T06:53:00Z">
        <w:r w:rsidR="00570B77" w:rsidRPr="00DB26DC" w:rsidDel="005B0B00">
          <w:delText>phot</w:delText>
        </w:r>
      </w:del>
      <w:ins w:id="459" w:author="Moses, Robinson" w:date="2023-03-13T06:53:00Z">
        <w:r w:rsidR="005B0B00">
          <w:t>picture</w:t>
        </w:r>
      </w:ins>
      <w:del w:id="460" w:author="Moses, Robinson" w:date="2023-03-13T06:52:00Z">
        <w:r w:rsidR="00570B77" w:rsidRPr="00DB26DC" w:rsidDel="00EE016F">
          <w:delText>o</w:delText>
        </w:r>
      </w:del>
      <w:r w:rsidR="00570B77" w:rsidRPr="00DB26DC">
        <w:t xml:space="preserve">, </w:t>
      </w:r>
      <w:ins w:id="461" w:author="Moses, Robinson" w:date="2023-03-13T06:53:00Z">
        <w:r w:rsidR="005B0B00">
          <w:t>E</w:t>
        </w:r>
      </w:ins>
      <w:del w:id="462" w:author="Moses, Robinson" w:date="2023-03-13T06:53:00Z">
        <w:r w:rsidR="00570B77" w:rsidRPr="00DB26DC" w:rsidDel="005B0B00">
          <w:delText>e</w:delText>
        </w:r>
      </w:del>
      <w:r w:rsidR="00570B77" w:rsidRPr="00DB26DC">
        <w:t xml:space="preserve">ye color, </w:t>
      </w:r>
      <w:ins w:id="463" w:author="Moses, Robinson" w:date="2023-03-13T06:53:00Z">
        <w:r w:rsidR="005B0B00">
          <w:t>Hair</w:t>
        </w:r>
      </w:ins>
      <w:del w:id="464" w:author="Moses, Robinson" w:date="2023-03-13T06:53:00Z">
        <w:r w:rsidR="00570B77" w:rsidRPr="00DB26DC" w:rsidDel="005B0B00">
          <w:delText>hair</w:delText>
        </w:r>
      </w:del>
      <w:r w:rsidR="00570B77" w:rsidRPr="00DB26DC">
        <w:t xml:space="preserve"> color, </w:t>
      </w:r>
      <w:del w:id="465" w:author="Moses, Robinson" w:date="2023-03-13T06:53:00Z">
        <w:r w:rsidR="00570B77" w:rsidRPr="00DB26DC" w:rsidDel="005B0B00">
          <w:delText>h</w:delText>
        </w:r>
      </w:del>
      <w:ins w:id="466" w:author="Moses, Robinson" w:date="2023-03-13T06:53:00Z">
        <w:r w:rsidR="005B0B00">
          <w:t>H</w:t>
        </w:r>
      </w:ins>
      <w:r w:rsidR="00570B77" w:rsidRPr="00DB26DC">
        <w:t xml:space="preserve">eight, </w:t>
      </w:r>
      <w:ins w:id="467" w:author="Moses, Robinson" w:date="2023-03-13T06:53:00Z">
        <w:r w:rsidR="005B0B00">
          <w:t>W</w:t>
        </w:r>
      </w:ins>
      <w:del w:id="468" w:author="Moses, Robinson" w:date="2023-03-13T06:53:00Z">
        <w:r w:rsidR="00570B77" w:rsidRPr="00DB26DC" w:rsidDel="005B0B00">
          <w:delText>w</w:delText>
        </w:r>
      </w:del>
      <w:r w:rsidR="00570B77" w:rsidRPr="00DB26DC">
        <w:t xml:space="preserve">eight, and </w:t>
      </w:r>
      <w:ins w:id="469" w:author="Moses, Robinson" w:date="2023-03-13T06:54:00Z">
        <w:r w:rsidR="005B0B00">
          <w:t>B</w:t>
        </w:r>
      </w:ins>
      <w:del w:id="470" w:author="Moses, Robinson" w:date="2023-03-13T06:54:00Z">
        <w:r w:rsidR="00570B77" w:rsidRPr="00DB26DC" w:rsidDel="005B0B00">
          <w:delText>b</w:delText>
        </w:r>
      </w:del>
      <w:r w:rsidR="00570B77" w:rsidRPr="00DB26DC">
        <w:t xml:space="preserve">adge ID </w:t>
      </w:r>
      <w:r w:rsidR="00570B77">
        <w:t>may be</w:t>
      </w:r>
      <w:r w:rsidR="00570B77" w:rsidRPr="00DB26DC">
        <w:t xml:space="preserve"> included in each Employee Profile.</w:t>
      </w:r>
    </w:p>
    <w:p w14:paraId="280D47BD" w14:textId="77777777" w:rsidR="00570B77" w:rsidRDefault="00570B77" w:rsidP="00F72D97">
      <w:pPr>
        <w:pStyle w:val="Caption"/>
      </w:pPr>
      <w:bookmarkStart w:id="471" w:name="_Toc6556894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w:t>
      </w:r>
      <w:r w:rsidRPr="36CE550C">
        <w:rPr>
          <w:noProof/>
        </w:rPr>
        <w:fldChar w:fldCharType="end"/>
      </w:r>
      <w:r w:rsidRPr="36CE550C">
        <w:t>: CREATE NEW EMPLOYEE</w:t>
      </w:r>
      <w:bookmarkEnd w:id="471"/>
    </w:p>
    <w:p w14:paraId="2085D7CF" w14:textId="77777777" w:rsidR="00570B77" w:rsidRDefault="00570B77" w:rsidP="006172EC">
      <w:pPr>
        <w:pStyle w:val="BodyText"/>
        <w:pPrChange w:id="472" w:author="Moses, Robinson" w:date="2023-03-13T07:09:00Z">
          <w:pPr>
            <w:spacing w:after="0"/>
            <w:ind w:left="-5" w:hanging="10"/>
            <w:jc w:val="center"/>
          </w:pPr>
        </w:pPrChange>
      </w:pPr>
      <w:r>
        <w:rPr>
          <w:noProof/>
        </w:rPr>
        <w:drawing>
          <wp:inline distT="0" distB="0" distL="0" distR="0" wp14:anchorId="66C9E496" wp14:editId="5AC97F7B">
            <wp:extent cx="5934075" cy="5267325"/>
            <wp:effectExtent l="76200" t="76200" r="142875" b="14287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68A0" w14:textId="77777777" w:rsidR="00570B77" w:rsidRDefault="00570B77" w:rsidP="00570B77">
      <w:pPr>
        <w:spacing w:after="0"/>
        <w:ind w:left="-5" w:hanging="10"/>
        <w:rPr>
          <w:sz w:val="18"/>
        </w:rPr>
      </w:pPr>
    </w:p>
    <w:p w14:paraId="478AC16D" w14:textId="77777777" w:rsidR="005B0B00" w:rsidRDefault="005B0B00">
      <w:pPr>
        <w:rPr>
          <w:ins w:id="473" w:author="Moses, Robinson" w:date="2023-03-13T06:54:00Z"/>
          <w:i/>
          <w:iCs/>
          <w:color w:val="44546A" w:themeColor="text2"/>
          <w:sz w:val="18"/>
          <w:szCs w:val="18"/>
        </w:rPr>
      </w:pPr>
      <w:bookmarkStart w:id="474" w:name="_Toc65569008"/>
      <w:ins w:id="475" w:author="Moses, Robinson" w:date="2023-03-13T06:54:00Z">
        <w:r>
          <w:br w:type="page"/>
        </w:r>
      </w:ins>
    </w:p>
    <w:p w14:paraId="2D8E8B55" w14:textId="603760D5" w:rsidR="00570B77" w:rsidRDefault="00570B77" w:rsidP="00F72D97">
      <w:pPr>
        <w:pStyle w:val="Caption"/>
      </w:pPr>
      <w:bookmarkStart w:id="476" w:name="_Ref129583328"/>
      <w:r>
        <w:lastRenderedPageBreak/>
        <w:t xml:space="preserve">TABLE </w:t>
      </w:r>
      <w:r w:rsidRPr="00B901A7">
        <w:fldChar w:fldCharType="begin"/>
      </w:r>
      <w:r w:rsidRPr="00B901A7">
        <w:instrText xml:space="preserve"> SEQ Table \* ARABIC </w:instrText>
      </w:r>
      <w:r w:rsidRPr="00B901A7">
        <w:fldChar w:fldCharType="separate"/>
      </w:r>
      <w:r>
        <w:rPr>
          <w:noProof/>
        </w:rPr>
        <w:t>7</w:t>
      </w:r>
      <w:r w:rsidRPr="00B901A7">
        <w:fldChar w:fldCharType="end"/>
      </w:r>
      <w:r w:rsidRPr="00B901A7">
        <w:t>:</w:t>
      </w:r>
      <w:r w:rsidRPr="00A66532">
        <w:t xml:space="preserve"> </w:t>
      </w:r>
      <w:r>
        <w:t>CREATE NEW EMPLOYEE FIELD DESCRIPTIONS</w:t>
      </w:r>
      <w:bookmarkEnd w:id="474"/>
      <w:bookmarkEnd w:id="476"/>
    </w:p>
    <w:tbl>
      <w:tblPr>
        <w:tblStyle w:val="TableGrid1"/>
        <w:tblW w:w="8347" w:type="dxa"/>
        <w:tblInd w:w="460" w:type="dxa"/>
        <w:tblCellMar>
          <w:top w:w="35" w:type="dxa"/>
          <w:left w:w="5" w:type="dxa"/>
          <w:right w:w="49" w:type="dxa"/>
        </w:tblCellMar>
        <w:tblLook w:val="04A0" w:firstRow="1" w:lastRow="0" w:firstColumn="1" w:lastColumn="0" w:noHBand="0" w:noVBand="1"/>
      </w:tblPr>
      <w:tblGrid>
        <w:gridCol w:w="1944"/>
        <w:gridCol w:w="6403"/>
      </w:tblGrid>
      <w:tr w:rsidR="00F72D97" w14:paraId="6836B268" w14:textId="77777777" w:rsidTr="00F72D97">
        <w:trPr>
          <w:trHeight w:val="272"/>
        </w:trPr>
        <w:tc>
          <w:tcPr>
            <w:tcW w:w="1944" w:type="dxa"/>
            <w:tcBorders>
              <w:top w:val="single" w:sz="4" w:space="0" w:color="000000"/>
              <w:left w:val="single" w:sz="4" w:space="0" w:color="000000"/>
              <w:bottom w:val="single" w:sz="3" w:space="0" w:color="000000"/>
              <w:right w:val="single" w:sz="4" w:space="0" w:color="000000"/>
            </w:tcBorders>
            <w:shd w:val="clear" w:color="auto" w:fill="54B948"/>
          </w:tcPr>
          <w:p w14:paraId="5084011D" w14:textId="77777777" w:rsidR="00570B77" w:rsidRPr="00F72D97" w:rsidRDefault="00570B77" w:rsidP="00F72D97">
            <w:pPr>
              <w:pStyle w:val="TableHeading"/>
            </w:pPr>
            <w:r w:rsidRPr="00F72D97">
              <w:t xml:space="preserve">Field </w:t>
            </w:r>
          </w:p>
        </w:tc>
        <w:tc>
          <w:tcPr>
            <w:tcW w:w="6403" w:type="dxa"/>
            <w:tcBorders>
              <w:top w:val="single" w:sz="4" w:space="0" w:color="000000"/>
              <w:left w:val="single" w:sz="4" w:space="0" w:color="000000"/>
              <w:bottom w:val="single" w:sz="3" w:space="0" w:color="000000"/>
              <w:right w:val="single" w:sz="4" w:space="0" w:color="000000"/>
            </w:tcBorders>
            <w:shd w:val="clear" w:color="auto" w:fill="54B948"/>
          </w:tcPr>
          <w:p w14:paraId="732B8914" w14:textId="77777777" w:rsidR="00570B77" w:rsidRPr="00F72D97" w:rsidRDefault="00570B77" w:rsidP="00F72D97">
            <w:pPr>
              <w:pStyle w:val="TableHeading"/>
            </w:pPr>
            <w:r w:rsidRPr="00F72D97">
              <w:t xml:space="preserve">Description </w:t>
            </w:r>
          </w:p>
        </w:tc>
      </w:tr>
      <w:tr w:rsidR="00570B77" w14:paraId="795A24DB" w14:textId="77777777" w:rsidTr="00F72D97">
        <w:trPr>
          <w:trHeight w:val="244"/>
        </w:trPr>
        <w:tc>
          <w:tcPr>
            <w:tcW w:w="1944" w:type="dxa"/>
            <w:tcBorders>
              <w:top w:val="single" w:sz="3" w:space="0" w:color="000000"/>
              <w:left w:val="single" w:sz="4" w:space="0" w:color="000000"/>
              <w:bottom w:val="single" w:sz="4" w:space="0" w:color="000000"/>
              <w:right w:val="single" w:sz="4" w:space="0" w:color="000000"/>
            </w:tcBorders>
          </w:tcPr>
          <w:p w14:paraId="15674096" w14:textId="77777777" w:rsidR="00570B77" w:rsidRPr="005B0B00" w:rsidRDefault="00570B77" w:rsidP="00F72D97">
            <w:pPr>
              <w:pStyle w:val="TableBody"/>
              <w:rPr>
                <w:b/>
                <w:bCs/>
                <w:rPrChange w:id="477" w:author="Moses, Robinson" w:date="2023-03-13T06:54:00Z">
                  <w:rPr/>
                </w:rPrChange>
              </w:rPr>
            </w:pPr>
            <w:r w:rsidRPr="005B0B00">
              <w:rPr>
                <w:b/>
                <w:bCs/>
                <w:rPrChange w:id="478" w:author="Moses, Robinson" w:date="2023-03-13T06:54:00Z">
                  <w:rPr/>
                </w:rPrChange>
              </w:rPr>
              <w:t xml:space="preserve">Depot </w:t>
            </w:r>
          </w:p>
        </w:tc>
        <w:tc>
          <w:tcPr>
            <w:tcW w:w="6403" w:type="dxa"/>
            <w:tcBorders>
              <w:top w:val="single" w:sz="3" w:space="0" w:color="000000"/>
              <w:left w:val="single" w:sz="4" w:space="0" w:color="000000"/>
              <w:bottom w:val="single" w:sz="4" w:space="0" w:color="000000"/>
              <w:right w:val="single" w:sz="4" w:space="0" w:color="000000"/>
            </w:tcBorders>
          </w:tcPr>
          <w:p w14:paraId="3525772F" w14:textId="67A0B375" w:rsidR="00570B77" w:rsidRPr="00F72D97" w:rsidRDefault="00570B77" w:rsidP="00F72D97">
            <w:pPr>
              <w:pStyle w:val="TableBody"/>
            </w:pPr>
            <w:r w:rsidRPr="00F72D97">
              <w:t>Carrier</w:t>
            </w:r>
            <w:ins w:id="479" w:author="Moses, Robinson" w:date="2023-03-13T06:54:00Z">
              <w:r w:rsidR="005B0B00">
                <w:t xml:space="preserve"> </w:t>
              </w:r>
            </w:ins>
            <w:r w:rsidRPr="00F72D97">
              <w:t xml:space="preserve">Web </w:t>
            </w:r>
            <w:del w:id="480" w:author="Moses, Robinson" w:date="2023-03-13T06:55:00Z">
              <w:r w:rsidRPr="00F72D97" w:rsidDel="00217B46">
                <w:delText xml:space="preserve">attaches </w:delText>
              </w:r>
            </w:del>
            <w:ins w:id="481" w:author="Moses, Robinson" w:date="2023-03-13T06:55:00Z">
              <w:r w:rsidR="00217B46">
                <w:t>connects</w:t>
              </w:r>
              <w:r w:rsidR="00217B46" w:rsidRPr="00F72D97">
                <w:t xml:space="preserve"> </w:t>
              </w:r>
            </w:ins>
            <w:r w:rsidRPr="00F72D97">
              <w:t xml:space="preserve">each employee to one or more Depots. When setting up Employees, Administrators select the corresponding Depots from the menu. </w:t>
            </w:r>
          </w:p>
        </w:tc>
      </w:tr>
      <w:tr w:rsidR="00570B77" w14:paraId="3D69588E"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1244DD26" w14:textId="77777777" w:rsidR="00570B77" w:rsidRPr="005B0B00" w:rsidRDefault="00570B77" w:rsidP="00F72D97">
            <w:pPr>
              <w:pStyle w:val="TableBody"/>
              <w:rPr>
                <w:b/>
                <w:bCs/>
                <w:rPrChange w:id="482" w:author="Moses, Robinson" w:date="2023-03-13T06:54:00Z">
                  <w:rPr/>
                </w:rPrChange>
              </w:rPr>
            </w:pPr>
            <w:r w:rsidRPr="005B0B00">
              <w:rPr>
                <w:b/>
                <w:bCs/>
                <w:rPrChange w:id="483" w:author="Moses, Robinson" w:date="2023-03-13T06:54:00Z">
                  <w:rPr/>
                </w:rPrChange>
              </w:rPr>
              <w:t xml:space="preserve">Name </w:t>
            </w:r>
          </w:p>
        </w:tc>
        <w:tc>
          <w:tcPr>
            <w:tcW w:w="6403" w:type="dxa"/>
            <w:tcBorders>
              <w:top w:val="single" w:sz="4" w:space="0" w:color="000000"/>
              <w:left w:val="single" w:sz="4" w:space="0" w:color="000000"/>
              <w:bottom w:val="single" w:sz="4" w:space="0" w:color="000000"/>
              <w:right w:val="single" w:sz="4" w:space="0" w:color="000000"/>
            </w:tcBorders>
          </w:tcPr>
          <w:p w14:paraId="76E4AA62" w14:textId="77777777" w:rsidR="00570B77" w:rsidRPr="00F72D97" w:rsidRDefault="00570B77" w:rsidP="00F72D97">
            <w:pPr>
              <w:pStyle w:val="TableBody"/>
            </w:pPr>
            <w:r w:rsidRPr="00F72D97">
              <w:t xml:space="preserve">Employee’s Name </w:t>
            </w:r>
          </w:p>
        </w:tc>
      </w:tr>
      <w:tr w:rsidR="00570B77" w14:paraId="6406A412"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0D77093E" w14:textId="77777777" w:rsidR="00570B77" w:rsidRPr="005B0B00" w:rsidRDefault="00570B77" w:rsidP="00F72D97">
            <w:pPr>
              <w:pStyle w:val="TableBody"/>
              <w:rPr>
                <w:b/>
                <w:bCs/>
                <w:rPrChange w:id="484" w:author="Moses, Robinson" w:date="2023-03-13T06:54:00Z">
                  <w:rPr/>
                </w:rPrChange>
              </w:rPr>
            </w:pPr>
            <w:r w:rsidRPr="005B0B00">
              <w:rPr>
                <w:b/>
                <w:bCs/>
                <w:rPrChange w:id="485" w:author="Moses, Robinson" w:date="2023-03-13T06:54:00Z">
                  <w:rPr/>
                </w:rPrChange>
              </w:rPr>
              <w:t xml:space="preserve">Badge ID </w:t>
            </w:r>
          </w:p>
        </w:tc>
        <w:tc>
          <w:tcPr>
            <w:tcW w:w="6403" w:type="dxa"/>
            <w:tcBorders>
              <w:top w:val="single" w:sz="4" w:space="0" w:color="000000"/>
              <w:left w:val="single" w:sz="4" w:space="0" w:color="000000"/>
              <w:bottom w:val="single" w:sz="4" w:space="0" w:color="000000"/>
              <w:right w:val="single" w:sz="4" w:space="0" w:color="000000"/>
            </w:tcBorders>
          </w:tcPr>
          <w:p w14:paraId="2AAA5835" w14:textId="77777777" w:rsidR="00570B77" w:rsidRPr="00F72D97" w:rsidRDefault="00570B77" w:rsidP="00F72D97">
            <w:pPr>
              <w:pStyle w:val="TableBody"/>
            </w:pPr>
            <w:r w:rsidRPr="00F72D97">
              <w:t xml:space="preserve">Badge identification number for each employee </w:t>
            </w:r>
          </w:p>
        </w:tc>
      </w:tr>
      <w:tr w:rsidR="00570B77" w14:paraId="2A181733"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6DD136EE" w14:textId="77777777" w:rsidR="00570B77" w:rsidRPr="005B0B00" w:rsidRDefault="00570B77" w:rsidP="00F72D97">
            <w:pPr>
              <w:pStyle w:val="TableBody"/>
              <w:rPr>
                <w:b/>
                <w:bCs/>
                <w:rPrChange w:id="486" w:author="Moses, Robinson" w:date="2023-03-13T06:54:00Z">
                  <w:rPr/>
                </w:rPrChange>
              </w:rPr>
            </w:pPr>
            <w:r w:rsidRPr="005B0B00">
              <w:rPr>
                <w:b/>
                <w:bCs/>
                <w:rPrChange w:id="487" w:author="Moses, Robinson" w:date="2023-03-13T06:54:00Z">
                  <w:rPr/>
                </w:rPrChange>
              </w:rPr>
              <w:t xml:space="preserve">Document Type </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14:paraId="0E3533FD" w14:textId="77777777" w:rsidR="00570B77" w:rsidRPr="00F72D97" w:rsidRDefault="00570B77" w:rsidP="00F72D97">
            <w:pPr>
              <w:pStyle w:val="TableBody"/>
            </w:pPr>
            <w:r w:rsidRPr="00F72D97">
              <w:t xml:space="preserve">Employee’s identification document (National ID, Passport, Driver’s License, et al) </w:t>
            </w:r>
          </w:p>
        </w:tc>
      </w:tr>
      <w:tr w:rsidR="00570B77" w14:paraId="623525E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93ED265" w14:textId="77777777" w:rsidR="00570B77" w:rsidRPr="005B0B00" w:rsidRDefault="00570B77" w:rsidP="00F72D97">
            <w:pPr>
              <w:pStyle w:val="TableBody"/>
              <w:rPr>
                <w:b/>
                <w:bCs/>
                <w:rPrChange w:id="488" w:author="Moses, Robinson" w:date="2023-03-13T06:54:00Z">
                  <w:rPr/>
                </w:rPrChange>
              </w:rPr>
            </w:pPr>
            <w:r w:rsidRPr="005B0B00">
              <w:rPr>
                <w:b/>
                <w:bCs/>
                <w:rPrChange w:id="489" w:author="Moses, Robinson" w:date="2023-03-13T06:54:00Z">
                  <w:rPr/>
                </w:rPrChange>
              </w:rPr>
              <w:t xml:space="preserve">Document ID </w:t>
            </w:r>
          </w:p>
        </w:tc>
        <w:tc>
          <w:tcPr>
            <w:tcW w:w="6403" w:type="dxa"/>
            <w:tcBorders>
              <w:top w:val="single" w:sz="4" w:space="0" w:color="000000"/>
              <w:left w:val="single" w:sz="4" w:space="0" w:color="000000"/>
              <w:bottom w:val="single" w:sz="4" w:space="0" w:color="000000"/>
              <w:right w:val="single" w:sz="4" w:space="0" w:color="000000"/>
            </w:tcBorders>
          </w:tcPr>
          <w:p w14:paraId="7A1A68D8" w14:textId="77777777" w:rsidR="00570B77" w:rsidRPr="00F72D97" w:rsidRDefault="00570B77" w:rsidP="00F72D97">
            <w:pPr>
              <w:pStyle w:val="TableBody"/>
            </w:pPr>
            <w:r w:rsidRPr="00F72D97">
              <w:t xml:space="preserve">Unique identification number of the employee’s ID </w:t>
            </w:r>
          </w:p>
        </w:tc>
      </w:tr>
      <w:tr w:rsidR="00570B77" w14:paraId="047CA4D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BFCA787" w14:textId="77777777" w:rsidR="00570B77" w:rsidRPr="005B0B00" w:rsidRDefault="00570B77" w:rsidP="00F72D97">
            <w:pPr>
              <w:pStyle w:val="TableBody"/>
              <w:rPr>
                <w:b/>
                <w:bCs/>
                <w:rPrChange w:id="490" w:author="Moses, Robinson" w:date="2023-03-13T06:54:00Z">
                  <w:rPr/>
                </w:rPrChange>
              </w:rPr>
            </w:pPr>
            <w:r w:rsidRPr="005B0B00">
              <w:rPr>
                <w:b/>
                <w:bCs/>
                <w:rPrChange w:id="491" w:author="Moses, Robinson" w:date="2023-03-13T06:54:00Z">
                  <w:rPr/>
                </w:rPrChange>
              </w:rPr>
              <w:t xml:space="preserve">Eye Color </w:t>
            </w:r>
          </w:p>
        </w:tc>
        <w:tc>
          <w:tcPr>
            <w:tcW w:w="6403" w:type="dxa"/>
            <w:tcBorders>
              <w:top w:val="single" w:sz="4" w:space="0" w:color="000000"/>
              <w:left w:val="single" w:sz="4" w:space="0" w:color="000000"/>
              <w:bottom w:val="single" w:sz="4" w:space="0" w:color="000000"/>
              <w:right w:val="single" w:sz="4" w:space="0" w:color="000000"/>
            </w:tcBorders>
          </w:tcPr>
          <w:p w14:paraId="16B3A2E3" w14:textId="77777777" w:rsidR="00570B77" w:rsidRPr="00F72D97" w:rsidRDefault="00570B77" w:rsidP="00F72D97">
            <w:pPr>
              <w:pStyle w:val="TableBody"/>
            </w:pPr>
            <w:r w:rsidRPr="00F72D97">
              <w:t xml:space="preserve">Employee’s Eye Color </w:t>
            </w:r>
          </w:p>
        </w:tc>
      </w:tr>
      <w:tr w:rsidR="00570B77" w14:paraId="13625068"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CCBFBA2" w14:textId="77777777" w:rsidR="00570B77" w:rsidRPr="005B0B00" w:rsidRDefault="00570B77" w:rsidP="00F72D97">
            <w:pPr>
              <w:pStyle w:val="TableBody"/>
              <w:rPr>
                <w:b/>
                <w:bCs/>
                <w:rPrChange w:id="492" w:author="Moses, Robinson" w:date="2023-03-13T06:54:00Z">
                  <w:rPr/>
                </w:rPrChange>
              </w:rPr>
            </w:pPr>
            <w:r w:rsidRPr="005B0B00">
              <w:rPr>
                <w:b/>
                <w:bCs/>
                <w:rPrChange w:id="493" w:author="Moses, Robinson" w:date="2023-03-13T06:54:00Z">
                  <w:rPr/>
                </w:rPrChange>
              </w:rPr>
              <w:t xml:space="preserve">Hair Color </w:t>
            </w:r>
          </w:p>
        </w:tc>
        <w:tc>
          <w:tcPr>
            <w:tcW w:w="6403" w:type="dxa"/>
            <w:tcBorders>
              <w:top w:val="single" w:sz="4" w:space="0" w:color="000000"/>
              <w:left w:val="single" w:sz="4" w:space="0" w:color="000000"/>
              <w:bottom w:val="single" w:sz="4" w:space="0" w:color="000000"/>
              <w:right w:val="single" w:sz="4" w:space="0" w:color="000000"/>
            </w:tcBorders>
          </w:tcPr>
          <w:p w14:paraId="78814C8A" w14:textId="77777777" w:rsidR="00570B77" w:rsidRPr="00F72D97" w:rsidRDefault="00570B77" w:rsidP="00F72D97">
            <w:pPr>
              <w:pStyle w:val="TableBody"/>
            </w:pPr>
            <w:r w:rsidRPr="00F72D97">
              <w:t xml:space="preserve">Employee’s Hair Color </w:t>
            </w:r>
          </w:p>
        </w:tc>
      </w:tr>
      <w:tr w:rsidR="00570B77" w14:paraId="59333FB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DB36C70" w14:textId="77777777" w:rsidR="00570B77" w:rsidRPr="005B0B00" w:rsidRDefault="00570B77" w:rsidP="00F72D97">
            <w:pPr>
              <w:pStyle w:val="TableBody"/>
              <w:rPr>
                <w:b/>
                <w:bCs/>
                <w:rPrChange w:id="494" w:author="Moses, Robinson" w:date="2023-03-13T06:54:00Z">
                  <w:rPr/>
                </w:rPrChange>
              </w:rPr>
            </w:pPr>
            <w:r w:rsidRPr="005B0B00">
              <w:rPr>
                <w:b/>
                <w:bCs/>
                <w:rPrChange w:id="495" w:author="Moses, Robinson" w:date="2023-03-13T06:54:00Z">
                  <w:rPr/>
                </w:rPrChange>
              </w:rPr>
              <w:t xml:space="preserve">Height </w:t>
            </w:r>
          </w:p>
        </w:tc>
        <w:tc>
          <w:tcPr>
            <w:tcW w:w="6403" w:type="dxa"/>
            <w:tcBorders>
              <w:top w:val="single" w:sz="4" w:space="0" w:color="000000"/>
              <w:left w:val="single" w:sz="4" w:space="0" w:color="000000"/>
              <w:bottom w:val="single" w:sz="4" w:space="0" w:color="000000"/>
              <w:right w:val="single" w:sz="4" w:space="0" w:color="000000"/>
            </w:tcBorders>
          </w:tcPr>
          <w:p w14:paraId="2753E98B" w14:textId="0DEBD094" w:rsidR="00570B77" w:rsidRPr="00F72D97" w:rsidRDefault="00570B77" w:rsidP="00F72D97">
            <w:pPr>
              <w:pStyle w:val="TableBody"/>
            </w:pPr>
            <w:r w:rsidRPr="00F72D97">
              <w:t xml:space="preserve">Employee’s Height. Since it is a text field, it can be </w:t>
            </w:r>
            <w:ins w:id="496" w:author="Moses, Robinson" w:date="2023-03-16T03:44:00Z">
              <w:r w:rsidR="007C454D">
                <w:t xml:space="preserve">a </w:t>
              </w:r>
            </w:ins>
            <w:r w:rsidRPr="00F72D97">
              <w:t xml:space="preserve">metric or English measurement </w:t>
            </w:r>
          </w:p>
        </w:tc>
      </w:tr>
      <w:tr w:rsidR="00570B77" w14:paraId="0510F72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1E1FBDCD" w14:textId="77777777" w:rsidR="00570B77" w:rsidRPr="005B0B00" w:rsidRDefault="00570B77" w:rsidP="00F72D97">
            <w:pPr>
              <w:pStyle w:val="TableBody"/>
              <w:rPr>
                <w:b/>
                <w:bCs/>
                <w:rPrChange w:id="497" w:author="Moses, Robinson" w:date="2023-03-13T06:54:00Z">
                  <w:rPr/>
                </w:rPrChange>
              </w:rPr>
            </w:pPr>
            <w:r w:rsidRPr="005B0B00">
              <w:rPr>
                <w:b/>
                <w:bCs/>
                <w:rPrChange w:id="498" w:author="Moses, Robinson" w:date="2023-03-13T06:54:00Z">
                  <w:rPr/>
                </w:rPrChange>
              </w:rPr>
              <w:t xml:space="preserve">Weight </w:t>
            </w:r>
          </w:p>
        </w:tc>
        <w:tc>
          <w:tcPr>
            <w:tcW w:w="6403" w:type="dxa"/>
            <w:tcBorders>
              <w:top w:val="single" w:sz="4" w:space="0" w:color="000000"/>
              <w:left w:val="single" w:sz="4" w:space="0" w:color="000000"/>
              <w:bottom w:val="single" w:sz="4" w:space="0" w:color="000000"/>
              <w:right w:val="single" w:sz="4" w:space="0" w:color="000000"/>
            </w:tcBorders>
          </w:tcPr>
          <w:p w14:paraId="42C11A0B" w14:textId="0D43750F" w:rsidR="00570B77" w:rsidRPr="00F72D97" w:rsidRDefault="00570B77" w:rsidP="00F72D97">
            <w:pPr>
              <w:pStyle w:val="TableBody"/>
            </w:pPr>
            <w:r w:rsidRPr="00F72D97">
              <w:t>Employee’s Weight. Text field</w:t>
            </w:r>
            <w:ins w:id="499" w:author="Moses, Robinson" w:date="2023-03-16T03:44:00Z">
              <w:r w:rsidR="007C454D">
                <w:t>s</w:t>
              </w:r>
            </w:ins>
            <w:r w:rsidRPr="00F72D97">
              <w:t xml:space="preserve"> like Height </w:t>
            </w:r>
            <w:del w:id="500" w:author="Moses, Robinson" w:date="2023-03-16T03:44:00Z">
              <w:r w:rsidRPr="00F72D97" w:rsidDel="007C454D">
                <w:delText xml:space="preserve">and </w:delText>
              </w:r>
            </w:del>
            <w:r w:rsidRPr="00F72D97">
              <w:t xml:space="preserve">can be Metric or English measurement </w:t>
            </w:r>
          </w:p>
        </w:tc>
      </w:tr>
      <w:tr w:rsidR="00570B77" w14:paraId="71FD632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6E6873B" w14:textId="77777777" w:rsidR="00570B77" w:rsidRPr="005B0B00" w:rsidRDefault="00570B77" w:rsidP="00F72D97">
            <w:pPr>
              <w:pStyle w:val="TableBody"/>
              <w:rPr>
                <w:b/>
                <w:bCs/>
                <w:rPrChange w:id="501" w:author="Moses, Robinson" w:date="2023-03-13T06:54:00Z">
                  <w:rPr/>
                </w:rPrChange>
              </w:rPr>
            </w:pPr>
            <w:r w:rsidRPr="005B0B00">
              <w:rPr>
                <w:b/>
                <w:bCs/>
                <w:rPrChange w:id="502" w:author="Moses, Robinson" w:date="2023-03-13T06:54:00Z">
                  <w:rPr/>
                </w:rPrChange>
              </w:rPr>
              <w:t xml:space="preserve">Title </w:t>
            </w:r>
          </w:p>
        </w:tc>
        <w:tc>
          <w:tcPr>
            <w:tcW w:w="6403" w:type="dxa"/>
            <w:tcBorders>
              <w:top w:val="single" w:sz="4" w:space="0" w:color="000000"/>
              <w:left w:val="single" w:sz="4" w:space="0" w:color="000000"/>
              <w:bottom w:val="single" w:sz="4" w:space="0" w:color="000000"/>
              <w:right w:val="single" w:sz="4" w:space="0" w:color="000000"/>
            </w:tcBorders>
          </w:tcPr>
          <w:p w14:paraId="04DECA23" w14:textId="77777777" w:rsidR="00570B77" w:rsidRPr="00F72D97" w:rsidRDefault="00570B77" w:rsidP="00F72D97">
            <w:pPr>
              <w:pStyle w:val="TableBody"/>
            </w:pPr>
            <w:r w:rsidRPr="00F72D97">
              <w:t xml:space="preserve">Employee’s Title </w:t>
            </w:r>
          </w:p>
        </w:tc>
      </w:tr>
      <w:tr w:rsidR="00570B77" w14:paraId="3DED90D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0D2939C" w14:textId="77777777" w:rsidR="00570B77" w:rsidRPr="005B0B00" w:rsidRDefault="00570B77" w:rsidP="00F72D97">
            <w:pPr>
              <w:pStyle w:val="TableBody"/>
              <w:rPr>
                <w:b/>
                <w:bCs/>
                <w:rPrChange w:id="503" w:author="Moses, Robinson" w:date="2023-03-13T06:54:00Z">
                  <w:rPr/>
                </w:rPrChange>
              </w:rPr>
            </w:pPr>
            <w:r w:rsidRPr="005B0B00">
              <w:rPr>
                <w:b/>
                <w:bCs/>
                <w:rPrChange w:id="504" w:author="Moses, Robinson" w:date="2023-03-13T06:54:00Z">
                  <w:rPr/>
                </w:rPrChange>
              </w:rPr>
              <w:t xml:space="preserve">Phone </w:t>
            </w:r>
          </w:p>
        </w:tc>
        <w:tc>
          <w:tcPr>
            <w:tcW w:w="6403" w:type="dxa"/>
            <w:tcBorders>
              <w:top w:val="single" w:sz="4" w:space="0" w:color="000000"/>
              <w:left w:val="single" w:sz="4" w:space="0" w:color="000000"/>
              <w:bottom w:val="single" w:sz="4" w:space="0" w:color="000000"/>
              <w:right w:val="single" w:sz="4" w:space="0" w:color="000000"/>
            </w:tcBorders>
          </w:tcPr>
          <w:p w14:paraId="49758EA1" w14:textId="26D951D2" w:rsidR="00570B77" w:rsidRPr="00F72D97" w:rsidRDefault="00570B77" w:rsidP="00F72D97">
            <w:pPr>
              <w:pStyle w:val="TableBody"/>
            </w:pPr>
            <w:r w:rsidRPr="00F72D97">
              <w:t>Employee’s contact telephone</w:t>
            </w:r>
            <w:ins w:id="505" w:author="Moses, Robinson" w:date="2023-03-13T06:57:00Z">
              <w:r w:rsidR="00B7214D">
                <w:t>/mobile</w:t>
              </w:r>
            </w:ins>
            <w:r w:rsidRPr="00F72D97">
              <w:t xml:space="preserve"> number </w:t>
            </w:r>
          </w:p>
        </w:tc>
      </w:tr>
      <w:tr w:rsidR="00570B77" w14:paraId="20E4DEA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5DDAD748" w14:textId="77777777" w:rsidR="00570B77" w:rsidRPr="005B0B00" w:rsidRDefault="00570B77" w:rsidP="00F72D97">
            <w:pPr>
              <w:pStyle w:val="TableBody"/>
              <w:rPr>
                <w:b/>
                <w:bCs/>
                <w:rPrChange w:id="506" w:author="Moses, Robinson" w:date="2023-03-13T06:54:00Z">
                  <w:rPr/>
                </w:rPrChange>
              </w:rPr>
            </w:pPr>
            <w:r w:rsidRPr="005B0B00">
              <w:rPr>
                <w:b/>
                <w:bCs/>
                <w:rPrChange w:id="507" w:author="Moses, Robinson" w:date="2023-03-13T06:54:00Z">
                  <w:rPr/>
                </w:rPrChange>
              </w:rPr>
              <w:t xml:space="preserve">Photo </w:t>
            </w:r>
          </w:p>
        </w:tc>
        <w:tc>
          <w:tcPr>
            <w:tcW w:w="6403" w:type="dxa"/>
            <w:tcBorders>
              <w:top w:val="single" w:sz="4" w:space="0" w:color="000000"/>
              <w:left w:val="single" w:sz="4" w:space="0" w:color="000000"/>
              <w:bottom w:val="single" w:sz="4" w:space="0" w:color="000000"/>
              <w:right w:val="single" w:sz="4" w:space="0" w:color="000000"/>
            </w:tcBorders>
          </w:tcPr>
          <w:p w14:paraId="2F81C810" w14:textId="305F44C2" w:rsidR="00570B77" w:rsidRPr="00F72D97" w:rsidRDefault="00570B77" w:rsidP="00F72D97">
            <w:pPr>
              <w:pStyle w:val="TableBody"/>
            </w:pPr>
            <w:r w:rsidRPr="00F72D97">
              <w:t>Upload a Passport/Identification photo to Carrier</w:t>
            </w:r>
            <w:ins w:id="508" w:author="Moses, Robinson" w:date="2023-03-13T06:57:00Z">
              <w:r w:rsidR="00513A42">
                <w:t xml:space="preserve"> </w:t>
              </w:r>
            </w:ins>
            <w:r w:rsidRPr="00F72D97">
              <w:t>Web so that other users can use</w:t>
            </w:r>
            <w:ins w:id="509" w:author="Moses, Robinson" w:date="2023-03-13T06:58:00Z">
              <w:r w:rsidR="00BF7454">
                <w:t xml:space="preserve"> it</w:t>
              </w:r>
            </w:ins>
            <w:r w:rsidRPr="00F72D97">
              <w:t xml:space="preserve"> as </w:t>
            </w:r>
            <w:del w:id="510" w:author="Moses, Robinson" w:date="2023-03-16T03:45:00Z">
              <w:r w:rsidRPr="00F72D97" w:rsidDel="007C454D">
                <w:delText xml:space="preserve">positive </w:delText>
              </w:r>
            </w:del>
            <w:r w:rsidRPr="00F72D97">
              <w:t>identification of carrier personnel.</w:t>
            </w:r>
          </w:p>
        </w:tc>
      </w:tr>
      <w:tr w:rsidR="00570B77" w14:paraId="067FA18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073ED2DD" w14:textId="77777777" w:rsidR="00570B77" w:rsidRPr="005B0B00" w:rsidRDefault="00570B77" w:rsidP="00F72D97">
            <w:pPr>
              <w:pStyle w:val="TableBody"/>
              <w:rPr>
                <w:b/>
                <w:bCs/>
                <w:rPrChange w:id="511" w:author="Moses, Robinson" w:date="2023-03-13T06:54:00Z">
                  <w:rPr/>
                </w:rPrChange>
              </w:rPr>
            </w:pPr>
            <w:r w:rsidRPr="005B0B00">
              <w:rPr>
                <w:b/>
                <w:bCs/>
                <w:rPrChange w:id="512" w:author="Moses, Robinson" w:date="2023-03-13T06:54:00Z">
                  <w:rPr/>
                </w:rPrChange>
              </w:rPr>
              <w:t xml:space="preserve">Notes </w:t>
            </w:r>
          </w:p>
        </w:tc>
        <w:tc>
          <w:tcPr>
            <w:tcW w:w="6403" w:type="dxa"/>
            <w:tcBorders>
              <w:top w:val="single" w:sz="4" w:space="0" w:color="000000"/>
              <w:left w:val="single" w:sz="4" w:space="0" w:color="000000"/>
              <w:bottom w:val="single" w:sz="4" w:space="0" w:color="000000"/>
              <w:right w:val="single" w:sz="4" w:space="0" w:color="000000"/>
            </w:tcBorders>
          </w:tcPr>
          <w:p w14:paraId="102C171E" w14:textId="77777777" w:rsidR="00570B77" w:rsidRPr="00F72D97" w:rsidRDefault="00570B77" w:rsidP="00F72D97">
            <w:pPr>
              <w:pStyle w:val="TableBody"/>
            </w:pPr>
            <w:r w:rsidRPr="00F72D97">
              <w:t xml:space="preserve">Miscellaneous comments to further describe or define each employee. Perhaps it is a distinguishing mark such as a visible tattoo or other physical feature </w:t>
            </w:r>
          </w:p>
        </w:tc>
      </w:tr>
      <w:tr w:rsidR="00570B77" w14:paraId="1A6E4506"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6964AAC2" w14:textId="77777777" w:rsidR="00570B77" w:rsidRPr="005B0B00" w:rsidRDefault="00570B77" w:rsidP="00F72D97">
            <w:pPr>
              <w:pStyle w:val="TableBody"/>
              <w:rPr>
                <w:b/>
                <w:bCs/>
                <w:rPrChange w:id="513" w:author="Moses, Robinson" w:date="2023-03-13T06:54:00Z">
                  <w:rPr/>
                </w:rPrChange>
              </w:rPr>
            </w:pPr>
            <w:r w:rsidRPr="005B0B00">
              <w:rPr>
                <w:b/>
                <w:bCs/>
                <w:rPrChange w:id="514" w:author="Moses, Robinson" w:date="2023-03-13T06:54:00Z">
                  <w:rPr/>
                </w:rPrChange>
              </w:rPr>
              <w:t xml:space="preserve">Custom 1-10 </w:t>
            </w:r>
          </w:p>
        </w:tc>
        <w:tc>
          <w:tcPr>
            <w:tcW w:w="6403" w:type="dxa"/>
            <w:tcBorders>
              <w:top w:val="single" w:sz="4" w:space="0" w:color="000000"/>
              <w:left w:val="single" w:sz="4" w:space="0" w:color="000000"/>
              <w:bottom w:val="single" w:sz="4" w:space="0" w:color="000000"/>
              <w:right w:val="single" w:sz="4" w:space="0" w:color="000000"/>
            </w:tcBorders>
          </w:tcPr>
          <w:p w14:paraId="55F7B1D6" w14:textId="7EB2D3AC" w:rsidR="00570B77" w:rsidRPr="00F72D97" w:rsidRDefault="00570B77" w:rsidP="00F72D97">
            <w:pPr>
              <w:pStyle w:val="TableBody"/>
            </w:pPr>
            <w:r w:rsidRPr="00F72D97">
              <w:t>Carrier</w:t>
            </w:r>
            <w:ins w:id="515" w:author="Moses, Robinson" w:date="2023-03-13T06:58:00Z">
              <w:r w:rsidR="00123C7B">
                <w:t xml:space="preserve"> </w:t>
              </w:r>
            </w:ins>
            <w:r w:rsidRPr="00F72D97">
              <w:t xml:space="preserve">Web allows 10 available Custom fields for usage as </w:t>
            </w:r>
            <w:ins w:id="516" w:author="Moses, Robinson" w:date="2023-03-16T03:45:00Z">
              <w:r w:rsidR="007C454D">
                <w:t xml:space="preserve">the </w:t>
              </w:r>
            </w:ins>
            <w:r w:rsidRPr="00F72D97">
              <w:t xml:space="preserve">user may require </w:t>
            </w:r>
          </w:p>
        </w:tc>
      </w:tr>
    </w:tbl>
    <w:p w14:paraId="17F8A4B7" w14:textId="77777777" w:rsidR="00570B77" w:rsidRPr="00F72D97" w:rsidRDefault="0014696D"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8D3C02C" w14:textId="77777777" w:rsidR="00570B77" w:rsidRDefault="00570B77" w:rsidP="00570B77">
      <w:pPr>
        <w:spacing w:after="0"/>
      </w:pPr>
      <w:r>
        <w:rPr>
          <w:color w:val="76923C"/>
        </w:rPr>
        <w:t xml:space="preserve"> </w:t>
      </w:r>
    </w:p>
    <w:p w14:paraId="2E801A99" w14:textId="77777777" w:rsidR="00570B77" w:rsidRPr="00113B46" w:rsidRDefault="00570B77" w:rsidP="00570B77">
      <w:pPr>
        <w:pStyle w:val="Heading2"/>
        <w:spacing w:after="170"/>
        <w:ind w:right="1350"/>
        <w:rPr>
          <w:color w:val="auto"/>
          <w:rPrChange w:id="517" w:author="Moses, Robinson" w:date="2023-03-13T07:00:00Z">
            <w:rPr/>
          </w:rPrChange>
        </w:rPr>
      </w:pPr>
      <w:bookmarkStart w:id="518" w:name="_VAULT_DETAILS"/>
      <w:bookmarkStart w:id="519" w:name="_Toc111643046"/>
      <w:bookmarkStart w:id="520" w:name="_Toc129572266"/>
      <w:bookmarkEnd w:id="518"/>
      <w:r w:rsidRPr="00113B46">
        <w:rPr>
          <w:color w:val="auto"/>
          <w:rPrChange w:id="521" w:author="Moses, Robinson" w:date="2023-03-13T07:00:00Z">
            <w:rPr>
              <w:color w:val="632423"/>
            </w:rPr>
          </w:rPrChange>
        </w:rPr>
        <w:t>LIST ALL EMPLOYEES</w:t>
      </w:r>
      <w:bookmarkEnd w:id="519"/>
      <w:bookmarkEnd w:id="520"/>
      <w:r w:rsidRPr="00113B46">
        <w:rPr>
          <w:color w:val="auto"/>
          <w:rPrChange w:id="522" w:author="Moses, Robinson" w:date="2023-03-13T07:00:00Z">
            <w:rPr>
              <w:color w:val="632423"/>
            </w:rPr>
          </w:rPrChange>
        </w:rPr>
        <w:t xml:space="preserve"> </w:t>
      </w:r>
    </w:p>
    <w:p w14:paraId="0389256B" w14:textId="347465B6" w:rsidR="00570B77" w:rsidRDefault="00570B77" w:rsidP="00F72D97">
      <w:pPr>
        <w:pStyle w:val="BodyText"/>
      </w:pPr>
      <w:bookmarkStart w:id="523" w:name="_FIGURE_5:_VAULT"/>
      <w:bookmarkEnd w:id="523"/>
      <w:r w:rsidRPr="00E530F6">
        <w:rPr>
          <w:b/>
          <w:bCs/>
          <w:rPrChange w:id="524" w:author="Moses, Robinson" w:date="2023-03-13T07:01:00Z">
            <w:rPr/>
          </w:rPrChange>
        </w:rPr>
        <w:t>List All Employees</w:t>
      </w:r>
      <w:r w:rsidRPr="008F5DE3">
        <w:t xml:space="preserve"> provides the same detail as defined in </w:t>
      </w:r>
      <w:ins w:id="525" w:author="Moses, Robinson" w:date="2023-03-13T07:01:00Z">
        <w:r w:rsidR="00B61842" w:rsidRPr="002A40D2">
          <w:rPr>
            <w:color w:val="4472C4" w:themeColor="accent1"/>
            <w:rPrChange w:id="526" w:author="Moses, Robinson" w:date="2023-03-13T07:02:00Z">
              <w:rPr/>
            </w:rPrChange>
          </w:rPr>
          <w:fldChar w:fldCharType="begin"/>
        </w:r>
        <w:r w:rsidR="00B61842" w:rsidRPr="002A40D2">
          <w:rPr>
            <w:color w:val="4472C4" w:themeColor="accent1"/>
            <w:rPrChange w:id="527" w:author="Moses, Robinson" w:date="2023-03-13T07:02:00Z">
              <w:rPr/>
            </w:rPrChange>
          </w:rPr>
          <w:instrText xml:space="preserve"> REF _Ref129583328 \h </w:instrText>
        </w:r>
        <w:r w:rsidR="00B61842" w:rsidRPr="002A40D2">
          <w:rPr>
            <w:color w:val="4472C4" w:themeColor="accent1"/>
            <w:rPrChange w:id="528" w:author="Moses, Robinson" w:date="2023-03-13T07:02:00Z">
              <w:rPr/>
            </w:rPrChange>
          </w:rPr>
        </w:r>
      </w:ins>
      <w:r w:rsidR="00B61842" w:rsidRPr="002A40D2">
        <w:rPr>
          <w:color w:val="4472C4" w:themeColor="accent1"/>
          <w:rPrChange w:id="529" w:author="Moses, Robinson" w:date="2023-03-13T07:02:00Z">
            <w:rPr/>
          </w:rPrChange>
        </w:rPr>
        <w:fldChar w:fldCharType="separate"/>
      </w:r>
      <w:ins w:id="530" w:author="Moses, Robinson" w:date="2023-03-13T07:01:00Z">
        <w:r w:rsidR="00B61842" w:rsidRPr="002A40D2">
          <w:rPr>
            <w:color w:val="4472C4" w:themeColor="accent1"/>
            <w:rPrChange w:id="531" w:author="Moses, Robinson" w:date="2023-03-13T07:02:00Z">
              <w:rPr/>
            </w:rPrChange>
          </w:rPr>
          <w:t xml:space="preserve">TABLE </w:t>
        </w:r>
        <w:r w:rsidR="00B61842" w:rsidRPr="002A40D2">
          <w:rPr>
            <w:noProof/>
            <w:color w:val="4472C4" w:themeColor="accent1"/>
            <w:rPrChange w:id="532" w:author="Moses, Robinson" w:date="2023-03-13T07:02:00Z">
              <w:rPr>
                <w:noProof/>
              </w:rPr>
            </w:rPrChange>
          </w:rPr>
          <w:t>7</w:t>
        </w:r>
        <w:r w:rsidR="00B61842" w:rsidRPr="002A40D2">
          <w:rPr>
            <w:color w:val="4472C4" w:themeColor="accent1"/>
            <w:rPrChange w:id="533" w:author="Moses, Robinson" w:date="2023-03-13T07:02:00Z">
              <w:rPr/>
            </w:rPrChange>
          </w:rPr>
          <w:t>: CREATE NEW EMPLOYEE FIELD DESCRIPTIONS</w:t>
        </w:r>
        <w:r w:rsidR="00B61842" w:rsidRPr="002A40D2">
          <w:rPr>
            <w:color w:val="4472C4" w:themeColor="accent1"/>
            <w:rPrChange w:id="534" w:author="Moses, Robinson" w:date="2023-03-13T07:02:00Z">
              <w:rPr/>
            </w:rPrChange>
          </w:rPr>
          <w:fldChar w:fldCharType="end"/>
        </w:r>
      </w:ins>
      <w:ins w:id="535" w:author="Moses, Robinson" w:date="2023-03-13T07:02:00Z">
        <w:r w:rsidR="00B61842">
          <w:t xml:space="preserve"> </w:t>
        </w:r>
      </w:ins>
      <w:del w:id="536" w:author="Moses, Robinson" w:date="2023-03-13T07:02:00Z">
        <w:r w:rsidRPr="008F5DE3" w:rsidDel="00B61842">
          <w:delText xml:space="preserve">the Create New Employee Field Descriptions table </w:delText>
        </w:r>
      </w:del>
      <w:r>
        <w:t xml:space="preserve">and </w:t>
      </w:r>
      <w:r w:rsidRPr="008F5DE3">
        <w:t xml:space="preserve">shows </w:t>
      </w:r>
      <w:r>
        <w:t>many</w:t>
      </w:r>
      <w:r w:rsidRPr="008F5DE3">
        <w:t xml:space="preserve"> employees at </w:t>
      </w:r>
      <w:r>
        <w:t>once</w:t>
      </w:r>
      <w:r w:rsidRPr="008F5DE3">
        <w:t>.</w:t>
      </w:r>
    </w:p>
    <w:p w14:paraId="3F6D3870" w14:textId="55A4B340" w:rsidR="00570B77" w:rsidRPr="008F5DE3" w:rsidRDefault="00570B77" w:rsidP="00F72D97">
      <w:pPr>
        <w:pStyle w:val="BodyText"/>
      </w:pPr>
      <w:r>
        <w:lastRenderedPageBreak/>
        <w:t xml:space="preserve">Icons on the right side of </w:t>
      </w:r>
      <w:ins w:id="537" w:author="Moses, Robinson" w:date="2023-03-16T03:45:00Z">
        <w:r w:rsidR="007C454D">
          <w:t xml:space="preserve">the </w:t>
        </w:r>
      </w:ins>
      <w:r>
        <w:t xml:space="preserve">list provide detailed </w:t>
      </w:r>
      <w:ins w:id="538" w:author="Moses, Robinson" w:date="2023-03-13T07:03:00Z">
        <w:r w:rsidR="007404A5">
          <w:t>V</w:t>
        </w:r>
      </w:ins>
      <w:del w:id="539" w:author="Moses, Robinson" w:date="2023-03-13T07:03:00Z">
        <w:r w:rsidDel="007404A5">
          <w:delText>v</w:delText>
        </w:r>
      </w:del>
      <w:r>
        <w:t>iew, Edit, and Delete functions respectively.</w:t>
      </w:r>
    </w:p>
    <w:p w14:paraId="5C1AEDDD" w14:textId="736DF3B5" w:rsidR="00570B77" w:rsidRPr="008F5DE3" w:rsidRDefault="00570B77" w:rsidP="00F72D97">
      <w:pPr>
        <w:pStyle w:val="BodyText"/>
      </w:pPr>
      <w:r w:rsidRPr="008F5DE3">
        <w:t xml:space="preserve">Create New Employee icon in the bottom </w:t>
      </w:r>
      <w:del w:id="540" w:author="Moses, Robinson" w:date="2023-03-16T03:46:00Z">
        <w:r w:rsidRPr="008F5DE3" w:rsidDel="007C454D">
          <w:delText xml:space="preserve">left </w:delText>
        </w:r>
      </w:del>
      <w:ins w:id="541" w:author="Moses, Robinson" w:date="2023-03-16T03:46:00Z">
        <w:r w:rsidR="007C454D" w:rsidRPr="008F5DE3">
          <w:t>left</w:t>
        </w:r>
        <w:r w:rsidR="007C454D">
          <w:t>-</w:t>
        </w:r>
      </w:ins>
      <w:r w:rsidRPr="008F5DE3">
        <w:t xml:space="preserve">hand of the table will take users to the </w:t>
      </w:r>
      <w:commentRangeStart w:id="542"/>
      <w:r w:rsidRPr="008F5DE3">
        <w:t xml:space="preserve">Create New Employee input screen. </w:t>
      </w:r>
      <w:commentRangeEnd w:id="542"/>
      <w:r w:rsidR="00455FD3">
        <w:rPr>
          <w:rStyle w:val="CommentReference"/>
          <w:rFonts w:eastAsia="MS Mincho"/>
          <w:lang w:val="en-US"/>
        </w:rPr>
        <w:commentReference w:id="542"/>
      </w:r>
    </w:p>
    <w:p w14:paraId="53360459" w14:textId="750B9D94" w:rsidR="00570B77" w:rsidRDefault="00570B77" w:rsidP="00F72D97">
      <w:pPr>
        <w:pStyle w:val="Caption"/>
      </w:pPr>
      <w:bookmarkStart w:id="543" w:name="_Toc655689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w:t>
      </w:r>
      <w:r w:rsidRPr="36CE550C">
        <w:rPr>
          <w:noProof/>
        </w:rPr>
        <w:fldChar w:fldCharType="end"/>
      </w:r>
      <w:r>
        <w:t>: LIST ALL EMPLOYEE</w:t>
      </w:r>
      <w:ins w:id="544" w:author="Moses, Robinson" w:date="2023-03-16T03:46:00Z">
        <w:r w:rsidR="007C454D">
          <w:t>'</w:t>
        </w:r>
      </w:ins>
      <w:r>
        <w:t>S SCREEN</w:t>
      </w:r>
      <w:bookmarkEnd w:id="543"/>
    </w:p>
    <w:p w14:paraId="5A51A5F8" w14:textId="77777777" w:rsidR="00570B77" w:rsidRPr="008F5DE3" w:rsidRDefault="00570B77" w:rsidP="006172EC">
      <w:pPr>
        <w:pStyle w:val="BodyText"/>
        <w:pPrChange w:id="545" w:author="Moses, Robinson" w:date="2023-03-13T07:09:00Z">
          <w:pPr>
            <w:jc w:val="center"/>
          </w:pPr>
        </w:pPrChange>
      </w:pPr>
      <w:r>
        <w:rPr>
          <w:noProof/>
        </w:rPr>
        <w:drawing>
          <wp:inline distT="0" distB="0" distL="0" distR="0" wp14:anchorId="152200D4" wp14:editId="64F92A98">
            <wp:extent cx="5934075" cy="2095500"/>
            <wp:effectExtent l="76200" t="76200" r="142875" b="13335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FA8E" w14:textId="77777777" w:rsidR="00570B77" w:rsidRPr="00F72D97" w:rsidRDefault="0014696D"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590DCCC" w14:textId="3B52C273" w:rsidR="00570B77" w:rsidRDefault="00570B77" w:rsidP="00570B77">
      <w:pPr>
        <w:spacing w:after="0"/>
      </w:pPr>
    </w:p>
    <w:p w14:paraId="11735554" w14:textId="77777777" w:rsidR="00570B77" w:rsidRDefault="00570B77" w:rsidP="00570B77">
      <w:pPr>
        <w:pStyle w:val="Heading2"/>
      </w:pPr>
      <w:bookmarkStart w:id="546" w:name="_Toc111643047"/>
      <w:bookmarkStart w:id="547" w:name="_Toc129572267"/>
      <w:r>
        <w:t>IMPORT EMPLOYEES</w:t>
      </w:r>
      <w:bookmarkEnd w:id="546"/>
      <w:bookmarkEnd w:id="547"/>
      <w:r>
        <w:t xml:space="preserve"> </w:t>
      </w:r>
    </w:p>
    <w:p w14:paraId="109D3B7B" w14:textId="4123B7C3" w:rsidR="00570B77" w:rsidRDefault="00570B77" w:rsidP="00F72D97">
      <w:pPr>
        <w:pStyle w:val="BodyText"/>
      </w:pPr>
      <w:r>
        <w:t xml:space="preserve">Import allows users to upload a formatted file of employee information so that new employees and/or updates can be performed </w:t>
      </w:r>
      <w:del w:id="548" w:author="Moses, Robinson" w:date="2023-03-13T07:08:00Z">
        <w:r w:rsidDel="00302491">
          <w:delText>en</w:delText>
        </w:r>
      </w:del>
      <w:ins w:id="549" w:author="Moses, Robinson" w:date="2023-03-13T07:08:00Z">
        <w:r w:rsidR="00302491">
          <w:t>in</w:t>
        </w:r>
      </w:ins>
      <w:r>
        <w:t xml:space="preserve"> mass</w:t>
      </w:r>
      <w:del w:id="550" w:author="Moses, Robinson" w:date="2023-03-13T07:08:00Z">
        <w:r w:rsidDel="00302491">
          <w:delText>e</w:delText>
        </w:r>
      </w:del>
      <w:r>
        <w:t xml:space="preserve">. </w:t>
      </w:r>
    </w:p>
    <w:p w14:paraId="7AFF877E" w14:textId="1CC9E599" w:rsidR="00570B77" w:rsidRDefault="00570B77" w:rsidP="00F72D97">
      <w:pPr>
        <w:pStyle w:val="Caption"/>
      </w:pPr>
      <w:bookmarkStart w:id="551"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w:t>
      </w:r>
      <w:r w:rsidRPr="36CE550C">
        <w:rPr>
          <w:noProof/>
        </w:rPr>
        <w:fldChar w:fldCharType="end"/>
      </w:r>
      <w:r>
        <w:t>: IMPORT EMPLOYEE</w:t>
      </w:r>
      <w:ins w:id="552" w:author="Moses, Robinson" w:date="2023-03-16T03:46:00Z">
        <w:r w:rsidR="007C454D">
          <w:t>'</w:t>
        </w:r>
      </w:ins>
      <w:r>
        <w:t>S SCREEN</w:t>
      </w:r>
      <w:bookmarkEnd w:id="551"/>
      <w:r>
        <w:t xml:space="preserve"> </w:t>
      </w:r>
    </w:p>
    <w:p w14:paraId="37FDD440" w14:textId="77777777" w:rsidR="00570B77" w:rsidRDefault="00570B77" w:rsidP="006172EC">
      <w:pPr>
        <w:pStyle w:val="BodyText"/>
        <w:pPrChange w:id="553" w:author="Moses, Robinson" w:date="2023-03-13T07:09:00Z">
          <w:pPr>
            <w:spacing w:after="132"/>
            <w:ind w:right="1280"/>
            <w:jc w:val="center"/>
          </w:pPr>
        </w:pPrChange>
      </w:pPr>
      <w:r>
        <w:rPr>
          <w:noProof/>
        </w:rPr>
        <w:drawing>
          <wp:inline distT="0" distB="0" distL="0" distR="0" wp14:anchorId="45730F53" wp14:editId="6E9C31DC">
            <wp:extent cx="5943600" cy="1228725"/>
            <wp:effectExtent l="76200" t="76200" r="133350" b="142875"/>
            <wp:docPr id="1215231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C46F3F" w14:textId="77777777" w:rsidR="00570B77" w:rsidRPr="00101E5B" w:rsidRDefault="0014696D" w:rsidP="00101E5B">
      <w:pPr>
        <w:pStyle w:val="Caption"/>
        <w:rPr>
          <w:color w:val="70AD47" w:themeColor="accent6"/>
        </w:rPr>
      </w:pPr>
      <w:hyperlink w:anchor="_EMPLOYEES" w:history="1">
        <w:r w:rsidR="00570B77" w:rsidRPr="00101E5B">
          <w:rPr>
            <w:rStyle w:val="Hyperlink"/>
            <w:color w:val="70AD47" w:themeColor="accent6"/>
          </w:rPr>
          <w:t>Return to: Employees</w:t>
        </w:r>
      </w:hyperlink>
      <w:r w:rsidR="00570B77" w:rsidRPr="00101E5B">
        <w:rPr>
          <w:color w:val="70AD47" w:themeColor="accent6"/>
        </w:rPr>
        <w:t xml:space="preserve"> </w:t>
      </w:r>
    </w:p>
    <w:p w14:paraId="4DEC8F1D" w14:textId="77777777" w:rsidR="00570B77" w:rsidRDefault="00570B77" w:rsidP="00570B77">
      <w:pPr>
        <w:pStyle w:val="Heading1"/>
        <w:ind w:left="-5"/>
      </w:pPr>
      <w:bookmarkStart w:id="554" w:name="_DEPOTS"/>
      <w:bookmarkStart w:id="555" w:name="_Toc111643048"/>
      <w:bookmarkStart w:id="556" w:name="_Toc129572268"/>
      <w:bookmarkEnd w:id="554"/>
      <w:r>
        <w:lastRenderedPageBreak/>
        <w:t>DEPOTS</w:t>
      </w:r>
      <w:bookmarkEnd w:id="555"/>
      <w:bookmarkEnd w:id="556"/>
    </w:p>
    <w:p w14:paraId="073B3377" w14:textId="305F44C2" w:rsidR="00570B77" w:rsidRDefault="00570B77" w:rsidP="00101E5B">
      <w:pPr>
        <w:pStyle w:val="BodyText"/>
      </w:pPr>
      <w:r>
        <w:t xml:space="preserve">Depots </w:t>
      </w:r>
      <w:del w:id="557" w:author="Moses, Robinson" w:date="2023-03-16T03:47:00Z">
        <w:r w:rsidDel="007C454D">
          <w:delText xml:space="preserve">is </w:delText>
        </w:r>
      </w:del>
      <w:ins w:id="558" w:author="Moses, Robinson" w:date="2023-03-16T03:47:00Z">
        <w:r w:rsidR="007C454D">
          <w:t>are</w:t>
        </w:r>
        <w:r w:rsidR="007C454D">
          <w:t xml:space="preserve"> </w:t>
        </w:r>
      </w:ins>
      <w:r>
        <w:t xml:space="preserve">a gateway menu to the List </w:t>
      </w:r>
      <w:r w:rsidRPr="002D5C25">
        <w:rPr>
          <w:b/>
          <w:bCs/>
          <w:rPrChange w:id="559" w:author="Moses, Robinson" w:date="2023-03-13T07:12:00Z">
            <w:rPr/>
          </w:rPrChange>
        </w:rPr>
        <w:t xml:space="preserve">All Depots </w:t>
      </w:r>
      <w:r w:rsidRPr="002D5C25">
        <w:t>and</w:t>
      </w:r>
      <w:r w:rsidRPr="002D5C25">
        <w:rPr>
          <w:b/>
          <w:bCs/>
          <w:rPrChange w:id="560" w:author="Moses, Robinson" w:date="2023-03-13T07:12:00Z">
            <w:rPr/>
          </w:rPrChange>
        </w:rPr>
        <w:t xml:space="preserve"> Show Depot</w:t>
      </w:r>
      <w:r>
        <w:t xml:space="preserve"> screens. Depots are unique cash distribution locations that are usually various sites of one company or corporation contracted to provide</w:t>
      </w:r>
      <w:del w:id="561" w:author="Moses, Robinson" w:date="2023-03-16T03:47:00Z">
        <w:r w:rsidDel="007C454D">
          <w:delText>d</w:delText>
        </w:r>
      </w:del>
      <w:r>
        <w:t xml:space="preserve"> secured cash delivery service to financial institutions. </w:t>
      </w:r>
    </w:p>
    <w:p w14:paraId="334C166E" w14:textId="77777777" w:rsidR="00101E5B" w:rsidRDefault="00101E5B" w:rsidP="00101E5B">
      <w:pPr>
        <w:pStyle w:val="BodyText"/>
      </w:pPr>
    </w:p>
    <w:p w14:paraId="6C3288B1" w14:textId="77777777" w:rsidR="00570B77" w:rsidRDefault="00570B77" w:rsidP="00570B77">
      <w:pPr>
        <w:pStyle w:val="Heading2"/>
      </w:pPr>
      <w:bookmarkStart w:id="562" w:name="_Toc111643049"/>
      <w:bookmarkStart w:id="563" w:name="_Toc129572269"/>
      <w:r>
        <w:t>LIST DEPOTS</w:t>
      </w:r>
      <w:bookmarkEnd w:id="562"/>
      <w:bookmarkEnd w:id="563"/>
    </w:p>
    <w:p w14:paraId="69B2DC98" w14:textId="77777777" w:rsidR="00570B77" w:rsidRDefault="00570B77" w:rsidP="00101E5B">
      <w:pPr>
        <w:pStyle w:val="BodyText"/>
      </w:pPr>
      <w:r>
        <w:t>List Depots provides a listing of accessible depot locations utilizing Carrier Web</w:t>
      </w:r>
    </w:p>
    <w:p w14:paraId="0DC59B73" w14:textId="77777777" w:rsidR="00570B77" w:rsidRDefault="00570B77" w:rsidP="00902BEE">
      <w:pPr>
        <w:pStyle w:val="Caption"/>
      </w:pPr>
      <w:bookmarkStart w:id="564"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7</w:t>
      </w:r>
      <w:r w:rsidRPr="36CE550C">
        <w:rPr>
          <w:noProof/>
        </w:rPr>
        <w:fldChar w:fldCharType="end"/>
      </w:r>
      <w:r>
        <w:t>: LIST DEPOTS SCREEN</w:t>
      </w:r>
      <w:bookmarkEnd w:id="564"/>
    </w:p>
    <w:p w14:paraId="70E9314A" w14:textId="77777777" w:rsidR="00570B77" w:rsidRPr="00DF0313" w:rsidRDefault="00570B77" w:rsidP="004741D8">
      <w:pPr>
        <w:pStyle w:val="BodyText"/>
        <w:pPrChange w:id="565" w:author="Moses, Robinson" w:date="2023-03-13T07:11:00Z">
          <w:pPr/>
        </w:pPrChange>
      </w:pPr>
      <w:r>
        <w:rPr>
          <w:noProof/>
        </w:rPr>
        <w:drawing>
          <wp:inline distT="0" distB="0" distL="0" distR="0" wp14:anchorId="5FD89FFA" wp14:editId="0578BCE4">
            <wp:extent cx="5943600" cy="2952750"/>
            <wp:effectExtent l="76200" t="76200" r="133350" b="133350"/>
            <wp:docPr id="17217434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4CBA9" w14:textId="77777777" w:rsidR="00570B77" w:rsidRDefault="00570B77" w:rsidP="00902BEE">
      <w:pPr>
        <w:pStyle w:val="Caption"/>
      </w:pPr>
      <w:bookmarkStart w:id="566"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566"/>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67" w:author="Moses, Robinson" w:date="2023-03-13T07:13: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1887"/>
        <w:gridCol w:w="6217"/>
        <w:tblGridChange w:id="568">
          <w:tblGrid>
            <w:gridCol w:w="1887"/>
            <w:gridCol w:w="6217"/>
          </w:tblGrid>
        </w:tblGridChange>
      </w:tblGrid>
      <w:tr w:rsidR="00570B77" w14:paraId="1B0127D2" w14:textId="77777777" w:rsidTr="006D7FC9">
        <w:trPr>
          <w:trHeight w:val="352"/>
          <w:trPrChange w:id="569" w:author="Moses, Robinson" w:date="2023-03-13T07:13: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70" w:author="Moses, Robinson" w:date="2023-03-13T07:13: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1D5DBE6" w14:textId="77777777" w:rsidR="00570B77" w:rsidRDefault="00570B77" w:rsidP="00902BEE">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71" w:author="Moses, Robinson" w:date="2023-03-13T07:13:00Z">
              <w:tcPr>
                <w:tcW w:w="621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461E7A9" w14:textId="77777777" w:rsidR="00570B77" w:rsidRDefault="00570B77" w:rsidP="00902BEE">
            <w:pPr>
              <w:pStyle w:val="TableHeading"/>
            </w:pPr>
            <w:r>
              <w:t xml:space="preserve">Description </w:t>
            </w:r>
          </w:p>
        </w:tc>
      </w:tr>
      <w:tr w:rsidR="00570B77" w14:paraId="2F96BEF3"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16616C92" w14:textId="77777777" w:rsidR="00570B77" w:rsidRPr="006D7FC9" w:rsidRDefault="00570B77" w:rsidP="00902BEE">
            <w:pPr>
              <w:pStyle w:val="TableBody"/>
              <w:rPr>
                <w:b/>
                <w:bCs/>
                <w:rPrChange w:id="572" w:author="Moses, Robinson" w:date="2023-03-13T07:13:00Z">
                  <w:rPr/>
                </w:rPrChange>
              </w:rPr>
            </w:pPr>
            <w:r w:rsidRPr="006D7FC9">
              <w:rPr>
                <w:b/>
                <w:bCs/>
                <w:rPrChange w:id="573" w:author="Moses, Robinson" w:date="2023-03-13T07:13: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28EE93E" w14:textId="77777777" w:rsidR="00570B77" w:rsidRPr="00B61B47" w:rsidRDefault="00570B77" w:rsidP="00902BEE">
            <w:pPr>
              <w:pStyle w:val="TableBody"/>
              <w:rPr>
                <w:sz w:val="18"/>
                <w:szCs w:val="18"/>
              </w:rPr>
            </w:pPr>
            <w:r w:rsidRPr="00B61B47">
              <w:rPr>
                <w:sz w:val="18"/>
                <w:szCs w:val="18"/>
              </w:rPr>
              <w:t xml:space="preserve">Name of the particular Depot </w:t>
            </w:r>
          </w:p>
        </w:tc>
      </w:tr>
      <w:tr w:rsidR="00570B77" w14:paraId="1AA7463C"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528386F" w14:textId="77777777" w:rsidR="00570B77" w:rsidRPr="006D7FC9" w:rsidRDefault="00570B77" w:rsidP="00902BEE">
            <w:pPr>
              <w:pStyle w:val="TableBody"/>
              <w:rPr>
                <w:b/>
                <w:bCs/>
                <w:rPrChange w:id="574" w:author="Moses, Robinson" w:date="2023-03-13T07:13:00Z">
                  <w:rPr/>
                </w:rPrChange>
              </w:rPr>
            </w:pPr>
            <w:r w:rsidRPr="006D7FC9">
              <w:rPr>
                <w:b/>
                <w:bCs/>
                <w:rPrChange w:id="575" w:author="Moses, Robinson" w:date="2023-03-13T07:13: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3309D118" w14:textId="77777777" w:rsidR="00570B77" w:rsidRPr="00B61B47" w:rsidRDefault="00570B77" w:rsidP="00902BEE">
            <w:pPr>
              <w:pStyle w:val="TableBody"/>
              <w:rPr>
                <w:sz w:val="18"/>
                <w:szCs w:val="18"/>
              </w:rPr>
            </w:pPr>
            <w:r w:rsidRPr="00B61B47">
              <w:rPr>
                <w:sz w:val="18"/>
                <w:szCs w:val="18"/>
              </w:rPr>
              <w:t xml:space="preserve">Contact person at Depot </w:t>
            </w:r>
          </w:p>
        </w:tc>
      </w:tr>
      <w:tr w:rsidR="00570B77" w14:paraId="3A34ECDC"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1E3E2E56" w14:textId="77777777" w:rsidR="00570B77" w:rsidRPr="006D7FC9" w:rsidRDefault="00570B77" w:rsidP="00902BEE">
            <w:pPr>
              <w:pStyle w:val="TableBody"/>
              <w:rPr>
                <w:b/>
                <w:bCs/>
                <w:rPrChange w:id="576" w:author="Moses, Robinson" w:date="2023-03-13T07:13:00Z">
                  <w:rPr/>
                </w:rPrChange>
              </w:rPr>
            </w:pPr>
            <w:r w:rsidRPr="006D7FC9">
              <w:rPr>
                <w:b/>
                <w:bCs/>
                <w:rPrChange w:id="577" w:author="Moses, Robinson" w:date="2023-03-13T07:13: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5284581B" w14:textId="725329F6" w:rsidR="00570B77" w:rsidRPr="00B61B47" w:rsidRDefault="00570B77" w:rsidP="00902BEE">
            <w:pPr>
              <w:pStyle w:val="TableBody"/>
              <w:rPr>
                <w:sz w:val="18"/>
                <w:szCs w:val="18"/>
              </w:rPr>
            </w:pPr>
            <w:del w:id="578" w:author="Moses, Robinson" w:date="2023-03-16T03:47:00Z">
              <w:r w:rsidRPr="00B61B47" w:rsidDel="007C454D">
                <w:rPr>
                  <w:sz w:val="18"/>
                  <w:szCs w:val="18"/>
                </w:rPr>
                <w:delText xml:space="preserve">Fax </w:delText>
              </w:r>
            </w:del>
            <w:ins w:id="579" w:author="Moses, Robinson" w:date="2023-03-16T03:47:00Z">
              <w:r w:rsidR="007C454D">
                <w:rPr>
                  <w:sz w:val="18"/>
                  <w:szCs w:val="18"/>
                </w:rPr>
                <w:t>The f</w:t>
              </w:r>
              <w:r w:rsidR="007C454D" w:rsidRPr="00B61B47">
                <w:rPr>
                  <w:sz w:val="18"/>
                  <w:szCs w:val="18"/>
                </w:rPr>
                <w:t xml:space="preserve">ax </w:t>
              </w:r>
            </w:ins>
            <w:r w:rsidRPr="00B61B47">
              <w:rPr>
                <w:sz w:val="18"/>
                <w:szCs w:val="18"/>
              </w:rPr>
              <w:t xml:space="preserve">number for Depot </w:t>
            </w:r>
          </w:p>
        </w:tc>
      </w:tr>
      <w:tr w:rsidR="00570B77" w14:paraId="5BB4D901"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1B6F80BA" w14:textId="77777777" w:rsidR="00570B77" w:rsidRPr="006D7FC9" w:rsidRDefault="00570B77" w:rsidP="00902BEE">
            <w:pPr>
              <w:pStyle w:val="TableBody"/>
              <w:rPr>
                <w:b/>
                <w:bCs/>
                <w:rPrChange w:id="580" w:author="Moses, Robinson" w:date="2023-03-13T07:13:00Z">
                  <w:rPr/>
                </w:rPrChange>
              </w:rPr>
            </w:pPr>
            <w:r w:rsidRPr="006D7FC9">
              <w:rPr>
                <w:b/>
                <w:bCs/>
                <w:rPrChange w:id="581" w:author="Moses, Robinson" w:date="2023-03-13T07:13: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1FAA1A04" w14:textId="4CDCB608" w:rsidR="00570B77" w:rsidRPr="00B61B47" w:rsidRDefault="00570B77" w:rsidP="00902BEE">
            <w:pPr>
              <w:pStyle w:val="TableBody"/>
              <w:rPr>
                <w:sz w:val="18"/>
                <w:szCs w:val="18"/>
              </w:rPr>
            </w:pPr>
            <w:r w:rsidRPr="00B61B47">
              <w:rPr>
                <w:sz w:val="18"/>
                <w:szCs w:val="18"/>
              </w:rPr>
              <w:t>T</w:t>
            </w:r>
            <w:ins w:id="582" w:author="Moses, Robinson" w:date="2023-03-16T03:47:00Z">
              <w:r w:rsidR="007C454D">
                <w:rPr>
                  <w:sz w:val="18"/>
                  <w:szCs w:val="18"/>
                </w:rPr>
                <w:t>he t</w:t>
              </w:r>
            </w:ins>
            <w:r w:rsidRPr="00B61B47">
              <w:rPr>
                <w:sz w:val="18"/>
                <w:szCs w:val="18"/>
              </w:rPr>
              <w:t xml:space="preserve">elephone number for Depot </w:t>
            </w:r>
          </w:p>
        </w:tc>
      </w:tr>
      <w:tr w:rsidR="00570B77" w14:paraId="57C5ECCF"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3F5D521" w14:textId="77777777" w:rsidR="00570B77" w:rsidRPr="006D7FC9" w:rsidRDefault="00570B77" w:rsidP="00902BEE">
            <w:pPr>
              <w:pStyle w:val="TableBody"/>
              <w:rPr>
                <w:b/>
                <w:bCs/>
                <w:rPrChange w:id="583" w:author="Moses, Robinson" w:date="2023-03-13T07:13:00Z">
                  <w:rPr/>
                </w:rPrChange>
              </w:rPr>
            </w:pPr>
            <w:r w:rsidRPr="006D7FC9">
              <w:rPr>
                <w:b/>
                <w:bCs/>
                <w:rPrChange w:id="584" w:author="Moses, Robinson" w:date="2023-03-13T07:13: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48FE1DB1" w14:textId="77777777" w:rsidR="00570B77" w:rsidRPr="00B61B47" w:rsidRDefault="00570B77" w:rsidP="00902BEE">
            <w:pPr>
              <w:pStyle w:val="TableBody"/>
              <w:rPr>
                <w:sz w:val="18"/>
                <w:szCs w:val="18"/>
              </w:rPr>
            </w:pPr>
            <w:r w:rsidRPr="00B61B47">
              <w:rPr>
                <w:sz w:val="18"/>
                <w:szCs w:val="18"/>
              </w:rPr>
              <w:t xml:space="preserve">Physical Address of Depot </w:t>
            </w:r>
          </w:p>
        </w:tc>
      </w:tr>
      <w:tr w:rsidR="00570B77" w14:paraId="2576433E"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5F1AB569" w14:textId="77777777" w:rsidR="00570B77" w:rsidRDefault="00570B77" w:rsidP="00902BEE">
            <w:pPr>
              <w:pStyle w:val="TableBody"/>
            </w:pPr>
            <w:r>
              <w:rPr>
                <w:noProof/>
              </w:rPr>
              <w:lastRenderedPageBreak/>
              <mc:AlternateContent>
                <mc:Choice Requires="wpg">
                  <w:drawing>
                    <wp:inline distT="0" distB="0" distL="0" distR="0" wp14:anchorId="45FE3276" wp14:editId="43E2A7EB">
                      <wp:extent cx="204724" cy="240792"/>
                      <wp:effectExtent l="0" t="0" r="0" b="0"/>
                      <wp:docPr id="49804" name="Group 18"/>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7"/>
                                <a:stretch>
                                  <a:fillRect/>
                                </a:stretch>
                              </pic:blipFill>
                              <pic:spPr>
                                <a:xfrm>
                                  <a:off x="0" y="0"/>
                                  <a:ext cx="204470" cy="238760"/>
                                </a:xfrm>
                                <a:prstGeom prst="rect">
                                  <a:avLst/>
                                </a:prstGeom>
                              </pic:spPr>
                            </pic:pic>
                          </wpg:wgp>
                        </a:graphicData>
                      </a:graphic>
                    </wp:inline>
                  </w:drawing>
                </mc:Choice>
                <mc:Fallback>
                  <w:pict>
                    <v:group w14:anchorId="5C99AB09" id="Group 18"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8" o:title=""/>
                      </v:shape>
                      <w10:anchorlock/>
                    </v:group>
                  </w:pict>
                </mc:Fallback>
              </mc:AlternateContent>
            </w:r>
            <w: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1EAE72C9" w14:textId="77777777" w:rsidR="00570B77" w:rsidRPr="00B61B47" w:rsidRDefault="00570B77" w:rsidP="00902BEE">
            <w:pPr>
              <w:pStyle w:val="TableBody"/>
              <w:rPr>
                <w:rFonts w:cstheme="minorHAnsi"/>
                <w:sz w:val="18"/>
                <w:szCs w:val="18"/>
              </w:rPr>
            </w:pPr>
            <w:r w:rsidRPr="00B61B47">
              <w:rPr>
                <w:rFonts w:cstheme="minorHAnsi"/>
                <w:sz w:val="18"/>
                <w:szCs w:val="18"/>
              </w:rPr>
              <w:t xml:space="preserve">The icon allows users to view details of the selected Depot. </w:t>
            </w:r>
          </w:p>
        </w:tc>
      </w:tr>
    </w:tbl>
    <w:p w14:paraId="6CD609BF" w14:textId="48B6B339" w:rsidR="00570B77" w:rsidRDefault="0014696D"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2406610F" w14:textId="77777777" w:rsidR="0071283A" w:rsidRPr="0071283A" w:rsidRDefault="0071283A" w:rsidP="0071283A"/>
    <w:p w14:paraId="6A40D454" w14:textId="77777777" w:rsidR="00570B77" w:rsidRDefault="00570B77" w:rsidP="00570B77">
      <w:pPr>
        <w:pStyle w:val="Heading2"/>
      </w:pPr>
      <w:bookmarkStart w:id="585" w:name="_Toc111643050"/>
      <w:bookmarkStart w:id="586" w:name="_Toc129572270"/>
      <w:r>
        <w:t>SHOW DEPOT</w:t>
      </w:r>
      <w:bookmarkEnd w:id="585"/>
      <w:bookmarkEnd w:id="586"/>
    </w:p>
    <w:p w14:paraId="541E82BD" w14:textId="77777777" w:rsidR="00570B77" w:rsidRDefault="00570B77" w:rsidP="0071283A">
      <w:pPr>
        <w:pStyle w:val="BodyText"/>
      </w:pPr>
      <w:r>
        <w:t>By clicking on the Show Depot icon</w:t>
      </w:r>
      <w:r w:rsidRPr="00D61509">
        <w:t xml:space="preserve"> </w:t>
      </w:r>
      <w:r w:rsidRPr="00D61509">
        <w:rPr>
          <w:noProof/>
        </w:rPr>
        <w:drawing>
          <wp:inline distT="0" distB="0" distL="0" distR="0" wp14:anchorId="6950AE0C" wp14:editId="5731EDBB">
            <wp:extent cx="219075" cy="228600"/>
            <wp:effectExtent l="0" t="0" r="952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 xml:space="preserve">on the </w:t>
      </w:r>
      <w:r w:rsidRPr="00F05EA4">
        <w:rPr>
          <w:b/>
          <w:bCs/>
          <w:rPrChange w:id="587" w:author="Moses, Robinson" w:date="2023-03-13T07:14:00Z">
            <w:rPr/>
          </w:rPrChange>
        </w:rPr>
        <w:t>List All Depots</w:t>
      </w:r>
      <w:r>
        <w:t xml:space="preserve"> screen the user can navigate to the </w:t>
      </w:r>
      <w:r w:rsidRPr="00F05EA4">
        <w:rPr>
          <w:b/>
          <w:bCs/>
          <w:rPrChange w:id="588" w:author="Moses, Robinson" w:date="2023-03-13T07:14:00Z">
            <w:rPr/>
          </w:rPrChange>
        </w:rPr>
        <w:t>Show Depot</w:t>
      </w:r>
      <w:r>
        <w:t xml:space="preserve"> screen. </w:t>
      </w:r>
      <w:r w:rsidRPr="001E6BBE">
        <w:rPr>
          <w:b/>
          <w:bCs/>
          <w:rPrChange w:id="589" w:author="Moses, Robinson" w:date="2023-03-13T07:14:00Z">
            <w:rPr/>
          </w:rPrChange>
        </w:rPr>
        <w:t>Show Depot</w:t>
      </w:r>
      <w:r>
        <w:t xml:space="preserve"> lists all the fields from the List screen, and it also shows the OptiSuite cashpoints serviced by the depot.</w:t>
      </w:r>
    </w:p>
    <w:p w14:paraId="318A7FE7" w14:textId="77777777" w:rsidR="00570B77" w:rsidRDefault="00570B77" w:rsidP="0071283A">
      <w:pPr>
        <w:pStyle w:val="Caption"/>
      </w:pPr>
      <w:bookmarkStart w:id="590"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8</w:t>
      </w:r>
      <w:r w:rsidRPr="36CE550C">
        <w:rPr>
          <w:noProof/>
        </w:rPr>
        <w:fldChar w:fldCharType="end"/>
      </w:r>
      <w:r>
        <w:t>: SHOW DEPOT SCREEN</w:t>
      </w:r>
      <w:bookmarkEnd w:id="590"/>
      <w:r>
        <w:t xml:space="preserve"> </w:t>
      </w:r>
    </w:p>
    <w:p w14:paraId="29598255" w14:textId="0795C31C" w:rsidR="00570B77" w:rsidRDefault="00570B77" w:rsidP="00F05EA4">
      <w:pPr>
        <w:pStyle w:val="BodyText"/>
        <w:pPrChange w:id="591" w:author="Moses, Robinson" w:date="2023-03-13T07:14:00Z">
          <w:pPr>
            <w:spacing w:after="131"/>
            <w:ind w:right="3592"/>
            <w:jc w:val="center"/>
          </w:pPr>
        </w:pPrChange>
      </w:pPr>
      <w:r>
        <w:rPr>
          <w:noProof/>
        </w:rPr>
        <w:drawing>
          <wp:inline distT="0" distB="0" distL="0" distR="0" wp14:anchorId="317A03F0" wp14:editId="3E94A5A7">
            <wp:extent cx="5943600" cy="5362576"/>
            <wp:effectExtent l="76200" t="76200" r="133350" b="142875"/>
            <wp:docPr id="1494379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5362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9C04E" w14:textId="77777777" w:rsidR="00570B77" w:rsidRDefault="00570B77" w:rsidP="0071283A">
      <w:pPr>
        <w:pStyle w:val="Caption"/>
      </w:pPr>
      <w:bookmarkStart w:id="592" w:name="_Toc65569010"/>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592"/>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93" w:author="Moses, Robinson" w:date="2023-03-13T07:15: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1887"/>
        <w:gridCol w:w="6217"/>
        <w:tblGridChange w:id="594">
          <w:tblGrid>
            <w:gridCol w:w="1887"/>
            <w:gridCol w:w="6217"/>
          </w:tblGrid>
        </w:tblGridChange>
      </w:tblGrid>
      <w:tr w:rsidR="00570B77" w14:paraId="682D72C9" w14:textId="77777777" w:rsidTr="00FD6D29">
        <w:trPr>
          <w:trHeight w:val="352"/>
          <w:trPrChange w:id="595" w:author="Moses, Robinson" w:date="2023-03-13T07:15: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96" w:author="Moses, Robinson" w:date="2023-03-13T07:15: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78370D6" w14:textId="77777777" w:rsidR="00570B77" w:rsidRDefault="00570B77" w:rsidP="00FD6D29">
            <w:pPr>
              <w:pStyle w:val="TableHeading"/>
              <w:pPrChange w:id="597" w:author="Moses, Robinson" w:date="2023-03-13T07:15:00Z">
                <w:pPr>
                  <w:ind w:left="105"/>
                  <w:jc w:val="center"/>
                </w:pPr>
              </w:pPrChange>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98" w:author="Moses, Robinson" w:date="2023-03-13T07:15:00Z">
              <w:tcPr>
                <w:tcW w:w="621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188CAF4A" w14:textId="77777777" w:rsidR="00570B77" w:rsidRDefault="00570B77" w:rsidP="00FD6D29">
            <w:pPr>
              <w:pStyle w:val="TableHeading"/>
              <w:pPrChange w:id="599" w:author="Moses, Robinson" w:date="2023-03-13T07:15:00Z">
                <w:pPr>
                  <w:ind w:left="110"/>
                  <w:jc w:val="center"/>
                </w:pPr>
              </w:pPrChange>
            </w:pPr>
            <w:r>
              <w:t xml:space="preserve">Description </w:t>
            </w:r>
          </w:p>
        </w:tc>
      </w:tr>
      <w:tr w:rsidR="00570B77" w14:paraId="42158863"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32997F1C" w14:textId="77777777" w:rsidR="00570B77" w:rsidRPr="005E57DC" w:rsidRDefault="00570B77" w:rsidP="009958AC">
            <w:pPr>
              <w:ind w:left="110"/>
              <w:jc w:val="center"/>
              <w:rPr>
                <w:b/>
                <w:sz w:val="16"/>
                <w:szCs w:val="16"/>
              </w:rPr>
            </w:pPr>
            <w:r w:rsidRPr="005E57DC">
              <w:rPr>
                <w:b/>
                <w:sz w:val="16"/>
                <w:szCs w:val="16"/>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45AE12D6" w14:textId="222E6529" w:rsidR="00570B77" w:rsidRPr="00D61509" w:rsidRDefault="00570B77" w:rsidP="009958AC">
            <w:pPr>
              <w:rPr>
                <w:sz w:val="18"/>
                <w:szCs w:val="18"/>
              </w:rPr>
            </w:pPr>
            <w:r w:rsidRPr="00D61509">
              <w:rPr>
                <w:sz w:val="18"/>
                <w:szCs w:val="18"/>
              </w:rPr>
              <w:t xml:space="preserve">Name of the </w:t>
            </w:r>
            <w:del w:id="600" w:author="Moses, Robinson" w:date="2023-03-13T07:15:00Z">
              <w:r w:rsidRPr="00D61509" w:rsidDel="00FD6D29">
                <w:rPr>
                  <w:sz w:val="18"/>
                  <w:szCs w:val="18"/>
                </w:rPr>
                <w:delText>particular Depot</w:delText>
              </w:r>
            </w:del>
            <w:ins w:id="601" w:author="Moses, Robinson" w:date="2023-03-13T07:15:00Z">
              <w:r w:rsidR="00FD6D29" w:rsidRPr="00D61509">
                <w:rPr>
                  <w:sz w:val="18"/>
                  <w:szCs w:val="18"/>
                </w:rPr>
                <w:t>Depot</w:t>
              </w:r>
            </w:ins>
            <w:r w:rsidRPr="00D61509">
              <w:rPr>
                <w:sz w:val="18"/>
                <w:szCs w:val="18"/>
              </w:rPr>
              <w:t xml:space="preserve"> </w:t>
            </w:r>
          </w:p>
        </w:tc>
      </w:tr>
      <w:tr w:rsidR="00570B77" w14:paraId="06169269"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F1E2657" w14:textId="77777777" w:rsidR="00570B77" w:rsidRPr="005E57DC" w:rsidRDefault="00570B77" w:rsidP="009958AC">
            <w:pPr>
              <w:ind w:left="110"/>
              <w:jc w:val="center"/>
              <w:rPr>
                <w:b/>
                <w:sz w:val="16"/>
                <w:szCs w:val="16"/>
              </w:rPr>
            </w:pPr>
            <w:r w:rsidRPr="005E57DC">
              <w:rPr>
                <w:b/>
                <w:sz w:val="16"/>
                <w:szCs w:val="16"/>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2B1B26B" w14:textId="77777777" w:rsidR="00570B77" w:rsidRPr="00D61509" w:rsidRDefault="00570B77" w:rsidP="009958AC">
            <w:pPr>
              <w:rPr>
                <w:sz w:val="18"/>
                <w:szCs w:val="18"/>
              </w:rPr>
            </w:pPr>
            <w:r w:rsidRPr="00D61509">
              <w:rPr>
                <w:sz w:val="18"/>
                <w:szCs w:val="18"/>
              </w:rPr>
              <w:t xml:space="preserve">Contact person at Depot </w:t>
            </w:r>
          </w:p>
        </w:tc>
      </w:tr>
      <w:tr w:rsidR="00570B77" w14:paraId="0F35FA92"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2AFB69F6" w14:textId="77777777" w:rsidR="00570B77" w:rsidRPr="005E57DC" w:rsidRDefault="00570B77" w:rsidP="009958AC">
            <w:pPr>
              <w:ind w:left="107"/>
              <w:jc w:val="center"/>
              <w:rPr>
                <w:b/>
                <w:sz w:val="16"/>
                <w:szCs w:val="16"/>
              </w:rPr>
            </w:pPr>
            <w:r w:rsidRPr="005E57DC">
              <w:rPr>
                <w:b/>
                <w:sz w:val="16"/>
                <w:szCs w:val="16"/>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0A1CD577" w14:textId="2CD83B45" w:rsidR="00570B77" w:rsidRPr="00D61509" w:rsidRDefault="00570B77" w:rsidP="009958AC">
            <w:pPr>
              <w:rPr>
                <w:sz w:val="18"/>
                <w:szCs w:val="18"/>
              </w:rPr>
            </w:pPr>
            <w:del w:id="602" w:author="Moses, Robinson" w:date="2023-03-16T03:47:00Z">
              <w:r w:rsidRPr="00D61509" w:rsidDel="007C454D">
                <w:rPr>
                  <w:sz w:val="18"/>
                  <w:szCs w:val="18"/>
                </w:rPr>
                <w:delText xml:space="preserve">Fax </w:delText>
              </w:r>
            </w:del>
            <w:ins w:id="603" w:author="Moses, Robinson" w:date="2023-03-16T03:47:00Z">
              <w:r w:rsidR="007C454D">
                <w:rPr>
                  <w:sz w:val="18"/>
                  <w:szCs w:val="18"/>
                </w:rPr>
                <w:t>The f</w:t>
              </w:r>
              <w:r w:rsidR="007C454D" w:rsidRPr="00D61509">
                <w:rPr>
                  <w:sz w:val="18"/>
                  <w:szCs w:val="18"/>
                </w:rPr>
                <w:t xml:space="preserve">ax </w:t>
              </w:r>
            </w:ins>
            <w:r w:rsidRPr="00D61509">
              <w:rPr>
                <w:sz w:val="18"/>
                <w:szCs w:val="18"/>
              </w:rPr>
              <w:t xml:space="preserve">number for Depot </w:t>
            </w:r>
          </w:p>
        </w:tc>
      </w:tr>
      <w:tr w:rsidR="00570B77" w14:paraId="4311B1C2"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24DA5954" w14:textId="77777777" w:rsidR="00570B77" w:rsidRPr="005E57DC" w:rsidRDefault="00570B77" w:rsidP="009958AC">
            <w:pPr>
              <w:ind w:left="109"/>
              <w:jc w:val="center"/>
              <w:rPr>
                <w:b/>
                <w:sz w:val="16"/>
                <w:szCs w:val="16"/>
              </w:rPr>
            </w:pPr>
            <w:r w:rsidRPr="005E57DC">
              <w:rPr>
                <w:b/>
                <w:sz w:val="16"/>
                <w:szCs w:val="16"/>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7A1BE62" w14:textId="3FAF548E" w:rsidR="00570B77" w:rsidRPr="00D61509" w:rsidRDefault="00570B77" w:rsidP="009958AC">
            <w:pPr>
              <w:rPr>
                <w:sz w:val="18"/>
                <w:szCs w:val="18"/>
              </w:rPr>
            </w:pPr>
            <w:r w:rsidRPr="00D61509">
              <w:rPr>
                <w:sz w:val="18"/>
                <w:szCs w:val="18"/>
              </w:rPr>
              <w:t>T</w:t>
            </w:r>
            <w:ins w:id="604" w:author="Moses, Robinson" w:date="2023-03-16T03:47:00Z">
              <w:r w:rsidR="007C454D">
                <w:rPr>
                  <w:sz w:val="18"/>
                  <w:szCs w:val="18"/>
                </w:rPr>
                <w:t>he t</w:t>
              </w:r>
            </w:ins>
            <w:r w:rsidRPr="00D61509">
              <w:rPr>
                <w:sz w:val="18"/>
                <w:szCs w:val="18"/>
              </w:rPr>
              <w:t xml:space="preserve">elephone number for Depot </w:t>
            </w:r>
          </w:p>
        </w:tc>
      </w:tr>
      <w:tr w:rsidR="00570B77" w14:paraId="4A3FCDAD"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18DD387E" w14:textId="77777777" w:rsidR="00570B77" w:rsidRPr="005E57DC" w:rsidRDefault="00570B77" w:rsidP="009958AC">
            <w:pPr>
              <w:ind w:left="107"/>
              <w:jc w:val="center"/>
              <w:rPr>
                <w:b/>
                <w:sz w:val="16"/>
                <w:szCs w:val="16"/>
              </w:rPr>
            </w:pPr>
            <w:r w:rsidRPr="005E57DC">
              <w:rPr>
                <w:b/>
                <w:sz w:val="16"/>
                <w:szCs w:val="16"/>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79CD0B84" w14:textId="77777777" w:rsidR="00570B77" w:rsidRPr="00D61509" w:rsidRDefault="00570B77" w:rsidP="009958AC">
            <w:pPr>
              <w:rPr>
                <w:sz w:val="18"/>
                <w:szCs w:val="18"/>
              </w:rPr>
            </w:pPr>
            <w:r w:rsidRPr="00D61509">
              <w:rPr>
                <w:sz w:val="18"/>
                <w:szCs w:val="18"/>
              </w:rPr>
              <w:t xml:space="preserve">Physical Address of Depot </w:t>
            </w:r>
          </w:p>
        </w:tc>
      </w:tr>
      <w:tr w:rsidR="00570B77" w14:paraId="1E7774CE"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0CC2301B" w14:textId="77777777" w:rsidR="00570B77" w:rsidRPr="005E57DC" w:rsidRDefault="00570B77" w:rsidP="009958AC">
            <w:pPr>
              <w:ind w:left="101"/>
              <w:jc w:val="center"/>
              <w:rPr>
                <w:b/>
                <w:sz w:val="16"/>
                <w:szCs w:val="16"/>
              </w:rPr>
            </w:pPr>
            <w:r w:rsidRPr="005E57DC">
              <w:rPr>
                <w:b/>
                <w:sz w:val="16"/>
                <w:szCs w:val="16"/>
              </w:rPr>
              <w:t xml:space="preserve">OptiCash Cashpoints </w:t>
            </w:r>
          </w:p>
        </w:tc>
        <w:tc>
          <w:tcPr>
            <w:tcW w:w="6217" w:type="dxa"/>
            <w:tcBorders>
              <w:top w:val="single" w:sz="4" w:space="0" w:color="000000"/>
              <w:left w:val="single" w:sz="4" w:space="0" w:color="000000"/>
              <w:bottom w:val="single" w:sz="4" w:space="0" w:color="000000"/>
              <w:right w:val="single" w:sz="4" w:space="0" w:color="000000"/>
            </w:tcBorders>
          </w:tcPr>
          <w:p w14:paraId="10BC2F83" w14:textId="77777777" w:rsidR="00570B77" w:rsidRPr="00D61509" w:rsidRDefault="00570B77" w:rsidP="009958AC">
            <w:pPr>
              <w:rPr>
                <w:rFonts w:cstheme="minorHAnsi"/>
                <w:sz w:val="18"/>
                <w:szCs w:val="18"/>
              </w:rPr>
            </w:pPr>
            <w:r w:rsidRPr="00D61509">
              <w:rPr>
                <w:sz w:val="18"/>
                <w:szCs w:val="18"/>
              </w:rPr>
              <w:t xml:space="preserve">Provides a full listing of all associated OptiCash cashpoints (ATMs, Branches, &amp; Advanced Devices) </w:t>
            </w:r>
          </w:p>
        </w:tc>
      </w:tr>
      <w:tr w:rsidR="00570B77" w14:paraId="7A7FCE66"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67C8CFDC" w14:textId="77777777" w:rsidR="00570B77" w:rsidRPr="005E57DC" w:rsidRDefault="00570B77" w:rsidP="009958AC">
            <w:pPr>
              <w:ind w:left="101"/>
              <w:jc w:val="center"/>
              <w:rPr>
                <w:b/>
                <w:noProof/>
                <w:sz w:val="16"/>
                <w:szCs w:val="16"/>
              </w:rPr>
            </w:pPr>
            <w:r w:rsidRPr="005E57DC">
              <w:rPr>
                <w:b/>
                <w:sz w:val="16"/>
                <w:szCs w:val="16"/>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DDB20A3" w14:textId="10389D53" w:rsidR="00570B77" w:rsidRPr="00D61509" w:rsidRDefault="00570B77" w:rsidP="009958AC">
            <w:pPr>
              <w:rPr>
                <w:rFonts w:cstheme="minorHAnsi"/>
                <w:sz w:val="18"/>
                <w:szCs w:val="18"/>
              </w:rPr>
            </w:pPr>
            <w:r w:rsidRPr="00D61509">
              <w:rPr>
                <w:sz w:val="18"/>
                <w:szCs w:val="18"/>
              </w:rPr>
              <w:t>The two fields allow Carrier</w:t>
            </w:r>
            <w:ins w:id="605" w:author="Moses, Robinson" w:date="2023-03-16T03:33:00Z">
              <w:r w:rsidR="007C454D">
                <w:rPr>
                  <w:sz w:val="18"/>
                  <w:szCs w:val="18"/>
                </w:rPr>
                <w:t xml:space="preserve"> </w:t>
              </w:r>
            </w:ins>
            <w:r w:rsidRPr="00D61509">
              <w:rPr>
                <w:sz w:val="18"/>
                <w:szCs w:val="18"/>
              </w:rPr>
              <w:t xml:space="preserve">Web to identify the physical location of the Depot for usage in the OptiTransport route optimization functionality. </w:t>
            </w:r>
          </w:p>
        </w:tc>
      </w:tr>
    </w:tbl>
    <w:p w14:paraId="141E204F" w14:textId="77777777" w:rsidR="00570B77" w:rsidRDefault="0014696D" w:rsidP="00F30ED1">
      <w:pPr>
        <w:pStyle w:val="Caption"/>
        <w:rPr>
          <w:color w:val="92D050"/>
        </w:rPr>
        <w:pPrChange w:id="606" w:author="Moses, Robinson" w:date="2023-03-13T07:16:00Z">
          <w:pPr>
            <w:spacing w:after="190" w:line="263" w:lineRule="auto"/>
            <w:ind w:left="-5" w:hanging="10"/>
          </w:pPr>
        </w:pPrChange>
      </w:pPr>
      <w:r w:rsidRPr="00F30ED1">
        <w:rPr>
          <w:color w:val="70AD47" w:themeColor="accent6"/>
          <w:rPrChange w:id="607" w:author="Moses, Robinson" w:date="2023-03-13T07:16:00Z">
            <w:rPr/>
          </w:rPrChange>
        </w:rPr>
        <w:fldChar w:fldCharType="begin"/>
      </w:r>
      <w:r w:rsidRPr="00F30ED1">
        <w:rPr>
          <w:color w:val="70AD47" w:themeColor="accent6"/>
          <w:rPrChange w:id="608" w:author="Moses, Robinson" w:date="2023-03-13T07:16:00Z">
            <w:rPr/>
          </w:rPrChange>
        </w:rPr>
        <w:instrText xml:space="preserve"> HYPERLINK \l "_DEPOTS" </w:instrText>
      </w:r>
      <w:r w:rsidRPr="00F30ED1">
        <w:rPr>
          <w:color w:val="70AD47" w:themeColor="accent6"/>
          <w:rPrChange w:id="609" w:author="Moses, Robinson" w:date="2023-03-13T07:16:00Z">
            <w:rPr/>
          </w:rPrChange>
        </w:rPr>
        <w:fldChar w:fldCharType="separate"/>
      </w:r>
      <w:r w:rsidR="00570B77" w:rsidRPr="00F30ED1">
        <w:rPr>
          <w:rStyle w:val="Hyperlink"/>
          <w:color w:val="70AD47" w:themeColor="accent6"/>
          <w:rPrChange w:id="610" w:author="Moses, Robinson" w:date="2023-03-13T07:16:00Z">
            <w:rPr>
              <w:rStyle w:val="Hyperlink"/>
              <w:color w:val="92D050"/>
            </w:rPr>
          </w:rPrChange>
        </w:rPr>
        <w:t>Return to: Depots</w:t>
      </w:r>
      <w:r w:rsidRPr="00F30ED1">
        <w:rPr>
          <w:rStyle w:val="Hyperlink"/>
          <w:color w:val="70AD47" w:themeColor="accent6"/>
          <w:rPrChange w:id="611" w:author="Moses, Robinson" w:date="2023-03-13T07:16:00Z">
            <w:rPr>
              <w:rStyle w:val="Hyperlink"/>
              <w:color w:val="92D050"/>
            </w:rPr>
          </w:rPrChange>
        </w:rPr>
        <w:fldChar w:fldCharType="end"/>
      </w:r>
      <w:r w:rsidR="00570B77" w:rsidRPr="00F30ED1">
        <w:rPr>
          <w:color w:val="70AD47" w:themeColor="accent6"/>
          <w:rPrChange w:id="612" w:author="Moses, Robinson" w:date="2023-03-13T07:16:00Z">
            <w:rPr>
              <w:color w:val="92D050"/>
            </w:rPr>
          </w:rPrChange>
        </w:rPr>
        <w:t xml:space="preserve"> </w:t>
      </w:r>
      <w:r w:rsidR="00570B77">
        <w:rPr>
          <w:color w:val="92D050"/>
        </w:rPr>
        <w:br/>
      </w:r>
    </w:p>
    <w:p w14:paraId="62CA36E9" w14:textId="77777777" w:rsidR="00570B77" w:rsidRDefault="00570B77" w:rsidP="00570B77">
      <w:pPr>
        <w:pStyle w:val="Heading2"/>
      </w:pPr>
      <w:bookmarkStart w:id="613" w:name="_Toc111643051"/>
      <w:bookmarkStart w:id="614" w:name="_Toc129572271"/>
      <w:r>
        <w:t>IMPORT VAULT HISTORY</w:t>
      </w:r>
      <w:bookmarkEnd w:id="613"/>
      <w:bookmarkEnd w:id="614"/>
    </w:p>
    <w:p w14:paraId="02A97C0A" w14:textId="7FF4923E" w:rsidR="00570B77" w:rsidRDefault="00570B77" w:rsidP="0071283A">
      <w:pPr>
        <w:pStyle w:val="BodyText"/>
      </w:pPr>
      <w:r>
        <w:t>Import Vault History function allows users to load a file containing vault history information (activity and balances). This information is ultimately destined for OptiVault, but this import process allows the data to come in a more flexible format and through Carrier</w:t>
      </w:r>
      <w:ins w:id="615" w:author="Moses, Robinson" w:date="2023-03-13T07:17:00Z">
        <w:r w:rsidR="00E75150">
          <w:t xml:space="preserve"> </w:t>
        </w:r>
      </w:ins>
      <w:r>
        <w:t xml:space="preserve">Web. See </w:t>
      </w:r>
      <w:ins w:id="616" w:author="Moses, Robinson" w:date="2023-03-16T03:48:00Z">
        <w:r w:rsidR="007C454D">
          <w:t xml:space="preserve">the </w:t>
        </w:r>
      </w:ins>
      <w:r>
        <w:t xml:space="preserve">separate document </w:t>
      </w:r>
      <w:r w:rsidRPr="007C6D64">
        <w:rPr>
          <w:b/>
          <w:bCs/>
          <w:i/>
          <w:iCs/>
          <w:rPrChange w:id="617" w:author="Moses, Robinson" w:date="2023-03-13T07:18:00Z">
            <w:rPr/>
          </w:rPrChange>
        </w:rPr>
        <w:t xml:space="preserve">Input </w:t>
      </w:r>
      <w:ins w:id="618" w:author="Moses, Robinson" w:date="2023-03-13T07:17:00Z">
        <w:r w:rsidR="000551F3" w:rsidRPr="007C6D64">
          <w:rPr>
            <w:b/>
            <w:bCs/>
            <w:i/>
            <w:iCs/>
            <w:rPrChange w:id="619" w:author="Moses, Robinson" w:date="2023-03-13T07:18:00Z">
              <w:rPr/>
            </w:rPrChange>
          </w:rPr>
          <w:t xml:space="preserve">and </w:t>
        </w:r>
      </w:ins>
      <w:r w:rsidRPr="007C6D64">
        <w:rPr>
          <w:b/>
          <w:bCs/>
          <w:i/>
          <w:iCs/>
          <w:rPrChange w:id="620" w:author="Moses, Robinson" w:date="2023-03-13T07:18:00Z">
            <w:rPr/>
          </w:rPrChange>
        </w:rPr>
        <w:t>Output Formats Guide</w:t>
      </w:r>
      <w:r>
        <w:t xml:space="preserve"> for details on </w:t>
      </w:r>
      <w:ins w:id="621" w:author="Moses, Robinson" w:date="2023-03-16T03:48:00Z">
        <w:r w:rsidR="007C454D">
          <w:t xml:space="preserve">the </w:t>
        </w:r>
      </w:ins>
      <w:r>
        <w:t xml:space="preserve">format of </w:t>
      </w:r>
      <w:ins w:id="622" w:author="Moses, Robinson" w:date="2023-03-16T03:48:00Z">
        <w:r w:rsidR="007C454D">
          <w:t xml:space="preserve">an </w:t>
        </w:r>
      </w:ins>
      <w:del w:id="623" w:author="Moses, Robinson" w:date="2023-03-13T07:18:00Z">
        <w:r w:rsidDel="000551F3">
          <w:delText xml:space="preserve">that </w:delText>
        </w:r>
      </w:del>
      <w:r>
        <w:t>input file.</w:t>
      </w:r>
    </w:p>
    <w:p w14:paraId="3B08349F" w14:textId="77777777" w:rsidR="00570B77" w:rsidRDefault="00570B77" w:rsidP="0071283A">
      <w:pPr>
        <w:pStyle w:val="Caption"/>
      </w:pPr>
      <w:bookmarkStart w:id="624"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9</w:t>
      </w:r>
      <w:r w:rsidRPr="36CE550C">
        <w:rPr>
          <w:noProof/>
        </w:rPr>
        <w:fldChar w:fldCharType="end"/>
      </w:r>
      <w:r>
        <w:t>: IMPORT VAULT HISTORY SCREEN</w:t>
      </w:r>
      <w:bookmarkEnd w:id="624"/>
      <w:r>
        <w:t xml:space="preserve"> </w:t>
      </w:r>
    </w:p>
    <w:p w14:paraId="44D778F4" w14:textId="77777777" w:rsidR="00570B77" w:rsidRPr="00727BCE" w:rsidRDefault="00570B77" w:rsidP="000551F3">
      <w:pPr>
        <w:pStyle w:val="BodyText"/>
        <w:rPr>
          <w:rStyle w:val="Hyperlink"/>
          <w:color w:val="000000"/>
        </w:rPr>
        <w:pPrChange w:id="625" w:author="Moses, Robinson" w:date="2023-03-13T07:18:00Z">
          <w:pPr>
            <w:spacing w:after="131"/>
            <w:ind w:right="3592"/>
            <w:jc w:val="right"/>
          </w:pPr>
        </w:pPrChange>
      </w:pPr>
      <w:r>
        <w:rPr>
          <w:noProof/>
        </w:rPr>
        <w:drawing>
          <wp:inline distT="0" distB="0" distL="0" distR="0" wp14:anchorId="63F8B00B" wp14:editId="1C06D6A5">
            <wp:extent cx="5943600" cy="547370"/>
            <wp:effectExtent l="76200" t="76200" r="133350" b="13843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947F42C" w14:textId="77777777" w:rsidR="00570B77" w:rsidRPr="0071283A" w:rsidRDefault="0014696D"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786EF30E" w14:textId="77777777" w:rsidR="00570B77" w:rsidRDefault="00570B77" w:rsidP="00570B77">
      <w:pPr>
        <w:rPr>
          <w:color w:val="92D050"/>
        </w:rPr>
      </w:pPr>
    </w:p>
    <w:p w14:paraId="536F4D55" w14:textId="77777777" w:rsidR="00570B77" w:rsidRDefault="00570B77" w:rsidP="00570B77">
      <w:pPr>
        <w:pStyle w:val="Heading1"/>
        <w:ind w:left="-5"/>
      </w:pPr>
      <w:bookmarkStart w:id="626" w:name="_ORDERS"/>
      <w:bookmarkStart w:id="627" w:name="_Toc111643052"/>
      <w:bookmarkStart w:id="628" w:name="_Toc129572272"/>
      <w:bookmarkEnd w:id="626"/>
      <w:r>
        <w:lastRenderedPageBreak/>
        <w:t>ORDERS</w:t>
      </w:r>
      <w:bookmarkEnd w:id="627"/>
      <w:bookmarkEnd w:id="628"/>
    </w:p>
    <w:p w14:paraId="6FF6896C" w14:textId="167A7DC9" w:rsidR="00570B77" w:rsidRDefault="00570B77" w:rsidP="0071283A">
      <w:pPr>
        <w:pStyle w:val="BodyText"/>
      </w:pPr>
      <w:r>
        <w:t xml:space="preserve">Orders </w:t>
      </w:r>
      <w:del w:id="629" w:author="Moses, Robinson" w:date="2023-03-16T03:48:00Z">
        <w:r w:rsidDel="007C454D">
          <w:delText xml:space="preserve">is </w:delText>
        </w:r>
      </w:del>
      <w:ins w:id="630" w:author="Moses, Robinson" w:date="2023-03-16T03:48:00Z">
        <w:r w:rsidR="007C454D">
          <w:t>are</w:t>
        </w:r>
        <w:r w:rsidR="007C454D">
          <w:t xml:space="preserve"> </w:t>
        </w:r>
      </w:ins>
      <w:r>
        <w:t xml:space="preserve">a gateway menu to </w:t>
      </w:r>
      <w:ins w:id="631" w:author="Moses, Robinson" w:date="2023-03-13T07:18:00Z">
        <w:r w:rsidR="007C6D64">
          <w:t>C</w:t>
        </w:r>
      </w:ins>
      <w:del w:id="632" w:author="Moses, Robinson" w:date="2023-03-13T07:18:00Z">
        <w:r w:rsidDel="007C6D64">
          <w:delText>c</w:delText>
        </w:r>
      </w:del>
      <w:r>
        <w:t xml:space="preserve">reate, </w:t>
      </w:r>
      <w:del w:id="633" w:author="Moses, Robinson" w:date="2023-03-13T07:19:00Z">
        <w:r w:rsidDel="007C6D64">
          <w:delText>e</w:delText>
        </w:r>
      </w:del>
      <w:ins w:id="634" w:author="Moses, Robinson" w:date="2023-03-13T07:19:00Z">
        <w:r w:rsidR="007C6D64">
          <w:t>E</w:t>
        </w:r>
      </w:ins>
      <w:r>
        <w:t xml:space="preserve">dit, </w:t>
      </w:r>
      <w:del w:id="635" w:author="Moses, Robinson" w:date="2023-03-13T07:19:00Z">
        <w:r w:rsidDel="007C6D64">
          <w:delText>v</w:delText>
        </w:r>
      </w:del>
      <w:ins w:id="636" w:author="Moses, Robinson" w:date="2023-03-13T07:19:00Z">
        <w:r w:rsidR="007C6D64">
          <w:t>V</w:t>
        </w:r>
      </w:ins>
      <w:r>
        <w:t xml:space="preserve">iew, </w:t>
      </w:r>
      <w:del w:id="637" w:author="Moses, Robinson" w:date="2023-03-13T07:19:00Z">
        <w:r w:rsidDel="007C6D64">
          <w:delText>a</w:delText>
        </w:r>
      </w:del>
      <w:ins w:id="638" w:author="Moses, Robinson" w:date="2023-03-13T07:19:00Z">
        <w:r w:rsidR="007C6D64">
          <w:t>A</w:t>
        </w:r>
      </w:ins>
      <w:r>
        <w:t xml:space="preserve">ction, </w:t>
      </w:r>
      <w:del w:id="639" w:author="Moses, Robinson" w:date="2023-03-13T07:19:00Z">
        <w:r w:rsidDel="007C6D64">
          <w:delText>i</w:delText>
        </w:r>
      </w:del>
      <w:ins w:id="640" w:author="Moses, Robinson" w:date="2023-03-13T07:19:00Z">
        <w:r w:rsidR="007C6D64">
          <w:t>I</w:t>
        </w:r>
      </w:ins>
      <w:r>
        <w:t xml:space="preserve">mport, or </w:t>
      </w:r>
      <w:ins w:id="641" w:author="Moses, Robinson" w:date="2023-03-13T07:19:00Z">
        <w:r w:rsidR="007C6D64">
          <w:t>E</w:t>
        </w:r>
      </w:ins>
      <w:del w:id="642" w:author="Moses, Robinson" w:date="2023-03-13T07:19:00Z">
        <w:r w:rsidDel="007C6D64">
          <w:delText>e</w:delText>
        </w:r>
      </w:del>
      <w:r>
        <w:t>xport orders. Orders are segregated by their type</w:t>
      </w:r>
      <w:ins w:id="643" w:author="Moses, Robinson" w:date="2023-03-16T03:48:00Z">
        <w:r w:rsidR="007C454D">
          <w:t>s</w:t>
        </w:r>
      </w:ins>
      <w:r>
        <w:t xml:space="preserve"> such as Deliveries or Returns for ATM, Branch, Commercial, and Vault cashpoints. Additionally, orders can be filtered by their present state</w:t>
      </w:r>
      <w:ins w:id="644" w:author="Moses, Robinson" w:date="2023-03-16T03:48:00Z">
        <w:r w:rsidR="007C454D">
          <w:t>s</w:t>
        </w:r>
      </w:ins>
      <w:r>
        <w:t xml:space="preserve"> such as </w:t>
      </w:r>
      <w:r w:rsidRPr="00B029DB">
        <w:rPr>
          <w:b/>
          <w:bCs/>
          <w:rPrChange w:id="645" w:author="Moses, Robinson" w:date="2023-03-13T07:20:00Z">
            <w:rPr/>
          </w:rPrChange>
        </w:rPr>
        <w:t>In</w:t>
      </w:r>
      <w:ins w:id="646" w:author="Moses, Robinson" w:date="2023-03-16T03:48:00Z">
        <w:r w:rsidR="007C454D">
          <w:rPr>
            <w:b/>
            <w:bCs/>
          </w:rPr>
          <w:t>-</w:t>
        </w:r>
      </w:ins>
      <w:del w:id="647" w:author="Moses, Robinson" w:date="2023-03-16T03:48:00Z">
        <w:r w:rsidRPr="00B029DB" w:rsidDel="007C454D">
          <w:rPr>
            <w:b/>
            <w:bCs/>
            <w:rPrChange w:id="648" w:author="Moses, Robinson" w:date="2023-03-13T07:20:00Z">
              <w:rPr/>
            </w:rPrChange>
          </w:rPr>
          <w:delText xml:space="preserve"> </w:delText>
        </w:r>
      </w:del>
      <w:r w:rsidRPr="00B029DB">
        <w:rPr>
          <w:b/>
          <w:bCs/>
          <w:rPrChange w:id="649" w:author="Moses, Robinson" w:date="2023-03-13T07:20:00Z">
            <w:rPr/>
          </w:rPrChange>
        </w:rPr>
        <w:t>Transit</w:t>
      </w:r>
      <w:r>
        <w:t xml:space="preserve"> or </w:t>
      </w:r>
      <w:r w:rsidRPr="00B029DB">
        <w:rPr>
          <w:b/>
          <w:bCs/>
          <w:rPrChange w:id="650" w:author="Moses, Robinson" w:date="2023-03-13T07:20:00Z">
            <w:rPr/>
          </w:rPrChange>
        </w:rPr>
        <w:t>Ordered</w:t>
      </w:r>
      <w:r>
        <w:t>.</w:t>
      </w:r>
    </w:p>
    <w:p w14:paraId="6002E261" w14:textId="77777777" w:rsidR="00570B77" w:rsidRPr="004921DF" w:rsidRDefault="00570B77" w:rsidP="00B029DB">
      <w:pPr>
        <w:pStyle w:val="BodyText"/>
        <w:pPrChange w:id="651" w:author="Moses, Robinson" w:date="2023-03-13T07:19:00Z">
          <w:pPr>
            <w:spacing w:after="190" w:line="263" w:lineRule="auto"/>
            <w:ind w:left="-5" w:hanging="10"/>
          </w:pPr>
        </w:pPrChange>
      </w:pPr>
    </w:p>
    <w:p w14:paraId="69B37DAD" w14:textId="77777777" w:rsidR="00570B77" w:rsidRDefault="00570B77" w:rsidP="00570B77">
      <w:pPr>
        <w:pStyle w:val="Heading2"/>
      </w:pPr>
      <w:bookmarkStart w:id="652" w:name="_Toc111643053"/>
      <w:bookmarkStart w:id="653" w:name="_Toc129572273"/>
      <w:r>
        <w:t>CREATE ORDER</w:t>
      </w:r>
      <w:bookmarkEnd w:id="652"/>
      <w:bookmarkEnd w:id="653"/>
      <w:r>
        <w:t xml:space="preserve"> </w:t>
      </w:r>
    </w:p>
    <w:p w14:paraId="25E938E8" w14:textId="77777777" w:rsidR="00570B77" w:rsidRDefault="00570B77" w:rsidP="0071283A">
      <w:pPr>
        <w:pStyle w:val="BodyText"/>
      </w:pPr>
      <w:r>
        <w:t xml:space="preserve">Create Order directs users to a subset of screens where ATM, Branch, and Vault orders can be generated, as well as Maintenance Visits. </w:t>
      </w:r>
    </w:p>
    <w:p w14:paraId="4244CE9D" w14:textId="77777777" w:rsidR="00570B77" w:rsidRDefault="00570B77" w:rsidP="0071283A">
      <w:pPr>
        <w:pStyle w:val="Caption"/>
      </w:pPr>
      <w:bookmarkStart w:id="654"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10</w:t>
      </w:r>
      <w:r w:rsidRPr="36CE550C">
        <w:rPr>
          <w:noProof/>
        </w:rPr>
        <w:fldChar w:fldCharType="end"/>
      </w:r>
      <w:r>
        <w:t>: CREATE ORDER SCREEN</w:t>
      </w:r>
      <w:bookmarkEnd w:id="654"/>
      <w:r>
        <w:t xml:space="preserve"> </w:t>
      </w:r>
    </w:p>
    <w:p w14:paraId="64B732FA" w14:textId="77777777" w:rsidR="00570B77" w:rsidRDefault="00570B77" w:rsidP="004771A2">
      <w:pPr>
        <w:pStyle w:val="BodyText"/>
        <w:pPrChange w:id="655" w:author="Moses, Robinson" w:date="2023-03-13T07:20:00Z">
          <w:pPr>
            <w:spacing w:after="131"/>
            <w:ind w:right="1933"/>
            <w:jc w:val="center"/>
          </w:pPr>
        </w:pPrChange>
      </w:pPr>
      <w:r>
        <w:rPr>
          <w:noProof/>
        </w:rPr>
        <w:drawing>
          <wp:inline distT="0" distB="0" distL="0" distR="0" wp14:anchorId="7F5D6C53" wp14:editId="49EA45CD">
            <wp:extent cx="5943600" cy="2466975"/>
            <wp:effectExtent l="76200" t="76200" r="133350" b="142875"/>
            <wp:docPr id="1901650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32B87C5" w14:textId="77777777" w:rsidR="00570B77" w:rsidRDefault="00570B77" w:rsidP="0071283A">
      <w:pPr>
        <w:pStyle w:val="Caption"/>
      </w:pPr>
    </w:p>
    <w:p w14:paraId="18048070" w14:textId="77777777" w:rsidR="00570B77" w:rsidRDefault="00570B77" w:rsidP="0071283A">
      <w:pPr>
        <w:pStyle w:val="Caption"/>
      </w:pPr>
      <w:bookmarkStart w:id="656"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656"/>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D51F3" w14:paraId="1EC0AB52" w14:textId="77777777" w:rsidTr="008D51F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C0036D" w14:textId="77777777" w:rsidR="00570B77" w:rsidRDefault="00570B77" w:rsidP="0071283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07C64" w14:textId="77777777" w:rsidR="00570B77" w:rsidRDefault="00570B77" w:rsidP="0071283A">
            <w:pPr>
              <w:pStyle w:val="TableHeading"/>
            </w:pPr>
            <w:r>
              <w:t xml:space="preserve">Description </w:t>
            </w:r>
          </w:p>
        </w:tc>
      </w:tr>
      <w:tr w:rsidR="00570B77" w14:paraId="1FDEEA04" w14:textId="77777777" w:rsidTr="009958AC">
        <w:trPr>
          <w:trHeight w:val="330"/>
        </w:trPr>
        <w:tc>
          <w:tcPr>
            <w:tcW w:w="1881" w:type="dxa"/>
            <w:tcBorders>
              <w:top w:val="single" w:sz="3" w:space="0" w:color="000000"/>
              <w:left w:val="single" w:sz="4" w:space="0" w:color="000000"/>
              <w:bottom w:val="single" w:sz="4" w:space="0" w:color="000000"/>
              <w:right w:val="single" w:sz="4" w:space="0" w:color="000000"/>
            </w:tcBorders>
          </w:tcPr>
          <w:p w14:paraId="60793BF5" w14:textId="77777777" w:rsidR="00570B77" w:rsidRPr="00BB7524" w:rsidRDefault="00570B77" w:rsidP="008D51F3">
            <w:pPr>
              <w:pStyle w:val="TableBody"/>
              <w:rPr>
                <w:b/>
                <w:bCs/>
                <w:rPrChange w:id="657" w:author="Moses, Robinson" w:date="2023-03-13T07:21:00Z">
                  <w:rPr/>
                </w:rPrChange>
              </w:rPr>
            </w:pPr>
            <w:r w:rsidRPr="00BB7524">
              <w:rPr>
                <w:b/>
                <w:bCs/>
                <w:rPrChange w:id="658" w:author="Moses, Robinson" w:date="2023-03-13T07:2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FE17AC" w14:textId="3C53CF2D" w:rsidR="00570B77" w:rsidRPr="005E57DC" w:rsidRDefault="00570B77" w:rsidP="009958AC">
            <w:pPr>
              <w:rPr>
                <w:rFonts w:cstheme="minorHAnsi"/>
                <w:sz w:val="20"/>
                <w:szCs w:val="20"/>
              </w:rPr>
            </w:pPr>
            <w:r w:rsidRPr="005E57DC">
              <w:rPr>
                <w:rFonts w:cstheme="minorHAnsi"/>
                <w:sz w:val="20"/>
                <w:szCs w:val="20"/>
              </w:rPr>
              <w:t>Autofills to assign</w:t>
            </w:r>
            <w:del w:id="659" w:author="Moses, Robinson" w:date="2023-03-16T03:49:00Z">
              <w:r w:rsidRPr="005E57DC" w:rsidDel="007C454D">
                <w:rPr>
                  <w:rFonts w:cstheme="minorHAnsi"/>
                  <w:sz w:val="20"/>
                  <w:szCs w:val="20"/>
                </w:rPr>
                <w:delText>ed</w:delText>
              </w:r>
            </w:del>
            <w:r w:rsidRPr="005E57DC">
              <w:rPr>
                <w:rFonts w:cstheme="minorHAnsi"/>
                <w:sz w:val="20"/>
                <w:szCs w:val="20"/>
              </w:rPr>
              <w:t xml:space="preserve"> Cashpoint Name after </w:t>
            </w:r>
            <w:ins w:id="660" w:author="Moses, Robinson" w:date="2023-03-16T03:49:00Z">
              <w:r w:rsidR="007C454D">
                <w:rPr>
                  <w:rFonts w:cstheme="minorHAnsi"/>
                  <w:sz w:val="20"/>
                  <w:szCs w:val="20"/>
                </w:rPr>
                <w:t xml:space="preserve">the </w:t>
              </w:r>
            </w:ins>
            <w:r w:rsidRPr="005E57DC">
              <w:rPr>
                <w:rFonts w:cstheme="minorHAnsi"/>
                <w:sz w:val="20"/>
                <w:szCs w:val="20"/>
              </w:rPr>
              <w:t xml:space="preserve">user selects Cashpoint ID </w:t>
            </w:r>
          </w:p>
        </w:tc>
      </w:tr>
      <w:tr w:rsidR="00570B77" w14:paraId="396D9D6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5C46EB3" w14:textId="77777777" w:rsidR="00570B77" w:rsidRPr="00BB7524" w:rsidRDefault="00570B77" w:rsidP="008D51F3">
            <w:pPr>
              <w:pStyle w:val="TableBody"/>
              <w:rPr>
                <w:b/>
                <w:bCs/>
                <w:rPrChange w:id="661" w:author="Moses, Robinson" w:date="2023-03-13T07:21:00Z">
                  <w:rPr/>
                </w:rPrChange>
              </w:rPr>
            </w:pPr>
            <w:r w:rsidRPr="00BB7524">
              <w:rPr>
                <w:b/>
                <w:bCs/>
                <w:rPrChange w:id="662" w:author="Moses, Robinson" w:date="2023-03-13T07:2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BD79B4D" w14:textId="5AE8C592" w:rsidR="00570B77" w:rsidRPr="005E57DC" w:rsidRDefault="007C454D" w:rsidP="009958AC">
            <w:pPr>
              <w:rPr>
                <w:rFonts w:cstheme="minorHAnsi"/>
                <w:sz w:val="20"/>
                <w:szCs w:val="20"/>
              </w:rPr>
            </w:pPr>
            <w:ins w:id="663" w:author="Moses, Robinson" w:date="2023-03-16T03:49:00Z">
              <w:r>
                <w:rPr>
                  <w:rFonts w:cstheme="minorHAnsi"/>
                  <w:sz w:val="20"/>
                  <w:szCs w:val="20"/>
                </w:rPr>
                <w:t>The o</w:t>
              </w:r>
            </w:ins>
            <w:ins w:id="664" w:author="Moses, Robinson" w:date="2023-03-13T08:03:00Z">
              <w:r w:rsidR="00EA2C0C">
                <w:rPr>
                  <w:rFonts w:cstheme="minorHAnsi"/>
                  <w:sz w:val="20"/>
                  <w:szCs w:val="20"/>
                </w:rPr>
                <w:t xml:space="preserve">rdered Date </w:t>
              </w:r>
            </w:ins>
            <w:del w:id="665" w:author="Moses, Robinson" w:date="2023-03-13T08:03:00Z">
              <w:r w:rsidR="00570B77" w:rsidRPr="005E57DC" w:rsidDel="00EA2C0C">
                <w:rPr>
                  <w:rFonts w:cstheme="minorHAnsi"/>
                  <w:sz w:val="20"/>
                  <w:szCs w:val="20"/>
                </w:rPr>
                <w:delText>D</w:delText>
              </w:r>
            </w:del>
            <w:ins w:id="666" w:author="Moses, Robinson" w:date="2023-03-13T08:03:00Z">
              <w:r w:rsidR="00EA2C0C">
                <w:rPr>
                  <w:rFonts w:cstheme="minorHAnsi"/>
                  <w:sz w:val="20"/>
                  <w:szCs w:val="20"/>
                </w:rPr>
                <w:t>d</w:t>
              </w:r>
            </w:ins>
            <w:r w:rsidR="00570B77" w:rsidRPr="005E57DC">
              <w:rPr>
                <w:rFonts w:cstheme="minorHAnsi"/>
                <w:sz w:val="20"/>
                <w:szCs w:val="20"/>
              </w:rPr>
              <w:t xml:space="preserve">efaults to </w:t>
            </w:r>
            <w:ins w:id="667" w:author="Moses, Robinson" w:date="2023-03-16T03:49:00Z">
              <w:r>
                <w:rPr>
                  <w:rFonts w:cstheme="minorHAnsi"/>
                  <w:sz w:val="20"/>
                  <w:szCs w:val="20"/>
                </w:rPr>
                <w:t xml:space="preserve">the </w:t>
              </w:r>
            </w:ins>
            <w:r w:rsidR="00570B77" w:rsidRPr="005E57DC">
              <w:rPr>
                <w:rFonts w:cstheme="minorHAnsi"/>
                <w:sz w:val="20"/>
                <w:szCs w:val="20"/>
              </w:rPr>
              <w:t xml:space="preserve">current business day </w:t>
            </w:r>
            <w:del w:id="668" w:author="Moses, Robinson" w:date="2023-03-13T08:03:00Z">
              <w:r w:rsidR="00570B77" w:rsidRPr="005E57DC" w:rsidDel="00EA2C0C">
                <w:rPr>
                  <w:rFonts w:cstheme="minorHAnsi"/>
                  <w:sz w:val="20"/>
                  <w:szCs w:val="20"/>
                </w:rPr>
                <w:delText xml:space="preserve">being ordered on </w:delText>
              </w:r>
            </w:del>
          </w:p>
        </w:tc>
      </w:tr>
      <w:tr w:rsidR="00570B77" w14:paraId="00245EFB" w14:textId="77777777" w:rsidTr="009958AC">
        <w:trPr>
          <w:trHeight w:val="337"/>
        </w:trPr>
        <w:tc>
          <w:tcPr>
            <w:tcW w:w="1881" w:type="dxa"/>
            <w:tcBorders>
              <w:top w:val="single" w:sz="4" w:space="0" w:color="000000"/>
              <w:left w:val="single" w:sz="4" w:space="0" w:color="000000"/>
              <w:bottom w:val="single" w:sz="4" w:space="0" w:color="000000"/>
              <w:right w:val="single" w:sz="4" w:space="0" w:color="000000"/>
            </w:tcBorders>
          </w:tcPr>
          <w:p w14:paraId="3D3B8C39" w14:textId="77777777" w:rsidR="00570B77" w:rsidRPr="00BB7524" w:rsidRDefault="00570B77" w:rsidP="008D51F3">
            <w:pPr>
              <w:pStyle w:val="TableBody"/>
              <w:rPr>
                <w:b/>
                <w:bCs/>
                <w:rPrChange w:id="669" w:author="Moses, Robinson" w:date="2023-03-13T07:21:00Z">
                  <w:rPr/>
                </w:rPrChange>
              </w:rPr>
            </w:pPr>
            <w:r w:rsidRPr="00BB7524">
              <w:rPr>
                <w:b/>
                <w:bCs/>
                <w:rPrChange w:id="670" w:author="Moses, Robinson" w:date="2023-03-13T07:2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07F3575" w14:textId="7A454795" w:rsidR="00570B77" w:rsidRPr="005E57DC" w:rsidRDefault="002F3359" w:rsidP="009958AC">
            <w:pPr>
              <w:pStyle w:val="Default"/>
              <w:rPr>
                <w:rFonts w:cstheme="minorHAnsi"/>
                <w:sz w:val="20"/>
                <w:szCs w:val="20"/>
              </w:rPr>
            </w:pPr>
            <w:ins w:id="671" w:author="Moses, Robinson" w:date="2023-03-13T08:05:00Z">
              <w:r>
                <w:rPr>
                  <w:rFonts w:cstheme="minorHAnsi"/>
                  <w:sz w:val="20"/>
                  <w:szCs w:val="20"/>
                </w:rPr>
                <w:t xml:space="preserve">A </w:t>
              </w:r>
            </w:ins>
            <w:r w:rsidR="00570B77" w:rsidRPr="005E57DC">
              <w:rPr>
                <w:rFonts w:cstheme="minorHAnsi"/>
                <w:sz w:val="20"/>
                <w:szCs w:val="20"/>
              </w:rPr>
              <w:t xml:space="preserve">Drop down list where </w:t>
            </w:r>
            <w:ins w:id="672" w:author="Moses, Robinson" w:date="2023-03-13T08:05:00Z">
              <w:r>
                <w:rPr>
                  <w:rFonts w:cstheme="minorHAnsi"/>
                  <w:sz w:val="20"/>
                  <w:szCs w:val="20"/>
                </w:rPr>
                <w:t xml:space="preserve">the </w:t>
              </w:r>
            </w:ins>
            <w:r w:rsidR="00570B77" w:rsidRPr="005E57DC">
              <w:rPr>
                <w:rFonts w:cstheme="minorHAnsi"/>
                <w:sz w:val="20"/>
                <w:szCs w:val="20"/>
              </w:rPr>
              <w:t xml:space="preserve">user selects the unique cashpoint ID </w:t>
            </w:r>
            <w:ins w:id="673" w:author="Moses, Robinson" w:date="2023-03-13T08:06:00Z">
              <w:r w:rsidR="001C22C3">
                <w:rPr>
                  <w:rFonts w:cstheme="minorHAnsi"/>
                  <w:sz w:val="20"/>
                  <w:szCs w:val="20"/>
                </w:rPr>
                <w:t xml:space="preserve">for the </w:t>
              </w:r>
            </w:ins>
            <w:r w:rsidR="00570B77" w:rsidRPr="005E57DC">
              <w:rPr>
                <w:rFonts w:cstheme="minorHAnsi"/>
                <w:sz w:val="20"/>
                <w:szCs w:val="20"/>
              </w:rPr>
              <w:t xml:space="preserve">order </w:t>
            </w:r>
            <w:del w:id="674" w:author="Moses, Robinson" w:date="2023-03-13T08:06:00Z">
              <w:r w:rsidR="00570B77" w:rsidRPr="005E57DC" w:rsidDel="001C22C3">
                <w:rPr>
                  <w:rFonts w:cstheme="minorHAnsi"/>
                  <w:sz w:val="20"/>
                  <w:szCs w:val="20"/>
                </w:rPr>
                <w:delText xml:space="preserve">is </w:delText>
              </w:r>
            </w:del>
            <w:r w:rsidR="00570B77" w:rsidRPr="005E57DC">
              <w:rPr>
                <w:rFonts w:cstheme="minorHAnsi"/>
                <w:sz w:val="20"/>
                <w:szCs w:val="20"/>
              </w:rPr>
              <w:t>being placed</w:t>
            </w:r>
            <w:del w:id="675" w:author="Moses, Robinson" w:date="2023-03-13T08:06:00Z">
              <w:r w:rsidR="00570B77" w:rsidRPr="005E57DC" w:rsidDel="001C22C3">
                <w:rPr>
                  <w:rFonts w:cstheme="minorHAnsi"/>
                  <w:sz w:val="20"/>
                  <w:szCs w:val="20"/>
                </w:rPr>
                <w:delText xml:space="preserve"> for</w:delText>
              </w:r>
            </w:del>
            <w:r w:rsidR="00570B77" w:rsidRPr="005E57DC">
              <w:rPr>
                <w:rFonts w:cstheme="minorHAnsi"/>
                <w:sz w:val="20"/>
                <w:szCs w:val="20"/>
              </w:rPr>
              <w:t xml:space="preserve">. </w:t>
            </w:r>
          </w:p>
          <w:p w14:paraId="1B329FAD" w14:textId="452FBEAD" w:rsidR="00570B77" w:rsidRPr="005E57DC" w:rsidRDefault="00570B77" w:rsidP="001C22C3">
            <w:pPr>
              <w:pStyle w:val="TableNote"/>
              <w:pPrChange w:id="676" w:author="Moses, Robinson" w:date="2023-03-13T08:06:00Z">
                <w:pPr/>
              </w:pPrChange>
            </w:pPr>
            <w:r w:rsidRPr="001C22C3">
              <w:rPr>
                <w:b/>
                <w:bCs/>
                <w:rPrChange w:id="677" w:author="Moses, Robinson" w:date="2023-03-13T08:07:00Z">
                  <w:rPr/>
                </w:rPrChange>
              </w:rPr>
              <w:t>Note</w:t>
            </w:r>
            <w:r w:rsidRPr="005E57DC">
              <w:t xml:space="preserve">: ATM, Branch, and Vault Create Order screens are identical except for the Funding Source ID field. When </w:t>
            </w:r>
            <w:ins w:id="678" w:author="Moses, Robinson" w:date="2023-03-16T03:49:00Z">
              <w:r w:rsidR="007C454D">
                <w:t xml:space="preserve">the </w:t>
              </w:r>
            </w:ins>
            <w:r w:rsidRPr="005E57DC">
              <w:t xml:space="preserve">user selects ATM, Branch, or Vault from the main Create Order menu, the </w:t>
            </w:r>
            <w:r w:rsidRPr="005E57DC">
              <w:lastRenderedPageBreak/>
              <w:t xml:space="preserve">Cashpoint ID dropdown is automatically filtered to only include IDs of the selected cashpoint type </w:t>
            </w:r>
          </w:p>
        </w:tc>
      </w:tr>
      <w:tr w:rsidR="00570B77" w14:paraId="469AE6D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E5C8054" w14:textId="77777777" w:rsidR="00570B77" w:rsidRPr="000B20B9" w:rsidRDefault="00570B77" w:rsidP="008D51F3">
            <w:pPr>
              <w:pStyle w:val="TableBody"/>
              <w:rPr>
                <w:b/>
                <w:bCs/>
                <w:rPrChange w:id="679" w:author="Moses, Robinson" w:date="2023-03-13T08:08:00Z">
                  <w:rPr/>
                </w:rPrChange>
              </w:rPr>
            </w:pPr>
            <w:r w:rsidRPr="000B20B9">
              <w:rPr>
                <w:b/>
                <w:bCs/>
                <w:rPrChange w:id="680" w:author="Moses, Robinson" w:date="2023-03-13T08:08:00Z">
                  <w:rPr/>
                </w:rPrChange>
              </w:rPr>
              <w:lastRenderedPageBreak/>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DB3D263" w14:textId="58C8EA3C" w:rsidR="00570B77" w:rsidRPr="005E57DC" w:rsidRDefault="00570B77" w:rsidP="009958AC">
            <w:pPr>
              <w:rPr>
                <w:rFonts w:cstheme="minorHAnsi"/>
                <w:sz w:val="20"/>
                <w:szCs w:val="20"/>
              </w:rPr>
            </w:pPr>
            <w:del w:id="681" w:author="Moses, Robinson" w:date="2023-03-16T03:49:00Z">
              <w:r w:rsidRPr="005E57DC" w:rsidDel="007C454D">
                <w:rPr>
                  <w:rFonts w:cstheme="minorHAnsi"/>
                  <w:sz w:val="20"/>
                  <w:szCs w:val="20"/>
                </w:rPr>
                <w:delText xml:space="preserve">User </w:delText>
              </w:r>
            </w:del>
            <w:ins w:id="682" w:author="Moses, Robinson" w:date="2023-03-16T03:49:00Z">
              <w:r w:rsidR="007C454D">
                <w:rPr>
                  <w:rFonts w:cstheme="minorHAnsi"/>
                  <w:sz w:val="20"/>
                  <w:szCs w:val="20"/>
                </w:rPr>
                <w:t>The u</w:t>
              </w:r>
              <w:r w:rsidR="007C454D" w:rsidRPr="005E57DC">
                <w:rPr>
                  <w:rFonts w:cstheme="minorHAnsi"/>
                  <w:sz w:val="20"/>
                  <w:szCs w:val="20"/>
                </w:rPr>
                <w:t xml:space="preserve">ser </w:t>
              </w:r>
            </w:ins>
            <w:r w:rsidRPr="005E57DC">
              <w:rPr>
                <w:rFonts w:cstheme="minorHAnsi"/>
                <w:sz w:val="20"/>
                <w:szCs w:val="20"/>
              </w:rPr>
              <w:t>selects the type of order to be place</w:t>
            </w:r>
            <w:ins w:id="683" w:author="Moses, Robinson" w:date="2023-03-16T03:49:00Z">
              <w:r w:rsidR="007C454D">
                <w:rPr>
                  <w:rFonts w:cstheme="minorHAnsi"/>
                  <w:sz w:val="20"/>
                  <w:szCs w:val="20"/>
                </w:rPr>
                <w:t>d</w:t>
              </w:r>
            </w:ins>
            <w:r w:rsidRPr="005E57DC">
              <w:rPr>
                <w:rFonts w:cstheme="minorHAnsi"/>
                <w:sz w:val="20"/>
                <w:szCs w:val="20"/>
              </w:rPr>
              <w:t xml:space="preserve">: ATM Add Cash, ATM Replace Cash, Branch or Vault Delivery, and Branch or Vault Return. If Emergency orders are </w:t>
            </w:r>
            <w:del w:id="684" w:author="Moses, Robinson" w:date="2023-03-13T08:07:00Z">
              <w:r w:rsidRPr="005E57DC" w:rsidDel="00E975C6">
                <w:rPr>
                  <w:rFonts w:cstheme="minorHAnsi"/>
                  <w:sz w:val="20"/>
                  <w:szCs w:val="20"/>
                </w:rPr>
                <w:delText>utilized</w:delText>
              </w:r>
            </w:del>
            <w:ins w:id="685" w:author="Moses, Robinson" w:date="2023-03-13T08:07:00Z">
              <w:r w:rsidR="00E975C6" w:rsidRPr="005E57DC">
                <w:rPr>
                  <w:rFonts w:cstheme="minorHAnsi"/>
                  <w:sz w:val="20"/>
                  <w:szCs w:val="20"/>
                </w:rPr>
                <w:t>utilized,</w:t>
              </w:r>
            </w:ins>
            <w:r w:rsidRPr="005E57DC">
              <w:rPr>
                <w:rFonts w:cstheme="minorHAnsi"/>
                <w:sz w:val="20"/>
                <w:szCs w:val="20"/>
              </w:rPr>
              <w:t xml:space="preserve"> they will also be given </w:t>
            </w:r>
            <w:del w:id="686" w:author="Moses, Robinson" w:date="2023-03-13T08:08:00Z">
              <w:r w:rsidRPr="005E57DC" w:rsidDel="000B20B9">
                <w:rPr>
                  <w:rFonts w:cstheme="minorHAnsi"/>
                  <w:sz w:val="20"/>
                  <w:szCs w:val="20"/>
                </w:rPr>
                <w:delText xml:space="preserve">as </w:delText>
              </w:r>
            </w:del>
            <w:r w:rsidRPr="005E57DC">
              <w:rPr>
                <w:rFonts w:cstheme="minorHAnsi"/>
                <w:sz w:val="20"/>
                <w:szCs w:val="20"/>
              </w:rPr>
              <w:t xml:space="preserve">unique Workflow types </w:t>
            </w:r>
          </w:p>
        </w:tc>
      </w:tr>
      <w:tr w:rsidR="00570B77" w14:paraId="73E96D3D"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F962E43" w14:textId="77777777" w:rsidR="00570B77" w:rsidRPr="000B20B9" w:rsidRDefault="00570B77" w:rsidP="008D51F3">
            <w:pPr>
              <w:pStyle w:val="TableBody"/>
              <w:rPr>
                <w:b/>
                <w:bCs/>
                <w:rPrChange w:id="687" w:author="Moses, Robinson" w:date="2023-03-13T08:08:00Z">
                  <w:rPr/>
                </w:rPrChange>
              </w:rPr>
            </w:pPr>
            <w:r w:rsidRPr="000B20B9">
              <w:rPr>
                <w:b/>
                <w:bCs/>
                <w:rPrChange w:id="688" w:author="Moses, Robinson" w:date="2023-03-13T08:08: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7F7984D2" w14:textId="41FA75E0" w:rsidR="00570B77" w:rsidRPr="005E57DC" w:rsidRDefault="00570B77" w:rsidP="009958AC">
            <w:pPr>
              <w:rPr>
                <w:rFonts w:cstheme="minorHAnsi"/>
                <w:sz w:val="20"/>
                <w:szCs w:val="20"/>
              </w:rPr>
            </w:pPr>
            <w:r w:rsidRPr="005E57DC">
              <w:rPr>
                <w:rFonts w:cstheme="minorHAnsi"/>
                <w:sz w:val="20"/>
                <w:szCs w:val="20"/>
              </w:rPr>
              <w:t xml:space="preserve">Users select the service due date for the order </w:t>
            </w:r>
            <w:del w:id="689" w:author="Moses, Robinson" w:date="2023-03-13T08:08:00Z">
              <w:r w:rsidRPr="005E57DC" w:rsidDel="003801DD">
                <w:rPr>
                  <w:rFonts w:cstheme="minorHAnsi"/>
                  <w:sz w:val="20"/>
                  <w:szCs w:val="20"/>
                </w:rPr>
                <w:delText xml:space="preserve">being </w:delText>
              </w:r>
            </w:del>
            <w:r w:rsidRPr="005E57DC">
              <w:rPr>
                <w:rFonts w:cstheme="minorHAnsi"/>
                <w:sz w:val="20"/>
                <w:szCs w:val="20"/>
              </w:rPr>
              <w:t xml:space="preserve">placed </w:t>
            </w:r>
          </w:p>
        </w:tc>
      </w:tr>
      <w:tr w:rsidR="00570B77" w14:paraId="599D35D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D10AE3A" w14:textId="77777777" w:rsidR="00570B77" w:rsidRPr="000B20B9" w:rsidRDefault="00570B77" w:rsidP="008D51F3">
            <w:pPr>
              <w:pStyle w:val="TableBody"/>
              <w:rPr>
                <w:b/>
                <w:bCs/>
                <w:rPrChange w:id="690" w:author="Moses, Robinson" w:date="2023-03-13T08:08:00Z">
                  <w:rPr/>
                </w:rPrChange>
              </w:rPr>
            </w:pPr>
            <w:r w:rsidRPr="000B20B9">
              <w:rPr>
                <w:b/>
                <w:bCs/>
                <w:rPrChange w:id="691" w:author="Moses, Robinson" w:date="2023-03-13T08:08:00Z">
                  <w:rPr>
                    <w:bCs/>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63F8C4A7" w14:textId="3513338B" w:rsidR="00570B77" w:rsidRPr="005E57DC" w:rsidRDefault="00570B77" w:rsidP="009958AC">
            <w:pPr>
              <w:rPr>
                <w:rFonts w:cstheme="minorHAnsi"/>
                <w:sz w:val="20"/>
                <w:szCs w:val="20"/>
              </w:rPr>
            </w:pPr>
            <w:del w:id="692" w:author="Moses, Robinson" w:date="2023-03-16T03:50:00Z">
              <w:r w:rsidRPr="005E57DC" w:rsidDel="007C454D">
                <w:rPr>
                  <w:rFonts w:cstheme="minorHAnsi"/>
                  <w:sz w:val="20"/>
                  <w:szCs w:val="20"/>
                </w:rPr>
                <w:delText xml:space="preserve">Funding </w:delText>
              </w:r>
            </w:del>
            <w:ins w:id="693" w:author="Moses, Robinson" w:date="2023-03-16T03:50:00Z">
              <w:r w:rsidR="007C454D">
                <w:rPr>
                  <w:rFonts w:cstheme="minorHAnsi"/>
                  <w:sz w:val="20"/>
                  <w:szCs w:val="20"/>
                </w:rPr>
                <w:t>The f</w:t>
              </w:r>
              <w:r w:rsidR="007C454D" w:rsidRPr="005E57DC">
                <w:rPr>
                  <w:rFonts w:cstheme="minorHAnsi"/>
                  <w:sz w:val="20"/>
                  <w:szCs w:val="20"/>
                </w:rPr>
                <w:t xml:space="preserve">unding </w:t>
              </w:r>
            </w:ins>
            <w:r w:rsidRPr="005E57DC">
              <w:rPr>
                <w:rFonts w:cstheme="minorHAnsi"/>
                <w:sz w:val="20"/>
                <w:szCs w:val="20"/>
              </w:rPr>
              <w:t xml:space="preserve">Source ID is used for Vault orders and Branch Transfer orders. This is the other cashpoint involved in the transaction. </w:t>
            </w:r>
            <w:del w:id="694" w:author="Moses, Robinson" w:date="2023-03-16T03:50:00Z">
              <w:r w:rsidRPr="005E57DC" w:rsidDel="007C454D">
                <w:rPr>
                  <w:rFonts w:cstheme="minorHAnsi"/>
                  <w:sz w:val="20"/>
                  <w:szCs w:val="20"/>
                </w:rPr>
                <w:delText xml:space="preserve">For </w:delText>
              </w:r>
            </w:del>
            <w:r w:rsidRPr="005E57DC">
              <w:rPr>
                <w:rFonts w:cstheme="minorHAnsi"/>
                <w:sz w:val="20"/>
                <w:szCs w:val="20"/>
              </w:rPr>
              <w:t>Vault Delivery</w:t>
            </w:r>
            <w:del w:id="695" w:author="Moses, Robinson" w:date="2023-03-16T03:50:00Z">
              <w:r w:rsidRPr="005E57DC" w:rsidDel="007C454D">
                <w:rPr>
                  <w:rFonts w:cstheme="minorHAnsi"/>
                  <w:sz w:val="20"/>
                  <w:szCs w:val="20"/>
                </w:rPr>
                <w:delText>,</w:delText>
              </w:r>
            </w:del>
            <w:r w:rsidRPr="005E57DC">
              <w:rPr>
                <w:rFonts w:cstheme="minorHAnsi"/>
                <w:sz w:val="20"/>
                <w:szCs w:val="20"/>
              </w:rPr>
              <w:t xml:space="preserve"> </w:t>
            </w:r>
            <w:del w:id="696" w:author="Moses, Robinson" w:date="2023-03-16T03:50:00Z">
              <w:r w:rsidRPr="005E57DC" w:rsidDel="007C454D">
                <w:rPr>
                  <w:rFonts w:cstheme="minorHAnsi"/>
                  <w:sz w:val="20"/>
                  <w:szCs w:val="20"/>
                </w:rPr>
                <w:delText xml:space="preserve">it </w:delText>
              </w:r>
            </w:del>
            <w:r w:rsidRPr="005E57DC">
              <w:rPr>
                <w:rFonts w:cstheme="minorHAnsi"/>
                <w:sz w:val="20"/>
                <w:szCs w:val="20"/>
              </w:rPr>
              <w:t xml:space="preserve">is the source of cash. For Vault Return, it is the destination. For Branch Transfer, it is the source of cash. </w:t>
            </w:r>
          </w:p>
        </w:tc>
      </w:tr>
    </w:tbl>
    <w:p w14:paraId="31B1B24A" w14:textId="77777777" w:rsidR="00570B77" w:rsidRPr="008D51F3" w:rsidRDefault="0014696D"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9119C86" w14:textId="5B63CC8B" w:rsidR="00570B77" w:rsidRDefault="00570B77" w:rsidP="00570B77">
      <w:pPr>
        <w:spacing w:after="0"/>
        <w:jc w:val="both"/>
      </w:pPr>
      <w:r>
        <w:rPr>
          <w:color w:val="76923C"/>
        </w:rPr>
        <w:t xml:space="preserve"> </w:t>
      </w:r>
    </w:p>
    <w:p w14:paraId="03AE79C7" w14:textId="77777777" w:rsidR="00570B77" w:rsidRDefault="00570B77" w:rsidP="00570B77">
      <w:pPr>
        <w:pStyle w:val="Heading2"/>
      </w:pPr>
      <w:bookmarkStart w:id="697" w:name="_Toc111643054"/>
      <w:bookmarkStart w:id="698" w:name="_Toc129572274"/>
      <w:r>
        <w:t>CREATE ORDERS - DENOMINATIONS</w:t>
      </w:r>
      <w:bookmarkEnd w:id="697"/>
      <w:bookmarkEnd w:id="698"/>
      <w:r>
        <w:t xml:space="preserve"> </w:t>
      </w:r>
    </w:p>
    <w:p w14:paraId="57828A81" w14:textId="77777777" w:rsidR="00570B77" w:rsidRDefault="00570B77" w:rsidP="008D51F3">
      <w:pPr>
        <w:pStyle w:val="BodyText"/>
      </w:pPr>
      <w:r>
        <w:t xml:space="preserve">After selecting cashpoint type, Workflow type, and due date in the initial Create Order screen, users click </w:t>
      </w:r>
      <w:r w:rsidRPr="00FD21D0">
        <w:rPr>
          <w:b/>
          <w:bCs/>
          <w:rPrChange w:id="699" w:author="Moses, Robinson" w:date="2023-03-13T08:10:00Z">
            <w:rPr/>
          </w:rPrChange>
        </w:rPr>
        <w:t>NEXT</w:t>
      </w:r>
      <w:r>
        <w:t xml:space="preserve"> and advance to the </w:t>
      </w:r>
      <w:r w:rsidRPr="0022190A">
        <w:rPr>
          <w:b/>
          <w:bCs/>
          <w:rPrChange w:id="700" w:author="Moses, Robinson" w:date="2023-03-13T08:11:00Z">
            <w:rPr/>
          </w:rPrChange>
        </w:rPr>
        <w:t>Create Orders – Denominations</w:t>
      </w:r>
      <w:r>
        <w:t xml:space="preserve"> screen where the amounts by denomination are entered and the order finalized.</w:t>
      </w:r>
      <w:r>
        <w:rPr>
          <w:color w:val="76923C"/>
        </w:rPr>
        <w:t xml:space="preserve"> </w:t>
      </w:r>
    </w:p>
    <w:p w14:paraId="46084E14" w14:textId="77777777" w:rsidR="00570B77" w:rsidRDefault="00570B77" w:rsidP="008D51F3">
      <w:pPr>
        <w:pStyle w:val="Caption"/>
      </w:pPr>
      <w:r>
        <w:t>FIGURE 9: CREATE ORDER DENOMINATION SCREEN</w:t>
      </w:r>
    </w:p>
    <w:p w14:paraId="47A83F97" w14:textId="77777777" w:rsidR="00570B77" w:rsidRDefault="00570B77" w:rsidP="0022190A">
      <w:pPr>
        <w:pStyle w:val="BodyText"/>
        <w:pPrChange w:id="701" w:author="Moses, Robinson" w:date="2023-03-13T08:11:00Z">
          <w:pPr>
            <w:spacing w:after="0"/>
            <w:ind w:right="1080"/>
            <w:jc w:val="center"/>
          </w:pPr>
        </w:pPrChange>
      </w:pPr>
      <w:r>
        <w:rPr>
          <w:noProof/>
        </w:rPr>
        <w:drawing>
          <wp:inline distT="0" distB="0" distL="0" distR="0" wp14:anchorId="44CF0AAC" wp14:editId="240E8079">
            <wp:extent cx="5943600" cy="2819400"/>
            <wp:effectExtent l="76200" t="76200" r="133350" b="133350"/>
            <wp:docPr id="13320440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C5408" w14:textId="77777777" w:rsidR="00570B77" w:rsidRDefault="00570B77" w:rsidP="00570B77">
      <w:pPr>
        <w:spacing w:after="0"/>
        <w:ind w:right="1080"/>
        <w:jc w:val="center"/>
      </w:pPr>
      <w:r>
        <w:rPr>
          <w:sz w:val="18"/>
        </w:rPr>
        <w:t xml:space="preserve"> </w:t>
      </w:r>
    </w:p>
    <w:p w14:paraId="5243D751" w14:textId="77777777" w:rsidR="003F1B01" w:rsidRDefault="003F1B01">
      <w:pPr>
        <w:rPr>
          <w:ins w:id="702" w:author="Moses, Robinson" w:date="2023-03-13T08:11:00Z"/>
          <w:i/>
          <w:iCs/>
          <w:color w:val="44546A" w:themeColor="text2"/>
          <w:sz w:val="18"/>
          <w:szCs w:val="18"/>
        </w:rPr>
      </w:pPr>
      <w:bookmarkStart w:id="703" w:name="_Toc65569012"/>
      <w:ins w:id="704" w:author="Moses, Robinson" w:date="2023-03-13T08:11:00Z">
        <w:r>
          <w:br w:type="page"/>
        </w:r>
      </w:ins>
    </w:p>
    <w:p w14:paraId="34507805" w14:textId="7E7FD176" w:rsidR="00570B77" w:rsidRDefault="00570B77" w:rsidP="008D51F3">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11</w:t>
      </w:r>
      <w:r w:rsidRPr="00B901A7">
        <w:rPr>
          <w:color w:val="auto"/>
        </w:rPr>
        <w:fldChar w:fldCharType="end"/>
      </w:r>
      <w:r w:rsidRPr="00B901A7">
        <w:rPr>
          <w:color w:val="auto"/>
        </w:rPr>
        <w:t>:</w:t>
      </w:r>
      <w:r>
        <w:t xml:space="preserve"> VAULT SETTINGS FIELD DESCRIPTIONS</w:t>
      </w:r>
      <w:bookmarkEnd w:id="703"/>
      <w:r>
        <w:t xml:space="preserve"> </w:t>
      </w:r>
      <w:del w:id="705" w:author="Moses, Robinson" w:date="2023-03-13T08:11:00Z">
        <w:r w:rsidDel="003F1B01">
          <w:tab/>
          <w:delText xml:space="preserve"> </w:delText>
        </w:r>
        <w:r w:rsidDel="003F1B01">
          <w:tab/>
          <w:delText xml:space="preserve"> </w:delText>
        </w:r>
        <w:r w:rsidDel="003F1B01">
          <w:tab/>
          <w:delText xml:space="preserve"> </w:delText>
        </w:r>
      </w:del>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4DE2E46B"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E192BBD"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AFB5EB" w14:textId="77777777" w:rsidR="00570B77" w:rsidRDefault="00570B77" w:rsidP="008D51F3">
            <w:pPr>
              <w:pStyle w:val="TableHeading"/>
            </w:pPr>
            <w:r>
              <w:t xml:space="preserve">Description </w:t>
            </w:r>
          </w:p>
        </w:tc>
      </w:tr>
      <w:tr w:rsidR="00570B77" w14:paraId="58547BB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61B404" w14:textId="77777777" w:rsidR="00570B77" w:rsidRPr="003F1B01" w:rsidRDefault="00570B77" w:rsidP="008D51F3">
            <w:pPr>
              <w:pStyle w:val="TableBody"/>
              <w:rPr>
                <w:b/>
                <w:bCs/>
                <w:rPrChange w:id="706" w:author="Moses, Robinson" w:date="2023-03-13T08:11:00Z">
                  <w:rPr/>
                </w:rPrChange>
              </w:rPr>
            </w:pPr>
            <w:r w:rsidRPr="003F1B01">
              <w:rPr>
                <w:b/>
                <w:bCs/>
                <w:rPrChange w:id="707" w:author="Moses, Robinson" w:date="2023-03-13T08:1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0343BA73" w14:textId="77777777" w:rsidR="00570B77" w:rsidRPr="00471373" w:rsidRDefault="00570B77" w:rsidP="008D51F3">
            <w:pPr>
              <w:pStyle w:val="TableBody"/>
              <w:rPr>
                <w:sz w:val="18"/>
                <w:szCs w:val="18"/>
              </w:rPr>
            </w:pPr>
            <w:r w:rsidRPr="00471373">
              <w:rPr>
                <w:sz w:val="18"/>
                <w:szCs w:val="18"/>
              </w:rPr>
              <w:t xml:space="preserve">Autofills to assigned </w:t>
            </w:r>
            <w:r w:rsidRPr="00336C7E">
              <w:rPr>
                <w:b/>
                <w:bCs/>
                <w:sz w:val="18"/>
                <w:szCs w:val="18"/>
                <w:rPrChange w:id="708" w:author="Moses, Robinson" w:date="2023-03-13T08:12:00Z">
                  <w:rPr>
                    <w:sz w:val="18"/>
                    <w:szCs w:val="18"/>
                  </w:rPr>
                </w:rPrChange>
              </w:rPr>
              <w:t>Cashpoint Name</w:t>
            </w:r>
            <w:r w:rsidRPr="00471373">
              <w:rPr>
                <w:sz w:val="18"/>
                <w:szCs w:val="18"/>
              </w:rPr>
              <w:t xml:space="preserve"> determined in initial </w:t>
            </w:r>
            <w:r w:rsidRPr="00336C7E">
              <w:rPr>
                <w:b/>
                <w:bCs/>
                <w:sz w:val="18"/>
                <w:szCs w:val="18"/>
                <w:rPrChange w:id="709" w:author="Moses, Robinson" w:date="2023-03-13T08:12:00Z">
                  <w:rPr>
                    <w:sz w:val="18"/>
                    <w:szCs w:val="18"/>
                  </w:rPr>
                </w:rPrChange>
              </w:rPr>
              <w:t>Create Order</w:t>
            </w:r>
            <w:r w:rsidRPr="00471373">
              <w:rPr>
                <w:sz w:val="18"/>
                <w:szCs w:val="18"/>
              </w:rPr>
              <w:t xml:space="preserve"> screen </w:t>
            </w:r>
          </w:p>
        </w:tc>
      </w:tr>
      <w:tr w:rsidR="00570B77" w14:paraId="38C4D32A"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3C1AB5DC" w14:textId="77777777" w:rsidR="00570B77" w:rsidRPr="003F1B01" w:rsidRDefault="00570B77" w:rsidP="008D51F3">
            <w:pPr>
              <w:pStyle w:val="TableBody"/>
              <w:rPr>
                <w:b/>
                <w:bCs/>
                <w:rPrChange w:id="710" w:author="Moses, Robinson" w:date="2023-03-13T08:11:00Z">
                  <w:rPr/>
                </w:rPrChange>
              </w:rPr>
            </w:pPr>
            <w:r w:rsidRPr="003F1B01">
              <w:rPr>
                <w:b/>
                <w:bCs/>
                <w:rPrChange w:id="711" w:author="Moses, Robinson" w:date="2023-03-13T08:1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67BF8100" w14:textId="64459C41" w:rsidR="00570B77" w:rsidRPr="00471373" w:rsidRDefault="00570B77" w:rsidP="008D51F3">
            <w:pPr>
              <w:pStyle w:val="TableBody"/>
              <w:rPr>
                <w:sz w:val="18"/>
                <w:szCs w:val="18"/>
              </w:rPr>
            </w:pPr>
            <w:r w:rsidRPr="00471373">
              <w:rPr>
                <w:sz w:val="18"/>
                <w:szCs w:val="18"/>
              </w:rPr>
              <w:t xml:space="preserve">Autofills to the </w:t>
            </w:r>
            <w:ins w:id="712" w:author="Moses, Robinson" w:date="2023-03-14T02:15:00Z">
              <w:r w:rsidR="00171596" w:rsidRPr="00171596">
                <w:rPr>
                  <w:b/>
                  <w:bCs/>
                  <w:sz w:val="18"/>
                  <w:szCs w:val="18"/>
                  <w:rPrChange w:id="713" w:author="Moses, Robinson" w:date="2023-03-14T02:15:00Z">
                    <w:rPr>
                      <w:sz w:val="18"/>
                      <w:szCs w:val="18"/>
                    </w:rPr>
                  </w:rPrChange>
                </w:rPr>
                <w:t>C</w:t>
              </w:r>
            </w:ins>
            <w:del w:id="714" w:author="Moses, Robinson" w:date="2023-03-14T02:15:00Z">
              <w:r w:rsidRPr="00171596" w:rsidDel="00171596">
                <w:rPr>
                  <w:b/>
                  <w:bCs/>
                  <w:sz w:val="18"/>
                  <w:szCs w:val="18"/>
                  <w:rPrChange w:id="715" w:author="Moses, Robinson" w:date="2023-03-14T02:15:00Z">
                    <w:rPr>
                      <w:sz w:val="18"/>
                      <w:szCs w:val="18"/>
                    </w:rPr>
                  </w:rPrChange>
                </w:rPr>
                <w:delText>c</w:delText>
              </w:r>
            </w:del>
            <w:r w:rsidRPr="00171596">
              <w:rPr>
                <w:b/>
                <w:bCs/>
                <w:sz w:val="18"/>
                <w:szCs w:val="18"/>
                <w:rPrChange w:id="716" w:author="Moses, Robinson" w:date="2023-03-14T02:15:00Z">
                  <w:rPr>
                    <w:sz w:val="18"/>
                    <w:szCs w:val="18"/>
                  </w:rPr>
                </w:rPrChange>
              </w:rPr>
              <w:t>ashpoint ID</w:t>
            </w:r>
            <w:r w:rsidRPr="00471373">
              <w:rPr>
                <w:sz w:val="18"/>
                <w:szCs w:val="18"/>
              </w:rPr>
              <w:t xml:space="preserve"> selected in the initial </w:t>
            </w:r>
            <w:r w:rsidRPr="005A5456">
              <w:rPr>
                <w:b/>
                <w:bCs/>
                <w:sz w:val="18"/>
                <w:szCs w:val="18"/>
                <w:rPrChange w:id="717" w:author="Moses, Robinson" w:date="2023-03-13T08:12:00Z">
                  <w:rPr>
                    <w:sz w:val="18"/>
                    <w:szCs w:val="18"/>
                  </w:rPr>
                </w:rPrChange>
              </w:rPr>
              <w:t>Create Order</w:t>
            </w:r>
            <w:r w:rsidRPr="00471373">
              <w:rPr>
                <w:sz w:val="18"/>
                <w:szCs w:val="18"/>
              </w:rPr>
              <w:t xml:space="preserve"> screen </w:t>
            </w:r>
          </w:p>
        </w:tc>
      </w:tr>
      <w:tr w:rsidR="00570B77" w14:paraId="46C03285"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71E5B6E4" w14:textId="77777777" w:rsidR="00570B77" w:rsidRPr="003F1B01" w:rsidRDefault="00570B77" w:rsidP="008D51F3">
            <w:pPr>
              <w:pStyle w:val="TableBody"/>
              <w:rPr>
                <w:b/>
                <w:bCs/>
                <w:rPrChange w:id="718" w:author="Moses, Robinson" w:date="2023-03-13T08:11:00Z">
                  <w:rPr/>
                </w:rPrChange>
              </w:rPr>
            </w:pPr>
            <w:r w:rsidRPr="003F1B01">
              <w:rPr>
                <w:b/>
                <w:bCs/>
                <w:rPrChange w:id="719" w:author="Moses, Robinson" w:date="2023-03-13T08:11:00Z">
                  <w:rPr/>
                </w:rPrChange>
              </w:rPr>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A6315B" w14:textId="77777777" w:rsidR="00570B77" w:rsidRPr="00471373" w:rsidRDefault="00570B77" w:rsidP="008D51F3">
            <w:pPr>
              <w:pStyle w:val="TableBody"/>
              <w:rPr>
                <w:sz w:val="18"/>
                <w:szCs w:val="18"/>
              </w:rPr>
            </w:pPr>
            <w:r w:rsidRPr="00471373">
              <w:rPr>
                <w:sz w:val="18"/>
                <w:szCs w:val="18"/>
              </w:rPr>
              <w:t xml:space="preserve">Autofills the cashpoint type of the funding source selected in the initial </w:t>
            </w:r>
            <w:r w:rsidRPr="005A5456">
              <w:rPr>
                <w:b/>
                <w:bCs/>
                <w:sz w:val="18"/>
                <w:szCs w:val="18"/>
                <w:rPrChange w:id="720" w:author="Moses, Robinson" w:date="2023-03-13T08:12:00Z">
                  <w:rPr>
                    <w:sz w:val="18"/>
                    <w:szCs w:val="18"/>
                  </w:rPr>
                </w:rPrChange>
              </w:rPr>
              <w:t>Create Order</w:t>
            </w:r>
            <w:r w:rsidRPr="00471373">
              <w:rPr>
                <w:sz w:val="18"/>
                <w:szCs w:val="18"/>
              </w:rPr>
              <w:t xml:space="preserve"> screen </w:t>
            </w:r>
          </w:p>
        </w:tc>
      </w:tr>
      <w:tr w:rsidR="00570B77" w14:paraId="1D3A9DD5"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565EF693" w14:textId="77777777" w:rsidR="00570B77" w:rsidRPr="003F1B01" w:rsidRDefault="00570B77" w:rsidP="008D51F3">
            <w:pPr>
              <w:pStyle w:val="TableBody"/>
              <w:rPr>
                <w:b/>
                <w:bCs/>
                <w:rPrChange w:id="721" w:author="Moses, Robinson" w:date="2023-03-13T08:11:00Z">
                  <w:rPr/>
                </w:rPrChange>
              </w:rPr>
            </w:pPr>
            <w:r w:rsidRPr="003F1B01">
              <w:rPr>
                <w:b/>
                <w:bCs/>
                <w:rPrChange w:id="722" w:author="Moses, Robinson" w:date="2023-03-13T08:11:00Z">
                  <w:rPr/>
                </w:rPrChange>
              </w:rPr>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265293" w14:textId="77777777" w:rsidR="00570B77" w:rsidRPr="00471373" w:rsidRDefault="00570B77" w:rsidP="008D51F3">
            <w:pPr>
              <w:pStyle w:val="TableBody"/>
              <w:rPr>
                <w:sz w:val="18"/>
                <w:szCs w:val="18"/>
              </w:rPr>
            </w:pPr>
            <w:r w:rsidRPr="00471373">
              <w:rPr>
                <w:sz w:val="18"/>
                <w:szCs w:val="18"/>
              </w:rPr>
              <w:t xml:space="preserve">Autofills the </w:t>
            </w:r>
            <w:r w:rsidRPr="00171596">
              <w:rPr>
                <w:b/>
                <w:bCs/>
                <w:sz w:val="18"/>
                <w:szCs w:val="18"/>
                <w:rPrChange w:id="723" w:author="Moses, Robinson" w:date="2023-03-14T02:14:00Z">
                  <w:rPr>
                    <w:sz w:val="18"/>
                    <w:szCs w:val="18"/>
                  </w:rPr>
                </w:rPrChange>
              </w:rPr>
              <w:t>Funding Source ID</w:t>
            </w:r>
            <w:r w:rsidRPr="00471373">
              <w:rPr>
                <w:sz w:val="18"/>
                <w:szCs w:val="18"/>
              </w:rPr>
              <w:t xml:space="preserve"> selected in the initial </w:t>
            </w:r>
            <w:r w:rsidRPr="005A5456">
              <w:rPr>
                <w:b/>
                <w:bCs/>
                <w:sz w:val="18"/>
                <w:szCs w:val="18"/>
                <w:rPrChange w:id="724" w:author="Moses, Robinson" w:date="2023-03-13T08:12:00Z">
                  <w:rPr>
                    <w:sz w:val="18"/>
                    <w:szCs w:val="18"/>
                  </w:rPr>
                </w:rPrChange>
              </w:rPr>
              <w:t>Create Order</w:t>
            </w:r>
            <w:r w:rsidRPr="00471373">
              <w:rPr>
                <w:sz w:val="18"/>
                <w:szCs w:val="18"/>
              </w:rPr>
              <w:t xml:space="preserve"> screen </w:t>
            </w:r>
          </w:p>
        </w:tc>
      </w:tr>
      <w:tr w:rsidR="00570B77" w14:paraId="7BD8EFAA"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CC5B258" w14:textId="77777777" w:rsidR="00570B77" w:rsidRPr="003F1B01" w:rsidRDefault="00570B77" w:rsidP="008D51F3">
            <w:pPr>
              <w:pStyle w:val="TableBody"/>
              <w:rPr>
                <w:b/>
                <w:bCs/>
                <w:rPrChange w:id="725" w:author="Moses, Robinson" w:date="2023-03-13T08:11:00Z">
                  <w:rPr/>
                </w:rPrChange>
              </w:rPr>
            </w:pPr>
            <w:r w:rsidRPr="003F1B01">
              <w:rPr>
                <w:b/>
                <w:bCs/>
                <w:rPrChange w:id="726" w:author="Moses, Robinson" w:date="2023-03-13T08:1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757BC1F" w14:textId="5B50C3B7" w:rsidR="00570B77" w:rsidRPr="00171596" w:rsidRDefault="00230157" w:rsidP="008D51F3">
            <w:pPr>
              <w:pStyle w:val="TableBody"/>
              <w:rPr>
                <w:sz w:val="18"/>
                <w:szCs w:val="18"/>
                <w:lang w:val="en-US"/>
                <w:rPrChange w:id="727" w:author="Moses, Robinson" w:date="2023-03-14T02:14:00Z">
                  <w:rPr>
                    <w:sz w:val="18"/>
                    <w:szCs w:val="18"/>
                  </w:rPr>
                </w:rPrChange>
              </w:rPr>
            </w:pPr>
            <w:ins w:id="728" w:author="Moses, Robinson" w:date="2023-03-14T02:13:00Z">
              <w:r w:rsidRPr="00171596">
                <w:rPr>
                  <w:b/>
                  <w:bCs/>
                  <w:sz w:val="18"/>
                  <w:szCs w:val="18"/>
                  <w:rPrChange w:id="729" w:author="Moses, Robinson" w:date="2023-03-14T02:14:00Z">
                    <w:rPr>
                      <w:sz w:val="18"/>
                      <w:szCs w:val="18"/>
                    </w:rPr>
                  </w:rPrChange>
                </w:rPr>
                <w:t>Order</w:t>
              </w:r>
            </w:ins>
            <w:ins w:id="730" w:author="Moses, Robinson" w:date="2023-03-14T02:14:00Z">
              <w:r w:rsidRPr="00171596">
                <w:rPr>
                  <w:b/>
                  <w:bCs/>
                  <w:sz w:val="18"/>
                  <w:szCs w:val="18"/>
                  <w:rPrChange w:id="731" w:author="Moses, Robinson" w:date="2023-03-14T02:14:00Z">
                    <w:rPr>
                      <w:sz w:val="18"/>
                      <w:szCs w:val="18"/>
                    </w:rPr>
                  </w:rPrChange>
                </w:rPr>
                <w:t xml:space="preserve"> </w:t>
              </w:r>
              <w:r w:rsidR="00171596" w:rsidRPr="00171596">
                <w:rPr>
                  <w:b/>
                  <w:bCs/>
                  <w:sz w:val="18"/>
                  <w:szCs w:val="18"/>
                  <w:rPrChange w:id="732" w:author="Moses, Robinson" w:date="2023-03-14T02:14:00Z">
                    <w:rPr>
                      <w:sz w:val="18"/>
                      <w:szCs w:val="18"/>
                    </w:rPr>
                  </w:rPrChange>
                </w:rPr>
                <w:t>D</w:t>
              </w:r>
              <w:r w:rsidRPr="00171596">
                <w:rPr>
                  <w:b/>
                  <w:bCs/>
                  <w:sz w:val="18"/>
                  <w:szCs w:val="18"/>
                  <w:rPrChange w:id="733" w:author="Moses, Robinson" w:date="2023-03-14T02:14:00Z">
                    <w:rPr>
                      <w:sz w:val="18"/>
                      <w:szCs w:val="18"/>
                    </w:rPr>
                  </w:rPrChange>
                </w:rPr>
                <w:t>ate</w:t>
              </w:r>
              <w:r>
                <w:rPr>
                  <w:sz w:val="18"/>
                  <w:szCs w:val="18"/>
                </w:rPr>
                <w:t xml:space="preserve"> </w:t>
              </w:r>
            </w:ins>
            <w:del w:id="734" w:author="Moses, Robinson" w:date="2023-03-14T02:14:00Z">
              <w:r w:rsidR="00570B77" w:rsidRPr="00471373" w:rsidDel="00230157">
                <w:rPr>
                  <w:sz w:val="18"/>
                  <w:szCs w:val="18"/>
                </w:rPr>
                <w:delText>D</w:delText>
              </w:r>
            </w:del>
            <w:ins w:id="735" w:author="Moses, Robinson" w:date="2023-03-14T02:14:00Z">
              <w:r>
                <w:rPr>
                  <w:sz w:val="18"/>
                  <w:szCs w:val="18"/>
                </w:rPr>
                <w:t>d</w:t>
              </w:r>
            </w:ins>
            <w:r w:rsidR="00570B77" w:rsidRPr="00471373">
              <w:rPr>
                <w:sz w:val="18"/>
                <w:szCs w:val="18"/>
              </w:rPr>
              <w:t xml:space="preserve">efaults to </w:t>
            </w:r>
            <w:ins w:id="736" w:author="Moses, Robinson" w:date="2023-03-16T03:51:00Z">
              <w:r w:rsidR="007C454D">
                <w:rPr>
                  <w:sz w:val="18"/>
                  <w:szCs w:val="18"/>
                </w:rPr>
                <w:t xml:space="preserve">the </w:t>
              </w:r>
            </w:ins>
            <w:r w:rsidR="00570B77" w:rsidRPr="00471373">
              <w:rPr>
                <w:sz w:val="18"/>
                <w:szCs w:val="18"/>
              </w:rPr>
              <w:t xml:space="preserve">current business day </w:t>
            </w:r>
            <w:commentRangeStart w:id="737"/>
            <w:del w:id="738" w:author="Moses, Robinson" w:date="2023-03-14T02:14:00Z">
              <w:r w:rsidR="00570B77" w:rsidRPr="00471373" w:rsidDel="00230157">
                <w:rPr>
                  <w:sz w:val="18"/>
                  <w:szCs w:val="18"/>
                </w:rPr>
                <w:delText xml:space="preserve">being ordered on </w:delText>
              </w:r>
              <w:commentRangeEnd w:id="737"/>
              <w:r w:rsidR="009F4058" w:rsidDel="00230157">
                <w:rPr>
                  <w:rStyle w:val="CommentReference"/>
                  <w:rFonts w:eastAsia="MS Mincho"/>
                  <w:lang w:val="en-US"/>
                </w:rPr>
                <w:commentReference w:id="737"/>
              </w:r>
            </w:del>
          </w:p>
        </w:tc>
      </w:tr>
      <w:tr w:rsidR="00570B77" w14:paraId="7645AFD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4C6F3715" w14:textId="77777777" w:rsidR="00570B77" w:rsidRPr="003F1B01" w:rsidRDefault="00570B77" w:rsidP="008D51F3">
            <w:pPr>
              <w:pStyle w:val="TableBody"/>
              <w:rPr>
                <w:b/>
                <w:bCs/>
                <w:rPrChange w:id="739" w:author="Moses, Robinson" w:date="2023-03-13T08:11:00Z">
                  <w:rPr/>
                </w:rPrChange>
              </w:rPr>
            </w:pPr>
            <w:r w:rsidRPr="003F1B01">
              <w:rPr>
                <w:b/>
                <w:bCs/>
                <w:rPrChange w:id="740" w:author="Moses, Robinson" w:date="2023-03-13T08:11: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1A0F0E0"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Defaults to the </w:t>
            </w:r>
            <w:r w:rsidRPr="00171596">
              <w:rPr>
                <w:rFonts w:cstheme="minorHAnsi"/>
                <w:b/>
                <w:bCs/>
                <w:sz w:val="18"/>
                <w:szCs w:val="18"/>
                <w:rPrChange w:id="741" w:author="Moses, Robinson" w:date="2023-03-14T02:14:00Z">
                  <w:rPr>
                    <w:rFonts w:cstheme="minorHAnsi"/>
                    <w:sz w:val="18"/>
                    <w:szCs w:val="18"/>
                  </w:rPr>
                </w:rPrChange>
              </w:rPr>
              <w:t>Due Date</w:t>
            </w:r>
            <w:r w:rsidRPr="00471373">
              <w:rPr>
                <w:rFonts w:cstheme="minorHAnsi"/>
                <w:sz w:val="18"/>
                <w:szCs w:val="18"/>
              </w:rPr>
              <w:t xml:space="preserve"> selected in the initial </w:t>
            </w:r>
            <w:r w:rsidRPr="00DF6547">
              <w:rPr>
                <w:rFonts w:cstheme="minorHAnsi"/>
                <w:b/>
                <w:bCs/>
                <w:sz w:val="18"/>
                <w:szCs w:val="18"/>
                <w:rPrChange w:id="742" w:author="Moses, Robinson" w:date="2023-03-13T08:13:00Z">
                  <w:rPr>
                    <w:rFonts w:cstheme="minorHAnsi"/>
                    <w:sz w:val="18"/>
                    <w:szCs w:val="18"/>
                  </w:rPr>
                </w:rPrChange>
              </w:rPr>
              <w:t>Create Order</w:t>
            </w:r>
            <w:r w:rsidRPr="00471373">
              <w:rPr>
                <w:rFonts w:cstheme="minorHAnsi"/>
                <w:sz w:val="18"/>
                <w:szCs w:val="18"/>
              </w:rPr>
              <w:t xml:space="preserve"> Screen </w:t>
            </w:r>
          </w:p>
        </w:tc>
      </w:tr>
      <w:tr w:rsidR="00570B77" w14:paraId="141E434F"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A76DB16" w14:textId="77777777" w:rsidR="00570B77" w:rsidRPr="003F1B01" w:rsidRDefault="00570B77" w:rsidP="008D51F3">
            <w:pPr>
              <w:pStyle w:val="TableBody"/>
              <w:rPr>
                <w:b/>
                <w:bCs/>
                <w:rPrChange w:id="743" w:author="Moses, Robinson" w:date="2023-03-13T08:11:00Z">
                  <w:rPr/>
                </w:rPrChange>
              </w:rPr>
            </w:pPr>
            <w:r w:rsidRPr="003F1B01">
              <w:rPr>
                <w:b/>
                <w:bCs/>
                <w:rPrChange w:id="744" w:author="Moses, Robinson" w:date="2023-03-13T08:11: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6CBFC610"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Defaults to the Workflow type selected in the initial </w:t>
            </w:r>
            <w:r w:rsidRPr="00BE2D59">
              <w:rPr>
                <w:rFonts w:cstheme="minorHAnsi"/>
                <w:b/>
                <w:bCs/>
                <w:sz w:val="18"/>
                <w:szCs w:val="18"/>
                <w:rPrChange w:id="745" w:author="Moses, Robinson" w:date="2023-03-13T08:14:00Z">
                  <w:rPr>
                    <w:rFonts w:cstheme="minorHAnsi"/>
                    <w:sz w:val="18"/>
                    <w:szCs w:val="18"/>
                  </w:rPr>
                </w:rPrChange>
              </w:rPr>
              <w:t>Create Order</w:t>
            </w:r>
            <w:r w:rsidRPr="00471373">
              <w:rPr>
                <w:rFonts w:cstheme="minorHAnsi"/>
                <w:sz w:val="18"/>
                <w:szCs w:val="18"/>
              </w:rPr>
              <w:t xml:space="preserve"> screen </w:t>
            </w:r>
          </w:p>
        </w:tc>
      </w:tr>
      <w:tr w:rsidR="00570B77" w14:paraId="7C3A2275"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808EBF6" w14:textId="77777777" w:rsidR="00570B77" w:rsidRPr="003F1B01" w:rsidRDefault="00570B77" w:rsidP="008D51F3">
            <w:pPr>
              <w:pStyle w:val="TableBody"/>
              <w:rPr>
                <w:b/>
                <w:bCs/>
                <w:rPrChange w:id="746" w:author="Moses, Robinson" w:date="2023-03-13T08:11:00Z">
                  <w:rPr/>
                </w:rPrChange>
              </w:rPr>
            </w:pPr>
            <w:r w:rsidRPr="003F1B01">
              <w:rPr>
                <w:b/>
                <w:bCs/>
                <w:rPrChange w:id="747" w:author="Moses, Robinson" w:date="2023-03-13T08:11:00Z">
                  <w:rPr/>
                </w:rPrChange>
              </w:rPr>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9513A66" w14:textId="7B2EAAB6" w:rsidR="00570B77" w:rsidRPr="00471373" w:rsidRDefault="00570B77" w:rsidP="008D51F3">
            <w:pPr>
              <w:pStyle w:val="TableBody"/>
              <w:rPr>
                <w:rFonts w:cstheme="minorHAnsi"/>
                <w:sz w:val="18"/>
                <w:szCs w:val="18"/>
              </w:rPr>
            </w:pPr>
            <w:r w:rsidRPr="00471373">
              <w:rPr>
                <w:rFonts w:cstheme="minorHAnsi"/>
                <w:sz w:val="18"/>
                <w:szCs w:val="18"/>
              </w:rPr>
              <w:t xml:space="preserve">Users must select an Override reason from a custom set list of reasons why a non-system recommended order is </w:t>
            </w:r>
            <w:del w:id="748" w:author="Moses, Robinson" w:date="2023-03-13T08:15:00Z">
              <w:r w:rsidRPr="00471373" w:rsidDel="001F3649">
                <w:rPr>
                  <w:rFonts w:cstheme="minorHAnsi"/>
                  <w:sz w:val="18"/>
                  <w:szCs w:val="18"/>
                </w:rPr>
                <w:delText xml:space="preserve">being </w:delText>
              </w:r>
            </w:del>
            <w:r w:rsidRPr="00471373">
              <w:rPr>
                <w:rFonts w:cstheme="minorHAnsi"/>
                <w:sz w:val="18"/>
                <w:szCs w:val="18"/>
              </w:rPr>
              <w:t xml:space="preserve">placed or edited </w:t>
            </w:r>
          </w:p>
        </w:tc>
      </w:tr>
      <w:tr w:rsidR="00570B77" w14:paraId="660D1A3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5D48E6AD" w14:textId="77777777" w:rsidR="00570B77" w:rsidRPr="003F1B01" w:rsidRDefault="00570B77" w:rsidP="008D51F3">
            <w:pPr>
              <w:pStyle w:val="TableBody"/>
              <w:rPr>
                <w:b/>
                <w:bCs/>
                <w:rPrChange w:id="749" w:author="Moses, Robinson" w:date="2023-03-13T08:11:00Z">
                  <w:rPr/>
                </w:rPrChange>
              </w:rPr>
            </w:pPr>
            <w:r w:rsidRPr="003F1B01">
              <w:rPr>
                <w:b/>
                <w:bCs/>
                <w:rPrChange w:id="750" w:author="Moses, Robinson" w:date="2023-03-13T08:11: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0C66492" w14:textId="1BFF9FD8" w:rsidR="00570B77" w:rsidRPr="00471373" w:rsidRDefault="00570B77" w:rsidP="008D51F3">
            <w:pPr>
              <w:pStyle w:val="TableBody"/>
              <w:rPr>
                <w:rFonts w:cstheme="minorHAnsi"/>
                <w:sz w:val="18"/>
                <w:szCs w:val="18"/>
              </w:rPr>
            </w:pPr>
            <w:r w:rsidRPr="00471373">
              <w:rPr>
                <w:rFonts w:cstheme="minorHAnsi"/>
                <w:sz w:val="18"/>
                <w:szCs w:val="18"/>
              </w:rPr>
              <w:t xml:space="preserve">Shows the time-date flow of actions performed against any order. Will include </w:t>
            </w:r>
            <w:ins w:id="751" w:author="Moses, Robinson" w:date="2023-03-16T03:51:00Z">
              <w:r w:rsidR="007C454D">
                <w:rPr>
                  <w:rFonts w:cstheme="minorHAnsi"/>
                  <w:sz w:val="18"/>
                  <w:szCs w:val="18"/>
                </w:rPr>
                <w:t xml:space="preserve">the </w:t>
              </w:r>
            </w:ins>
            <w:r w:rsidRPr="00471373">
              <w:rPr>
                <w:rFonts w:cstheme="minorHAnsi"/>
                <w:sz w:val="18"/>
                <w:szCs w:val="18"/>
              </w:rPr>
              <w:t xml:space="preserve">user ID and each action that has been performed in the processing of the order. </w:t>
            </w:r>
          </w:p>
        </w:tc>
      </w:tr>
      <w:tr w:rsidR="00570B77" w14:paraId="7F79041B"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1FB2ABE2" w14:textId="77777777" w:rsidR="00570B77" w:rsidRPr="003F1B01" w:rsidRDefault="00570B77" w:rsidP="008D51F3">
            <w:pPr>
              <w:pStyle w:val="TableBody"/>
              <w:rPr>
                <w:b/>
                <w:bCs/>
                <w:rPrChange w:id="752" w:author="Moses, Robinson" w:date="2023-03-13T08:11:00Z">
                  <w:rPr/>
                </w:rPrChange>
              </w:rPr>
            </w:pPr>
            <w:r w:rsidRPr="003F1B01">
              <w:rPr>
                <w:b/>
                <w:bCs/>
                <w:rPrChange w:id="753" w:author="Moses, Robinson" w:date="2023-03-13T08:11: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2478CE07" w14:textId="12EF4954" w:rsidR="00570B77" w:rsidRPr="00471373" w:rsidRDefault="00570B77" w:rsidP="008D51F3">
            <w:pPr>
              <w:pStyle w:val="TableBody"/>
              <w:rPr>
                <w:rFonts w:cstheme="minorHAnsi"/>
                <w:sz w:val="18"/>
                <w:szCs w:val="18"/>
              </w:rPr>
            </w:pPr>
            <w:r w:rsidRPr="00471373">
              <w:rPr>
                <w:rFonts w:cstheme="minorHAnsi"/>
                <w:sz w:val="18"/>
                <w:szCs w:val="18"/>
              </w:rPr>
              <w:t xml:space="preserve">Users select order amounts for each denomination available for the unique cashpoint. For Branch Returns, orders can be defined further by note quality. Similarly for Vaults, if different note qualities can be ordered for the cashpoint each denomination and quality will have its </w:t>
            </w:r>
            <w:del w:id="754" w:author="Moses, Robinson" w:date="2023-03-16T03:51:00Z">
              <w:r w:rsidRPr="00471373" w:rsidDel="007C454D">
                <w:rPr>
                  <w:rFonts w:cstheme="minorHAnsi"/>
                  <w:sz w:val="18"/>
                  <w:szCs w:val="18"/>
                </w:rPr>
                <w:delText xml:space="preserve">own </w:delText>
              </w:r>
            </w:del>
            <w:r w:rsidRPr="00471373">
              <w:rPr>
                <w:rFonts w:cstheme="minorHAnsi"/>
                <w:sz w:val="18"/>
                <w:szCs w:val="18"/>
              </w:rPr>
              <w:t xml:space="preserve">order field, and users can determine amounts by each denomination and quality individually. </w:t>
            </w:r>
          </w:p>
          <w:p w14:paraId="49849C9D" w14:textId="3AC9DC8B" w:rsidR="00570B77" w:rsidRPr="00471373" w:rsidRDefault="00570B77" w:rsidP="008D51F3">
            <w:pPr>
              <w:pStyle w:val="TableBody"/>
              <w:rPr>
                <w:rFonts w:cstheme="minorHAnsi"/>
                <w:sz w:val="18"/>
                <w:szCs w:val="18"/>
              </w:rPr>
            </w:pPr>
            <w:r w:rsidRPr="00471373">
              <w:rPr>
                <w:rFonts w:cstheme="minorHAnsi"/>
                <w:sz w:val="18"/>
                <w:szCs w:val="18"/>
              </w:rPr>
              <w:t>Carrier</w:t>
            </w:r>
            <w:ins w:id="755" w:author="Moses, Robinson" w:date="2023-03-13T08:23:00Z">
              <w:r w:rsidR="0037307F">
                <w:rPr>
                  <w:rFonts w:cstheme="minorHAnsi"/>
                  <w:sz w:val="18"/>
                  <w:szCs w:val="18"/>
                </w:rPr>
                <w:t xml:space="preserve"> </w:t>
              </w:r>
            </w:ins>
            <w:r w:rsidRPr="00471373">
              <w:rPr>
                <w:rFonts w:cstheme="minorHAnsi"/>
                <w:sz w:val="18"/>
                <w:szCs w:val="18"/>
              </w:rPr>
              <w:t xml:space="preserve">Web is </w:t>
            </w:r>
            <w:ins w:id="756" w:author="Moses, Robinson" w:date="2023-03-16T03:51:00Z">
              <w:r w:rsidR="007C454D">
                <w:rPr>
                  <w:rFonts w:cstheme="minorHAnsi"/>
                  <w:sz w:val="18"/>
                  <w:szCs w:val="18"/>
                </w:rPr>
                <w:t xml:space="preserve">a </w:t>
              </w:r>
            </w:ins>
            <w:r w:rsidRPr="00471373">
              <w:rPr>
                <w:rFonts w:cstheme="minorHAnsi"/>
                <w:sz w:val="18"/>
                <w:szCs w:val="18"/>
              </w:rPr>
              <w:t>multi-currency solution. All denomination</w:t>
            </w:r>
            <w:ins w:id="757" w:author="Moses, Robinson" w:date="2023-03-13T08:23:00Z">
              <w:r w:rsidR="00A96E2A">
                <w:rPr>
                  <w:rFonts w:cstheme="minorHAnsi"/>
                  <w:sz w:val="18"/>
                  <w:szCs w:val="18"/>
                </w:rPr>
                <w:t>/</w:t>
              </w:r>
            </w:ins>
            <w:del w:id="758" w:author="Moses, Robinson" w:date="2023-03-13T08:23:00Z">
              <w:r w:rsidRPr="00471373" w:rsidDel="00A96E2A">
                <w:rPr>
                  <w:rFonts w:cstheme="minorHAnsi"/>
                  <w:sz w:val="18"/>
                  <w:szCs w:val="18"/>
                </w:rPr>
                <w:delText>-</w:delText>
              </w:r>
            </w:del>
            <w:r w:rsidRPr="00471373">
              <w:rPr>
                <w:rFonts w:cstheme="minorHAnsi"/>
                <w:sz w:val="18"/>
                <w:szCs w:val="18"/>
              </w:rPr>
              <w:t xml:space="preserve">currency combinations will be displayed. </w:t>
            </w:r>
          </w:p>
        </w:tc>
      </w:tr>
    </w:tbl>
    <w:p w14:paraId="5F52A39D" w14:textId="77777777" w:rsidR="00570B77" w:rsidRPr="008D51F3" w:rsidRDefault="0014696D"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05BB420" w14:textId="77777777" w:rsidR="00570B77" w:rsidRDefault="00570B77" w:rsidP="00570B77">
      <w:pPr>
        <w:spacing w:after="0"/>
      </w:pPr>
    </w:p>
    <w:p w14:paraId="5919ED4A" w14:textId="77777777" w:rsidR="00570B77" w:rsidRDefault="00570B77" w:rsidP="00570B77">
      <w:pPr>
        <w:pStyle w:val="Heading2"/>
      </w:pPr>
      <w:bookmarkStart w:id="759" w:name="_Toc111643055"/>
      <w:bookmarkStart w:id="760" w:name="_Toc129572275"/>
      <w:r>
        <w:t>CREATE ORDERS - MAINTENANCE VISIT</w:t>
      </w:r>
      <w:bookmarkEnd w:id="759"/>
      <w:bookmarkEnd w:id="760"/>
      <w:r>
        <w:t xml:space="preserve"> </w:t>
      </w:r>
    </w:p>
    <w:p w14:paraId="5BD0BB7A" w14:textId="77777777" w:rsidR="00905B9B" w:rsidRDefault="00570B77" w:rsidP="008D51F3">
      <w:pPr>
        <w:pStyle w:val="BodyText"/>
        <w:rPr>
          <w:ins w:id="761" w:author="Moses, Robinson" w:date="2023-03-14T02:17:00Z"/>
        </w:rPr>
      </w:pPr>
      <w:r>
        <w:t xml:space="preserve">Maintenance Visit is a special type of Order. They can be created and viewed under Orders here, but their primary purpose is for the Route Plan function. For example, if an ATM needs scheduled maintenance, it can be entered this way and included in the Route Plan. </w:t>
      </w:r>
    </w:p>
    <w:p w14:paraId="52B11C88" w14:textId="7C9D1218" w:rsidR="00570B77" w:rsidRDefault="00570B77" w:rsidP="00905B9B">
      <w:pPr>
        <w:pStyle w:val="Note2"/>
        <w:pPrChange w:id="762" w:author="Moses, Robinson" w:date="2023-03-14T02:17:00Z">
          <w:pPr>
            <w:pStyle w:val="BodyText"/>
          </w:pPr>
        </w:pPrChange>
      </w:pPr>
      <w:del w:id="763" w:author="Moses, Robinson" w:date="2023-03-14T02:17:00Z">
        <w:r w:rsidRPr="00905B9B" w:rsidDel="00905B9B">
          <w:rPr>
            <w:b/>
            <w:bCs/>
            <w:rPrChange w:id="764" w:author="Moses, Robinson" w:date="2023-03-14T02:17:00Z">
              <w:rPr/>
            </w:rPrChange>
          </w:rPr>
          <w:lastRenderedPageBreak/>
          <w:delText>Please n</w:delText>
        </w:r>
      </w:del>
      <w:ins w:id="765" w:author="Moses, Robinson" w:date="2023-03-14T02:17:00Z">
        <w:r w:rsidR="00905B9B" w:rsidRPr="00905B9B">
          <w:rPr>
            <w:b/>
            <w:bCs/>
            <w:rPrChange w:id="766" w:author="Moses, Robinson" w:date="2023-03-14T02:17:00Z">
              <w:rPr/>
            </w:rPrChange>
          </w:rPr>
          <w:t>N</w:t>
        </w:r>
      </w:ins>
      <w:r w:rsidRPr="00905B9B">
        <w:rPr>
          <w:b/>
          <w:bCs/>
          <w:rPrChange w:id="767" w:author="Moses, Robinson" w:date="2023-03-14T02:17:00Z">
            <w:rPr/>
          </w:rPrChange>
        </w:rPr>
        <w:t>ote</w:t>
      </w:r>
      <w:ins w:id="768" w:author="Moses, Robinson" w:date="2023-03-14T02:17:00Z">
        <w:r w:rsidR="00905B9B" w:rsidRPr="00905B9B">
          <w:rPr>
            <w:b/>
            <w:bCs/>
            <w:rPrChange w:id="769" w:author="Moses, Robinson" w:date="2023-03-14T02:17:00Z">
              <w:rPr/>
            </w:rPrChange>
          </w:rPr>
          <w:t>:</w:t>
        </w:r>
      </w:ins>
      <w:r>
        <w:t xml:space="preserve"> </w:t>
      </w:r>
      <w:del w:id="770" w:author="Moses, Robinson" w:date="2023-03-14T02:17:00Z">
        <w:r w:rsidDel="00905B9B">
          <w:delText>that M</w:delText>
        </w:r>
      </w:del>
      <w:ins w:id="771" w:author="Moses, Robinson" w:date="2023-03-14T02:17:00Z">
        <w:r w:rsidR="00905B9B">
          <w:t>M</w:t>
        </w:r>
      </w:ins>
      <w:r>
        <w:t>aintenance Visits have no cash amount, or current status, and are not included in Order-related functions outside of Carrier</w:t>
      </w:r>
      <w:ins w:id="772" w:author="Moses, Robinson" w:date="2023-03-14T02:18:00Z">
        <w:r w:rsidR="0039283A">
          <w:t xml:space="preserve"> </w:t>
        </w:r>
      </w:ins>
      <w:r>
        <w:t>Web.</w:t>
      </w:r>
    </w:p>
    <w:p w14:paraId="1D309418" w14:textId="7D477EFB" w:rsidR="008D51F3" w:rsidDel="0039283A" w:rsidRDefault="008D51F3" w:rsidP="008D51F3">
      <w:pPr>
        <w:pStyle w:val="Caption"/>
        <w:rPr>
          <w:del w:id="773" w:author="Moses, Robinson" w:date="2023-03-14T02:18:00Z"/>
        </w:rPr>
      </w:pPr>
      <w:bookmarkStart w:id="774" w:name="_Toc65568947"/>
    </w:p>
    <w:p w14:paraId="6FA05DCD" w14:textId="5E8B3301" w:rsidR="00570B77" w:rsidRDefault="00570B77" w:rsidP="008D51F3">
      <w:pPr>
        <w:pStyle w:val="Caption"/>
      </w:pPr>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11</w:t>
      </w:r>
      <w:r w:rsidRPr="36CE550C">
        <w:rPr>
          <w:noProof/>
        </w:rPr>
        <w:fldChar w:fldCharType="end"/>
      </w:r>
      <w:r>
        <w:t>: CREATE MAINTENANCE VISIT</w:t>
      </w:r>
      <w:bookmarkEnd w:id="774"/>
    </w:p>
    <w:p w14:paraId="763B7DDA" w14:textId="77777777" w:rsidR="00570B77" w:rsidRDefault="00570B77" w:rsidP="0039283A">
      <w:pPr>
        <w:pStyle w:val="BodyText"/>
        <w:pPrChange w:id="775" w:author="Moses, Robinson" w:date="2023-03-14T02:18:00Z">
          <w:pPr>
            <w:spacing w:after="0"/>
            <w:ind w:right="1289"/>
            <w:jc w:val="center"/>
          </w:pPr>
        </w:pPrChange>
      </w:pPr>
      <w:r>
        <w:rPr>
          <w:noProof/>
        </w:rPr>
        <w:drawing>
          <wp:inline distT="0" distB="0" distL="0" distR="0" wp14:anchorId="08D572B8" wp14:editId="27E01EF8">
            <wp:extent cx="5943600" cy="2019300"/>
            <wp:effectExtent l="76200" t="76200" r="133350" b="133350"/>
            <wp:docPr id="1531797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8021D" w14:textId="597914C0" w:rsidR="00570B77" w:rsidDel="001705A3" w:rsidRDefault="00570B77" w:rsidP="008D51F3">
      <w:pPr>
        <w:pStyle w:val="Caption"/>
        <w:rPr>
          <w:del w:id="776" w:author="Moses, Robinson" w:date="2023-03-14T02:18:00Z"/>
        </w:rPr>
      </w:pPr>
    </w:p>
    <w:p w14:paraId="4255FE5B" w14:textId="005400D2" w:rsidR="00570B77" w:rsidRDefault="00570B77" w:rsidP="008D51F3">
      <w:pPr>
        <w:pStyle w:val="Caption"/>
      </w:pPr>
      <w:bookmarkStart w:id="777"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12</w:t>
      </w:r>
      <w:r w:rsidRPr="00B901A7">
        <w:rPr>
          <w:color w:val="auto"/>
        </w:rPr>
        <w:fldChar w:fldCharType="end"/>
      </w:r>
      <w:r w:rsidRPr="00B901A7">
        <w:rPr>
          <w:color w:val="auto"/>
        </w:rPr>
        <w:t>:</w:t>
      </w:r>
      <w:r>
        <w:t xml:space="preserve"> CREATE MAINTENANCE VISIT FIELD DESCRIPTIONS</w:t>
      </w:r>
      <w:bookmarkEnd w:id="777"/>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2D310A37"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80BD181"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714A01" w14:textId="77777777" w:rsidR="00570B77" w:rsidRDefault="00570B77" w:rsidP="008D51F3">
            <w:pPr>
              <w:pStyle w:val="TableHeading"/>
            </w:pPr>
            <w:r>
              <w:t xml:space="preserve">Description </w:t>
            </w:r>
          </w:p>
        </w:tc>
      </w:tr>
      <w:tr w:rsidR="00570B77" w14:paraId="192BFCC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D61B194" w14:textId="32F8C732" w:rsidR="00570B77" w:rsidRPr="001705A3" w:rsidRDefault="00570B77" w:rsidP="008D51F3">
            <w:pPr>
              <w:pStyle w:val="TableBody"/>
              <w:rPr>
                <w:b/>
                <w:bCs/>
                <w:rPrChange w:id="778" w:author="Moses, Robinson" w:date="2023-03-14T02:18:00Z">
                  <w:rPr/>
                </w:rPrChange>
              </w:rPr>
            </w:pPr>
            <w:r w:rsidRPr="001705A3">
              <w:rPr>
                <w:b/>
                <w:bCs/>
                <w:rPrChange w:id="779" w:author="Moses, Robinson" w:date="2023-03-14T02:18:00Z">
                  <w:rPr/>
                </w:rPrChange>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37E64D30" w14:textId="1BF928EC" w:rsidR="00570B77" w:rsidRPr="00671EFD" w:rsidRDefault="00570B77" w:rsidP="008D51F3">
            <w:pPr>
              <w:pStyle w:val="TableBody"/>
              <w:rPr>
                <w:sz w:val="18"/>
                <w:szCs w:val="18"/>
              </w:rPr>
            </w:pPr>
            <w:del w:id="780" w:author="Moses, Robinson" w:date="2023-03-16T03:52:00Z">
              <w:r w:rsidRPr="00671EFD" w:rsidDel="007C454D">
                <w:rPr>
                  <w:sz w:val="18"/>
                  <w:szCs w:val="18"/>
                </w:rPr>
                <w:delText xml:space="preserve">Date </w:delText>
              </w:r>
            </w:del>
            <w:ins w:id="781" w:author="Moses, Robinson" w:date="2023-03-16T03:52:00Z">
              <w:r w:rsidR="007C454D">
                <w:rPr>
                  <w:sz w:val="18"/>
                  <w:szCs w:val="18"/>
                </w:rPr>
                <w:t>The d</w:t>
              </w:r>
              <w:r w:rsidR="007C454D" w:rsidRPr="00671EFD">
                <w:rPr>
                  <w:sz w:val="18"/>
                  <w:szCs w:val="18"/>
                </w:rPr>
                <w:t xml:space="preserve">ate </w:t>
              </w:r>
            </w:ins>
            <w:r w:rsidRPr="00671EFD">
              <w:rPr>
                <w:sz w:val="18"/>
                <w:szCs w:val="18"/>
              </w:rPr>
              <w:t xml:space="preserve">on which Maintenance Visit should be performed </w:t>
            </w:r>
          </w:p>
        </w:tc>
      </w:tr>
      <w:tr w:rsidR="00570B77" w14:paraId="481674B6"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478D7666" w14:textId="77777777" w:rsidR="00570B77" w:rsidRPr="001705A3" w:rsidRDefault="00570B77" w:rsidP="008D51F3">
            <w:pPr>
              <w:pStyle w:val="TableBody"/>
              <w:rPr>
                <w:b/>
                <w:bCs/>
                <w:rPrChange w:id="782" w:author="Moses, Robinson" w:date="2023-03-14T02:18:00Z">
                  <w:rPr/>
                </w:rPrChange>
              </w:rPr>
            </w:pPr>
            <w:r w:rsidRPr="001705A3">
              <w:rPr>
                <w:b/>
                <w:bCs/>
                <w:rPrChange w:id="783" w:author="Moses, Robinson" w:date="2023-03-14T02:18:00Z">
                  <w:rPr/>
                </w:rPrChange>
              </w:rPr>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1903F68E" w14:textId="77777777" w:rsidR="00570B77" w:rsidRPr="00671EFD" w:rsidRDefault="00570B77" w:rsidP="008D51F3">
            <w:pPr>
              <w:pStyle w:val="TableBody"/>
              <w:rPr>
                <w:sz w:val="18"/>
                <w:szCs w:val="18"/>
              </w:rPr>
            </w:pPr>
            <w:r w:rsidRPr="00671EFD">
              <w:rPr>
                <w:sz w:val="18"/>
                <w:szCs w:val="18"/>
              </w:rPr>
              <w:t xml:space="preserve">Depot servicing this cashpoint </w:t>
            </w:r>
          </w:p>
        </w:tc>
      </w:tr>
      <w:tr w:rsidR="00570B77" w14:paraId="1D6113BC"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20883CC4" w14:textId="77777777" w:rsidR="00570B77" w:rsidRPr="001705A3" w:rsidRDefault="00570B77" w:rsidP="008D51F3">
            <w:pPr>
              <w:pStyle w:val="TableBody"/>
              <w:rPr>
                <w:b/>
                <w:bCs/>
                <w:rPrChange w:id="784" w:author="Moses, Robinson" w:date="2023-03-14T02:18:00Z">
                  <w:rPr/>
                </w:rPrChange>
              </w:rPr>
            </w:pPr>
            <w:r w:rsidRPr="001705A3">
              <w:rPr>
                <w:b/>
                <w:bCs/>
                <w:rPrChange w:id="785" w:author="Moses, Robinson" w:date="2023-03-14T02:18:00Z">
                  <w:rPr/>
                </w:rPrChange>
              </w:rPr>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58FEC18" w14:textId="77777777" w:rsidR="00570B77" w:rsidRPr="00671EFD" w:rsidRDefault="00570B77" w:rsidP="008D51F3">
            <w:pPr>
              <w:pStyle w:val="TableBody"/>
              <w:rPr>
                <w:sz w:val="18"/>
                <w:szCs w:val="18"/>
              </w:rPr>
            </w:pPr>
            <w:r w:rsidRPr="00671EFD">
              <w:rPr>
                <w:sz w:val="18"/>
                <w:szCs w:val="18"/>
              </w:rPr>
              <w:t xml:space="preserve">ATM, Branch, Commercial </w:t>
            </w:r>
          </w:p>
        </w:tc>
      </w:tr>
      <w:tr w:rsidR="00570B77" w14:paraId="4C97B3CD"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303EE3EC" w14:textId="77777777" w:rsidR="00570B77" w:rsidRPr="001705A3" w:rsidRDefault="00570B77" w:rsidP="008D51F3">
            <w:pPr>
              <w:pStyle w:val="TableBody"/>
              <w:rPr>
                <w:b/>
                <w:bCs/>
                <w:rPrChange w:id="786" w:author="Moses, Robinson" w:date="2023-03-14T02:18:00Z">
                  <w:rPr/>
                </w:rPrChange>
              </w:rPr>
            </w:pPr>
            <w:r w:rsidRPr="001705A3">
              <w:rPr>
                <w:b/>
                <w:bCs/>
                <w:rPrChange w:id="787" w:author="Moses, Robinson" w:date="2023-03-14T02:18: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7BA994A" w14:textId="77777777" w:rsidR="00570B77" w:rsidRPr="00671EFD" w:rsidRDefault="00570B77" w:rsidP="008D51F3">
            <w:pPr>
              <w:pStyle w:val="TableBody"/>
              <w:rPr>
                <w:sz w:val="18"/>
                <w:szCs w:val="18"/>
              </w:rPr>
            </w:pPr>
            <w:r w:rsidRPr="00671EFD">
              <w:rPr>
                <w:sz w:val="18"/>
                <w:szCs w:val="18"/>
              </w:rPr>
              <w:t xml:space="preserve">The cashpoint which will be visited </w:t>
            </w:r>
          </w:p>
        </w:tc>
      </w:tr>
      <w:tr w:rsidR="00570B77" w14:paraId="61F7E0D8"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72D9AC7E" w14:textId="77777777" w:rsidR="00570B77" w:rsidRPr="001705A3" w:rsidRDefault="00570B77" w:rsidP="008D51F3">
            <w:pPr>
              <w:pStyle w:val="TableBody"/>
              <w:rPr>
                <w:b/>
                <w:bCs/>
                <w:rPrChange w:id="788" w:author="Moses, Robinson" w:date="2023-03-14T02:18:00Z">
                  <w:rPr/>
                </w:rPrChange>
              </w:rPr>
            </w:pPr>
            <w:r w:rsidRPr="001705A3">
              <w:rPr>
                <w:b/>
                <w:bCs/>
                <w:rPrChange w:id="789" w:author="Moses, Robinson" w:date="2023-03-14T02:18: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23BB42A1" w14:textId="77777777" w:rsidR="00570B77" w:rsidRPr="00671EFD" w:rsidRDefault="00570B77" w:rsidP="008D51F3">
            <w:pPr>
              <w:pStyle w:val="TableBody"/>
              <w:rPr>
                <w:sz w:val="18"/>
                <w:szCs w:val="18"/>
              </w:rPr>
            </w:pPr>
            <w:r w:rsidRPr="00671EFD">
              <w:rPr>
                <w:sz w:val="18"/>
                <w:szCs w:val="18"/>
              </w:rPr>
              <w:t xml:space="preserve">Comments regarding this Maintenance Visit </w:t>
            </w:r>
          </w:p>
        </w:tc>
      </w:tr>
    </w:tbl>
    <w:p w14:paraId="7D79ADCF" w14:textId="11537CDB" w:rsidR="00570B77" w:rsidDel="001705A3" w:rsidRDefault="00570B77" w:rsidP="001705A3">
      <w:pPr>
        <w:pStyle w:val="Caption"/>
        <w:rPr>
          <w:del w:id="790" w:author="Moses, Robinson" w:date="2023-03-14T02:19:00Z"/>
        </w:rPr>
        <w:pPrChange w:id="791" w:author="Moses, Robinson" w:date="2023-03-14T02:19:00Z">
          <w:pPr>
            <w:spacing w:after="0"/>
            <w:ind w:right="1289"/>
            <w:jc w:val="center"/>
          </w:pPr>
        </w:pPrChange>
      </w:pPr>
      <w:del w:id="792" w:author="Moses, Robinson" w:date="2023-03-14T02:19:00Z">
        <w:r w:rsidDel="001705A3">
          <w:delText xml:space="preserve"> </w:delText>
        </w:r>
      </w:del>
    </w:p>
    <w:p w14:paraId="400DDB41" w14:textId="77777777" w:rsidR="00570B77" w:rsidRPr="00BF2D7B" w:rsidRDefault="0014696D" w:rsidP="001705A3">
      <w:pPr>
        <w:pStyle w:val="Caption"/>
        <w:rPr>
          <w:color w:val="70AD47" w:themeColor="accent6"/>
        </w:rPr>
      </w:pPr>
      <w:hyperlink w:anchor="_ORDERS" w:history="1">
        <w:r w:rsidR="00570B77" w:rsidRPr="00BF2D7B">
          <w:rPr>
            <w:rStyle w:val="Hyperlink"/>
            <w:color w:val="70AD47" w:themeColor="accent6"/>
          </w:rPr>
          <w:t>Return to: Orders</w:t>
        </w:r>
      </w:hyperlink>
      <w:r w:rsidR="00570B77" w:rsidRPr="00BF2D7B">
        <w:rPr>
          <w:color w:val="70AD47" w:themeColor="accent6"/>
        </w:rPr>
        <w:t xml:space="preserve"> </w:t>
      </w:r>
    </w:p>
    <w:p w14:paraId="6EA12C98" w14:textId="77777777" w:rsidR="00570B77" w:rsidRPr="00671EFD" w:rsidRDefault="00570B77" w:rsidP="00570B77">
      <w:pPr>
        <w:spacing w:after="190" w:line="263" w:lineRule="auto"/>
        <w:ind w:left="-5" w:hanging="10"/>
        <w:rPr>
          <w:color w:val="92D050"/>
        </w:rPr>
      </w:pPr>
      <w:r>
        <w:rPr>
          <w:color w:val="622423"/>
          <w:sz w:val="24"/>
        </w:rPr>
        <w:t xml:space="preserve"> </w:t>
      </w:r>
    </w:p>
    <w:p w14:paraId="3838B735" w14:textId="77777777" w:rsidR="00570B77" w:rsidRDefault="00570B77" w:rsidP="00570B77">
      <w:pPr>
        <w:pStyle w:val="Heading2"/>
      </w:pPr>
      <w:bookmarkStart w:id="793" w:name="_Toc111643056"/>
      <w:bookmarkStart w:id="794" w:name="_Toc129572276"/>
      <w:r>
        <w:t>LIST BY WORKFLOW</w:t>
      </w:r>
      <w:bookmarkEnd w:id="793"/>
      <w:bookmarkEnd w:id="794"/>
      <w:r>
        <w:t xml:space="preserve"> </w:t>
      </w:r>
    </w:p>
    <w:p w14:paraId="72D94CFC" w14:textId="3DB577EA" w:rsidR="00570B77" w:rsidRDefault="00570B77" w:rsidP="00D125A8">
      <w:pPr>
        <w:pStyle w:val="BodyText"/>
      </w:pPr>
      <w:r>
        <w:t>List by Workflow provides a by-type view of all existing orders. Here</w:t>
      </w:r>
      <w:ins w:id="795" w:author="Moses, Robinson" w:date="2023-03-14T02:19:00Z">
        <w:r w:rsidR="00C46DC9">
          <w:t>,</w:t>
        </w:r>
      </w:ins>
      <w:r>
        <w:t xml:space="preserve"> the user can also filter by current state, order date, and due date. </w:t>
      </w:r>
    </w:p>
    <w:p w14:paraId="156B4C7F" w14:textId="77777777" w:rsidR="00570B77" w:rsidRDefault="00570B77" w:rsidP="00D125A8">
      <w:pPr>
        <w:pStyle w:val="Caption"/>
      </w:pPr>
    </w:p>
    <w:p w14:paraId="50625BCF" w14:textId="77777777" w:rsidR="00570B77" w:rsidRDefault="00570B77" w:rsidP="00D125A8">
      <w:pPr>
        <w:pStyle w:val="Caption"/>
      </w:pPr>
      <w:bookmarkStart w:id="796" w:name="_Toc65568948"/>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12</w:t>
      </w:r>
      <w:r w:rsidRPr="36CE550C">
        <w:rPr>
          <w:noProof/>
        </w:rPr>
        <w:fldChar w:fldCharType="end"/>
      </w:r>
      <w:r>
        <w:t>: LIST ORDERS BY WORKFLOW SCREEN</w:t>
      </w:r>
      <w:bookmarkEnd w:id="796"/>
    </w:p>
    <w:p w14:paraId="6868EC76" w14:textId="77777777" w:rsidR="00570B77" w:rsidRDefault="00570B77" w:rsidP="0050500E">
      <w:pPr>
        <w:pStyle w:val="BodyText"/>
        <w:pPrChange w:id="797" w:author="Moses, Robinson" w:date="2023-03-14T02:19:00Z">
          <w:pPr>
            <w:spacing w:after="0"/>
            <w:jc w:val="center"/>
          </w:pPr>
        </w:pPrChange>
      </w:pPr>
      <w:r>
        <w:rPr>
          <w:noProof/>
        </w:rPr>
        <w:drawing>
          <wp:inline distT="0" distB="0" distL="0" distR="0" wp14:anchorId="05E1EB56" wp14:editId="04C0C1C9">
            <wp:extent cx="5932805" cy="6510655"/>
            <wp:effectExtent l="76200" t="76200" r="125095" b="13779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651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6A06" w14:textId="77777777" w:rsidR="00570B77" w:rsidRDefault="00570B77" w:rsidP="00570B77">
      <w:pPr>
        <w:spacing w:after="0"/>
        <w:ind w:right="1109"/>
        <w:jc w:val="right"/>
      </w:pPr>
      <w:r>
        <w:rPr>
          <w:sz w:val="18"/>
        </w:rPr>
        <w:t xml:space="preserve"> </w:t>
      </w:r>
    </w:p>
    <w:p w14:paraId="07A42506" w14:textId="6B17850F" w:rsidR="00570B77" w:rsidDel="0050500E" w:rsidRDefault="00570B77" w:rsidP="00D125A8">
      <w:pPr>
        <w:pStyle w:val="Caption"/>
        <w:rPr>
          <w:del w:id="798" w:author="Moses, Robinson" w:date="2023-03-14T02:20:00Z"/>
        </w:rPr>
      </w:pPr>
    </w:p>
    <w:p w14:paraId="3F2D1D8A" w14:textId="77777777" w:rsidR="00570B77" w:rsidRDefault="00570B77" w:rsidP="00D125A8">
      <w:pPr>
        <w:pStyle w:val="Caption"/>
      </w:pPr>
      <w:bookmarkStart w:id="799" w:name="_Toc65569014"/>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13</w:t>
      </w:r>
      <w:r w:rsidRPr="00B901A7">
        <w:rPr>
          <w:color w:val="auto"/>
        </w:rPr>
        <w:fldChar w:fldCharType="end"/>
      </w:r>
      <w:r w:rsidRPr="00B901A7">
        <w:rPr>
          <w:color w:val="auto"/>
        </w:rPr>
        <w:t>:</w:t>
      </w:r>
      <w:r>
        <w:t xml:space="preserve"> LIST ORDERS BY WORKFLOW FIELD DESCRIPTIONS</w:t>
      </w:r>
      <w:bookmarkEnd w:id="799"/>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570B77" w14:paraId="29F8A3FB" w14:textId="77777777" w:rsidTr="00D125A8">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0D3001D" w14:textId="77777777" w:rsidR="00570B77" w:rsidRDefault="00570B77" w:rsidP="00D125A8">
            <w:pPr>
              <w:pStyle w:val="TableHeading"/>
            </w:pPr>
            <w:r>
              <w:lastRenderedPageBreak/>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9B82F39" w14:textId="77777777" w:rsidR="00570B77" w:rsidRDefault="00570B77" w:rsidP="00D125A8">
            <w:pPr>
              <w:pStyle w:val="TableHeading"/>
            </w:pPr>
            <w:r>
              <w:t xml:space="preserve">Description </w:t>
            </w:r>
          </w:p>
        </w:tc>
      </w:tr>
      <w:tr w:rsidR="00570B77" w14:paraId="0196B994" w14:textId="77777777" w:rsidTr="009958AC">
        <w:trPr>
          <w:trHeight w:val="599"/>
        </w:trPr>
        <w:tc>
          <w:tcPr>
            <w:tcW w:w="1881" w:type="dxa"/>
            <w:tcBorders>
              <w:top w:val="single" w:sz="3" w:space="0" w:color="000000"/>
              <w:left w:val="single" w:sz="4" w:space="0" w:color="000000"/>
              <w:bottom w:val="single" w:sz="4" w:space="0" w:color="000000"/>
              <w:right w:val="single" w:sz="4" w:space="0" w:color="000000"/>
            </w:tcBorders>
          </w:tcPr>
          <w:p w14:paraId="42B79AD7" w14:textId="77777777" w:rsidR="00570B77" w:rsidRPr="0050500E" w:rsidRDefault="00570B77" w:rsidP="003454CA">
            <w:pPr>
              <w:pStyle w:val="TableBody"/>
              <w:rPr>
                <w:b/>
                <w:bCs/>
                <w:rPrChange w:id="800" w:author="Moses, Robinson" w:date="2023-03-14T02:20:00Z">
                  <w:rPr/>
                </w:rPrChange>
              </w:rPr>
            </w:pPr>
            <w:r w:rsidRPr="0050500E">
              <w:rPr>
                <w:b/>
                <w:bCs/>
                <w:rPrChange w:id="801" w:author="Moses, Robinson" w:date="2023-03-14T02:20:00Z">
                  <w:rPr/>
                </w:rPrChange>
              </w:rPr>
              <w:t xml:space="preserve">Status (filter) </w:t>
            </w:r>
          </w:p>
        </w:tc>
        <w:tc>
          <w:tcPr>
            <w:tcW w:w="6194" w:type="dxa"/>
            <w:tcBorders>
              <w:top w:val="single" w:sz="3" w:space="0" w:color="000000"/>
              <w:left w:val="single" w:sz="4" w:space="0" w:color="000000"/>
              <w:bottom w:val="single" w:sz="4" w:space="0" w:color="000000"/>
              <w:right w:val="single" w:sz="4" w:space="0" w:color="000000"/>
            </w:tcBorders>
          </w:tcPr>
          <w:p w14:paraId="18BC0EF6" w14:textId="567BAA9E" w:rsidR="00570B77" w:rsidRPr="00F3161B" w:rsidRDefault="00570B77" w:rsidP="003454CA">
            <w:pPr>
              <w:pStyle w:val="TableBody"/>
              <w:rPr>
                <w:rFonts w:cstheme="minorHAnsi"/>
                <w:sz w:val="18"/>
                <w:szCs w:val="18"/>
              </w:rPr>
            </w:pPr>
            <w:r w:rsidRPr="00F3161B">
              <w:rPr>
                <w:rFonts w:cstheme="minorHAnsi"/>
                <w:sz w:val="18"/>
                <w:szCs w:val="18"/>
              </w:rPr>
              <w:t>User</w:t>
            </w:r>
            <w:ins w:id="802" w:author="Moses, Robinson" w:date="2023-03-16T06:44:00Z">
              <w:r w:rsidR="0014696D">
                <w:rPr>
                  <w:rFonts w:cstheme="minorHAnsi"/>
                  <w:sz w:val="18"/>
                  <w:szCs w:val="18"/>
                </w:rPr>
                <w:t>s</w:t>
              </w:r>
            </w:ins>
            <w:r w:rsidRPr="00F3161B">
              <w:rPr>
                <w:rFonts w:cstheme="minorHAnsi"/>
                <w:sz w:val="18"/>
                <w:szCs w:val="18"/>
              </w:rPr>
              <w:t xml:space="preserve"> </w:t>
            </w:r>
            <w:ins w:id="803" w:author="Moses, Robinson" w:date="2023-03-14T02:20:00Z">
              <w:r w:rsidR="00AC68AC">
                <w:rPr>
                  <w:rFonts w:cstheme="minorHAnsi"/>
                  <w:sz w:val="18"/>
                  <w:szCs w:val="18"/>
                </w:rPr>
                <w:t>c</w:t>
              </w:r>
            </w:ins>
            <w:del w:id="804" w:author="Moses, Robinson" w:date="2023-03-14T02:20:00Z">
              <w:r w:rsidRPr="00F3161B" w:rsidDel="00AC68AC">
                <w:rPr>
                  <w:rFonts w:cstheme="minorHAnsi"/>
                  <w:sz w:val="18"/>
                  <w:szCs w:val="18"/>
                </w:rPr>
                <w:delText>C</w:delText>
              </w:r>
            </w:del>
            <w:r w:rsidRPr="00F3161B">
              <w:rPr>
                <w:rFonts w:cstheme="minorHAnsi"/>
                <w:sz w:val="18"/>
                <w:szCs w:val="18"/>
              </w:rPr>
              <w:t xml:space="preserve">an </w:t>
            </w:r>
            <w:ins w:id="805" w:author="Moses, Robinson" w:date="2023-03-14T02:20:00Z">
              <w:r w:rsidR="00AC68AC">
                <w:rPr>
                  <w:rFonts w:cstheme="minorHAnsi"/>
                  <w:sz w:val="18"/>
                  <w:szCs w:val="18"/>
                </w:rPr>
                <w:t>s</w:t>
              </w:r>
            </w:ins>
            <w:del w:id="806" w:author="Moses, Robinson" w:date="2023-03-14T02:20:00Z">
              <w:r w:rsidRPr="00F3161B" w:rsidDel="00AC68AC">
                <w:rPr>
                  <w:rFonts w:cstheme="minorHAnsi"/>
                  <w:sz w:val="18"/>
                  <w:szCs w:val="18"/>
                </w:rPr>
                <w:delText>S</w:delText>
              </w:r>
            </w:del>
            <w:r w:rsidRPr="00F3161B">
              <w:rPr>
                <w:rFonts w:cstheme="minorHAnsi"/>
                <w:sz w:val="18"/>
                <w:szCs w:val="18"/>
              </w:rPr>
              <w:t xml:space="preserve">elect </w:t>
            </w:r>
            <w:ins w:id="807" w:author="Moses, Robinson" w:date="2023-03-16T06:44:00Z">
              <w:r w:rsidR="0014696D">
                <w:rPr>
                  <w:rFonts w:cstheme="minorHAnsi"/>
                  <w:sz w:val="18"/>
                  <w:szCs w:val="18"/>
                </w:rPr>
                <w:t xml:space="preserve">the </w:t>
              </w:r>
            </w:ins>
            <w:del w:id="808" w:author="Moses, Robinson" w:date="2023-03-14T02:21:00Z">
              <w:r w:rsidRPr="00F3161B" w:rsidDel="00200EFA">
                <w:rPr>
                  <w:rFonts w:cstheme="minorHAnsi"/>
                  <w:sz w:val="18"/>
                  <w:szCs w:val="18"/>
                </w:rPr>
                <w:delText xml:space="preserve">which </w:delText>
              </w:r>
            </w:del>
            <w:r w:rsidRPr="00F3161B">
              <w:rPr>
                <w:rFonts w:cstheme="minorHAnsi"/>
                <w:sz w:val="18"/>
                <w:szCs w:val="18"/>
              </w:rPr>
              <w:t xml:space="preserve">unique status they wish to view. </w:t>
            </w:r>
            <w:ins w:id="809" w:author="Moses, Robinson" w:date="2023-03-14T02:21:00Z">
              <w:r w:rsidR="00200EFA" w:rsidRPr="00200EFA">
                <w:rPr>
                  <w:rFonts w:cstheme="minorHAnsi"/>
                  <w:b/>
                  <w:bCs/>
                  <w:sz w:val="18"/>
                  <w:szCs w:val="18"/>
                  <w:u w:val="single"/>
                  <w:rPrChange w:id="810" w:author="Moses, Robinson" w:date="2023-03-14T02:21:00Z">
                    <w:rPr>
                      <w:rFonts w:cstheme="minorHAnsi"/>
                      <w:sz w:val="18"/>
                      <w:szCs w:val="18"/>
                    </w:rPr>
                  </w:rPrChange>
                </w:rPr>
                <w:t xml:space="preserve">For </w:t>
              </w:r>
            </w:ins>
            <w:r w:rsidRPr="00200EFA">
              <w:rPr>
                <w:rFonts w:cstheme="minorHAnsi"/>
                <w:b/>
                <w:bCs/>
                <w:sz w:val="18"/>
                <w:szCs w:val="18"/>
                <w:u w:val="single"/>
                <w:rPrChange w:id="811" w:author="Moses, Robinson" w:date="2023-03-14T02:21:00Z">
                  <w:rPr>
                    <w:rFonts w:cstheme="minorHAnsi"/>
                    <w:sz w:val="18"/>
                    <w:szCs w:val="18"/>
                  </w:rPr>
                </w:rPrChange>
              </w:rPr>
              <w:t>Example</w:t>
            </w:r>
            <w:del w:id="812" w:author="Moses, Robinson" w:date="2023-03-16T06:44:00Z">
              <w:r w:rsidRPr="00200EFA" w:rsidDel="0014696D">
                <w:rPr>
                  <w:rFonts w:cstheme="minorHAnsi"/>
                  <w:b/>
                  <w:bCs/>
                  <w:sz w:val="18"/>
                  <w:szCs w:val="18"/>
                  <w:u w:val="single"/>
                  <w:rPrChange w:id="813" w:author="Moses, Robinson" w:date="2023-03-14T02:21:00Z">
                    <w:rPr>
                      <w:rFonts w:cstheme="minorHAnsi"/>
                      <w:sz w:val="18"/>
                      <w:szCs w:val="18"/>
                    </w:rPr>
                  </w:rPrChange>
                </w:rPr>
                <w:delText>s</w:delText>
              </w:r>
            </w:del>
            <w:r w:rsidRPr="00200EFA">
              <w:rPr>
                <w:rFonts w:cstheme="minorHAnsi"/>
                <w:b/>
                <w:bCs/>
                <w:sz w:val="18"/>
                <w:szCs w:val="18"/>
                <w:u w:val="single"/>
                <w:rPrChange w:id="814" w:author="Moses, Robinson" w:date="2023-03-14T02:21:00Z">
                  <w:rPr>
                    <w:rFonts w:cstheme="minorHAnsi"/>
                    <w:sz w:val="18"/>
                    <w:szCs w:val="18"/>
                  </w:rPr>
                </w:rPrChange>
              </w:rPr>
              <w:t xml:space="preserve"> </w:t>
            </w:r>
            <w:del w:id="815" w:author="Moses, Robinson" w:date="2023-03-14T02:21:00Z">
              <w:r w:rsidRPr="00F3161B" w:rsidDel="00200EFA">
                <w:rPr>
                  <w:rFonts w:cstheme="minorHAnsi"/>
                  <w:sz w:val="18"/>
                  <w:szCs w:val="18"/>
                </w:rPr>
                <w:delText xml:space="preserve">are </w:delText>
              </w:r>
            </w:del>
            <w:r w:rsidRPr="00F3161B">
              <w:rPr>
                <w:rFonts w:cstheme="minorHAnsi"/>
                <w:sz w:val="18"/>
                <w:szCs w:val="18"/>
              </w:rPr>
              <w:t xml:space="preserve">Ordered, In Transit, and cancelled. </w:t>
            </w:r>
          </w:p>
        </w:tc>
      </w:tr>
      <w:tr w:rsidR="00570B77" w14:paraId="6D059C0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E5A1DD0" w14:textId="77777777" w:rsidR="00570B77" w:rsidRPr="0050500E" w:rsidRDefault="00570B77" w:rsidP="003454CA">
            <w:pPr>
              <w:pStyle w:val="TableBody"/>
              <w:rPr>
                <w:b/>
                <w:bCs/>
                <w:rPrChange w:id="816" w:author="Moses, Robinson" w:date="2023-03-14T02:20:00Z">
                  <w:rPr/>
                </w:rPrChange>
              </w:rPr>
            </w:pPr>
            <w:r w:rsidRPr="0050500E">
              <w:rPr>
                <w:b/>
                <w:bCs/>
                <w:rPrChange w:id="817" w:author="Moses, Robinson" w:date="2023-03-14T02:20:00Z">
                  <w:rPr/>
                </w:rPrChange>
              </w:rPr>
              <w:t xml:space="preserve">Order Date (filter) </w:t>
            </w:r>
          </w:p>
        </w:tc>
        <w:tc>
          <w:tcPr>
            <w:tcW w:w="6194" w:type="dxa"/>
            <w:tcBorders>
              <w:top w:val="single" w:sz="4" w:space="0" w:color="000000"/>
              <w:left w:val="single" w:sz="4" w:space="0" w:color="000000"/>
              <w:bottom w:val="single" w:sz="4" w:space="0" w:color="000000"/>
              <w:right w:val="single" w:sz="4" w:space="0" w:color="000000"/>
            </w:tcBorders>
          </w:tcPr>
          <w:p w14:paraId="32366D23" w14:textId="672E04C0" w:rsidR="00570B77" w:rsidRPr="00F3161B" w:rsidRDefault="00570B77" w:rsidP="003454CA">
            <w:pPr>
              <w:pStyle w:val="TableBody"/>
              <w:rPr>
                <w:rFonts w:cstheme="minorHAnsi"/>
                <w:sz w:val="18"/>
                <w:szCs w:val="18"/>
              </w:rPr>
            </w:pPr>
            <w:r w:rsidRPr="00F3161B">
              <w:rPr>
                <w:rFonts w:cstheme="minorHAnsi"/>
                <w:sz w:val="18"/>
                <w:szCs w:val="18"/>
              </w:rPr>
              <w:t>User</w:t>
            </w:r>
            <w:ins w:id="818" w:author="Moses, Robinson" w:date="2023-03-16T06:44:00Z">
              <w:r w:rsidR="0014696D">
                <w:rPr>
                  <w:rFonts w:cstheme="minorHAnsi"/>
                  <w:sz w:val="18"/>
                  <w:szCs w:val="18"/>
                </w:rPr>
                <w:t>s</w:t>
              </w:r>
            </w:ins>
            <w:r w:rsidRPr="00F3161B">
              <w:rPr>
                <w:rFonts w:cstheme="minorHAnsi"/>
                <w:sz w:val="18"/>
                <w:szCs w:val="18"/>
              </w:rPr>
              <w:t xml:space="preserve"> can select a unique Order Date</w:t>
            </w:r>
            <w:del w:id="819" w:author="Moses, Robinson" w:date="2023-03-14T02:22:00Z">
              <w:r w:rsidRPr="00F3161B" w:rsidDel="00252916">
                <w:rPr>
                  <w:rFonts w:cstheme="minorHAnsi"/>
                  <w:sz w:val="18"/>
                  <w:szCs w:val="18"/>
                </w:rPr>
                <w:delText xml:space="preserve"> to select by</w:delText>
              </w:r>
            </w:del>
            <w:r w:rsidRPr="00F3161B">
              <w:rPr>
                <w:rFonts w:cstheme="minorHAnsi"/>
                <w:sz w:val="18"/>
                <w:szCs w:val="18"/>
              </w:rPr>
              <w:t xml:space="preserve">. </w:t>
            </w:r>
          </w:p>
        </w:tc>
      </w:tr>
      <w:tr w:rsidR="00570B77" w14:paraId="75DAE0E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B3EFB71" w14:textId="77777777" w:rsidR="00570B77" w:rsidRPr="0050500E" w:rsidRDefault="00570B77" w:rsidP="003454CA">
            <w:pPr>
              <w:pStyle w:val="TableBody"/>
              <w:rPr>
                <w:b/>
                <w:bCs/>
                <w:rPrChange w:id="820" w:author="Moses, Robinson" w:date="2023-03-14T02:20:00Z">
                  <w:rPr/>
                </w:rPrChange>
              </w:rPr>
            </w:pPr>
            <w:r w:rsidRPr="0050500E">
              <w:rPr>
                <w:b/>
                <w:bCs/>
                <w:rPrChange w:id="821" w:author="Moses, Robinson" w:date="2023-03-14T02:20:00Z">
                  <w:rPr/>
                </w:rPrChange>
              </w:rPr>
              <w:t xml:space="preserve">Due Date (filter) </w:t>
            </w:r>
          </w:p>
        </w:tc>
        <w:tc>
          <w:tcPr>
            <w:tcW w:w="6194" w:type="dxa"/>
            <w:tcBorders>
              <w:top w:val="single" w:sz="4" w:space="0" w:color="000000"/>
              <w:left w:val="single" w:sz="4" w:space="0" w:color="000000"/>
              <w:bottom w:val="single" w:sz="4" w:space="0" w:color="000000"/>
              <w:right w:val="single" w:sz="4" w:space="0" w:color="000000"/>
            </w:tcBorders>
          </w:tcPr>
          <w:p w14:paraId="0A40DFEB" w14:textId="7DCD9856" w:rsidR="00570B77" w:rsidRPr="00F3161B" w:rsidRDefault="00570B77" w:rsidP="003454CA">
            <w:pPr>
              <w:pStyle w:val="TableBody"/>
              <w:rPr>
                <w:rFonts w:cstheme="minorHAnsi"/>
                <w:sz w:val="18"/>
                <w:szCs w:val="18"/>
              </w:rPr>
            </w:pPr>
            <w:r w:rsidRPr="00F3161B">
              <w:rPr>
                <w:rFonts w:cstheme="minorHAnsi"/>
                <w:sz w:val="18"/>
                <w:szCs w:val="18"/>
              </w:rPr>
              <w:t>User</w:t>
            </w:r>
            <w:ins w:id="822" w:author="Moses, Robinson" w:date="2023-03-16T06:44:00Z">
              <w:r w:rsidR="0014696D">
                <w:rPr>
                  <w:rFonts w:cstheme="minorHAnsi"/>
                  <w:sz w:val="18"/>
                  <w:szCs w:val="18"/>
                </w:rPr>
                <w:t>s</w:t>
              </w:r>
            </w:ins>
            <w:r w:rsidRPr="00F3161B">
              <w:rPr>
                <w:rFonts w:cstheme="minorHAnsi"/>
                <w:sz w:val="18"/>
                <w:szCs w:val="18"/>
              </w:rPr>
              <w:t xml:space="preserve"> can select a unique Due Day</w:t>
            </w:r>
            <w:del w:id="823" w:author="Moses, Robinson" w:date="2023-03-14T02:22:00Z">
              <w:r w:rsidRPr="00F3161B" w:rsidDel="00252916">
                <w:rPr>
                  <w:rFonts w:cstheme="minorHAnsi"/>
                  <w:sz w:val="18"/>
                  <w:szCs w:val="18"/>
                </w:rPr>
                <w:delText xml:space="preserve"> to select by</w:delText>
              </w:r>
            </w:del>
            <w:r w:rsidRPr="00F3161B">
              <w:rPr>
                <w:rFonts w:cstheme="minorHAnsi"/>
                <w:sz w:val="18"/>
                <w:szCs w:val="18"/>
              </w:rPr>
              <w:t xml:space="preserve">. </w:t>
            </w:r>
          </w:p>
        </w:tc>
      </w:tr>
      <w:tr w:rsidR="00570B77" w14:paraId="289115A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8F225E0" w14:textId="77777777" w:rsidR="00570B77" w:rsidRPr="0050500E" w:rsidRDefault="00570B77" w:rsidP="003454CA">
            <w:pPr>
              <w:pStyle w:val="TableBody"/>
              <w:rPr>
                <w:b/>
                <w:bCs/>
                <w:rPrChange w:id="824" w:author="Moses, Robinson" w:date="2023-03-14T02:20:00Z">
                  <w:rPr/>
                </w:rPrChange>
              </w:rPr>
            </w:pPr>
            <w:r w:rsidRPr="0050500E">
              <w:rPr>
                <w:b/>
                <w:bCs/>
                <w:rPrChange w:id="825" w:author="Moses, Robinson" w:date="2023-03-14T02:20: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2CA3F23F"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Shows the Workflow (or order type) for each order. </w:t>
            </w:r>
          </w:p>
        </w:tc>
      </w:tr>
      <w:tr w:rsidR="00570B77" w14:paraId="66CC8F15"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0F7AAE9" w14:textId="77777777" w:rsidR="00570B77" w:rsidRPr="0050500E" w:rsidRDefault="00570B77" w:rsidP="003454CA">
            <w:pPr>
              <w:pStyle w:val="TableBody"/>
              <w:rPr>
                <w:b/>
                <w:bCs/>
                <w:rPrChange w:id="826" w:author="Moses, Robinson" w:date="2023-03-14T02:20:00Z">
                  <w:rPr/>
                </w:rPrChange>
              </w:rPr>
            </w:pPr>
            <w:r w:rsidRPr="0050500E">
              <w:rPr>
                <w:b/>
                <w:bCs/>
                <w:rPrChange w:id="827" w:author="Moses, Robinson" w:date="2023-03-14T02:20: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18649C4A"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The unique cashpoint (ATM, Branch, Vault) identification. This will correlate with the cashpoint IDs defined in the OptiSuite software. </w:t>
            </w:r>
          </w:p>
        </w:tc>
      </w:tr>
      <w:tr w:rsidR="00570B77" w14:paraId="32D6CE5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509A0E6A" w14:textId="77777777" w:rsidR="00570B77" w:rsidRPr="0050500E" w:rsidRDefault="00570B77" w:rsidP="003454CA">
            <w:pPr>
              <w:pStyle w:val="TableBody"/>
              <w:rPr>
                <w:b/>
                <w:bCs/>
                <w:rPrChange w:id="828" w:author="Moses, Robinson" w:date="2023-03-14T02:20:00Z">
                  <w:rPr/>
                </w:rPrChange>
              </w:rPr>
            </w:pPr>
            <w:r w:rsidRPr="0050500E">
              <w:rPr>
                <w:b/>
                <w:bCs/>
                <w:rPrChange w:id="829" w:author="Moses, Robinson" w:date="2023-03-14T02:20: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4127E707"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Unique order identification number. </w:t>
            </w:r>
          </w:p>
        </w:tc>
      </w:tr>
      <w:tr w:rsidR="00570B77" w14:paraId="4C810A33"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75B59393" w14:textId="77777777" w:rsidR="00570B77" w:rsidRPr="0050500E" w:rsidRDefault="00570B77" w:rsidP="003454CA">
            <w:pPr>
              <w:pStyle w:val="TableBody"/>
              <w:rPr>
                <w:b/>
                <w:bCs/>
                <w:rPrChange w:id="830" w:author="Moses, Robinson" w:date="2023-03-14T02:20:00Z">
                  <w:rPr/>
                </w:rPrChange>
              </w:rPr>
            </w:pPr>
            <w:r w:rsidRPr="0050500E">
              <w:rPr>
                <w:b/>
                <w:bCs/>
                <w:rPrChange w:id="831" w:author="Moses, Robinson" w:date="2023-03-14T02:20: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51EB574D" w14:textId="07DC3538" w:rsidR="00570B77" w:rsidRPr="00F3161B" w:rsidRDefault="00570B77" w:rsidP="003454CA">
            <w:pPr>
              <w:pStyle w:val="TableBody"/>
              <w:rPr>
                <w:rFonts w:cstheme="minorHAnsi"/>
                <w:sz w:val="18"/>
                <w:szCs w:val="18"/>
              </w:rPr>
            </w:pPr>
            <w:del w:id="832" w:author="Moses, Robinson" w:date="2023-03-16T06:45:00Z">
              <w:r w:rsidRPr="00F3161B" w:rsidDel="0014696D">
                <w:rPr>
                  <w:rFonts w:cstheme="minorHAnsi"/>
                  <w:sz w:val="18"/>
                  <w:szCs w:val="18"/>
                </w:rPr>
                <w:delText xml:space="preserve">Date </w:delText>
              </w:r>
            </w:del>
            <w:ins w:id="833" w:author="Moses, Robinson" w:date="2023-03-16T06:45:00Z">
              <w:r w:rsidR="0014696D">
                <w:rPr>
                  <w:rFonts w:cstheme="minorHAnsi"/>
                  <w:sz w:val="18"/>
                  <w:szCs w:val="18"/>
                </w:rPr>
                <w:t>The d</w:t>
              </w:r>
              <w:r w:rsidR="0014696D" w:rsidRPr="00F3161B">
                <w:rPr>
                  <w:rFonts w:cstheme="minorHAnsi"/>
                  <w:sz w:val="18"/>
                  <w:szCs w:val="18"/>
                </w:rPr>
                <w:t xml:space="preserve">ate </w:t>
              </w:r>
            </w:ins>
            <w:r w:rsidRPr="00F3161B">
              <w:rPr>
                <w:rFonts w:cstheme="minorHAnsi"/>
                <w:sz w:val="18"/>
                <w:szCs w:val="18"/>
              </w:rPr>
              <w:t xml:space="preserve">Order was placed in OptiSuite </w:t>
            </w:r>
          </w:p>
        </w:tc>
      </w:tr>
      <w:tr w:rsidR="00570B77" w14:paraId="5684547B"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D712F95" w14:textId="77777777" w:rsidR="00570B77" w:rsidRPr="0050500E" w:rsidRDefault="00570B77" w:rsidP="003454CA">
            <w:pPr>
              <w:pStyle w:val="TableBody"/>
              <w:rPr>
                <w:b/>
                <w:bCs/>
                <w:rPrChange w:id="834" w:author="Moses, Robinson" w:date="2023-03-14T02:20:00Z">
                  <w:rPr/>
                </w:rPrChange>
              </w:rPr>
            </w:pPr>
            <w:r w:rsidRPr="0050500E">
              <w:rPr>
                <w:b/>
                <w:bCs/>
                <w:rPrChange w:id="835" w:author="Moses, Robinson" w:date="2023-03-14T02:20: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4A3B0D91" w14:textId="603325E2" w:rsidR="00570B77" w:rsidRPr="00F3161B" w:rsidRDefault="00570B77" w:rsidP="003454CA">
            <w:pPr>
              <w:pStyle w:val="TableBody"/>
              <w:rPr>
                <w:rFonts w:cstheme="minorHAnsi"/>
                <w:sz w:val="18"/>
                <w:szCs w:val="18"/>
              </w:rPr>
            </w:pPr>
            <w:del w:id="836" w:author="Moses, Robinson" w:date="2023-03-16T06:45:00Z">
              <w:r w:rsidRPr="00F3161B" w:rsidDel="0014696D">
                <w:rPr>
                  <w:rFonts w:cstheme="minorHAnsi"/>
                  <w:sz w:val="18"/>
                  <w:szCs w:val="18"/>
                </w:rPr>
                <w:delText xml:space="preserve">Date </w:delText>
              </w:r>
            </w:del>
            <w:ins w:id="837" w:author="Moses, Robinson" w:date="2023-03-16T06:45:00Z">
              <w:r w:rsidR="0014696D">
                <w:rPr>
                  <w:rFonts w:cstheme="minorHAnsi"/>
                  <w:sz w:val="18"/>
                  <w:szCs w:val="18"/>
                </w:rPr>
                <w:t>The d</w:t>
              </w:r>
              <w:r w:rsidR="0014696D" w:rsidRPr="00F3161B">
                <w:rPr>
                  <w:rFonts w:cstheme="minorHAnsi"/>
                  <w:sz w:val="18"/>
                  <w:szCs w:val="18"/>
                </w:rPr>
                <w:t xml:space="preserve">ate </w:t>
              </w:r>
            </w:ins>
            <w:r w:rsidRPr="00F3161B">
              <w:rPr>
                <w:rFonts w:cstheme="minorHAnsi"/>
                <w:sz w:val="18"/>
                <w:szCs w:val="18"/>
              </w:rPr>
              <w:t xml:space="preserve">selected by OptiSuite users for actual physical delivery of currency. </w:t>
            </w:r>
          </w:p>
        </w:tc>
      </w:tr>
      <w:tr w:rsidR="00570B77" w14:paraId="29D7020A"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2DA9E699" w14:textId="77777777" w:rsidR="00570B77" w:rsidRPr="0050500E" w:rsidRDefault="00570B77" w:rsidP="003454CA">
            <w:pPr>
              <w:pStyle w:val="TableBody"/>
              <w:rPr>
                <w:b/>
                <w:bCs/>
                <w:rPrChange w:id="838" w:author="Moses, Robinson" w:date="2023-03-14T02:20:00Z">
                  <w:rPr/>
                </w:rPrChange>
              </w:rPr>
            </w:pPr>
            <w:r w:rsidRPr="0050500E">
              <w:rPr>
                <w:b/>
                <w:bCs/>
                <w:rPrChange w:id="839" w:author="Moses, Robinson" w:date="2023-03-14T02:20:00Z">
                  <w:rPr/>
                </w:rPrChange>
              </w:rPr>
              <w:t xml:space="preserve">Amount [crncy1] </w:t>
            </w:r>
          </w:p>
        </w:tc>
        <w:tc>
          <w:tcPr>
            <w:tcW w:w="6194" w:type="dxa"/>
            <w:tcBorders>
              <w:top w:val="single" w:sz="4" w:space="0" w:color="000000"/>
              <w:left w:val="single" w:sz="4" w:space="0" w:color="000000"/>
              <w:bottom w:val="single" w:sz="4" w:space="0" w:color="000000"/>
              <w:right w:val="single" w:sz="4" w:space="0" w:color="000000"/>
            </w:tcBorders>
          </w:tcPr>
          <w:p w14:paraId="6A005558"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Amount of the primary currency included in this order. </w:t>
            </w:r>
          </w:p>
        </w:tc>
      </w:tr>
      <w:tr w:rsidR="00570B77" w14:paraId="49D7A88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3875F0C8" w14:textId="77777777" w:rsidR="00570B77" w:rsidRPr="0050500E" w:rsidRDefault="00570B77" w:rsidP="003454CA">
            <w:pPr>
              <w:pStyle w:val="TableBody"/>
              <w:rPr>
                <w:b/>
                <w:bCs/>
                <w:rPrChange w:id="840" w:author="Moses, Robinson" w:date="2023-03-14T02:20:00Z">
                  <w:rPr/>
                </w:rPrChange>
              </w:rPr>
            </w:pPr>
            <w:r w:rsidRPr="0050500E">
              <w:rPr>
                <w:b/>
                <w:bCs/>
                <w:rPrChange w:id="841" w:author="Moses, Robinson" w:date="2023-03-14T02:20:00Z">
                  <w:rPr/>
                </w:rPrChange>
              </w:rPr>
              <w:t xml:space="preserve">Amount [crncy2] </w:t>
            </w:r>
          </w:p>
        </w:tc>
        <w:tc>
          <w:tcPr>
            <w:tcW w:w="6194" w:type="dxa"/>
            <w:tcBorders>
              <w:top w:val="single" w:sz="4" w:space="0" w:color="000000"/>
              <w:left w:val="single" w:sz="4" w:space="0" w:color="000000"/>
              <w:bottom w:val="single" w:sz="4" w:space="0" w:color="000000"/>
              <w:right w:val="single" w:sz="4" w:space="0" w:color="000000"/>
            </w:tcBorders>
          </w:tcPr>
          <w:p w14:paraId="1FA2F682"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Amount of the secondary currency included in this order. </w:t>
            </w:r>
          </w:p>
        </w:tc>
      </w:tr>
      <w:tr w:rsidR="00570B77" w14:paraId="5D43D657"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71681714" w14:textId="77777777" w:rsidR="00570B77" w:rsidRPr="0050500E" w:rsidRDefault="00570B77" w:rsidP="003454CA">
            <w:pPr>
              <w:pStyle w:val="TableBody"/>
              <w:rPr>
                <w:b/>
                <w:bCs/>
                <w:rPrChange w:id="842" w:author="Moses, Robinson" w:date="2023-03-14T02:20:00Z">
                  <w:rPr/>
                </w:rPrChange>
              </w:rPr>
            </w:pPr>
            <w:r w:rsidRPr="0050500E">
              <w:rPr>
                <w:b/>
                <w:bCs/>
                <w:rPrChange w:id="843" w:author="Moses, Robinson" w:date="2023-03-14T02:20: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14A5FA3" w14:textId="4540FBF1" w:rsidR="00570B77" w:rsidRPr="00F3161B" w:rsidRDefault="00570B77" w:rsidP="003454CA">
            <w:pPr>
              <w:pStyle w:val="TableBody"/>
              <w:rPr>
                <w:rFonts w:cstheme="minorHAnsi"/>
                <w:sz w:val="18"/>
                <w:szCs w:val="18"/>
              </w:rPr>
            </w:pPr>
            <w:r w:rsidRPr="00F3161B">
              <w:rPr>
                <w:rFonts w:cstheme="minorHAnsi"/>
                <w:sz w:val="18"/>
                <w:szCs w:val="18"/>
              </w:rPr>
              <w:t xml:space="preserve">Describes </w:t>
            </w:r>
            <w:ins w:id="844" w:author="Moses, Robinson" w:date="2023-03-16T06:45:00Z">
              <w:r w:rsidR="0014696D">
                <w:rPr>
                  <w:rFonts w:cstheme="minorHAnsi"/>
                  <w:sz w:val="18"/>
                  <w:szCs w:val="18"/>
                </w:rPr>
                <w:t xml:space="preserve">the </w:t>
              </w:r>
            </w:ins>
            <w:r w:rsidRPr="00F3161B">
              <w:rPr>
                <w:rFonts w:cstheme="minorHAnsi"/>
                <w:sz w:val="18"/>
                <w:szCs w:val="18"/>
              </w:rPr>
              <w:t xml:space="preserve">current State of the order </w:t>
            </w:r>
          </w:p>
        </w:tc>
      </w:tr>
      <w:tr w:rsidR="00570B77" w14:paraId="6CC87F2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E82B78D" w14:textId="77777777" w:rsidR="00570B77" w:rsidRPr="0050500E" w:rsidRDefault="00570B77" w:rsidP="003454CA">
            <w:pPr>
              <w:pStyle w:val="TableBody"/>
              <w:rPr>
                <w:b/>
                <w:bCs/>
                <w:rPrChange w:id="845" w:author="Moses, Robinson" w:date="2023-03-14T02:20:00Z">
                  <w:rPr/>
                </w:rPrChange>
              </w:rPr>
            </w:pPr>
            <w:r w:rsidRPr="0050500E">
              <w:rPr>
                <w:b/>
                <w:bCs/>
                <w:rPrChange w:id="846" w:author="Moses, Robinson" w:date="2023-03-14T02:20:00Z">
                  <w:rPr/>
                </w:rPrChange>
              </w:rPr>
              <w:t xml:space="preserve">Order Totals </w:t>
            </w:r>
          </w:p>
        </w:tc>
        <w:tc>
          <w:tcPr>
            <w:tcW w:w="6194" w:type="dxa"/>
            <w:tcBorders>
              <w:top w:val="single" w:sz="4" w:space="0" w:color="000000"/>
              <w:left w:val="single" w:sz="4" w:space="0" w:color="000000"/>
              <w:bottom w:val="single" w:sz="4" w:space="0" w:color="000000"/>
              <w:right w:val="single" w:sz="4" w:space="0" w:color="000000"/>
            </w:tcBorders>
          </w:tcPr>
          <w:p w14:paraId="47C85DEF" w14:textId="49ECA6C6" w:rsidR="00570B77" w:rsidRPr="00F3161B" w:rsidRDefault="00570B77" w:rsidP="003454CA">
            <w:pPr>
              <w:pStyle w:val="TableBody"/>
              <w:rPr>
                <w:rFonts w:cstheme="minorHAnsi"/>
                <w:sz w:val="18"/>
                <w:szCs w:val="18"/>
              </w:rPr>
            </w:pPr>
            <w:r w:rsidRPr="00F3161B">
              <w:rPr>
                <w:rFonts w:cstheme="minorHAnsi"/>
                <w:sz w:val="18"/>
                <w:szCs w:val="18"/>
              </w:rPr>
              <w:t xml:space="preserve">Displays </w:t>
            </w:r>
            <w:ins w:id="847" w:author="Moses, Robinson" w:date="2023-03-16T06:45:00Z">
              <w:r w:rsidR="0014696D">
                <w:rPr>
                  <w:rFonts w:cstheme="minorHAnsi"/>
                  <w:sz w:val="18"/>
                  <w:szCs w:val="18"/>
                </w:rPr>
                <w:t xml:space="preserve">the </w:t>
              </w:r>
            </w:ins>
            <w:r w:rsidRPr="00F3161B">
              <w:rPr>
                <w:rFonts w:cstheme="minorHAnsi"/>
                <w:sz w:val="18"/>
                <w:szCs w:val="18"/>
              </w:rPr>
              <w:t xml:space="preserve">total amount of all orders in the search results. Summed by Denomination (left box), Quality (middle box) and Currency (right box). </w:t>
            </w:r>
          </w:p>
        </w:tc>
      </w:tr>
      <w:tr w:rsidR="00570B77" w14:paraId="56311CD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2C1DEA4" w14:textId="77777777" w:rsidR="00570B77" w:rsidRPr="0050500E" w:rsidRDefault="00570B77" w:rsidP="003454CA">
            <w:pPr>
              <w:pStyle w:val="TableBody"/>
              <w:rPr>
                <w:b/>
                <w:bCs/>
                <w:rPrChange w:id="848" w:author="Moses, Robinson" w:date="2023-03-14T02:20:00Z">
                  <w:rPr/>
                </w:rPrChange>
              </w:rPr>
            </w:pPr>
            <w:r w:rsidRPr="0050500E">
              <w:rPr>
                <w:b/>
                <w:bCs/>
                <w:rPrChange w:id="849" w:author="Moses, Robinson" w:date="2023-03-14T02:20:00Z">
                  <w:rPr/>
                </w:rPrChange>
              </w:rPr>
              <w:t xml:space="preserve">Update Orders </w:t>
            </w:r>
          </w:p>
        </w:tc>
        <w:tc>
          <w:tcPr>
            <w:tcW w:w="6194" w:type="dxa"/>
            <w:tcBorders>
              <w:top w:val="single" w:sz="4" w:space="0" w:color="000000"/>
              <w:left w:val="single" w:sz="4" w:space="0" w:color="000000"/>
              <w:bottom w:val="single" w:sz="4" w:space="0" w:color="000000"/>
              <w:right w:val="single" w:sz="4" w:space="0" w:color="000000"/>
            </w:tcBorders>
          </w:tcPr>
          <w:p w14:paraId="47A8B36B" w14:textId="77777777" w:rsidR="00363AD9" w:rsidRDefault="00570B77" w:rsidP="003454CA">
            <w:pPr>
              <w:pStyle w:val="TableBody"/>
              <w:rPr>
                <w:ins w:id="850" w:author="Moses, Robinson" w:date="2023-03-14T02:24:00Z"/>
                <w:rFonts w:cstheme="minorHAnsi"/>
                <w:sz w:val="18"/>
                <w:szCs w:val="18"/>
              </w:rPr>
            </w:pPr>
            <w:r w:rsidRPr="00F3161B">
              <w:rPr>
                <w:rFonts w:cstheme="minorHAnsi"/>
                <w:sz w:val="18"/>
                <w:szCs w:val="18"/>
              </w:rPr>
              <w:t xml:space="preserve">Allows to update the orders by changing status, edit amounts, add notes, etc. </w:t>
            </w:r>
          </w:p>
          <w:p w14:paraId="428728B2" w14:textId="267D85EE" w:rsidR="00570B77" w:rsidRPr="00F3161B" w:rsidRDefault="00570B77" w:rsidP="00DF4F7B">
            <w:pPr>
              <w:pStyle w:val="TableNote"/>
              <w:pPrChange w:id="851" w:author="Moses, Robinson" w:date="2023-03-14T02:24:00Z">
                <w:pPr>
                  <w:pStyle w:val="TableBody"/>
                </w:pPr>
              </w:pPrChange>
            </w:pPr>
            <w:del w:id="852" w:author="Moses, Robinson" w:date="2023-03-14T02:24:00Z">
              <w:r w:rsidRPr="00DF4F7B" w:rsidDel="00DF4F7B">
                <w:rPr>
                  <w:b/>
                  <w:bCs/>
                  <w:rPrChange w:id="853" w:author="Moses, Robinson" w:date="2023-03-14T02:24:00Z">
                    <w:rPr/>
                  </w:rPrChange>
                </w:rPr>
                <w:delText>Please n</w:delText>
              </w:r>
            </w:del>
            <w:ins w:id="854" w:author="Moses, Robinson" w:date="2023-03-14T02:24:00Z">
              <w:r w:rsidR="00DF4F7B" w:rsidRPr="00DF4F7B">
                <w:rPr>
                  <w:b/>
                  <w:bCs/>
                  <w:rPrChange w:id="855" w:author="Moses, Robinson" w:date="2023-03-14T02:24:00Z">
                    <w:rPr/>
                  </w:rPrChange>
                </w:rPr>
                <w:t>N</w:t>
              </w:r>
            </w:ins>
            <w:r w:rsidRPr="00DF4F7B">
              <w:rPr>
                <w:b/>
                <w:bCs/>
                <w:rPrChange w:id="856" w:author="Moses, Robinson" w:date="2023-03-14T02:24:00Z">
                  <w:rPr/>
                </w:rPrChange>
              </w:rPr>
              <w:t>ote</w:t>
            </w:r>
            <w:ins w:id="857" w:author="Moses, Robinson" w:date="2023-03-14T02:24:00Z">
              <w:r w:rsidR="00DF4F7B">
                <w:rPr>
                  <w:b/>
                  <w:bCs/>
                </w:rPr>
                <w:t>:</w:t>
              </w:r>
            </w:ins>
            <w:r w:rsidRPr="00F3161B">
              <w:t xml:space="preserve"> </w:t>
            </w:r>
            <w:del w:id="858" w:author="Moses, Robinson" w:date="2023-03-14T02:24:00Z">
              <w:r w:rsidRPr="00F3161B" w:rsidDel="00DF4F7B">
                <w:delText>that these o</w:delText>
              </w:r>
            </w:del>
            <w:ins w:id="859" w:author="Moses, Robinson" w:date="2023-03-14T02:24:00Z">
              <w:r w:rsidR="00DF4F7B">
                <w:t>O</w:t>
              </w:r>
            </w:ins>
            <w:r w:rsidRPr="00F3161B">
              <w:t xml:space="preserve">ptions are available only if conditions permit (privilege granted, cut-off time not past, etc.) Merely select the orders which will be changed, add a Blog Entry (note), and click one of the task buttons. </w:t>
            </w:r>
          </w:p>
        </w:tc>
      </w:tr>
      <w:tr w:rsidR="00570B77" w14:paraId="55D7BC7E"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352B43D6" w14:textId="77777777" w:rsidR="00570B77" w:rsidRPr="0050500E" w:rsidRDefault="00570B77" w:rsidP="003454CA">
            <w:pPr>
              <w:pStyle w:val="TableBody"/>
              <w:rPr>
                <w:b/>
                <w:bCs/>
                <w:rPrChange w:id="860" w:author="Moses, Robinson" w:date="2023-03-14T02:20:00Z">
                  <w:rPr/>
                </w:rPrChange>
              </w:rPr>
            </w:pPr>
            <w:r w:rsidRPr="0050500E">
              <w:rPr>
                <w:b/>
                <w:bCs/>
                <w:rPrChange w:id="861" w:author="Moses, Robinson" w:date="2023-03-14T02:20:00Z">
                  <w:rPr/>
                </w:rPrChange>
              </w:rPr>
              <w:t xml:space="preserve">Batch Reports </w:t>
            </w:r>
          </w:p>
        </w:tc>
        <w:tc>
          <w:tcPr>
            <w:tcW w:w="6194" w:type="dxa"/>
            <w:tcBorders>
              <w:top w:val="single" w:sz="4" w:space="0" w:color="000000"/>
              <w:left w:val="single" w:sz="4" w:space="0" w:color="000000"/>
              <w:bottom w:val="single" w:sz="4" w:space="0" w:color="000000"/>
              <w:right w:val="single" w:sz="4" w:space="0" w:color="000000"/>
            </w:tcBorders>
          </w:tcPr>
          <w:p w14:paraId="57D62E46"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Allows to generate two types of reports for either selected orders only or all results from the search criteria. </w:t>
            </w:r>
          </w:p>
          <w:p w14:paraId="4EBA22D9"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Order Manifests and Order Notifications are the two report options. </w:t>
            </w:r>
          </w:p>
        </w:tc>
      </w:tr>
      <w:tr w:rsidR="00570B77" w14:paraId="79A2314C"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5067098F" w14:textId="77777777" w:rsidR="00570B77" w:rsidRPr="0050500E" w:rsidRDefault="00570B77" w:rsidP="003454CA">
            <w:pPr>
              <w:pStyle w:val="TableBody"/>
              <w:rPr>
                <w:b/>
                <w:bCs/>
                <w:rPrChange w:id="862" w:author="Moses, Robinson" w:date="2023-03-14T02:20:00Z">
                  <w:rPr/>
                </w:rPrChange>
              </w:rPr>
            </w:pPr>
            <w:commentRangeStart w:id="863"/>
            <w:r w:rsidRPr="0050500E">
              <w:rPr>
                <w:b/>
                <w:bCs/>
                <w:rPrChange w:id="864" w:author="Moses, Robinson" w:date="2023-03-14T02:20:00Z">
                  <w:rPr/>
                </w:rPrChange>
              </w:rPr>
              <w:lastRenderedPageBreak/>
              <w:t xml:space="preserve">Status (filter) </w:t>
            </w:r>
          </w:p>
        </w:tc>
        <w:tc>
          <w:tcPr>
            <w:tcW w:w="6194" w:type="dxa"/>
            <w:tcBorders>
              <w:top w:val="single" w:sz="4" w:space="0" w:color="000000"/>
              <w:left w:val="single" w:sz="4" w:space="0" w:color="000000"/>
              <w:bottom w:val="single" w:sz="4" w:space="0" w:color="000000"/>
              <w:right w:val="single" w:sz="4" w:space="0" w:color="000000"/>
            </w:tcBorders>
          </w:tcPr>
          <w:p w14:paraId="1BE6A059" w14:textId="2C4551CA" w:rsidR="00570B77" w:rsidRPr="00F3161B" w:rsidRDefault="00570B77" w:rsidP="003454CA">
            <w:pPr>
              <w:pStyle w:val="TableBody"/>
              <w:rPr>
                <w:rFonts w:cstheme="minorHAnsi"/>
                <w:sz w:val="18"/>
                <w:szCs w:val="18"/>
              </w:rPr>
            </w:pPr>
            <w:r w:rsidRPr="00F3161B">
              <w:rPr>
                <w:rFonts w:cstheme="minorHAnsi"/>
                <w:sz w:val="18"/>
                <w:szCs w:val="18"/>
              </w:rPr>
              <w:t>User</w:t>
            </w:r>
            <w:ins w:id="865" w:author="Moses, Robinson" w:date="2023-03-16T06:46:00Z">
              <w:r w:rsidR="0014696D">
                <w:rPr>
                  <w:rFonts w:cstheme="minorHAnsi"/>
                  <w:sz w:val="18"/>
                  <w:szCs w:val="18"/>
                </w:rPr>
                <w:t>s</w:t>
              </w:r>
            </w:ins>
            <w:r w:rsidRPr="00F3161B">
              <w:rPr>
                <w:rFonts w:cstheme="minorHAnsi"/>
                <w:sz w:val="18"/>
                <w:szCs w:val="18"/>
              </w:rPr>
              <w:t xml:space="preserve"> </w:t>
            </w:r>
            <w:ins w:id="866" w:author="Moses, Robinson" w:date="2023-03-14T02:25:00Z">
              <w:r w:rsidR="00982CD9">
                <w:rPr>
                  <w:rFonts w:cstheme="minorHAnsi"/>
                  <w:sz w:val="18"/>
                  <w:szCs w:val="18"/>
                </w:rPr>
                <w:t>c</w:t>
              </w:r>
            </w:ins>
            <w:del w:id="867" w:author="Moses, Robinson" w:date="2023-03-14T02:25:00Z">
              <w:r w:rsidRPr="00F3161B" w:rsidDel="00982CD9">
                <w:rPr>
                  <w:rFonts w:cstheme="minorHAnsi"/>
                  <w:sz w:val="18"/>
                  <w:szCs w:val="18"/>
                </w:rPr>
                <w:delText>C</w:delText>
              </w:r>
            </w:del>
            <w:r w:rsidRPr="00F3161B">
              <w:rPr>
                <w:rFonts w:cstheme="minorHAnsi"/>
                <w:sz w:val="18"/>
                <w:szCs w:val="18"/>
              </w:rPr>
              <w:t xml:space="preserve">an </w:t>
            </w:r>
            <w:ins w:id="868" w:author="Moses, Robinson" w:date="2023-03-14T02:25:00Z">
              <w:r w:rsidR="00982CD9">
                <w:rPr>
                  <w:rFonts w:cstheme="minorHAnsi"/>
                  <w:sz w:val="18"/>
                  <w:szCs w:val="18"/>
                </w:rPr>
                <w:t>s</w:t>
              </w:r>
            </w:ins>
            <w:del w:id="869" w:author="Moses, Robinson" w:date="2023-03-14T02:25:00Z">
              <w:r w:rsidRPr="00F3161B" w:rsidDel="00982CD9">
                <w:rPr>
                  <w:rFonts w:cstheme="minorHAnsi"/>
                  <w:sz w:val="18"/>
                  <w:szCs w:val="18"/>
                </w:rPr>
                <w:delText>S</w:delText>
              </w:r>
            </w:del>
            <w:r w:rsidRPr="00F3161B">
              <w:rPr>
                <w:rFonts w:cstheme="minorHAnsi"/>
                <w:sz w:val="18"/>
                <w:szCs w:val="18"/>
              </w:rPr>
              <w:t xml:space="preserve">elect </w:t>
            </w:r>
            <w:ins w:id="870" w:author="Moses, Robinson" w:date="2023-03-16T06:46:00Z">
              <w:r w:rsidR="0014696D">
                <w:rPr>
                  <w:rFonts w:cstheme="minorHAnsi"/>
                  <w:sz w:val="18"/>
                  <w:szCs w:val="18"/>
                </w:rPr>
                <w:t xml:space="preserve">the </w:t>
              </w:r>
            </w:ins>
            <w:del w:id="871" w:author="Moses, Robinson" w:date="2023-03-14T02:25:00Z">
              <w:r w:rsidRPr="00F3161B" w:rsidDel="00982CD9">
                <w:rPr>
                  <w:rFonts w:cstheme="minorHAnsi"/>
                  <w:sz w:val="18"/>
                  <w:szCs w:val="18"/>
                </w:rPr>
                <w:delText xml:space="preserve">which </w:delText>
              </w:r>
            </w:del>
            <w:r w:rsidRPr="00F3161B">
              <w:rPr>
                <w:rFonts w:cstheme="minorHAnsi"/>
                <w:sz w:val="18"/>
                <w:szCs w:val="18"/>
              </w:rPr>
              <w:t xml:space="preserve">unique status they wish to view. Examples are Ordered, In Transit, and cancelled. </w:t>
            </w:r>
            <w:commentRangeEnd w:id="863"/>
            <w:r w:rsidR="005B360B">
              <w:rPr>
                <w:rStyle w:val="CommentReference"/>
                <w:rFonts w:eastAsia="MS Mincho"/>
                <w:lang w:val="en-US"/>
              </w:rPr>
              <w:commentReference w:id="863"/>
            </w:r>
          </w:p>
        </w:tc>
      </w:tr>
    </w:tbl>
    <w:p w14:paraId="5EF7909E" w14:textId="77777777" w:rsidR="00570B77" w:rsidRPr="003454CA" w:rsidRDefault="0014696D" w:rsidP="003454CA">
      <w:pPr>
        <w:pStyle w:val="Caption"/>
        <w:rPr>
          <w:color w:val="70AD47" w:themeColor="accent6"/>
        </w:rPr>
      </w:pPr>
      <w:hyperlink w:anchor="_ORDERS" w:history="1">
        <w:r w:rsidR="00570B77" w:rsidRPr="003454CA">
          <w:rPr>
            <w:rStyle w:val="Hyperlink"/>
            <w:color w:val="70AD47" w:themeColor="accent6"/>
          </w:rPr>
          <w:t>Return to: Orders</w:t>
        </w:r>
      </w:hyperlink>
      <w:r w:rsidR="00570B77" w:rsidRPr="003454CA">
        <w:rPr>
          <w:color w:val="70AD47" w:themeColor="accent6"/>
        </w:rPr>
        <w:t xml:space="preserve"> </w:t>
      </w:r>
    </w:p>
    <w:p w14:paraId="5A73D8A9" w14:textId="77777777" w:rsidR="00570B77" w:rsidRDefault="00570B77" w:rsidP="00570B77">
      <w:pPr>
        <w:pStyle w:val="Heading2"/>
      </w:pPr>
      <w:bookmarkStart w:id="872" w:name="_Toc111643057"/>
      <w:bookmarkStart w:id="873" w:name="_Toc129572277"/>
      <w:r>
        <w:t>SHOW MANIFEST</w:t>
      </w:r>
      <w:bookmarkEnd w:id="872"/>
      <w:bookmarkEnd w:id="873"/>
      <w:r>
        <w:t xml:space="preserve"> </w:t>
      </w:r>
    </w:p>
    <w:p w14:paraId="294BAE60" w14:textId="1AD51737" w:rsidR="00570B77" w:rsidRPr="00561353" w:rsidRDefault="00570B77" w:rsidP="00561353">
      <w:pPr>
        <w:pStyle w:val="BodyText"/>
      </w:pPr>
      <w:r>
        <w:t>By clicking on the Show Manifest icon</w:t>
      </w:r>
      <w:r w:rsidRPr="002C7A6D">
        <w:t xml:space="preserve"> </w:t>
      </w:r>
      <w:r w:rsidRPr="002C7A6D">
        <w:rPr>
          <w:noProof/>
        </w:rPr>
        <w:drawing>
          <wp:inline distT="0" distB="0" distL="0" distR="0" wp14:anchorId="7CEBED46" wp14:editId="01FA80E8">
            <wp:extent cx="141708" cy="146956"/>
            <wp:effectExtent l="0" t="0" r="0" b="571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t xml:space="preserve"> on the </w:t>
      </w:r>
      <w:r w:rsidRPr="000861A6">
        <w:rPr>
          <w:b/>
          <w:bCs/>
          <w:rPrChange w:id="874" w:author="Moses, Robinson" w:date="2023-03-14T02:27:00Z">
            <w:rPr/>
          </w:rPrChange>
        </w:rPr>
        <w:t>List All Orders</w:t>
      </w:r>
      <w:r>
        <w:t xml:space="preserve"> screen, the user may access the order manifest for each unique order. </w:t>
      </w:r>
      <w:del w:id="875" w:author="Moses, Robinson" w:date="2023-03-14T02:29:00Z">
        <w:r w:rsidDel="0028353C">
          <w:delText xml:space="preserve">Checking </w:delText>
        </w:r>
      </w:del>
      <w:ins w:id="876" w:author="Moses, Robinson" w:date="2023-03-14T02:29:00Z">
        <w:r w:rsidR="00561353">
          <w:t>S</w:t>
        </w:r>
        <w:r w:rsidR="0028353C">
          <w:t>electing</w:t>
        </w:r>
        <w:r w:rsidR="0028353C">
          <w:t xml:space="preserve"> </w:t>
        </w:r>
      </w:ins>
      <w:r>
        <w:t xml:space="preserve">the check boxes next to each field </w:t>
      </w:r>
      <w:del w:id="877" w:author="Moses, Robinson" w:date="2023-03-14T02:28:00Z">
        <w:r w:rsidDel="00014BBC">
          <w:delText xml:space="preserve">cause that field to be </w:delText>
        </w:r>
      </w:del>
      <w:r>
        <w:t>updat</w:t>
      </w:r>
      <w:ins w:id="878" w:author="Moses, Robinson" w:date="2023-03-14T02:28:00Z">
        <w:r w:rsidR="00014BBC">
          <w:t>es</w:t>
        </w:r>
      </w:ins>
      <w:del w:id="879" w:author="Moses, Robinson" w:date="2023-03-14T02:28:00Z">
        <w:r w:rsidDel="00014BBC">
          <w:delText>ed</w:delText>
        </w:r>
      </w:del>
      <w:r>
        <w:t xml:space="preserve"> </w:t>
      </w:r>
      <w:del w:id="880" w:author="Moses, Robinson" w:date="2023-03-14T02:28:00Z">
        <w:r w:rsidDel="00014BBC">
          <w:delText xml:space="preserve">to </w:delText>
        </w:r>
      </w:del>
      <w:r>
        <w:t>the value entered</w:t>
      </w:r>
      <w:del w:id="881" w:author="Moses, Robinson" w:date="2023-03-14T02:28:00Z">
        <w:r w:rsidDel="00014BBC">
          <w:delText xml:space="preserve"> here.</w:delText>
        </w:r>
      </w:del>
      <w:ins w:id="882" w:author="Moses, Robinson" w:date="2023-03-14T02:28:00Z">
        <w:r w:rsidR="00014BBC">
          <w:t>.</w:t>
        </w:r>
      </w:ins>
    </w:p>
    <w:p w14:paraId="576D70B1" w14:textId="1CA0192B" w:rsidR="00570B77" w:rsidDel="00561353" w:rsidRDefault="00570B77" w:rsidP="00570B77">
      <w:pPr>
        <w:spacing w:after="11" w:line="249" w:lineRule="auto"/>
        <w:ind w:left="-5" w:right="1309" w:hanging="10"/>
        <w:rPr>
          <w:del w:id="883" w:author="Moses, Robinson" w:date="2023-03-14T02:30:00Z"/>
        </w:rPr>
      </w:pPr>
    </w:p>
    <w:p w14:paraId="1C890BA6" w14:textId="77777777" w:rsidR="00570B77" w:rsidRPr="00C07B38" w:rsidRDefault="00570B77" w:rsidP="003454CA">
      <w:pPr>
        <w:pStyle w:val="Caption"/>
      </w:pPr>
      <w:bookmarkStart w:id="884" w:name="_Toc22305653"/>
      <w:bookmarkStart w:id="885"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13</w:t>
      </w:r>
      <w:r w:rsidRPr="36CE550C">
        <w:rPr>
          <w:noProof/>
        </w:rPr>
        <w:fldChar w:fldCharType="end"/>
      </w:r>
      <w:r>
        <w:t>: SHOW MANIFEST SCREEN</w:t>
      </w:r>
      <w:bookmarkEnd w:id="884"/>
      <w:bookmarkEnd w:id="885"/>
    </w:p>
    <w:p w14:paraId="50908E82" w14:textId="77777777" w:rsidR="00570B77" w:rsidRDefault="00570B77" w:rsidP="005B360B">
      <w:pPr>
        <w:pStyle w:val="BodyText"/>
        <w:pPrChange w:id="886" w:author="Moses, Robinson" w:date="2023-03-14T02:27:00Z">
          <w:pPr>
            <w:spacing w:after="0"/>
            <w:jc w:val="center"/>
          </w:pPr>
        </w:pPrChange>
      </w:pPr>
      <w:r>
        <w:rPr>
          <w:noProof/>
        </w:rPr>
        <w:drawing>
          <wp:inline distT="0" distB="0" distL="0" distR="0" wp14:anchorId="022FFC1B" wp14:editId="778DB2F2">
            <wp:extent cx="5943600" cy="4533900"/>
            <wp:effectExtent l="76200" t="76200" r="133350" b="133350"/>
            <wp:docPr id="955644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7FBB3" w14:textId="78486B4A" w:rsidR="00570B77" w:rsidDel="00561353" w:rsidRDefault="00570B77" w:rsidP="003454CA">
      <w:pPr>
        <w:pStyle w:val="Caption"/>
        <w:rPr>
          <w:del w:id="887" w:author="Moses, Robinson" w:date="2023-03-14T02:30:00Z"/>
        </w:rPr>
      </w:pPr>
    </w:p>
    <w:p w14:paraId="313FE023" w14:textId="77777777" w:rsidR="00570B77" w:rsidRDefault="00570B77" w:rsidP="003454CA">
      <w:pPr>
        <w:pStyle w:val="Caption"/>
      </w:pPr>
      <w:bookmarkStart w:id="888" w:name="_Toc65569015"/>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14</w:t>
      </w:r>
      <w:r w:rsidRPr="00B901A7">
        <w:rPr>
          <w:color w:val="auto"/>
        </w:rPr>
        <w:fldChar w:fldCharType="end"/>
      </w:r>
      <w:r w:rsidRPr="00B901A7">
        <w:rPr>
          <w:color w:val="auto"/>
        </w:rPr>
        <w:t>:</w:t>
      </w:r>
      <w:r>
        <w:t xml:space="preserve"> MANIFEST FIELD DESCRIPTIONS</w:t>
      </w:r>
      <w:bookmarkEnd w:id="88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C29D2A6" w14:textId="77777777" w:rsidTr="003454C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A867DF2" w14:textId="77777777" w:rsidR="00570B77" w:rsidRDefault="00570B77" w:rsidP="003454C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9AA7F3" w14:textId="77777777" w:rsidR="00570B77" w:rsidRDefault="00570B77" w:rsidP="003454CA">
            <w:pPr>
              <w:pStyle w:val="TableHeading"/>
            </w:pPr>
            <w:r>
              <w:t xml:space="preserve">Description </w:t>
            </w:r>
          </w:p>
        </w:tc>
      </w:tr>
      <w:tr w:rsidR="00570B77" w14:paraId="6E414A2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B82D4B7" w14:textId="77777777" w:rsidR="00570B77" w:rsidRPr="00561353" w:rsidRDefault="00570B77" w:rsidP="003454CA">
            <w:pPr>
              <w:pStyle w:val="TableBody"/>
              <w:rPr>
                <w:b/>
                <w:bCs/>
                <w:rPrChange w:id="889" w:author="Moses, Robinson" w:date="2023-03-14T02:30:00Z">
                  <w:rPr/>
                </w:rPrChange>
              </w:rPr>
            </w:pPr>
            <w:r w:rsidRPr="00561353">
              <w:rPr>
                <w:b/>
                <w:bCs/>
                <w:rPrChange w:id="890" w:author="Moses, Robinson" w:date="2023-03-14T02:30:00Z">
                  <w:rPr/>
                </w:rPrChange>
              </w:rPr>
              <w:lastRenderedPageBreak/>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252742FA" w14:textId="77777777" w:rsidR="00570B77" w:rsidRPr="0074158B" w:rsidRDefault="00570B77" w:rsidP="003454CA">
            <w:pPr>
              <w:pStyle w:val="TableBody"/>
              <w:rPr>
                <w:sz w:val="18"/>
                <w:szCs w:val="18"/>
              </w:rPr>
            </w:pPr>
            <w:r w:rsidRPr="0074158B">
              <w:rPr>
                <w:sz w:val="18"/>
                <w:szCs w:val="18"/>
              </w:rPr>
              <w:t xml:space="preserve">Order Reference Number corresponding to OptiSuite unique order ID </w:t>
            </w:r>
          </w:p>
        </w:tc>
      </w:tr>
      <w:tr w:rsidR="00570B77" w14:paraId="5DFF675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9C5E7F8" w14:textId="77777777" w:rsidR="00570B77" w:rsidRPr="00561353" w:rsidRDefault="00570B77" w:rsidP="003454CA">
            <w:pPr>
              <w:pStyle w:val="TableBody"/>
              <w:rPr>
                <w:b/>
                <w:bCs/>
                <w:rPrChange w:id="891" w:author="Moses, Robinson" w:date="2023-03-14T02:30:00Z">
                  <w:rPr/>
                </w:rPrChange>
              </w:rPr>
            </w:pPr>
            <w:r w:rsidRPr="00561353">
              <w:rPr>
                <w:b/>
                <w:bCs/>
                <w:rPrChange w:id="892" w:author="Moses, Robinson" w:date="2023-03-14T02:30: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8610B69" w14:textId="77777777" w:rsidR="00570B77" w:rsidRPr="0074158B" w:rsidRDefault="00570B77" w:rsidP="003454CA">
            <w:pPr>
              <w:pStyle w:val="TableBody"/>
              <w:rPr>
                <w:sz w:val="18"/>
                <w:szCs w:val="18"/>
              </w:rPr>
            </w:pPr>
            <w:r w:rsidRPr="0074158B">
              <w:rPr>
                <w:sz w:val="18"/>
                <w:szCs w:val="18"/>
              </w:rPr>
              <w:t xml:space="preserve">Current Business Day </w:t>
            </w:r>
          </w:p>
        </w:tc>
      </w:tr>
      <w:tr w:rsidR="00570B77" w14:paraId="1BB9390A"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2A2CC7FB" w14:textId="77777777" w:rsidR="00570B77" w:rsidRPr="00561353" w:rsidRDefault="00570B77" w:rsidP="003454CA">
            <w:pPr>
              <w:pStyle w:val="TableBody"/>
              <w:rPr>
                <w:b/>
                <w:bCs/>
                <w:rPrChange w:id="893" w:author="Moses, Robinson" w:date="2023-03-14T02:30:00Z">
                  <w:rPr/>
                </w:rPrChange>
              </w:rPr>
            </w:pPr>
            <w:r w:rsidRPr="00561353">
              <w:rPr>
                <w:b/>
                <w:bCs/>
                <w:rPrChange w:id="894" w:author="Moses, Robinson" w:date="2023-03-14T02:30:00Z">
                  <w:rPr/>
                </w:rPrChange>
              </w:rPr>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1300AB53" w14:textId="0ACBCF29" w:rsidR="00570B77" w:rsidRPr="0074158B" w:rsidRDefault="0014696D" w:rsidP="003454CA">
            <w:pPr>
              <w:pStyle w:val="TableBody"/>
              <w:rPr>
                <w:sz w:val="18"/>
                <w:szCs w:val="18"/>
              </w:rPr>
            </w:pPr>
            <w:ins w:id="895" w:author="Moses, Robinson" w:date="2023-03-16T06:46:00Z">
              <w:r>
                <w:rPr>
                  <w:sz w:val="18"/>
                  <w:szCs w:val="18"/>
                </w:rPr>
                <w:t xml:space="preserve">The </w:t>
              </w:r>
            </w:ins>
            <w:r w:rsidR="00570B77" w:rsidRPr="0074158B">
              <w:rPr>
                <w:sz w:val="18"/>
                <w:szCs w:val="18"/>
              </w:rPr>
              <w:t xml:space="preserve">ID of </w:t>
            </w:r>
            <w:ins w:id="896" w:author="Moses, Robinson" w:date="2023-03-16T06:46:00Z">
              <w:r>
                <w:rPr>
                  <w:sz w:val="18"/>
                  <w:szCs w:val="18"/>
                </w:rPr>
                <w:t xml:space="preserve">the </w:t>
              </w:r>
            </w:ins>
            <w:r w:rsidR="00570B77" w:rsidRPr="0074158B">
              <w:rPr>
                <w:sz w:val="18"/>
                <w:szCs w:val="18"/>
              </w:rPr>
              <w:t xml:space="preserve">origination point of currency </w:t>
            </w:r>
          </w:p>
        </w:tc>
      </w:tr>
      <w:tr w:rsidR="00570B77" w14:paraId="6D6436C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BCDFCB7" w14:textId="77777777" w:rsidR="00570B77" w:rsidRPr="00561353" w:rsidRDefault="00570B77" w:rsidP="003454CA">
            <w:pPr>
              <w:pStyle w:val="TableBody"/>
              <w:rPr>
                <w:b/>
                <w:bCs/>
                <w:rPrChange w:id="897" w:author="Moses, Robinson" w:date="2023-03-14T02:30:00Z">
                  <w:rPr/>
                </w:rPrChange>
              </w:rPr>
            </w:pPr>
            <w:r w:rsidRPr="00561353">
              <w:rPr>
                <w:b/>
                <w:bCs/>
                <w:rPrChange w:id="898" w:author="Moses, Robinson" w:date="2023-03-14T02:30:00Z">
                  <w:rPr/>
                </w:rPrChange>
              </w:rPr>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1864C848" w14:textId="77777777" w:rsidR="00570B77" w:rsidRPr="0074158B" w:rsidRDefault="00570B77" w:rsidP="003454CA">
            <w:pPr>
              <w:pStyle w:val="TableBody"/>
              <w:rPr>
                <w:sz w:val="18"/>
                <w:szCs w:val="18"/>
              </w:rPr>
            </w:pPr>
            <w:r w:rsidRPr="0074158B">
              <w:rPr>
                <w:sz w:val="18"/>
                <w:szCs w:val="18"/>
              </w:rPr>
              <w:t xml:space="preserve">Cashpoint (ATM, Branch, Commercial, Vault) OptiSuite Cashpoint ID </w:t>
            </w:r>
          </w:p>
        </w:tc>
      </w:tr>
      <w:tr w:rsidR="00570B77" w14:paraId="4655261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896CBE9" w14:textId="77777777" w:rsidR="00570B77" w:rsidRPr="00561353" w:rsidRDefault="00570B77" w:rsidP="003454CA">
            <w:pPr>
              <w:pStyle w:val="TableBody"/>
              <w:rPr>
                <w:b/>
                <w:bCs/>
                <w:rPrChange w:id="899" w:author="Moses, Robinson" w:date="2023-03-14T02:30:00Z">
                  <w:rPr/>
                </w:rPrChange>
              </w:rPr>
            </w:pPr>
            <w:r w:rsidRPr="00561353">
              <w:rPr>
                <w:b/>
                <w:bCs/>
                <w:rPrChange w:id="900" w:author="Moses, Robinson" w:date="2023-03-14T02:30:00Z">
                  <w:rPr/>
                </w:rPrChange>
              </w:rPr>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0C196C1C" w14:textId="22905405" w:rsidR="00570B77" w:rsidRPr="0074158B" w:rsidRDefault="00570B77" w:rsidP="003454CA">
            <w:pPr>
              <w:pStyle w:val="TableBody"/>
              <w:rPr>
                <w:sz w:val="18"/>
                <w:szCs w:val="18"/>
              </w:rPr>
            </w:pPr>
            <w:r w:rsidRPr="0074158B">
              <w:rPr>
                <w:sz w:val="18"/>
                <w:szCs w:val="18"/>
              </w:rPr>
              <w:t xml:space="preserve">Main Carrier Employee/Agent arriving at </w:t>
            </w:r>
            <w:ins w:id="901" w:author="Moses, Robinson" w:date="2023-03-16T06:47:00Z">
              <w:r w:rsidR="0014696D">
                <w:rPr>
                  <w:sz w:val="18"/>
                  <w:szCs w:val="18"/>
                </w:rPr>
                <w:t xml:space="preserve">the </w:t>
              </w:r>
            </w:ins>
            <w:r w:rsidRPr="0074158B">
              <w:rPr>
                <w:sz w:val="18"/>
                <w:szCs w:val="18"/>
              </w:rPr>
              <w:t xml:space="preserve">service location </w:t>
            </w:r>
          </w:p>
        </w:tc>
      </w:tr>
      <w:tr w:rsidR="00570B77" w14:paraId="7E890FC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BA24759" w14:textId="77777777" w:rsidR="00570B77" w:rsidRPr="00561353" w:rsidRDefault="00570B77" w:rsidP="003454CA">
            <w:pPr>
              <w:pStyle w:val="TableBody"/>
              <w:rPr>
                <w:b/>
                <w:bCs/>
                <w:rPrChange w:id="902" w:author="Moses, Robinson" w:date="2023-03-14T02:30:00Z">
                  <w:rPr/>
                </w:rPrChange>
              </w:rPr>
            </w:pPr>
            <w:r w:rsidRPr="00561353">
              <w:rPr>
                <w:b/>
                <w:bCs/>
                <w:rPrChange w:id="903" w:author="Moses, Robinson" w:date="2023-03-14T02:30:00Z">
                  <w:rPr/>
                </w:rPrChange>
              </w:rPr>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2B97EDC3" w14:textId="37F8C4D3" w:rsidR="00570B77" w:rsidRPr="0074158B" w:rsidRDefault="00570B77" w:rsidP="003454CA">
            <w:pPr>
              <w:pStyle w:val="TableBody"/>
              <w:rPr>
                <w:sz w:val="18"/>
                <w:szCs w:val="18"/>
              </w:rPr>
            </w:pPr>
            <w:r w:rsidRPr="0074158B">
              <w:rPr>
                <w:sz w:val="18"/>
                <w:szCs w:val="18"/>
              </w:rPr>
              <w:t xml:space="preserve">Assistant Carrier Employee/Agent arriving at </w:t>
            </w:r>
            <w:ins w:id="904" w:author="Moses, Robinson" w:date="2023-03-16T06:47:00Z">
              <w:r w:rsidR="0014696D">
                <w:rPr>
                  <w:sz w:val="18"/>
                  <w:szCs w:val="18"/>
                </w:rPr>
                <w:t xml:space="preserve">the </w:t>
              </w:r>
            </w:ins>
            <w:r w:rsidRPr="0074158B">
              <w:rPr>
                <w:sz w:val="18"/>
                <w:szCs w:val="18"/>
              </w:rPr>
              <w:t xml:space="preserve">service location </w:t>
            </w:r>
          </w:p>
        </w:tc>
      </w:tr>
      <w:tr w:rsidR="00570B77" w14:paraId="56863A62"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3033FD" w14:textId="77777777" w:rsidR="00570B77" w:rsidRPr="00561353" w:rsidRDefault="00570B77" w:rsidP="003454CA">
            <w:pPr>
              <w:pStyle w:val="TableBody"/>
              <w:rPr>
                <w:b/>
                <w:bCs/>
                <w:rPrChange w:id="905" w:author="Moses, Robinson" w:date="2023-03-14T02:30:00Z">
                  <w:rPr/>
                </w:rPrChange>
              </w:rPr>
            </w:pPr>
            <w:r w:rsidRPr="00561353">
              <w:rPr>
                <w:b/>
                <w:bCs/>
                <w:rPrChange w:id="906" w:author="Moses, Robinson" w:date="2023-03-14T02:30:00Z">
                  <w:rPr/>
                </w:rPrChange>
              </w:rPr>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33476F51" w14:textId="4CA7C0E0" w:rsidR="00570B77" w:rsidRPr="0074158B" w:rsidRDefault="0014696D" w:rsidP="003454CA">
            <w:pPr>
              <w:pStyle w:val="TableBody"/>
              <w:rPr>
                <w:sz w:val="18"/>
                <w:szCs w:val="18"/>
              </w:rPr>
            </w:pPr>
            <w:ins w:id="907" w:author="Moses, Robinson" w:date="2023-03-16T06:47:00Z">
              <w:r>
                <w:rPr>
                  <w:sz w:val="18"/>
                  <w:szCs w:val="18"/>
                </w:rPr>
                <w:t xml:space="preserve">The </w:t>
              </w:r>
            </w:ins>
            <w:r w:rsidR="00570B77" w:rsidRPr="0074158B">
              <w:rPr>
                <w:sz w:val="18"/>
                <w:szCs w:val="18"/>
              </w:rPr>
              <w:t xml:space="preserve">ID of </w:t>
            </w:r>
            <w:del w:id="908" w:author="Moses, Robinson" w:date="2023-03-14T02:31:00Z">
              <w:r w:rsidR="00570B77" w:rsidRPr="0074158B" w:rsidDel="00CF6772">
                <w:rPr>
                  <w:sz w:val="18"/>
                  <w:szCs w:val="18"/>
                </w:rPr>
                <w:delText>Armored</w:delText>
              </w:r>
            </w:del>
            <w:ins w:id="909" w:author="Moses, Robinson" w:date="2023-03-14T02:31:00Z">
              <w:r w:rsidR="00CF6772" w:rsidRPr="0074158B">
                <w:rPr>
                  <w:sz w:val="18"/>
                  <w:szCs w:val="18"/>
                </w:rPr>
                <w:t>Armoured</w:t>
              </w:r>
            </w:ins>
            <w:r w:rsidR="00570B77" w:rsidRPr="0074158B">
              <w:rPr>
                <w:sz w:val="18"/>
                <w:szCs w:val="18"/>
              </w:rPr>
              <w:t xml:space="preserve"> Car Vendor </w:t>
            </w:r>
          </w:p>
        </w:tc>
      </w:tr>
      <w:tr w:rsidR="00570B77" w14:paraId="0A8271C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67AB823" w14:textId="77777777" w:rsidR="00570B77" w:rsidRPr="00561353" w:rsidRDefault="00570B77" w:rsidP="003454CA">
            <w:pPr>
              <w:pStyle w:val="TableBody"/>
              <w:rPr>
                <w:b/>
                <w:bCs/>
                <w:rPrChange w:id="910" w:author="Moses, Robinson" w:date="2023-03-14T02:30:00Z">
                  <w:rPr/>
                </w:rPrChange>
              </w:rPr>
            </w:pPr>
            <w:r w:rsidRPr="00561353">
              <w:rPr>
                <w:b/>
                <w:bCs/>
                <w:rPrChange w:id="911" w:author="Moses, Robinson" w:date="2023-03-14T02:30:00Z">
                  <w:rPr/>
                </w:rPrChange>
              </w:rPr>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CF6FE30" w14:textId="77777777" w:rsidR="00570B77" w:rsidRPr="0074158B" w:rsidRDefault="00570B77" w:rsidP="003454CA">
            <w:pPr>
              <w:pStyle w:val="TableBody"/>
              <w:rPr>
                <w:sz w:val="18"/>
                <w:szCs w:val="18"/>
              </w:rPr>
            </w:pPr>
            <w:r w:rsidRPr="0074158B">
              <w:rPr>
                <w:sz w:val="18"/>
                <w:szCs w:val="18"/>
              </w:rPr>
              <w:t xml:space="preserve">Currency, Denomination, Denomination Type, and Amount of Order </w:t>
            </w:r>
          </w:p>
        </w:tc>
      </w:tr>
      <w:tr w:rsidR="00570B77" w14:paraId="431D41FD"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49546A56" w14:textId="77777777" w:rsidR="00570B77" w:rsidRPr="00561353" w:rsidRDefault="00570B77" w:rsidP="003454CA">
            <w:pPr>
              <w:pStyle w:val="TableBody"/>
              <w:rPr>
                <w:b/>
                <w:bCs/>
                <w:rPrChange w:id="912" w:author="Moses, Robinson" w:date="2023-03-14T02:30:00Z">
                  <w:rPr/>
                </w:rPrChange>
              </w:rPr>
            </w:pPr>
            <w:r w:rsidRPr="00561353">
              <w:rPr>
                <w:b/>
                <w:bCs/>
                <w:rPrChange w:id="913" w:author="Moses, Robinson" w:date="2023-03-14T02:30: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46804D2B" w14:textId="77777777" w:rsidR="00570B77" w:rsidRPr="0074158B" w:rsidRDefault="00570B77" w:rsidP="003454CA">
            <w:pPr>
              <w:pStyle w:val="TableBody"/>
              <w:rPr>
                <w:sz w:val="18"/>
                <w:szCs w:val="18"/>
              </w:rPr>
            </w:pPr>
            <w:r w:rsidRPr="0074158B">
              <w:rPr>
                <w:sz w:val="18"/>
                <w:szCs w:val="18"/>
              </w:rPr>
              <w:t xml:space="preserve">Free text field for additional commentary </w:t>
            </w:r>
          </w:p>
        </w:tc>
      </w:tr>
      <w:tr w:rsidR="00570B77" w14:paraId="0BA76B3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47958CE" w14:textId="77777777" w:rsidR="00570B77" w:rsidRPr="00561353" w:rsidRDefault="00570B77" w:rsidP="003454CA">
            <w:pPr>
              <w:pStyle w:val="TableBody"/>
              <w:rPr>
                <w:b/>
                <w:bCs/>
                <w:rPrChange w:id="914" w:author="Moses, Robinson" w:date="2023-03-14T02:30:00Z">
                  <w:rPr/>
                </w:rPrChange>
              </w:rPr>
            </w:pPr>
            <w:r w:rsidRPr="00561353">
              <w:rPr>
                <w:b/>
                <w:bCs/>
                <w:rPrChange w:id="915" w:author="Moses, Robinson" w:date="2023-03-14T02:30:00Z">
                  <w:rPr/>
                </w:rPrChange>
              </w:rPr>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E50C521" w14:textId="77777777" w:rsidR="00570B77" w:rsidRPr="0074158B" w:rsidRDefault="00570B77" w:rsidP="003454CA">
            <w:pPr>
              <w:pStyle w:val="TableBody"/>
              <w:rPr>
                <w:sz w:val="18"/>
                <w:szCs w:val="18"/>
              </w:rPr>
            </w:pPr>
            <w:r w:rsidRPr="0074158B">
              <w:rPr>
                <w:sz w:val="18"/>
                <w:szCs w:val="18"/>
              </w:rPr>
              <w:t xml:space="preserve">Unique ID for each transported bag </w:t>
            </w:r>
          </w:p>
        </w:tc>
      </w:tr>
      <w:tr w:rsidR="00570B77" w14:paraId="3CEFD2AC"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0C8E9DC" w14:textId="77777777" w:rsidR="00570B77" w:rsidRPr="00561353" w:rsidRDefault="00570B77" w:rsidP="003454CA">
            <w:pPr>
              <w:pStyle w:val="TableBody"/>
              <w:rPr>
                <w:b/>
                <w:bCs/>
                <w:rPrChange w:id="916" w:author="Moses, Robinson" w:date="2023-03-14T02:30:00Z">
                  <w:rPr/>
                </w:rPrChange>
              </w:rPr>
            </w:pPr>
            <w:r w:rsidRPr="00561353">
              <w:rPr>
                <w:b/>
                <w:bCs/>
                <w:rPrChange w:id="917" w:author="Moses, Robinson" w:date="2023-03-14T02:30:00Z">
                  <w:rPr/>
                </w:rPrChange>
              </w:rPr>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26C05E56" w14:textId="77777777" w:rsidR="00570B77" w:rsidRPr="0074158B" w:rsidRDefault="00570B77" w:rsidP="003454CA">
            <w:pPr>
              <w:pStyle w:val="TableBody"/>
              <w:rPr>
                <w:sz w:val="18"/>
                <w:szCs w:val="18"/>
              </w:rPr>
            </w:pPr>
            <w:r w:rsidRPr="0074158B">
              <w:rPr>
                <w:sz w:val="18"/>
                <w:szCs w:val="18"/>
              </w:rPr>
              <w:t xml:space="preserve">Unique Seal ID for each unit transported. There could be multiple units contained within a single Bag. Each wallet or unit could require a unique seal </w:t>
            </w:r>
          </w:p>
        </w:tc>
      </w:tr>
      <w:tr w:rsidR="00570B77" w14:paraId="444B769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771EA9F" w14:textId="77777777" w:rsidR="00570B77" w:rsidRPr="00561353" w:rsidRDefault="00570B77" w:rsidP="003454CA">
            <w:pPr>
              <w:pStyle w:val="TableBody"/>
              <w:rPr>
                <w:b/>
                <w:bCs/>
                <w:rPrChange w:id="918" w:author="Moses, Robinson" w:date="2023-03-14T02:30:00Z">
                  <w:rPr/>
                </w:rPrChange>
              </w:rPr>
            </w:pPr>
            <w:r w:rsidRPr="00561353">
              <w:rPr>
                <w:b/>
                <w:bCs/>
                <w:rPrChange w:id="919" w:author="Moses, Robinson" w:date="2023-03-14T02:30: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842C34F" w14:textId="77777777" w:rsidR="00570B77" w:rsidRPr="0074158B" w:rsidRDefault="00570B77" w:rsidP="003454CA">
            <w:pPr>
              <w:pStyle w:val="TableBody"/>
              <w:rPr>
                <w:sz w:val="18"/>
                <w:szCs w:val="18"/>
              </w:rPr>
            </w:pPr>
            <w:r w:rsidRPr="0074158B">
              <w:rPr>
                <w:sz w:val="18"/>
                <w:szCs w:val="18"/>
              </w:rPr>
              <w:t xml:space="preserve">Truck ID handling the service call </w:t>
            </w:r>
          </w:p>
        </w:tc>
      </w:tr>
      <w:tr w:rsidR="00570B77" w14:paraId="72E9E37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E11E809" w14:textId="37A4CC22" w:rsidR="00570B77" w:rsidRPr="00561353" w:rsidRDefault="00570B77" w:rsidP="003454CA">
            <w:pPr>
              <w:pStyle w:val="TableBody"/>
              <w:rPr>
                <w:b/>
                <w:bCs/>
                <w:rPrChange w:id="920" w:author="Moses, Robinson" w:date="2023-03-14T02:30:00Z">
                  <w:rPr/>
                </w:rPrChange>
              </w:rPr>
            </w:pPr>
            <w:del w:id="921" w:author="Moses, Robinson" w:date="2023-03-16T06:47:00Z">
              <w:r w:rsidRPr="00561353" w:rsidDel="0014696D">
                <w:rPr>
                  <w:b/>
                  <w:bCs/>
                  <w:rPrChange w:id="922" w:author="Moses, Robinson" w:date="2023-03-14T02:30:00Z">
                    <w:rPr/>
                  </w:rPrChange>
                </w:rPr>
                <w:delText xml:space="preserve">Check </w:delText>
              </w:r>
            </w:del>
            <w:ins w:id="923" w:author="Moses, Robinson" w:date="2023-03-16T06:47:00Z">
              <w:r w:rsidR="0014696D" w:rsidRPr="00561353">
                <w:rPr>
                  <w:b/>
                  <w:bCs/>
                  <w:rPrChange w:id="924" w:author="Moses, Robinson" w:date="2023-03-14T02:30:00Z">
                    <w:rPr/>
                  </w:rPrChange>
                </w:rPr>
                <w:t>Check</w:t>
              </w:r>
              <w:r w:rsidR="0014696D">
                <w:rPr>
                  <w:b/>
                  <w:bCs/>
                </w:rPr>
                <w:t>-</w:t>
              </w:r>
            </w:ins>
            <w:r w:rsidRPr="00561353">
              <w:rPr>
                <w:b/>
                <w:bCs/>
                <w:rPrChange w:id="925" w:author="Moses, Robinson" w:date="2023-03-14T02:30:00Z">
                  <w:rPr/>
                </w:rPrChange>
              </w:rPr>
              <w:t xml:space="preserve">In </w:t>
            </w:r>
          </w:p>
        </w:tc>
        <w:tc>
          <w:tcPr>
            <w:tcW w:w="6194" w:type="dxa"/>
            <w:tcBorders>
              <w:top w:val="single" w:sz="4" w:space="0" w:color="000000"/>
              <w:left w:val="single" w:sz="4" w:space="0" w:color="000000"/>
              <w:bottom w:val="single" w:sz="4" w:space="0" w:color="000000"/>
              <w:right w:val="single" w:sz="4" w:space="0" w:color="000000"/>
            </w:tcBorders>
          </w:tcPr>
          <w:p w14:paraId="2FFF5EF0" w14:textId="7C1A2BD4" w:rsidR="00570B77" w:rsidRPr="0074158B" w:rsidRDefault="00570B77" w:rsidP="003454CA">
            <w:pPr>
              <w:pStyle w:val="TableBody"/>
              <w:rPr>
                <w:sz w:val="18"/>
                <w:szCs w:val="18"/>
              </w:rPr>
            </w:pPr>
            <w:del w:id="926" w:author="Moses, Robinson" w:date="2023-03-16T06:47:00Z">
              <w:r w:rsidRPr="0074158B" w:rsidDel="0014696D">
                <w:rPr>
                  <w:sz w:val="18"/>
                  <w:szCs w:val="18"/>
                </w:rPr>
                <w:delText xml:space="preserve">Timestamp </w:delText>
              </w:r>
            </w:del>
            <w:ins w:id="927" w:author="Moses, Robinson" w:date="2023-03-16T06:47:00Z">
              <w:r w:rsidR="0014696D">
                <w:rPr>
                  <w:sz w:val="18"/>
                  <w:szCs w:val="18"/>
                </w:rPr>
                <w:t>A t</w:t>
              </w:r>
              <w:r w:rsidR="0014696D" w:rsidRPr="0074158B">
                <w:rPr>
                  <w:sz w:val="18"/>
                  <w:szCs w:val="18"/>
                </w:rPr>
                <w:t xml:space="preserve">imestamp </w:t>
              </w:r>
            </w:ins>
            <w:r w:rsidRPr="0074158B">
              <w:rPr>
                <w:sz w:val="18"/>
                <w:szCs w:val="18"/>
              </w:rPr>
              <w:t xml:space="preserve">that currency was checked in and verified </w:t>
            </w:r>
          </w:p>
        </w:tc>
      </w:tr>
      <w:tr w:rsidR="00570B77" w14:paraId="6FB6A1A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1C85AF9" w14:textId="77777777" w:rsidR="00570B77" w:rsidRPr="00561353" w:rsidRDefault="00570B77" w:rsidP="003454CA">
            <w:pPr>
              <w:pStyle w:val="TableBody"/>
              <w:rPr>
                <w:b/>
                <w:bCs/>
                <w:rPrChange w:id="928" w:author="Moses, Robinson" w:date="2023-03-14T02:30:00Z">
                  <w:rPr/>
                </w:rPrChange>
              </w:rPr>
            </w:pPr>
            <w:r w:rsidRPr="00561353">
              <w:rPr>
                <w:b/>
                <w:bCs/>
                <w:rPrChange w:id="929" w:author="Moses, Robinson" w:date="2023-03-14T02:30:00Z">
                  <w:rPr/>
                </w:rPrChange>
              </w:rPr>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4E56B6FB" w14:textId="77777777" w:rsidR="00570B77" w:rsidRPr="0074158B" w:rsidRDefault="00570B77" w:rsidP="003454CA">
            <w:pPr>
              <w:pStyle w:val="TableBody"/>
              <w:rPr>
                <w:sz w:val="18"/>
                <w:szCs w:val="18"/>
              </w:rPr>
            </w:pPr>
            <w:r w:rsidRPr="0074158B">
              <w:rPr>
                <w:sz w:val="18"/>
                <w:szCs w:val="18"/>
              </w:rPr>
              <w:t xml:space="preserve">Arrival timestamp </w:t>
            </w:r>
          </w:p>
        </w:tc>
      </w:tr>
      <w:tr w:rsidR="00570B77" w14:paraId="7280A6DA"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4C65A2FF" w14:textId="77777777" w:rsidR="00570B77" w:rsidRPr="00561353" w:rsidRDefault="00570B77" w:rsidP="003454CA">
            <w:pPr>
              <w:pStyle w:val="TableBody"/>
              <w:rPr>
                <w:b/>
                <w:bCs/>
                <w:rPrChange w:id="930" w:author="Moses, Robinson" w:date="2023-03-14T02:30:00Z">
                  <w:rPr/>
                </w:rPrChange>
              </w:rPr>
            </w:pPr>
            <w:r w:rsidRPr="00561353">
              <w:rPr>
                <w:b/>
                <w:bCs/>
                <w:rPrChange w:id="931" w:author="Moses, Robinson" w:date="2023-03-14T02:30:00Z">
                  <w:rPr/>
                </w:rPrChange>
              </w:rPr>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722AE42E" w14:textId="77777777" w:rsidR="00570B77" w:rsidRPr="0074158B" w:rsidRDefault="00570B77" w:rsidP="003454CA">
            <w:pPr>
              <w:pStyle w:val="TableBody"/>
              <w:rPr>
                <w:sz w:val="18"/>
                <w:szCs w:val="18"/>
              </w:rPr>
            </w:pPr>
            <w:r w:rsidRPr="0074158B">
              <w:rPr>
                <w:sz w:val="18"/>
                <w:szCs w:val="18"/>
              </w:rPr>
              <w:t xml:space="preserve">Allows users to migrate to the previous screen </w:t>
            </w:r>
          </w:p>
        </w:tc>
      </w:tr>
      <w:tr w:rsidR="00570B77" w14:paraId="45BDDAF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C8DF9FF" w14:textId="77777777" w:rsidR="00570B77" w:rsidRPr="00561353" w:rsidRDefault="00570B77" w:rsidP="003454CA">
            <w:pPr>
              <w:pStyle w:val="TableBody"/>
              <w:rPr>
                <w:b/>
                <w:bCs/>
                <w:rPrChange w:id="932" w:author="Moses, Robinson" w:date="2023-03-14T02:30:00Z">
                  <w:rPr/>
                </w:rPrChange>
              </w:rPr>
            </w:pPr>
            <w:r w:rsidRPr="00561353">
              <w:rPr>
                <w:b/>
                <w:bCs/>
                <w:rPrChange w:id="933" w:author="Moses, Robinson" w:date="2023-03-14T02:30:00Z">
                  <w:rPr/>
                </w:rPrChange>
              </w:rPr>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7DBC8EC3" w14:textId="77777777" w:rsidR="00570B77" w:rsidRPr="0074158B" w:rsidRDefault="00570B77" w:rsidP="003454CA">
            <w:pPr>
              <w:pStyle w:val="TableBody"/>
              <w:rPr>
                <w:sz w:val="18"/>
                <w:szCs w:val="18"/>
              </w:rPr>
            </w:pPr>
            <w:r w:rsidRPr="0074158B">
              <w:rPr>
                <w:sz w:val="18"/>
                <w:szCs w:val="18"/>
              </w:rPr>
              <w:t xml:space="preserve">Allows users to save a copy of the Orders Manifest as defined and displayed. </w:t>
            </w:r>
          </w:p>
        </w:tc>
      </w:tr>
      <w:tr w:rsidR="00570B77" w14:paraId="0FA682D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5B642" w14:textId="77777777" w:rsidR="00570B77" w:rsidRPr="00561353" w:rsidRDefault="00570B77" w:rsidP="003454CA">
            <w:pPr>
              <w:pStyle w:val="TableBody"/>
              <w:rPr>
                <w:b/>
                <w:bCs/>
                <w:rPrChange w:id="934" w:author="Moses, Robinson" w:date="2023-03-14T02:30:00Z">
                  <w:rPr/>
                </w:rPrChange>
              </w:rPr>
            </w:pPr>
            <w:r w:rsidRPr="00561353">
              <w:rPr>
                <w:b/>
                <w:bCs/>
                <w:rPrChange w:id="935" w:author="Moses, Robinson" w:date="2023-03-14T02:30:00Z">
                  <w:rPr/>
                </w:rPrChange>
              </w:rPr>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7ADBFDE" w14:textId="68AA6FD9" w:rsidR="00570B77" w:rsidRPr="0074158B" w:rsidRDefault="00570B77" w:rsidP="003454CA">
            <w:pPr>
              <w:pStyle w:val="TableBody"/>
              <w:rPr>
                <w:sz w:val="18"/>
                <w:szCs w:val="18"/>
              </w:rPr>
            </w:pPr>
            <w:r w:rsidRPr="0074158B">
              <w:rPr>
                <w:sz w:val="18"/>
                <w:szCs w:val="18"/>
              </w:rPr>
              <w:t>User</w:t>
            </w:r>
            <w:ins w:id="936" w:author="Moses, Robinson" w:date="2023-03-16T06:47:00Z">
              <w:r w:rsidR="0014696D">
                <w:rPr>
                  <w:sz w:val="18"/>
                  <w:szCs w:val="18"/>
                </w:rPr>
                <w:t>s</w:t>
              </w:r>
            </w:ins>
            <w:r w:rsidRPr="0074158B">
              <w:rPr>
                <w:sz w:val="18"/>
                <w:szCs w:val="18"/>
              </w:rPr>
              <w:t xml:space="preserve"> can access a pre-formatted printable version of the manifest </w:t>
            </w:r>
          </w:p>
        </w:tc>
      </w:tr>
    </w:tbl>
    <w:p w14:paraId="5B5FF30D" w14:textId="258816AF"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DB07D2" w14:textId="77777777" w:rsidR="0098109B" w:rsidRPr="0098109B" w:rsidRDefault="0098109B" w:rsidP="0098109B"/>
    <w:p w14:paraId="0AFC0EB2" w14:textId="77777777" w:rsidR="00570B77" w:rsidRDefault="00570B77" w:rsidP="00570B77">
      <w:pPr>
        <w:pStyle w:val="Heading2"/>
      </w:pPr>
      <w:bookmarkStart w:id="937" w:name="_Toc111643058"/>
      <w:bookmarkStart w:id="938" w:name="_Toc129572278"/>
      <w:r>
        <w:t>SHOW ORDER</w:t>
      </w:r>
      <w:bookmarkEnd w:id="937"/>
      <w:bookmarkEnd w:id="938"/>
      <w:r>
        <w:t xml:space="preserve"> </w:t>
      </w:r>
    </w:p>
    <w:p w14:paraId="02CC8C66" w14:textId="6773B07C" w:rsidR="00570B77" w:rsidRPr="0074158B" w:rsidRDefault="00570B77" w:rsidP="0098109B">
      <w:pPr>
        <w:pStyle w:val="BodyText"/>
      </w:pPr>
      <w:r w:rsidRPr="0074158B">
        <w:t xml:space="preserve">By clicking on the Show Order icon </w:t>
      </w:r>
      <w:r w:rsidRPr="0074158B">
        <w:rPr>
          <w:noProof/>
        </w:rPr>
        <w:drawing>
          <wp:inline distT="0" distB="0" distL="0" distR="0" wp14:anchorId="171A62DB" wp14:editId="6A4F1874">
            <wp:extent cx="127794" cy="133350"/>
            <wp:effectExtent l="0" t="0" r="571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 xml:space="preserve">on the </w:t>
      </w:r>
      <w:r w:rsidRPr="00FA3342">
        <w:rPr>
          <w:b/>
          <w:bCs/>
          <w:rPrChange w:id="939" w:author="Moses, Robinson" w:date="2023-03-14T02:32:00Z">
            <w:rPr/>
          </w:rPrChange>
        </w:rPr>
        <w:t>List All Orders</w:t>
      </w:r>
      <w:r w:rsidRPr="0074158B">
        <w:t xml:space="preserve"> screen, the user can access detailed </w:t>
      </w:r>
      <w:del w:id="940" w:author="Moses, Robinson" w:date="2023-03-14T02:33:00Z">
        <w:r w:rsidRPr="0074158B" w:rsidDel="00F27BE5">
          <w:delText xml:space="preserve">information about the </w:delText>
        </w:r>
      </w:del>
      <w:r w:rsidRPr="0074158B">
        <w:t>description</w:t>
      </w:r>
      <w:ins w:id="941" w:author="Moses, Robinson" w:date="2023-03-16T06:48:00Z">
        <w:r w:rsidR="0014696D">
          <w:t>s</w:t>
        </w:r>
      </w:ins>
      <w:r w:rsidRPr="0074158B">
        <w:t xml:space="preserve"> and </w:t>
      </w:r>
      <w:ins w:id="942" w:author="Moses, Robinson" w:date="2023-03-16T06:48:00Z">
        <w:r w:rsidR="0014696D">
          <w:t xml:space="preserve">the </w:t>
        </w:r>
      </w:ins>
      <w:r w:rsidRPr="0074158B">
        <w:t>current state of each unique order.</w:t>
      </w:r>
    </w:p>
    <w:p w14:paraId="7C32CE56" w14:textId="77777777" w:rsidR="00570B77" w:rsidRDefault="00570B77" w:rsidP="00570B77">
      <w:pPr>
        <w:rPr>
          <w:color w:val="76923C"/>
        </w:rPr>
      </w:pPr>
      <w:r>
        <w:rPr>
          <w:color w:val="76923C"/>
        </w:rPr>
        <w:br w:type="page"/>
      </w:r>
    </w:p>
    <w:p w14:paraId="4422BCAB" w14:textId="77777777" w:rsidR="00570B77" w:rsidRDefault="00570B77" w:rsidP="0098109B">
      <w:pPr>
        <w:pStyle w:val="Caption"/>
      </w:pPr>
      <w:bookmarkStart w:id="943" w:name="_Toc65568950"/>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14</w:t>
      </w:r>
      <w:r w:rsidRPr="36CE550C">
        <w:rPr>
          <w:noProof/>
        </w:rPr>
        <w:fldChar w:fldCharType="end"/>
      </w:r>
      <w:r w:rsidRPr="36CE550C">
        <w:t>: SHOW ORDER SCREEN</w:t>
      </w:r>
      <w:bookmarkEnd w:id="943"/>
    </w:p>
    <w:p w14:paraId="03ACCD9B" w14:textId="77777777" w:rsidR="00570B77" w:rsidRDefault="00570B77" w:rsidP="00793A5D">
      <w:pPr>
        <w:pStyle w:val="BodyText"/>
        <w:pPrChange w:id="944" w:author="Moses, Robinson" w:date="2023-03-14T02:33:00Z">
          <w:pPr>
            <w:spacing w:after="0"/>
          </w:pPr>
        </w:pPrChange>
      </w:pPr>
      <w:r>
        <w:rPr>
          <w:noProof/>
        </w:rPr>
        <w:drawing>
          <wp:inline distT="0" distB="0" distL="0" distR="0" wp14:anchorId="776A034D" wp14:editId="4C07E461">
            <wp:extent cx="5943600" cy="5353048"/>
            <wp:effectExtent l="76200" t="76200" r="133350" b="133985"/>
            <wp:docPr id="2445752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3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872DA" w14:textId="6A92A363" w:rsidR="00570B77" w:rsidDel="00793A5D" w:rsidRDefault="00570B77" w:rsidP="00570B77">
      <w:pPr>
        <w:spacing w:after="0"/>
        <w:rPr>
          <w:del w:id="945" w:author="Moses, Robinson" w:date="2023-03-14T02:33:00Z"/>
          <w:color w:val="76923C"/>
        </w:rPr>
      </w:pPr>
    </w:p>
    <w:p w14:paraId="373AC9DF" w14:textId="77777777" w:rsidR="00570B77" w:rsidRDefault="00570B77" w:rsidP="0098109B">
      <w:pPr>
        <w:pStyle w:val="Caption"/>
      </w:pPr>
      <w:bookmarkStart w:id="946"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15</w:t>
      </w:r>
      <w:r w:rsidRPr="00B901A7">
        <w:rPr>
          <w:color w:val="auto"/>
        </w:rPr>
        <w:fldChar w:fldCharType="end"/>
      </w:r>
      <w:r w:rsidRPr="00B901A7">
        <w:rPr>
          <w:color w:val="auto"/>
        </w:rPr>
        <w:t>:</w:t>
      </w:r>
      <w:r>
        <w:t xml:space="preserve"> SHOW ORDER FIELD DESCRIPTIONS</w:t>
      </w:r>
      <w:bookmarkEnd w:id="946"/>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1A28A35"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5F3E1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1DDB62D" w14:textId="77777777" w:rsidR="00570B77" w:rsidRDefault="00570B77" w:rsidP="0098109B">
            <w:pPr>
              <w:pStyle w:val="TableHeading"/>
            </w:pPr>
            <w:r>
              <w:t xml:space="preserve">Description </w:t>
            </w:r>
          </w:p>
        </w:tc>
      </w:tr>
      <w:tr w:rsidR="00570B77" w14:paraId="56446EF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39CCD06" w14:textId="77777777" w:rsidR="00570B77" w:rsidRPr="00793A5D" w:rsidRDefault="00570B77" w:rsidP="0098109B">
            <w:pPr>
              <w:pStyle w:val="TableBody"/>
              <w:rPr>
                <w:b/>
                <w:bCs/>
                <w:color w:val="000000" w:themeColor="text1"/>
                <w:rPrChange w:id="947" w:author="Moses, Robinson" w:date="2023-03-14T02:34:00Z">
                  <w:rPr/>
                </w:rPrChange>
              </w:rPr>
            </w:pPr>
            <w:r w:rsidRPr="00793A5D">
              <w:rPr>
                <w:b/>
                <w:bCs/>
                <w:color w:val="000000" w:themeColor="text1"/>
                <w:rPrChange w:id="948" w:author="Moses, Robinson" w:date="2023-03-14T02:34: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41723ABE" w14:textId="77777777" w:rsidR="00570B77" w:rsidRPr="00E00A72" w:rsidRDefault="00570B77" w:rsidP="0098109B">
            <w:pPr>
              <w:pStyle w:val="TableBody"/>
              <w:rPr>
                <w:sz w:val="18"/>
                <w:szCs w:val="18"/>
              </w:rPr>
            </w:pPr>
            <w:r w:rsidRPr="00E00A72">
              <w:rPr>
                <w:sz w:val="18"/>
                <w:szCs w:val="18"/>
              </w:rPr>
              <w:t xml:space="preserve">Shows the Workflow (or order type) for each order. Workflows include ATM Add, ATM Replace, ATM Emergency Add, ATM Emergency Replace, Branch Delivery, Branch Return, Branch Emergency Delivery, Branch Emergency Return, Branch Transfer, Commercial Client Delivery, Commercial Client Return, Vault Delivery, Vault Return, Emergency Vault Delivery, and Emergency Vault Return. </w:t>
            </w:r>
          </w:p>
        </w:tc>
      </w:tr>
      <w:tr w:rsidR="00570B77" w14:paraId="2FB5274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A625280" w14:textId="77777777" w:rsidR="00570B77" w:rsidRPr="00793A5D" w:rsidRDefault="00570B77" w:rsidP="0098109B">
            <w:pPr>
              <w:pStyle w:val="TableBody"/>
              <w:rPr>
                <w:b/>
                <w:bCs/>
                <w:color w:val="000000" w:themeColor="text1"/>
                <w:rPrChange w:id="949" w:author="Moses, Robinson" w:date="2023-03-14T02:34:00Z">
                  <w:rPr/>
                </w:rPrChange>
              </w:rPr>
            </w:pPr>
            <w:r w:rsidRPr="00793A5D">
              <w:rPr>
                <w:b/>
                <w:bCs/>
                <w:color w:val="000000" w:themeColor="text1"/>
                <w:rPrChange w:id="950" w:author="Moses, Robinson" w:date="2023-03-14T02:34: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903BEA2" w14:textId="77777777" w:rsidR="00570B77" w:rsidRPr="00E00A72" w:rsidRDefault="00570B77" w:rsidP="0098109B">
            <w:pPr>
              <w:pStyle w:val="TableBody"/>
              <w:rPr>
                <w:sz w:val="18"/>
                <w:szCs w:val="18"/>
              </w:rPr>
            </w:pPr>
            <w:r w:rsidRPr="00E00A72">
              <w:rPr>
                <w:sz w:val="18"/>
                <w:szCs w:val="18"/>
              </w:rPr>
              <w:t xml:space="preserve">Cashpoint ID to which this order belongs </w:t>
            </w:r>
          </w:p>
        </w:tc>
      </w:tr>
      <w:tr w:rsidR="00570B77" w14:paraId="1536C6AF"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53B124F0" w14:textId="77777777" w:rsidR="00570B77" w:rsidRPr="00793A5D" w:rsidRDefault="00570B77" w:rsidP="0098109B">
            <w:pPr>
              <w:pStyle w:val="TableBody"/>
              <w:rPr>
                <w:b/>
                <w:bCs/>
                <w:color w:val="000000" w:themeColor="text1"/>
                <w:rPrChange w:id="951" w:author="Moses, Robinson" w:date="2023-03-14T02:34:00Z">
                  <w:rPr/>
                </w:rPrChange>
              </w:rPr>
            </w:pPr>
            <w:r w:rsidRPr="00793A5D">
              <w:rPr>
                <w:b/>
                <w:bCs/>
                <w:color w:val="000000" w:themeColor="text1"/>
                <w:rPrChange w:id="952" w:author="Moses, Robinson" w:date="2023-03-14T02:34:00Z">
                  <w:rPr/>
                </w:rPrChange>
              </w:rPr>
              <w:lastRenderedPageBreak/>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4DE2E9F9" w14:textId="77777777" w:rsidR="00570B77" w:rsidRPr="00E00A72" w:rsidRDefault="00570B77" w:rsidP="0098109B">
            <w:pPr>
              <w:pStyle w:val="TableBody"/>
              <w:rPr>
                <w:sz w:val="18"/>
                <w:szCs w:val="18"/>
              </w:rPr>
            </w:pPr>
            <w:r w:rsidRPr="00E00A72">
              <w:rPr>
                <w:sz w:val="18"/>
                <w:szCs w:val="18"/>
              </w:rPr>
              <w:t xml:space="preserve">Order source. OptiCash, OptiVault, or OptiNet </w:t>
            </w:r>
          </w:p>
        </w:tc>
      </w:tr>
      <w:tr w:rsidR="00570B77" w14:paraId="028EA0E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170D727" w14:textId="77777777" w:rsidR="00570B77" w:rsidRPr="00793A5D" w:rsidRDefault="00570B77" w:rsidP="0098109B">
            <w:pPr>
              <w:pStyle w:val="TableBody"/>
              <w:rPr>
                <w:b/>
                <w:bCs/>
                <w:color w:val="000000" w:themeColor="text1"/>
                <w:rPrChange w:id="953" w:author="Moses, Robinson" w:date="2023-03-14T02:34:00Z">
                  <w:rPr/>
                </w:rPrChange>
              </w:rPr>
            </w:pPr>
            <w:r w:rsidRPr="00793A5D">
              <w:rPr>
                <w:b/>
                <w:bCs/>
                <w:color w:val="000000" w:themeColor="text1"/>
                <w:rPrChange w:id="954" w:author="Moses, Robinson" w:date="2023-03-14T02:34: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10FADA1F" w14:textId="77777777" w:rsidR="00570B77" w:rsidRPr="00E00A72" w:rsidRDefault="00570B77" w:rsidP="0098109B">
            <w:pPr>
              <w:pStyle w:val="TableBody"/>
              <w:rPr>
                <w:sz w:val="18"/>
                <w:szCs w:val="18"/>
              </w:rPr>
            </w:pPr>
            <w:r w:rsidRPr="00E00A72">
              <w:rPr>
                <w:sz w:val="18"/>
                <w:szCs w:val="18"/>
              </w:rPr>
              <w:t xml:space="preserve">Unique Order Identification Number </w:t>
            </w:r>
          </w:p>
        </w:tc>
      </w:tr>
      <w:tr w:rsidR="00570B77" w14:paraId="455D6C5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4C0200D" w14:textId="77777777" w:rsidR="00570B77" w:rsidRPr="00793A5D" w:rsidRDefault="00570B77" w:rsidP="0098109B">
            <w:pPr>
              <w:pStyle w:val="TableBody"/>
              <w:rPr>
                <w:b/>
                <w:bCs/>
                <w:color w:val="000000" w:themeColor="text1"/>
                <w:rPrChange w:id="955" w:author="Moses, Robinson" w:date="2023-03-14T02:34:00Z">
                  <w:rPr/>
                </w:rPrChange>
              </w:rPr>
            </w:pPr>
            <w:r w:rsidRPr="00793A5D">
              <w:rPr>
                <w:b/>
                <w:bCs/>
                <w:color w:val="000000" w:themeColor="text1"/>
                <w:rPrChange w:id="956" w:author="Moses, Robinson" w:date="2023-03-14T02:34: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99A73E8" w14:textId="64B7AA22" w:rsidR="00570B77" w:rsidRPr="00E00A72" w:rsidRDefault="00570B77" w:rsidP="0098109B">
            <w:pPr>
              <w:pStyle w:val="TableBody"/>
              <w:rPr>
                <w:sz w:val="18"/>
                <w:szCs w:val="18"/>
              </w:rPr>
            </w:pPr>
            <w:r w:rsidRPr="00E00A72">
              <w:rPr>
                <w:sz w:val="18"/>
                <w:szCs w:val="18"/>
              </w:rPr>
              <w:t xml:space="preserve">Username of </w:t>
            </w:r>
            <w:del w:id="957" w:author="Moses, Robinson" w:date="2023-03-14T02:35:00Z">
              <w:r w:rsidRPr="00E00A72" w:rsidDel="00FE5D89">
                <w:rPr>
                  <w:sz w:val="18"/>
                  <w:szCs w:val="18"/>
                </w:rPr>
                <w:delText xml:space="preserve">person </w:delText>
              </w:r>
            </w:del>
            <w:r w:rsidRPr="00E00A72">
              <w:rPr>
                <w:sz w:val="18"/>
                <w:szCs w:val="18"/>
              </w:rPr>
              <w:t xml:space="preserve">who placed </w:t>
            </w:r>
            <w:ins w:id="958" w:author="Moses, Robinson" w:date="2023-03-14T02:35:00Z">
              <w:r w:rsidR="00A50430">
                <w:rPr>
                  <w:sz w:val="18"/>
                  <w:szCs w:val="18"/>
                </w:rPr>
                <w:t>t</w:t>
              </w:r>
            </w:ins>
            <w:ins w:id="959" w:author="Moses, Robinson" w:date="2023-03-14T02:36:00Z">
              <w:r w:rsidR="00A50430">
                <w:rPr>
                  <w:sz w:val="18"/>
                  <w:szCs w:val="18"/>
                </w:rPr>
                <w:t xml:space="preserve">he </w:t>
              </w:r>
            </w:ins>
            <w:r w:rsidRPr="00E00A72">
              <w:rPr>
                <w:sz w:val="18"/>
                <w:szCs w:val="18"/>
              </w:rPr>
              <w:t xml:space="preserve">order </w:t>
            </w:r>
          </w:p>
        </w:tc>
      </w:tr>
      <w:tr w:rsidR="00570B77" w14:paraId="312B80A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C111B85" w14:textId="77777777" w:rsidR="00570B77" w:rsidRPr="00793A5D" w:rsidRDefault="00570B77" w:rsidP="0098109B">
            <w:pPr>
              <w:pStyle w:val="TableBody"/>
              <w:rPr>
                <w:b/>
                <w:bCs/>
                <w:color w:val="000000" w:themeColor="text1"/>
                <w:rPrChange w:id="960" w:author="Moses, Robinson" w:date="2023-03-14T02:34:00Z">
                  <w:rPr/>
                </w:rPrChange>
              </w:rPr>
            </w:pPr>
            <w:r w:rsidRPr="00793A5D">
              <w:rPr>
                <w:b/>
                <w:bCs/>
                <w:color w:val="000000" w:themeColor="text1"/>
                <w:rPrChange w:id="961" w:author="Moses, Robinson" w:date="2023-03-14T02:34: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27598AB8" w14:textId="4F636129" w:rsidR="00570B77" w:rsidRPr="00E00A72" w:rsidRDefault="00570B77" w:rsidP="0098109B">
            <w:pPr>
              <w:pStyle w:val="TableBody"/>
              <w:rPr>
                <w:rFonts w:cstheme="minorHAnsi"/>
                <w:sz w:val="18"/>
                <w:szCs w:val="18"/>
              </w:rPr>
            </w:pPr>
            <w:del w:id="962" w:author="Moses, Robinson" w:date="2023-03-14T02:37:00Z">
              <w:r w:rsidRPr="00E00A72" w:rsidDel="00E95327">
                <w:rPr>
                  <w:rFonts w:cstheme="minorHAnsi"/>
                  <w:sz w:val="18"/>
                  <w:szCs w:val="18"/>
                </w:rPr>
                <w:delText xml:space="preserve">Date </w:delText>
              </w:r>
            </w:del>
            <w:ins w:id="963" w:author="Moses, Robinson" w:date="2023-03-14T02:38:00Z">
              <w:r w:rsidR="00331511">
                <w:rPr>
                  <w:rFonts w:cstheme="minorHAnsi"/>
                  <w:sz w:val="18"/>
                  <w:szCs w:val="18"/>
                </w:rPr>
                <w:t>W</w:t>
              </w:r>
            </w:ins>
            <w:ins w:id="964" w:author="Moses, Robinson" w:date="2023-03-14T02:37:00Z">
              <w:r w:rsidR="00731E8C">
                <w:rPr>
                  <w:rFonts w:cstheme="minorHAnsi"/>
                  <w:sz w:val="18"/>
                  <w:szCs w:val="18"/>
                </w:rPr>
                <w:t>hen</w:t>
              </w:r>
              <w:r w:rsidR="00E95327" w:rsidRPr="00E00A72">
                <w:rPr>
                  <w:rFonts w:cstheme="minorHAnsi"/>
                  <w:sz w:val="18"/>
                  <w:szCs w:val="18"/>
                </w:rPr>
                <w:t xml:space="preserve"> </w:t>
              </w:r>
            </w:ins>
            <w:ins w:id="965" w:author="Moses, Robinson" w:date="2023-03-14T02:38:00Z">
              <w:r w:rsidR="00331511">
                <w:rPr>
                  <w:rFonts w:cstheme="minorHAnsi"/>
                  <w:sz w:val="18"/>
                  <w:szCs w:val="18"/>
                </w:rPr>
                <w:t xml:space="preserve">the </w:t>
              </w:r>
            </w:ins>
            <w:del w:id="966" w:author="Moses, Robinson" w:date="2023-03-14T02:37:00Z">
              <w:r w:rsidRPr="00E00A72" w:rsidDel="00731E8C">
                <w:rPr>
                  <w:rFonts w:cstheme="minorHAnsi"/>
                  <w:sz w:val="18"/>
                  <w:szCs w:val="18"/>
                </w:rPr>
                <w:delText>O</w:delText>
              </w:r>
            </w:del>
            <w:ins w:id="967" w:author="Moses, Robinson" w:date="2023-03-14T02:37:00Z">
              <w:r w:rsidR="00731E8C">
                <w:rPr>
                  <w:rFonts w:cstheme="minorHAnsi"/>
                  <w:sz w:val="18"/>
                  <w:szCs w:val="18"/>
                </w:rPr>
                <w:t>o</w:t>
              </w:r>
            </w:ins>
            <w:r w:rsidRPr="00E00A72">
              <w:rPr>
                <w:rFonts w:cstheme="minorHAnsi"/>
                <w:sz w:val="18"/>
                <w:szCs w:val="18"/>
              </w:rPr>
              <w:t xml:space="preserve">rder was placed in </w:t>
            </w:r>
            <w:ins w:id="968" w:author="Moses, Robinson" w:date="2023-03-14T02:39:00Z">
              <w:r w:rsidR="00745233">
                <w:rPr>
                  <w:rFonts w:cstheme="minorHAnsi"/>
                  <w:sz w:val="18"/>
                  <w:szCs w:val="18"/>
                </w:rPr>
                <w:t xml:space="preserve">the </w:t>
              </w:r>
            </w:ins>
            <w:r w:rsidRPr="00E00A72">
              <w:rPr>
                <w:rFonts w:cstheme="minorHAnsi"/>
                <w:sz w:val="18"/>
                <w:szCs w:val="18"/>
              </w:rPr>
              <w:t xml:space="preserve">system </w:t>
            </w:r>
          </w:p>
        </w:tc>
      </w:tr>
      <w:tr w:rsidR="00570B77" w14:paraId="38FE274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CF4196D" w14:textId="77777777" w:rsidR="00570B77" w:rsidRPr="00793A5D" w:rsidRDefault="00570B77" w:rsidP="0098109B">
            <w:pPr>
              <w:pStyle w:val="TableBody"/>
              <w:rPr>
                <w:b/>
                <w:bCs/>
                <w:color w:val="000000" w:themeColor="text1"/>
                <w:rPrChange w:id="969" w:author="Moses, Robinson" w:date="2023-03-14T02:34:00Z">
                  <w:rPr/>
                </w:rPrChange>
              </w:rPr>
            </w:pPr>
            <w:r w:rsidRPr="00793A5D">
              <w:rPr>
                <w:b/>
                <w:bCs/>
                <w:color w:val="000000" w:themeColor="text1"/>
                <w:rPrChange w:id="970" w:author="Moses, Robinson" w:date="2023-03-14T02:34: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B806DB8" w14:textId="478B3432" w:rsidR="00570B77" w:rsidRPr="00E00A72" w:rsidRDefault="0014696D" w:rsidP="0098109B">
            <w:pPr>
              <w:pStyle w:val="TableBody"/>
              <w:rPr>
                <w:rFonts w:cstheme="minorHAnsi"/>
                <w:sz w:val="18"/>
                <w:szCs w:val="18"/>
              </w:rPr>
            </w:pPr>
            <w:ins w:id="971" w:author="Moses, Robinson" w:date="2023-03-16T06:48:00Z">
              <w:r>
                <w:rPr>
                  <w:rFonts w:cstheme="minorHAnsi"/>
                  <w:sz w:val="18"/>
                  <w:szCs w:val="18"/>
                </w:rPr>
                <w:t xml:space="preserve">the </w:t>
              </w:r>
            </w:ins>
            <w:del w:id="972" w:author="Moses, Robinson" w:date="2023-03-14T02:38:00Z">
              <w:r w:rsidR="00570B77" w:rsidRPr="00E00A72" w:rsidDel="00331511">
                <w:rPr>
                  <w:rFonts w:cstheme="minorHAnsi"/>
                  <w:sz w:val="18"/>
                  <w:szCs w:val="18"/>
                </w:rPr>
                <w:delText xml:space="preserve">Date </w:delText>
              </w:r>
            </w:del>
            <w:r w:rsidR="00570B77" w:rsidRPr="00E00A72">
              <w:rPr>
                <w:rFonts w:cstheme="minorHAnsi"/>
                <w:sz w:val="18"/>
                <w:szCs w:val="18"/>
              </w:rPr>
              <w:t xml:space="preserve">Order </w:t>
            </w:r>
            <w:del w:id="973" w:author="Moses, Robinson" w:date="2023-03-14T02:39:00Z">
              <w:r w:rsidR="00570B77" w:rsidRPr="00E00A72" w:rsidDel="00A74AC8">
                <w:rPr>
                  <w:rFonts w:cstheme="minorHAnsi"/>
                  <w:sz w:val="18"/>
                  <w:szCs w:val="18"/>
                </w:rPr>
                <w:delText xml:space="preserve">is </w:delText>
              </w:r>
            </w:del>
            <w:r w:rsidR="00570B77" w:rsidRPr="00E00A72">
              <w:rPr>
                <w:rFonts w:cstheme="minorHAnsi"/>
                <w:sz w:val="18"/>
                <w:szCs w:val="18"/>
              </w:rPr>
              <w:t>due</w:t>
            </w:r>
            <w:ins w:id="974" w:author="Moses, Robinson" w:date="2023-03-14T02:39:00Z">
              <w:r w:rsidR="00A74AC8">
                <w:rPr>
                  <w:rFonts w:cstheme="minorHAnsi"/>
                  <w:sz w:val="18"/>
                  <w:szCs w:val="18"/>
                </w:rPr>
                <w:t xml:space="preserve"> date</w:t>
              </w:r>
            </w:ins>
            <w:r w:rsidR="00570B77" w:rsidRPr="00E00A72">
              <w:rPr>
                <w:rFonts w:cstheme="minorHAnsi"/>
                <w:sz w:val="18"/>
                <w:szCs w:val="18"/>
              </w:rPr>
              <w:t xml:space="preserve"> for physical delivery </w:t>
            </w:r>
          </w:p>
        </w:tc>
      </w:tr>
      <w:tr w:rsidR="00570B77" w14:paraId="7EA3D4B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934A263" w14:textId="77777777" w:rsidR="00570B77" w:rsidRPr="00793A5D" w:rsidRDefault="00570B77" w:rsidP="0098109B">
            <w:pPr>
              <w:pStyle w:val="TableBody"/>
              <w:rPr>
                <w:b/>
                <w:bCs/>
                <w:color w:val="000000" w:themeColor="text1"/>
                <w:rPrChange w:id="975" w:author="Moses, Robinson" w:date="2023-03-14T02:34:00Z">
                  <w:rPr/>
                </w:rPrChange>
              </w:rPr>
            </w:pPr>
            <w:r w:rsidRPr="00793A5D">
              <w:rPr>
                <w:b/>
                <w:bCs/>
                <w:color w:val="000000" w:themeColor="text1"/>
                <w:rPrChange w:id="976" w:author="Moses, Robinson" w:date="2023-03-14T02:3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346652A" w14:textId="1ED02540" w:rsidR="00570B77" w:rsidRPr="00E00A72" w:rsidRDefault="00570B77" w:rsidP="0098109B">
            <w:pPr>
              <w:pStyle w:val="TableBody"/>
              <w:rPr>
                <w:rFonts w:cstheme="minorHAnsi"/>
                <w:sz w:val="18"/>
                <w:szCs w:val="18"/>
              </w:rPr>
            </w:pPr>
            <w:r w:rsidRPr="00E00A72">
              <w:rPr>
                <w:rFonts w:cstheme="minorHAnsi"/>
                <w:sz w:val="18"/>
                <w:szCs w:val="18"/>
              </w:rPr>
              <w:t xml:space="preserve">Current Status of Order; Ordered, In Transit, </w:t>
            </w:r>
            <w:del w:id="977" w:author="Moses, Robinson" w:date="2023-03-14T02:41:00Z">
              <w:r w:rsidRPr="00E00A72" w:rsidDel="00AB5C10">
                <w:rPr>
                  <w:rFonts w:cstheme="minorHAnsi"/>
                  <w:sz w:val="18"/>
                  <w:szCs w:val="18"/>
                </w:rPr>
                <w:delText>et al</w:delText>
              </w:r>
            </w:del>
            <w:ins w:id="978" w:author="Moses, Robinson" w:date="2023-03-14T02:41:00Z">
              <w:r w:rsidR="00AB5C10">
                <w:rPr>
                  <w:rFonts w:cstheme="minorHAnsi"/>
                  <w:sz w:val="18"/>
                  <w:szCs w:val="18"/>
                </w:rPr>
                <w:t>etc</w:t>
              </w:r>
            </w:ins>
            <w:r w:rsidRPr="00E00A72">
              <w:rPr>
                <w:rFonts w:cstheme="minorHAnsi"/>
                <w:sz w:val="18"/>
                <w:szCs w:val="18"/>
              </w:rPr>
              <w:t xml:space="preserve"> </w:t>
            </w:r>
          </w:p>
        </w:tc>
      </w:tr>
      <w:tr w:rsidR="00570B77" w14:paraId="35E14E8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E259114" w14:textId="77777777" w:rsidR="00570B77" w:rsidRPr="00793A5D" w:rsidRDefault="00570B77" w:rsidP="0098109B">
            <w:pPr>
              <w:pStyle w:val="TableBody"/>
              <w:rPr>
                <w:b/>
                <w:bCs/>
                <w:color w:val="000000" w:themeColor="text1"/>
                <w:rPrChange w:id="979" w:author="Moses, Robinson" w:date="2023-03-14T02:34:00Z">
                  <w:rPr/>
                </w:rPrChange>
              </w:rPr>
            </w:pPr>
            <w:r w:rsidRPr="00793A5D">
              <w:rPr>
                <w:b/>
                <w:bCs/>
                <w:color w:val="000000" w:themeColor="text1"/>
                <w:rPrChange w:id="980" w:author="Moses, Robinson" w:date="2023-03-14T02:34:00Z">
                  <w:rPr/>
                </w:rPrChange>
              </w:rPr>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323BA979" w14:textId="24FDBF82" w:rsidR="00570B77" w:rsidRPr="00E00A72" w:rsidRDefault="00570B77" w:rsidP="0098109B">
            <w:pPr>
              <w:pStyle w:val="TableBody"/>
              <w:rPr>
                <w:rFonts w:cstheme="minorHAnsi"/>
                <w:sz w:val="18"/>
                <w:szCs w:val="18"/>
              </w:rPr>
            </w:pPr>
            <w:r w:rsidRPr="00E00A72">
              <w:rPr>
                <w:rFonts w:cstheme="minorHAnsi"/>
                <w:sz w:val="18"/>
                <w:szCs w:val="18"/>
              </w:rPr>
              <w:t xml:space="preserve">Timestamp of </w:t>
            </w:r>
            <w:ins w:id="981" w:author="Moses, Robinson" w:date="2023-03-16T06:48:00Z">
              <w:r w:rsidR="0014696D">
                <w:rPr>
                  <w:rFonts w:cstheme="minorHAnsi"/>
                  <w:sz w:val="18"/>
                  <w:szCs w:val="18"/>
                </w:rPr>
                <w:t xml:space="preserve">the </w:t>
              </w:r>
            </w:ins>
            <w:r w:rsidRPr="00E00A72">
              <w:rPr>
                <w:rFonts w:cstheme="minorHAnsi"/>
                <w:sz w:val="18"/>
                <w:szCs w:val="18"/>
              </w:rPr>
              <w:t xml:space="preserve">expiration time of </w:t>
            </w:r>
            <w:ins w:id="982" w:author="Moses, Robinson" w:date="2023-03-16T06:48:00Z">
              <w:r w:rsidR="0014696D">
                <w:rPr>
                  <w:rFonts w:cstheme="minorHAnsi"/>
                  <w:sz w:val="18"/>
                  <w:szCs w:val="18"/>
                </w:rPr>
                <w:t xml:space="preserve">the </w:t>
              </w:r>
            </w:ins>
            <w:r w:rsidRPr="00E00A72">
              <w:rPr>
                <w:rFonts w:cstheme="minorHAnsi"/>
                <w:sz w:val="18"/>
                <w:szCs w:val="18"/>
              </w:rPr>
              <w:t xml:space="preserve">current state. </w:t>
            </w:r>
          </w:p>
        </w:tc>
      </w:tr>
      <w:tr w:rsidR="00570B77" w14:paraId="2A9B0E1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DE357" w14:textId="77777777" w:rsidR="00570B77" w:rsidRPr="00793A5D" w:rsidRDefault="00570B77" w:rsidP="0098109B">
            <w:pPr>
              <w:pStyle w:val="TableBody"/>
              <w:rPr>
                <w:b/>
                <w:bCs/>
                <w:color w:val="000000" w:themeColor="text1"/>
                <w:rPrChange w:id="983" w:author="Moses, Robinson" w:date="2023-03-14T02:34:00Z">
                  <w:rPr/>
                </w:rPrChange>
              </w:rPr>
            </w:pPr>
            <w:r w:rsidRPr="00793A5D">
              <w:rPr>
                <w:b/>
                <w:bCs/>
                <w:color w:val="000000" w:themeColor="text1"/>
                <w:rPrChange w:id="984" w:author="Moses, Robinson" w:date="2023-03-14T02:34:00Z">
                  <w:rPr/>
                </w:rPrChange>
              </w:rPr>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573BBA" w14:textId="7EFB92FF" w:rsidR="00570B77" w:rsidRPr="00E00A72" w:rsidRDefault="00570B77" w:rsidP="0098109B">
            <w:pPr>
              <w:pStyle w:val="TableBody"/>
              <w:rPr>
                <w:rFonts w:cstheme="minorHAnsi"/>
                <w:sz w:val="18"/>
                <w:szCs w:val="18"/>
              </w:rPr>
            </w:pPr>
            <w:r w:rsidRPr="00E00A72">
              <w:rPr>
                <w:rFonts w:cstheme="minorHAnsi"/>
                <w:sz w:val="18"/>
                <w:szCs w:val="18"/>
              </w:rPr>
              <w:t xml:space="preserve">Depot, Vault, External Funding Source. </w:t>
            </w:r>
            <w:del w:id="985" w:author="Moses, Robinson" w:date="2023-03-14T02:44:00Z">
              <w:r w:rsidRPr="00E00A72" w:rsidDel="00C9621D">
                <w:rPr>
                  <w:rFonts w:cstheme="minorHAnsi"/>
                  <w:sz w:val="18"/>
                  <w:szCs w:val="18"/>
                </w:rPr>
                <w:delText xml:space="preserve">Describes Funding Source ID below. </w:delText>
              </w:r>
            </w:del>
          </w:p>
        </w:tc>
      </w:tr>
      <w:tr w:rsidR="00570B77" w14:paraId="17B0167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9792336" w14:textId="77777777" w:rsidR="00570B77" w:rsidRPr="00793A5D" w:rsidRDefault="00570B77" w:rsidP="0098109B">
            <w:pPr>
              <w:pStyle w:val="TableBody"/>
              <w:rPr>
                <w:b/>
                <w:bCs/>
                <w:color w:val="000000" w:themeColor="text1"/>
                <w:rPrChange w:id="986" w:author="Moses, Robinson" w:date="2023-03-14T02:34:00Z">
                  <w:rPr/>
                </w:rPrChange>
              </w:rPr>
            </w:pPr>
            <w:r w:rsidRPr="00793A5D">
              <w:rPr>
                <w:b/>
                <w:bCs/>
                <w:color w:val="000000" w:themeColor="text1"/>
                <w:rPrChange w:id="987" w:author="Moses, Robinson" w:date="2023-03-14T02:34:00Z">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57489CB1" w14:textId="7D431A46" w:rsidR="00570B77" w:rsidRPr="00E00A72" w:rsidRDefault="0014696D" w:rsidP="0098109B">
            <w:pPr>
              <w:pStyle w:val="TableBody"/>
              <w:rPr>
                <w:rFonts w:cstheme="minorHAnsi"/>
                <w:sz w:val="18"/>
                <w:szCs w:val="18"/>
              </w:rPr>
            </w:pPr>
            <w:ins w:id="988" w:author="Moses, Robinson" w:date="2023-03-16T06:48:00Z">
              <w:r>
                <w:rPr>
                  <w:rFonts w:cstheme="minorHAnsi"/>
                  <w:sz w:val="18"/>
                  <w:szCs w:val="18"/>
                </w:rPr>
                <w:t xml:space="preserve">The </w:t>
              </w:r>
            </w:ins>
            <w:r w:rsidR="00570B77" w:rsidRPr="00E00A72">
              <w:rPr>
                <w:rFonts w:cstheme="minorHAnsi"/>
                <w:sz w:val="18"/>
                <w:szCs w:val="18"/>
              </w:rPr>
              <w:t xml:space="preserve">ID of the other cashpoint involved in the order. This may be the source of cash, or in the case of a Return order the destination. </w:t>
            </w:r>
          </w:p>
        </w:tc>
      </w:tr>
      <w:tr w:rsidR="00570B77" w14:paraId="4EE8D449"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95B40E7" w14:textId="77777777" w:rsidR="00570B77" w:rsidRPr="00793A5D" w:rsidRDefault="00570B77" w:rsidP="0098109B">
            <w:pPr>
              <w:pStyle w:val="TableBody"/>
              <w:rPr>
                <w:b/>
                <w:bCs/>
                <w:color w:val="000000" w:themeColor="text1"/>
                <w:rPrChange w:id="989" w:author="Moses, Robinson" w:date="2023-03-14T02:34:00Z">
                  <w:rPr/>
                </w:rPrChange>
              </w:rPr>
            </w:pPr>
            <w:r w:rsidRPr="00793A5D">
              <w:rPr>
                <w:b/>
                <w:bCs/>
                <w:color w:val="000000" w:themeColor="text1"/>
                <w:rPrChange w:id="990" w:author="Moses, Robinson" w:date="2023-03-14T02:34:00Z">
                  <w:rPr/>
                </w:rPrChange>
              </w:rPr>
              <w:t xml:space="preserve">Amount [crncy] </w:t>
            </w:r>
          </w:p>
        </w:tc>
        <w:tc>
          <w:tcPr>
            <w:tcW w:w="6194" w:type="dxa"/>
            <w:tcBorders>
              <w:top w:val="single" w:sz="4" w:space="0" w:color="000000"/>
              <w:left w:val="single" w:sz="4" w:space="0" w:color="000000"/>
              <w:bottom w:val="single" w:sz="4" w:space="0" w:color="000000"/>
              <w:right w:val="single" w:sz="4" w:space="0" w:color="000000"/>
            </w:tcBorders>
          </w:tcPr>
          <w:p w14:paraId="1CD5BE0E" w14:textId="07B9217A" w:rsidR="00570B77" w:rsidRPr="00E00A72" w:rsidRDefault="00570B77" w:rsidP="0098109B">
            <w:pPr>
              <w:pStyle w:val="TableBody"/>
              <w:rPr>
                <w:rFonts w:cstheme="minorHAnsi"/>
                <w:sz w:val="18"/>
                <w:szCs w:val="18"/>
              </w:rPr>
            </w:pPr>
            <w:r w:rsidRPr="00E00A72">
              <w:rPr>
                <w:rFonts w:cstheme="minorHAnsi"/>
                <w:sz w:val="18"/>
                <w:szCs w:val="18"/>
              </w:rPr>
              <w:t>T</w:t>
            </w:r>
            <w:ins w:id="991" w:author="Moses, Robinson" w:date="2023-03-16T06:48:00Z">
              <w:r w:rsidR="0014696D">
                <w:rPr>
                  <w:rFonts w:cstheme="minorHAnsi"/>
                  <w:sz w:val="18"/>
                  <w:szCs w:val="18"/>
                </w:rPr>
                <w:t>he t</w:t>
              </w:r>
            </w:ins>
            <w:r w:rsidRPr="00E00A72">
              <w:rPr>
                <w:rFonts w:cstheme="minorHAnsi"/>
                <w:sz w:val="18"/>
                <w:szCs w:val="18"/>
              </w:rPr>
              <w:t xml:space="preserve">otal amount of the order in </w:t>
            </w:r>
            <w:ins w:id="992" w:author="Moses, Robinson" w:date="2023-03-16T06:49:00Z">
              <w:r w:rsidR="0014696D">
                <w:rPr>
                  <w:rFonts w:cstheme="minorHAnsi"/>
                  <w:sz w:val="18"/>
                  <w:szCs w:val="18"/>
                </w:rPr>
                <w:t xml:space="preserve">the </w:t>
              </w:r>
            </w:ins>
            <w:r w:rsidRPr="00E00A72">
              <w:rPr>
                <w:rFonts w:cstheme="minorHAnsi"/>
                <w:sz w:val="18"/>
                <w:szCs w:val="18"/>
              </w:rPr>
              <w:t xml:space="preserve">primary currency. The primary currency is shown inside []. </w:t>
            </w:r>
          </w:p>
        </w:tc>
      </w:tr>
      <w:tr w:rsidR="00570B77" w14:paraId="5DC50D1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524CD02" w14:textId="77777777" w:rsidR="00570B77" w:rsidRPr="00793A5D" w:rsidRDefault="00570B77" w:rsidP="0098109B">
            <w:pPr>
              <w:pStyle w:val="TableBody"/>
              <w:rPr>
                <w:b/>
                <w:bCs/>
                <w:color w:val="000000" w:themeColor="text1"/>
                <w:rPrChange w:id="993" w:author="Moses, Robinson" w:date="2023-03-14T02:34:00Z">
                  <w:rPr/>
                </w:rPrChange>
              </w:rPr>
            </w:pPr>
            <w:r w:rsidRPr="00793A5D">
              <w:rPr>
                <w:b/>
                <w:bCs/>
                <w:color w:val="000000" w:themeColor="text1"/>
                <w:rPrChange w:id="994" w:author="Moses, Robinson" w:date="2023-03-14T02:34: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FD9B36B" w14:textId="667BA9EA" w:rsidR="00570B77" w:rsidRPr="00E00A72" w:rsidRDefault="00570B77" w:rsidP="0098109B">
            <w:pPr>
              <w:pStyle w:val="TableBody"/>
              <w:rPr>
                <w:rFonts w:cstheme="minorHAnsi"/>
                <w:sz w:val="18"/>
                <w:szCs w:val="18"/>
              </w:rPr>
            </w:pPr>
            <w:r w:rsidRPr="00E00A72">
              <w:rPr>
                <w:rFonts w:cstheme="minorHAnsi"/>
                <w:sz w:val="18"/>
                <w:szCs w:val="18"/>
              </w:rPr>
              <w:t xml:space="preserve">Displays the full order by both </w:t>
            </w:r>
            <w:r w:rsidRPr="00F15C77">
              <w:rPr>
                <w:rFonts w:cstheme="minorHAnsi"/>
                <w:b/>
                <w:bCs/>
                <w:sz w:val="18"/>
                <w:szCs w:val="18"/>
                <w:rPrChange w:id="995" w:author="Moses, Robinson" w:date="2023-03-14T02:46:00Z">
                  <w:rPr>
                    <w:rFonts w:cstheme="minorHAnsi"/>
                    <w:sz w:val="18"/>
                    <w:szCs w:val="18"/>
                  </w:rPr>
                </w:rPrChange>
              </w:rPr>
              <w:t>Denomination</w:t>
            </w:r>
            <w:r w:rsidRPr="00E00A72">
              <w:rPr>
                <w:rFonts w:cstheme="minorHAnsi"/>
                <w:sz w:val="18"/>
                <w:szCs w:val="18"/>
              </w:rPr>
              <w:t xml:space="preserve"> and </w:t>
            </w:r>
            <w:ins w:id="996" w:author="Moses, Robinson" w:date="2023-03-14T02:46:00Z">
              <w:r w:rsidR="00F15C77" w:rsidRPr="00F15C77">
                <w:rPr>
                  <w:rFonts w:cstheme="minorHAnsi"/>
                  <w:b/>
                  <w:bCs/>
                  <w:sz w:val="18"/>
                  <w:szCs w:val="18"/>
                  <w:rPrChange w:id="997" w:author="Moses, Robinson" w:date="2023-03-14T02:46:00Z">
                    <w:rPr>
                      <w:rFonts w:cstheme="minorHAnsi"/>
                      <w:sz w:val="18"/>
                      <w:szCs w:val="18"/>
                    </w:rPr>
                  </w:rPrChange>
                </w:rPr>
                <w:t>A</w:t>
              </w:r>
            </w:ins>
            <w:del w:id="998" w:author="Moses, Robinson" w:date="2023-03-14T02:46:00Z">
              <w:r w:rsidRPr="00F15C77" w:rsidDel="00F15C77">
                <w:rPr>
                  <w:rFonts w:cstheme="minorHAnsi"/>
                  <w:b/>
                  <w:bCs/>
                  <w:sz w:val="18"/>
                  <w:szCs w:val="18"/>
                  <w:rPrChange w:id="999" w:author="Moses, Robinson" w:date="2023-03-14T02:46:00Z">
                    <w:rPr>
                      <w:rFonts w:cstheme="minorHAnsi"/>
                      <w:sz w:val="18"/>
                      <w:szCs w:val="18"/>
                    </w:rPr>
                  </w:rPrChange>
                </w:rPr>
                <w:delText>a</w:delText>
              </w:r>
            </w:del>
            <w:r w:rsidRPr="00F15C77">
              <w:rPr>
                <w:rFonts w:cstheme="minorHAnsi"/>
                <w:b/>
                <w:bCs/>
                <w:sz w:val="18"/>
                <w:szCs w:val="18"/>
                <w:rPrChange w:id="1000" w:author="Moses, Robinson" w:date="2023-03-14T02:46:00Z">
                  <w:rPr>
                    <w:rFonts w:cstheme="minorHAnsi"/>
                    <w:sz w:val="18"/>
                    <w:szCs w:val="18"/>
                  </w:rPr>
                </w:rPrChange>
              </w:rPr>
              <w:t>mount</w:t>
            </w:r>
            <w:r w:rsidRPr="00E00A72">
              <w:rPr>
                <w:rFonts w:cstheme="minorHAnsi"/>
                <w:sz w:val="18"/>
                <w:szCs w:val="18"/>
              </w:rPr>
              <w:t xml:space="preserve"> by denomination </w:t>
            </w:r>
          </w:p>
        </w:tc>
      </w:tr>
      <w:tr w:rsidR="00570B77" w14:paraId="45BE7C6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937FD2" w14:textId="77777777" w:rsidR="00570B77" w:rsidRPr="00793A5D" w:rsidRDefault="00570B77" w:rsidP="0098109B">
            <w:pPr>
              <w:pStyle w:val="TableBody"/>
              <w:rPr>
                <w:b/>
                <w:bCs/>
                <w:color w:val="000000" w:themeColor="text1"/>
                <w:rPrChange w:id="1001" w:author="Moses, Robinson" w:date="2023-03-14T02:34:00Z">
                  <w:rPr/>
                </w:rPrChange>
              </w:rPr>
            </w:pPr>
            <w:r w:rsidRPr="00793A5D">
              <w:rPr>
                <w:b/>
                <w:bCs/>
                <w:color w:val="000000" w:themeColor="text1"/>
                <w:rPrChange w:id="1002" w:author="Moses, Robinson" w:date="2023-03-14T02:34:00Z">
                  <w:rPr/>
                </w:rPrChange>
              </w:rPr>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149B870A" w14:textId="0E4A1CC4" w:rsidR="00570B77" w:rsidRPr="00E00A72" w:rsidRDefault="00570B77" w:rsidP="0098109B">
            <w:pPr>
              <w:pStyle w:val="TableBody"/>
              <w:rPr>
                <w:rFonts w:cstheme="minorHAnsi"/>
                <w:sz w:val="18"/>
                <w:szCs w:val="18"/>
              </w:rPr>
            </w:pPr>
            <w:r w:rsidRPr="00E00A72">
              <w:rPr>
                <w:rFonts w:cstheme="minorHAnsi"/>
                <w:sz w:val="18"/>
                <w:szCs w:val="18"/>
              </w:rPr>
              <w:t xml:space="preserve">As the order moves through </w:t>
            </w:r>
            <w:ins w:id="1003" w:author="Moses, Robinson" w:date="2023-03-16T06:49:00Z">
              <w:r w:rsidR="0014696D">
                <w:rPr>
                  <w:rFonts w:cstheme="minorHAnsi"/>
                  <w:sz w:val="18"/>
                  <w:szCs w:val="18"/>
                </w:rPr>
                <w:t xml:space="preserve">the </w:t>
              </w:r>
            </w:ins>
            <w:r w:rsidRPr="00E00A72">
              <w:rPr>
                <w:rFonts w:cstheme="minorHAnsi"/>
                <w:sz w:val="18"/>
                <w:szCs w:val="18"/>
              </w:rPr>
              <w:t xml:space="preserve">workflow, </w:t>
            </w:r>
            <w:del w:id="1004" w:author="Moses, Robinson" w:date="2023-03-14T02:49:00Z">
              <w:r w:rsidRPr="00E00A72" w:rsidDel="00810FB9">
                <w:rPr>
                  <w:rFonts w:cstheme="minorHAnsi"/>
                  <w:sz w:val="18"/>
                  <w:szCs w:val="18"/>
                </w:rPr>
                <w:delText xml:space="preserve">a </w:delText>
              </w:r>
            </w:del>
            <w:ins w:id="1005" w:author="Moses, Robinson" w:date="2023-03-14T02:49:00Z">
              <w:r w:rsidR="00810FB9">
                <w:rPr>
                  <w:rFonts w:cstheme="minorHAnsi"/>
                  <w:sz w:val="18"/>
                  <w:szCs w:val="18"/>
                </w:rPr>
                <w:t xml:space="preserve">The </w:t>
              </w:r>
            </w:ins>
            <w:r w:rsidRPr="00E00A72">
              <w:rPr>
                <w:rFonts w:cstheme="minorHAnsi"/>
                <w:sz w:val="18"/>
                <w:szCs w:val="18"/>
              </w:rPr>
              <w:t xml:space="preserve">log </w:t>
            </w:r>
            <w:del w:id="1006" w:author="Moses, Robinson" w:date="2023-03-14T02:49:00Z">
              <w:r w:rsidRPr="00E00A72" w:rsidDel="00810FB9">
                <w:rPr>
                  <w:rFonts w:cstheme="minorHAnsi"/>
                  <w:sz w:val="18"/>
                  <w:szCs w:val="18"/>
                </w:rPr>
                <w:delText xml:space="preserve">is kept </w:delText>
              </w:r>
            </w:del>
            <w:r w:rsidRPr="00E00A72">
              <w:rPr>
                <w:rFonts w:cstheme="minorHAnsi"/>
                <w:sz w:val="18"/>
                <w:szCs w:val="18"/>
              </w:rPr>
              <w:t>describ</w:t>
            </w:r>
            <w:ins w:id="1007" w:author="Moses, Robinson" w:date="2023-03-14T02:49:00Z">
              <w:r w:rsidR="00C04970">
                <w:rPr>
                  <w:rFonts w:cstheme="minorHAnsi"/>
                  <w:sz w:val="18"/>
                  <w:szCs w:val="18"/>
                </w:rPr>
                <w:t>es</w:t>
              </w:r>
            </w:ins>
            <w:del w:id="1008" w:author="Moses, Robinson" w:date="2023-03-14T02:49:00Z">
              <w:r w:rsidRPr="00E00A72" w:rsidDel="00810FB9">
                <w:rPr>
                  <w:rFonts w:cstheme="minorHAnsi"/>
                  <w:sz w:val="18"/>
                  <w:szCs w:val="18"/>
                </w:rPr>
                <w:delText>ing</w:delText>
              </w:r>
            </w:del>
            <w:r w:rsidRPr="00E00A72">
              <w:rPr>
                <w:rFonts w:cstheme="minorHAnsi"/>
                <w:sz w:val="18"/>
                <w:szCs w:val="18"/>
              </w:rPr>
              <w:t xml:space="preserve"> the actions that have occurred. This </w:t>
            </w:r>
            <w:del w:id="1009" w:author="Moses, Robinson" w:date="2023-03-14T02:52:00Z">
              <w:r w:rsidRPr="00E00A72" w:rsidDel="007F6895">
                <w:rPr>
                  <w:rFonts w:cstheme="minorHAnsi"/>
                  <w:sz w:val="18"/>
                  <w:szCs w:val="18"/>
                </w:rPr>
                <w:delText xml:space="preserve">section </w:delText>
              </w:r>
            </w:del>
            <w:ins w:id="1010" w:author="Moses, Robinson" w:date="2023-03-14T02:52:00Z">
              <w:r w:rsidR="007F6895">
                <w:rPr>
                  <w:rFonts w:cstheme="minorHAnsi"/>
                  <w:sz w:val="18"/>
                  <w:szCs w:val="18"/>
                </w:rPr>
                <w:t>field</w:t>
              </w:r>
              <w:r w:rsidR="007F6895" w:rsidRPr="00E00A72">
                <w:rPr>
                  <w:rFonts w:cstheme="minorHAnsi"/>
                  <w:sz w:val="18"/>
                  <w:szCs w:val="18"/>
                </w:rPr>
                <w:t xml:space="preserve"> </w:t>
              </w:r>
            </w:ins>
            <w:r w:rsidRPr="00E00A72">
              <w:rPr>
                <w:rFonts w:cstheme="minorHAnsi"/>
                <w:sz w:val="18"/>
                <w:szCs w:val="18"/>
              </w:rPr>
              <w:t xml:space="preserve">describes when, who, and what has occurred and any notes (Blog entries) along the way. </w:t>
            </w:r>
          </w:p>
          <w:p w14:paraId="6656969A" w14:textId="77777777" w:rsidR="007F6895" w:rsidRDefault="00570B77" w:rsidP="0098109B">
            <w:pPr>
              <w:pStyle w:val="TableBody"/>
              <w:rPr>
                <w:ins w:id="1011" w:author="Moses, Robinson" w:date="2023-03-14T02:52:00Z"/>
                <w:rFonts w:cstheme="minorHAnsi"/>
                <w:sz w:val="18"/>
                <w:szCs w:val="18"/>
              </w:rPr>
            </w:pPr>
            <w:r w:rsidRPr="00E00A72">
              <w:rPr>
                <w:rFonts w:cstheme="minorHAnsi"/>
                <w:sz w:val="18"/>
                <w:szCs w:val="18"/>
              </w:rPr>
              <w:t xml:space="preserve">The log maintains a full listing of all Blog entries including the ability to Edit a past log note entry. </w:t>
            </w:r>
          </w:p>
          <w:p w14:paraId="2D9845E7" w14:textId="48FB28BC" w:rsidR="00570B77" w:rsidRPr="00E00A72" w:rsidRDefault="00570B77" w:rsidP="0098109B">
            <w:pPr>
              <w:pStyle w:val="TableBody"/>
              <w:rPr>
                <w:rFonts w:cstheme="minorHAnsi"/>
                <w:sz w:val="18"/>
                <w:szCs w:val="18"/>
              </w:rPr>
            </w:pPr>
            <w:r w:rsidRPr="00E00A72">
              <w:rPr>
                <w:rFonts w:cstheme="minorHAnsi"/>
                <w:sz w:val="18"/>
                <w:szCs w:val="18"/>
              </w:rPr>
              <w:t>Date</w:t>
            </w:r>
            <w:ins w:id="1012" w:author="Moses, Robinson" w:date="2023-03-14T02:52:00Z">
              <w:r w:rsidR="008306CA">
                <w:rPr>
                  <w:rFonts w:cstheme="minorHAnsi"/>
                  <w:sz w:val="18"/>
                  <w:szCs w:val="18"/>
                </w:rPr>
                <w:t xml:space="preserve">, </w:t>
              </w:r>
            </w:ins>
            <w:del w:id="1013" w:author="Moses, Robinson" w:date="2023-03-14T02:50:00Z">
              <w:r w:rsidRPr="00E00A72" w:rsidDel="00CA5FCD">
                <w:rPr>
                  <w:rFonts w:cstheme="minorHAnsi"/>
                  <w:sz w:val="18"/>
                  <w:szCs w:val="18"/>
                </w:rPr>
                <w:delText xml:space="preserve">, </w:delText>
              </w:r>
            </w:del>
            <w:r w:rsidRPr="00E00A72">
              <w:rPr>
                <w:rFonts w:cstheme="minorHAnsi"/>
                <w:sz w:val="18"/>
                <w:szCs w:val="18"/>
              </w:rPr>
              <w:t>Time, and User entries cannot be edited, but notes added to a blog can be</w:t>
            </w:r>
            <w:ins w:id="1014" w:author="Moses, Robinson" w:date="2023-03-14T02:48:00Z">
              <w:r w:rsidR="00B955CE">
                <w:rPr>
                  <w:rFonts w:cstheme="minorHAnsi"/>
                  <w:sz w:val="18"/>
                  <w:szCs w:val="18"/>
                </w:rPr>
                <w:t xml:space="preserve"> edited</w:t>
              </w:r>
            </w:ins>
            <w:r w:rsidRPr="00E00A72">
              <w:rPr>
                <w:rFonts w:cstheme="minorHAnsi"/>
                <w:sz w:val="18"/>
                <w:szCs w:val="18"/>
              </w:rPr>
              <w:t xml:space="preserve">. </w:t>
            </w:r>
          </w:p>
        </w:tc>
      </w:tr>
    </w:tbl>
    <w:p w14:paraId="02C0E73D" w14:textId="5F80DF3B"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6E00D431" w14:textId="77777777" w:rsidR="0098109B" w:rsidRPr="0098109B" w:rsidRDefault="0098109B" w:rsidP="0098109B"/>
    <w:p w14:paraId="3D73C5EF" w14:textId="77777777" w:rsidR="00570B77" w:rsidRDefault="00570B77" w:rsidP="00570B77">
      <w:pPr>
        <w:pStyle w:val="Heading2"/>
      </w:pPr>
      <w:bookmarkStart w:id="1015" w:name="_Toc111643059"/>
      <w:bookmarkStart w:id="1016" w:name="_Toc129572279"/>
      <w:r>
        <w:t>EDIT ORDER</w:t>
      </w:r>
      <w:bookmarkEnd w:id="1015"/>
      <w:bookmarkEnd w:id="1016"/>
      <w:r>
        <w:t xml:space="preserve"> </w:t>
      </w:r>
    </w:p>
    <w:p w14:paraId="1D7D3333" w14:textId="22F27F60" w:rsidR="00570B77" w:rsidRDefault="00570B77" w:rsidP="0098109B">
      <w:pPr>
        <w:pStyle w:val="BodyText"/>
      </w:pPr>
      <w:r>
        <w:t xml:space="preserve">By choosing the Edit task on </w:t>
      </w:r>
      <w:ins w:id="1017" w:author="Moses, Robinson" w:date="2023-03-16T06:49:00Z">
        <w:r w:rsidR="0014696D">
          <w:t xml:space="preserve">the </w:t>
        </w:r>
      </w:ins>
      <w:r w:rsidRPr="00197245">
        <w:rPr>
          <w:b/>
          <w:bCs/>
          <w:rPrChange w:id="1018" w:author="Moses, Robinson" w:date="2023-03-14T02:55:00Z">
            <w:rPr/>
          </w:rPrChange>
        </w:rPr>
        <w:t>List All Orders</w:t>
      </w:r>
      <w:r>
        <w:t xml:space="preserve"> screen, users access the screen where an existing order can be edited. Users can: </w:t>
      </w:r>
    </w:p>
    <w:p w14:paraId="6722000B" w14:textId="77777777" w:rsidR="00570B77" w:rsidRPr="00C1717B" w:rsidRDefault="00570B77" w:rsidP="0098109B">
      <w:pPr>
        <w:pStyle w:val="ListBullet"/>
      </w:pPr>
      <w:r w:rsidRPr="00C1717B">
        <w:t xml:space="preserve">Edit values in 1-10 Custom Fields </w:t>
      </w:r>
    </w:p>
    <w:p w14:paraId="1E68A201" w14:textId="77777777" w:rsidR="00570B77" w:rsidRPr="00C1717B" w:rsidRDefault="00570B77" w:rsidP="0098109B">
      <w:pPr>
        <w:pStyle w:val="ListBullet"/>
      </w:pPr>
      <w:r w:rsidRPr="00C1717B">
        <w:t xml:space="preserve">Alter denomination amounts </w:t>
      </w:r>
    </w:p>
    <w:p w14:paraId="2F1BCB71" w14:textId="77777777" w:rsidR="00570B77" w:rsidRPr="00C1717B" w:rsidRDefault="00570B77" w:rsidP="0098109B">
      <w:pPr>
        <w:pStyle w:val="ListBullet"/>
      </w:pPr>
      <w:r w:rsidRPr="00C1717B">
        <w:t xml:space="preserve">Add notes in the Blog field </w:t>
      </w:r>
    </w:p>
    <w:p w14:paraId="5858880A" w14:textId="20468D2F" w:rsidR="00570B77" w:rsidRDefault="00570B77" w:rsidP="0098109B">
      <w:pPr>
        <w:pStyle w:val="Note"/>
        <w:rPr>
          <w:color w:val="76923C"/>
        </w:rPr>
      </w:pPr>
      <w:del w:id="1019" w:author="Moses, Robinson" w:date="2023-03-14T02:54:00Z">
        <w:r w:rsidRPr="00197245" w:rsidDel="00197245">
          <w:rPr>
            <w:b/>
            <w:bCs/>
            <w:rPrChange w:id="1020" w:author="Moses, Robinson" w:date="2023-03-14T02:55:00Z">
              <w:rPr/>
            </w:rPrChange>
          </w:rPr>
          <w:delText>Please n</w:delText>
        </w:r>
      </w:del>
      <w:ins w:id="1021" w:author="Moses, Robinson" w:date="2023-03-14T02:54:00Z">
        <w:r w:rsidR="00197245" w:rsidRPr="00197245">
          <w:rPr>
            <w:b/>
            <w:bCs/>
            <w:rPrChange w:id="1022" w:author="Moses, Robinson" w:date="2023-03-14T02:55:00Z">
              <w:rPr/>
            </w:rPrChange>
          </w:rPr>
          <w:t>N</w:t>
        </w:r>
      </w:ins>
      <w:r w:rsidRPr="00197245">
        <w:rPr>
          <w:b/>
          <w:bCs/>
          <w:rPrChange w:id="1023" w:author="Moses, Robinson" w:date="2023-03-14T02:55:00Z">
            <w:rPr/>
          </w:rPrChange>
        </w:rPr>
        <w:t>ote</w:t>
      </w:r>
      <w:r>
        <w:t xml:space="preserve">: The Edit function is only available if </w:t>
      </w:r>
      <w:ins w:id="1024" w:author="Moses, Robinson" w:date="2023-03-14T02:56:00Z">
        <w:r w:rsidR="006C0D1E">
          <w:t>it</w:t>
        </w:r>
      </w:ins>
      <w:ins w:id="1025" w:author="Moses, Robinson" w:date="2023-03-16T06:49:00Z">
        <w:r w:rsidR="0014696D">
          <w:t>'</w:t>
        </w:r>
      </w:ins>
      <w:ins w:id="1026" w:author="Moses, Robinson" w:date="2023-03-14T02:56:00Z">
        <w:r w:rsidR="00D8502F">
          <w:t xml:space="preserve">s </w:t>
        </w:r>
      </w:ins>
      <w:r>
        <w:t xml:space="preserve">enabled by </w:t>
      </w:r>
      <w:ins w:id="1027" w:author="Moses, Robinson" w:date="2023-03-16T06:50:00Z">
        <w:r w:rsidR="0014696D">
          <w:t xml:space="preserve">the </w:t>
        </w:r>
      </w:ins>
      <w:r>
        <w:t xml:space="preserve">system administrator. </w:t>
      </w:r>
      <w:r>
        <w:rPr>
          <w:color w:val="76923C"/>
        </w:rPr>
        <w:br w:type="page"/>
      </w:r>
    </w:p>
    <w:p w14:paraId="5767C73D" w14:textId="77777777" w:rsidR="00570B77" w:rsidRDefault="00570B77" w:rsidP="0098109B">
      <w:pPr>
        <w:pStyle w:val="Caption"/>
      </w:pPr>
      <w:bookmarkStart w:id="1028" w:name="_Toc65568951"/>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15</w:t>
      </w:r>
      <w:r w:rsidRPr="36CE550C">
        <w:rPr>
          <w:noProof/>
        </w:rPr>
        <w:fldChar w:fldCharType="end"/>
      </w:r>
      <w:r w:rsidRPr="36CE550C">
        <w:t>: EDIT ORDER SCREEN</w:t>
      </w:r>
      <w:bookmarkEnd w:id="1028"/>
    </w:p>
    <w:p w14:paraId="435366AC" w14:textId="77777777" w:rsidR="00570B77" w:rsidRDefault="00570B77" w:rsidP="00D8502F">
      <w:pPr>
        <w:pStyle w:val="BodyText"/>
        <w:pPrChange w:id="1029" w:author="Moses, Robinson" w:date="2023-03-14T02:57:00Z">
          <w:pPr>
            <w:spacing w:after="0"/>
            <w:jc w:val="center"/>
          </w:pPr>
        </w:pPrChange>
      </w:pPr>
      <w:r>
        <w:rPr>
          <w:noProof/>
        </w:rPr>
        <w:drawing>
          <wp:inline distT="0" distB="0" distL="0" distR="0" wp14:anchorId="57A892A7" wp14:editId="1D89441A">
            <wp:extent cx="5943600" cy="5457825"/>
            <wp:effectExtent l="76200" t="76200" r="133350" b="142875"/>
            <wp:docPr id="10745226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545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A375" w14:textId="77777777" w:rsidR="00570B77" w:rsidRDefault="00570B77" w:rsidP="00570B77">
      <w:pPr>
        <w:spacing w:after="0"/>
        <w:rPr>
          <w:color w:val="76923C"/>
        </w:rPr>
      </w:pPr>
    </w:p>
    <w:p w14:paraId="3B09AA94" w14:textId="77777777" w:rsidR="00570B77" w:rsidRDefault="00570B77" w:rsidP="0098109B">
      <w:pPr>
        <w:pStyle w:val="Caption"/>
      </w:pPr>
      <w:bookmarkStart w:id="1030" w:name="_Toc65569017"/>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16</w:t>
      </w:r>
      <w:r w:rsidRPr="00B901A7">
        <w:rPr>
          <w:color w:val="auto"/>
        </w:rPr>
        <w:fldChar w:fldCharType="end"/>
      </w:r>
      <w:r w:rsidRPr="00B901A7">
        <w:rPr>
          <w:color w:val="auto"/>
        </w:rPr>
        <w:t>:</w:t>
      </w:r>
      <w:r>
        <w:t xml:space="preserve"> SHOW ORDER FIELD DESCRIPTIONS</w:t>
      </w:r>
      <w:bookmarkEnd w:id="103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58872D8"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CE1B8F8"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81EDB0" w14:textId="77777777" w:rsidR="00570B77" w:rsidRDefault="00570B77" w:rsidP="0098109B">
            <w:pPr>
              <w:pStyle w:val="TableHeading"/>
            </w:pPr>
            <w:r>
              <w:t xml:space="preserve">Description </w:t>
            </w:r>
          </w:p>
        </w:tc>
      </w:tr>
      <w:tr w:rsidR="00570B77" w14:paraId="5263D22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EAAB6B0" w14:textId="77777777" w:rsidR="00570B77" w:rsidRPr="00D8502F" w:rsidRDefault="00570B77" w:rsidP="0098109B">
            <w:pPr>
              <w:pStyle w:val="TableBody"/>
              <w:rPr>
                <w:b/>
                <w:bCs/>
                <w:rPrChange w:id="1031" w:author="Moses, Robinson" w:date="2023-03-14T02:57:00Z">
                  <w:rPr/>
                </w:rPrChange>
              </w:rPr>
            </w:pPr>
            <w:r w:rsidRPr="00D8502F">
              <w:rPr>
                <w:b/>
                <w:bCs/>
                <w:rPrChange w:id="1032" w:author="Moses, Robinson" w:date="2023-03-14T02:57: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362F5F32" w14:textId="77777777" w:rsidR="00570B77" w:rsidRPr="00C1717B" w:rsidRDefault="00570B77" w:rsidP="0098109B">
            <w:pPr>
              <w:pStyle w:val="TableBody"/>
              <w:rPr>
                <w:sz w:val="18"/>
                <w:szCs w:val="18"/>
              </w:rPr>
            </w:pPr>
            <w:r w:rsidRPr="00C1717B">
              <w:rPr>
                <w:sz w:val="18"/>
                <w:szCs w:val="18"/>
              </w:rPr>
              <w:t xml:space="preserve">Shows the Workflow (or order type) for each order. </w:t>
            </w:r>
          </w:p>
        </w:tc>
      </w:tr>
      <w:tr w:rsidR="00570B77" w14:paraId="7DDF52B1"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A82564B" w14:textId="77777777" w:rsidR="00570B77" w:rsidRPr="00D8502F" w:rsidRDefault="00570B77" w:rsidP="0098109B">
            <w:pPr>
              <w:pStyle w:val="TableBody"/>
              <w:rPr>
                <w:b/>
                <w:bCs/>
                <w:rPrChange w:id="1033" w:author="Moses, Robinson" w:date="2023-03-14T02:57:00Z">
                  <w:rPr/>
                </w:rPrChange>
              </w:rPr>
            </w:pPr>
            <w:r w:rsidRPr="00D8502F">
              <w:rPr>
                <w:b/>
                <w:bCs/>
                <w:rPrChange w:id="1034" w:author="Moses, Robinson" w:date="2023-03-14T02:57: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356E8F" w14:textId="77777777" w:rsidR="00570B77" w:rsidRPr="00C1717B" w:rsidRDefault="00570B77" w:rsidP="0098109B">
            <w:pPr>
              <w:pStyle w:val="TableBody"/>
              <w:rPr>
                <w:sz w:val="18"/>
                <w:szCs w:val="18"/>
              </w:rPr>
            </w:pPr>
            <w:r w:rsidRPr="00C1717B">
              <w:rPr>
                <w:sz w:val="18"/>
                <w:szCs w:val="18"/>
              </w:rPr>
              <w:t xml:space="preserve">Cashpoint ID to which this order belongs </w:t>
            </w:r>
          </w:p>
        </w:tc>
      </w:tr>
      <w:tr w:rsidR="00570B77" w14:paraId="317B8910"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7B743BF8" w14:textId="77777777" w:rsidR="00570B77" w:rsidRPr="00D8502F" w:rsidRDefault="00570B77" w:rsidP="0098109B">
            <w:pPr>
              <w:pStyle w:val="TableBody"/>
              <w:rPr>
                <w:b/>
                <w:bCs/>
                <w:rPrChange w:id="1035" w:author="Moses, Robinson" w:date="2023-03-14T02:57:00Z">
                  <w:rPr/>
                </w:rPrChange>
              </w:rPr>
            </w:pPr>
            <w:r w:rsidRPr="00D8502F">
              <w:rPr>
                <w:b/>
                <w:bCs/>
                <w:rPrChange w:id="1036" w:author="Moses, Robinson" w:date="2023-03-14T02:57: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52D9A0C" w14:textId="77777777" w:rsidR="00570B77" w:rsidRPr="00C1717B" w:rsidRDefault="00570B77" w:rsidP="0098109B">
            <w:pPr>
              <w:pStyle w:val="TableBody"/>
              <w:rPr>
                <w:sz w:val="18"/>
                <w:szCs w:val="18"/>
              </w:rPr>
            </w:pPr>
            <w:r w:rsidRPr="00C1717B">
              <w:rPr>
                <w:sz w:val="18"/>
                <w:szCs w:val="18"/>
              </w:rPr>
              <w:t xml:space="preserve">Unique Order Identification Number generated by OptiSuite </w:t>
            </w:r>
          </w:p>
        </w:tc>
      </w:tr>
      <w:tr w:rsidR="00570B77" w14:paraId="1850C3B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460852" w14:textId="77777777" w:rsidR="00570B77" w:rsidRPr="00D8502F" w:rsidRDefault="00570B77" w:rsidP="0098109B">
            <w:pPr>
              <w:pStyle w:val="TableBody"/>
              <w:rPr>
                <w:b/>
                <w:bCs/>
                <w:rPrChange w:id="1037" w:author="Moses, Robinson" w:date="2023-03-14T02:57:00Z">
                  <w:rPr/>
                </w:rPrChange>
              </w:rPr>
            </w:pPr>
            <w:r w:rsidRPr="00D8502F">
              <w:rPr>
                <w:b/>
                <w:bCs/>
                <w:rPrChange w:id="1038" w:author="Moses, Robinson" w:date="2023-03-14T02:57: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8BA2600" w14:textId="0DA8DD98" w:rsidR="00570B77" w:rsidRPr="00C1717B" w:rsidRDefault="00570B77" w:rsidP="0098109B">
            <w:pPr>
              <w:pStyle w:val="TableBody"/>
              <w:rPr>
                <w:sz w:val="18"/>
                <w:szCs w:val="18"/>
              </w:rPr>
            </w:pPr>
            <w:del w:id="1039" w:author="Moses, Robinson" w:date="2023-03-14T02:57:00Z">
              <w:r w:rsidRPr="00C1717B" w:rsidDel="00323C31">
                <w:rPr>
                  <w:sz w:val="18"/>
                  <w:szCs w:val="18"/>
                </w:rPr>
                <w:delText xml:space="preserve">Date </w:delText>
              </w:r>
            </w:del>
            <w:ins w:id="1040" w:author="Moses, Robinson" w:date="2023-03-14T02:58:00Z">
              <w:r w:rsidR="00323C31">
                <w:rPr>
                  <w:sz w:val="18"/>
                  <w:szCs w:val="18"/>
                </w:rPr>
                <w:t>W</w:t>
              </w:r>
            </w:ins>
            <w:ins w:id="1041" w:author="Moses, Robinson" w:date="2023-03-14T02:57:00Z">
              <w:r w:rsidR="00323C31">
                <w:rPr>
                  <w:sz w:val="18"/>
                  <w:szCs w:val="18"/>
                </w:rPr>
                <w:t>hen the</w:t>
              </w:r>
              <w:r w:rsidR="00323C31" w:rsidRPr="00C1717B">
                <w:rPr>
                  <w:sz w:val="18"/>
                  <w:szCs w:val="18"/>
                </w:rPr>
                <w:t xml:space="preserve"> </w:t>
              </w:r>
            </w:ins>
            <w:r w:rsidRPr="00C1717B">
              <w:rPr>
                <w:sz w:val="18"/>
                <w:szCs w:val="18"/>
              </w:rPr>
              <w:t xml:space="preserve">Order was placed in </w:t>
            </w:r>
            <w:ins w:id="1042" w:author="Moses, Robinson" w:date="2023-03-14T02:57:00Z">
              <w:r w:rsidR="00323C31">
                <w:rPr>
                  <w:sz w:val="18"/>
                  <w:szCs w:val="18"/>
                </w:rPr>
                <w:t>the</w:t>
              </w:r>
            </w:ins>
            <w:ins w:id="1043" w:author="Moses, Robinson" w:date="2023-03-14T02:58:00Z">
              <w:r w:rsidR="00323C31">
                <w:rPr>
                  <w:sz w:val="18"/>
                  <w:szCs w:val="18"/>
                </w:rPr>
                <w:t xml:space="preserve"> </w:t>
              </w:r>
            </w:ins>
            <w:r w:rsidRPr="00C1717B">
              <w:rPr>
                <w:sz w:val="18"/>
                <w:szCs w:val="18"/>
              </w:rPr>
              <w:t xml:space="preserve">system </w:t>
            </w:r>
          </w:p>
        </w:tc>
      </w:tr>
      <w:tr w:rsidR="00570B77" w14:paraId="7640704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D7104BE" w14:textId="77777777" w:rsidR="00570B77" w:rsidRPr="00D8502F" w:rsidRDefault="00570B77" w:rsidP="0098109B">
            <w:pPr>
              <w:pStyle w:val="TableBody"/>
              <w:rPr>
                <w:b/>
                <w:bCs/>
                <w:rPrChange w:id="1044" w:author="Moses, Robinson" w:date="2023-03-14T02:57:00Z">
                  <w:rPr/>
                </w:rPrChange>
              </w:rPr>
            </w:pPr>
            <w:r w:rsidRPr="00D8502F">
              <w:rPr>
                <w:b/>
                <w:bCs/>
                <w:rPrChange w:id="1045" w:author="Moses, Robinson" w:date="2023-03-14T02:57:00Z">
                  <w:rPr/>
                </w:rPrChange>
              </w:rPr>
              <w:lastRenderedPageBreak/>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3CFCEE2" w14:textId="25DD1ED4" w:rsidR="00570B77" w:rsidRPr="00C1717B" w:rsidRDefault="0014696D" w:rsidP="0098109B">
            <w:pPr>
              <w:pStyle w:val="TableBody"/>
              <w:rPr>
                <w:sz w:val="18"/>
                <w:szCs w:val="18"/>
              </w:rPr>
            </w:pPr>
            <w:ins w:id="1046" w:author="Moses, Robinson" w:date="2023-03-16T06:50:00Z">
              <w:r>
                <w:rPr>
                  <w:sz w:val="18"/>
                  <w:szCs w:val="18"/>
                </w:rPr>
                <w:t xml:space="preserve">The </w:t>
              </w:r>
            </w:ins>
            <w:del w:id="1047" w:author="Moses, Robinson" w:date="2023-03-14T02:59:00Z">
              <w:r w:rsidR="00570B77" w:rsidRPr="00C1717B" w:rsidDel="00EE4792">
                <w:rPr>
                  <w:sz w:val="18"/>
                  <w:szCs w:val="18"/>
                </w:rPr>
                <w:delText xml:space="preserve">Date </w:delText>
              </w:r>
            </w:del>
            <w:r w:rsidR="00570B77" w:rsidRPr="00C1717B">
              <w:rPr>
                <w:sz w:val="18"/>
                <w:szCs w:val="18"/>
              </w:rPr>
              <w:t>Order</w:t>
            </w:r>
            <w:ins w:id="1048" w:author="Moses, Robinson" w:date="2023-03-14T02:59:00Z">
              <w:r w:rsidR="00EE4792">
                <w:rPr>
                  <w:sz w:val="18"/>
                  <w:szCs w:val="18"/>
                </w:rPr>
                <w:t xml:space="preserve"> </w:t>
              </w:r>
            </w:ins>
            <w:del w:id="1049" w:author="Moses, Robinson" w:date="2023-03-14T02:59:00Z">
              <w:r w:rsidR="00570B77" w:rsidRPr="00C1717B" w:rsidDel="00EE4792">
                <w:rPr>
                  <w:sz w:val="18"/>
                  <w:szCs w:val="18"/>
                </w:rPr>
                <w:delText xml:space="preserve"> is </w:delText>
              </w:r>
            </w:del>
            <w:r w:rsidR="00570B77" w:rsidRPr="00C1717B">
              <w:rPr>
                <w:sz w:val="18"/>
                <w:szCs w:val="18"/>
              </w:rPr>
              <w:t xml:space="preserve">due </w:t>
            </w:r>
            <w:ins w:id="1050" w:author="Moses, Robinson" w:date="2023-03-14T02:59:00Z">
              <w:r w:rsidR="00EE4792">
                <w:rPr>
                  <w:sz w:val="18"/>
                  <w:szCs w:val="18"/>
                </w:rPr>
                <w:t xml:space="preserve">date </w:t>
              </w:r>
            </w:ins>
            <w:r w:rsidR="00570B77" w:rsidRPr="00C1717B">
              <w:rPr>
                <w:sz w:val="18"/>
                <w:szCs w:val="18"/>
              </w:rPr>
              <w:t xml:space="preserve">for physical delivery </w:t>
            </w:r>
          </w:p>
        </w:tc>
      </w:tr>
      <w:tr w:rsidR="00570B77" w14:paraId="43F0F8C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11FDB70" w14:textId="77777777" w:rsidR="00570B77" w:rsidRPr="00D8502F" w:rsidRDefault="00570B77" w:rsidP="0098109B">
            <w:pPr>
              <w:pStyle w:val="TableBody"/>
              <w:rPr>
                <w:b/>
                <w:bCs/>
                <w:rPrChange w:id="1051" w:author="Moses, Robinson" w:date="2023-03-14T02:57:00Z">
                  <w:rPr/>
                </w:rPrChange>
              </w:rPr>
            </w:pPr>
            <w:r w:rsidRPr="00D8502F">
              <w:rPr>
                <w:b/>
                <w:bCs/>
                <w:rPrChange w:id="1052" w:author="Moses, Robinson" w:date="2023-03-14T02:57:00Z">
                  <w:rPr/>
                </w:rPrChange>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5E321F8B" w14:textId="347F8159" w:rsidR="00570B77" w:rsidRPr="00C1717B" w:rsidRDefault="00570B77" w:rsidP="0098109B">
            <w:pPr>
              <w:pStyle w:val="TableBody"/>
              <w:rPr>
                <w:rFonts w:cstheme="minorHAnsi"/>
                <w:sz w:val="18"/>
                <w:szCs w:val="18"/>
              </w:rPr>
            </w:pPr>
            <w:r w:rsidRPr="00C1717B">
              <w:rPr>
                <w:sz w:val="18"/>
                <w:szCs w:val="18"/>
              </w:rPr>
              <w:t xml:space="preserve">Currency ISO code order describes (USD, EUR, GBP, </w:t>
            </w:r>
            <w:del w:id="1053" w:author="Moses, Robinson" w:date="2023-03-14T02:59:00Z">
              <w:r w:rsidRPr="00C1717B" w:rsidDel="0030354C">
                <w:rPr>
                  <w:sz w:val="18"/>
                  <w:szCs w:val="18"/>
                </w:rPr>
                <w:delText>et al</w:delText>
              </w:r>
            </w:del>
            <w:ins w:id="1054" w:author="Moses, Robinson" w:date="2023-03-14T02:59:00Z">
              <w:r w:rsidR="0030354C">
                <w:rPr>
                  <w:sz w:val="18"/>
                  <w:szCs w:val="18"/>
                </w:rPr>
                <w:t>etc</w:t>
              </w:r>
            </w:ins>
            <w:r w:rsidRPr="00C1717B">
              <w:rPr>
                <w:sz w:val="18"/>
                <w:szCs w:val="18"/>
              </w:rPr>
              <w:t xml:space="preserve">) </w:t>
            </w:r>
          </w:p>
        </w:tc>
      </w:tr>
      <w:tr w:rsidR="00570B77" w14:paraId="1ED2265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E83D51D" w14:textId="77777777" w:rsidR="00570B77" w:rsidRPr="00D8502F" w:rsidRDefault="00570B77" w:rsidP="0098109B">
            <w:pPr>
              <w:pStyle w:val="TableBody"/>
              <w:rPr>
                <w:b/>
                <w:bCs/>
                <w:rPrChange w:id="1055" w:author="Moses, Robinson" w:date="2023-03-14T02:57:00Z">
                  <w:rPr/>
                </w:rPrChange>
              </w:rPr>
            </w:pPr>
            <w:r w:rsidRPr="00D8502F">
              <w:rPr>
                <w:b/>
                <w:bCs/>
                <w:rPrChange w:id="1056" w:author="Moses, Robinson" w:date="2023-03-14T02:57:00Z">
                  <w:rPr/>
                </w:rPrChange>
              </w:rPr>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72937A92" w14:textId="77777777" w:rsidR="00570B77" w:rsidRPr="00C1717B" w:rsidRDefault="00570B77" w:rsidP="0098109B">
            <w:pPr>
              <w:pStyle w:val="TableBody"/>
              <w:rPr>
                <w:rFonts w:cstheme="minorHAnsi"/>
                <w:sz w:val="18"/>
                <w:szCs w:val="18"/>
              </w:rPr>
            </w:pPr>
            <w:r w:rsidRPr="00C1717B">
              <w:rPr>
                <w:sz w:val="18"/>
                <w:szCs w:val="18"/>
              </w:rPr>
              <w:t xml:space="preserve">Total Currency Amount of Order </w:t>
            </w:r>
          </w:p>
        </w:tc>
      </w:tr>
      <w:tr w:rsidR="00570B77" w14:paraId="036B32F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F163983" w14:textId="77777777" w:rsidR="00570B77" w:rsidRPr="00D8502F" w:rsidRDefault="00570B77" w:rsidP="0098109B">
            <w:pPr>
              <w:pStyle w:val="TableBody"/>
              <w:rPr>
                <w:b/>
                <w:bCs/>
                <w:rPrChange w:id="1057" w:author="Moses, Robinson" w:date="2023-03-14T02:57:00Z">
                  <w:rPr/>
                </w:rPrChange>
              </w:rPr>
            </w:pPr>
            <w:r w:rsidRPr="00D8502F">
              <w:rPr>
                <w:b/>
                <w:bCs/>
                <w:rPrChange w:id="1058" w:author="Moses, Robinson" w:date="2023-03-14T02:57: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2A9493C" w14:textId="75A9690B" w:rsidR="00570B77" w:rsidRPr="00C1717B" w:rsidRDefault="00570B77" w:rsidP="0098109B">
            <w:pPr>
              <w:pStyle w:val="TableBody"/>
              <w:rPr>
                <w:rFonts w:cstheme="minorHAnsi"/>
                <w:sz w:val="18"/>
                <w:szCs w:val="18"/>
              </w:rPr>
            </w:pPr>
            <w:r w:rsidRPr="00C1717B">
              <w:rPr>
                <w:sz w:val="18"/>
                <w:szCs w:val="18"/>
              </w:rPr>
              <w:t>Current Status of Order; Ordered, In Transit, et</w:t>
            </w:r>
            <w:ins w:id="1059" w:author="Moses, Robinson" w:date="2023-03-14T03:00:00Z">
              <w:r w:rsidR="00DD7021">
                <w:rPr>
                  <w:sz w:val="18"/>
                  <w:szCs w:val="18"/>
                </w:rPr>
                <w:t>c</w:t>
              </w:r>
            </w:ins>
            <w:del w:id="1060" w:author="Moses, Robinson" w:date="2023-03-14T03:00:00Z">
              <w:r w:rsidRPr="00C1717B" w:rsidDel="00DD7021">
                <w:rPr>
                  <w:sz w:val="18"/>
                  <w:szCs w:val="18"/>
                </w:rPr>
                <w:delText xml:space="preserve"> al</w:delText>
              </w:r>
            </w:del>
            <w:r w:rsidRPr="00C1717B">
              <w:rPr>
                <w:sz w:val="18"/>
                <w:szCs w:val="18"/>
              </w:rPr>
              <w:t xml:space="preserve"> </w:t>
            </w:r>
          </w:p>
        </w:tc>
      </w:tr>
      <w:tr w:rsidR="00570B77" w14:paraId="1C40320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28F72CB" w14:textId="77777777" w:rsidR="00570B77" w:rsidRPr="00D8502F" w:rsidRDefault="00570B77" w:rsidP="0098109B">
            <w:pPr>
              <w:pStyle w:val="TableBody"/>
              <w:rPr>
                <w:b/>
                <w:bCs/>
                <w:rPrChange w:id="1061" w:author="Moses, Robinson" w:date="2023-03-14T02:57:00Z">
                  <w:rPr/>
                </w:rPrChange>
              </w:rPr>
            </w:pPr>
            <w:r w:rsidRPr="00D8502F">
              <w:rPr>
                <w:b/>
                <w:bCs/>
                <w:rPrChange w:id="1062" w:author="Moses, Robinson" w:date="2023-03-14T02:57: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1433A4A6" w14:textId="3FC646C2" w:rsidR="00570B77" w:rsidRPr="00C1717B" w:rsidRDefault="00570B77" w:rsidP="0098109B">
            <w:pPr>
              <w:pStyle w:val="TableBody"/>
              <w:rPr>
                <w:rFonts w:cstheme="minorHAnsi"/>
                <w:sz w:val="18"/>
                <w:szCs w:val="18"/>
              </w:rPr>
            </w:pPr>
            <w:r w:rsidRPr="00C1717B">
              <w:rPr>
                <w:sz w:val="18"/>
                <w:szCs w:val="18"/>
              </w:rPr>
              <w:t xml:space="preserve">OptiSuite software provides users with up to 10 Custom Fields that are defined by the financial institution. These fields are provided </w:t>
            </w:r>
            <w:del w:id="1063" w:author="Moses, Robinson" w:date="2023-03-14T03:01:00Z">
              <w:r w:rsidRPr="00C1717B" w:rsidDel="00CE6D45">
                <w:rPr>
                  <w:sz w:val="18"/>
                  <w:szCs w:val="18"/>
                </w:rPr>
                <w:delText xml:space="preserve">so as to be able </w:delText>
              </w:r>
            </w:del>
            <w:r w:rsidRPr="00C1717B">
              <w:rPr>
                <w:sz w:val="18"/>
                <w:szCs w:val="18"/>
              </w:rPr>
              <w:t xml:space="preserve">to add additional information or instruction regarding orders and their delivery </w:t>
            </w:r>
          </w:p>
        </w:tc>
      </w:tr>
      <w:tr w:rsidR="00570B77" w14:paraId="70312E4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5CCC39C" w14:textId="77777777" w:rsidR="00570B77" w:rsidRPr="00D8502F" w:rsidRDefault="00570B77" w:rsidP="0098109B">
            <w:pPr>
              <w:pStyle w:val="TableBody"/>
              <w:rPr>
                <w:b/>
                <w:bCs/>
                <w:rPrChange w:id="1064" w:author="Moses, Robinson" w:date="2023-03-14T02:57:00Z">
                  <w:rPr/>
                </w:rPrChange>
              </w:rPr>
            </w:pPr>
            <w:r w:rsidRPr="00D8502F">
              <w:rPr>
                <w:b/>
                <w:bCs/>
                <w:rPrChange w:id="1065" w:author="Moses, Robinson" w:date="2023-03-14T02:57: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B791BEC" w14:textId="77777777" w:rsidR="00570B77" w:rsidRPr="00C1717B" w:rsidRDefault="00570B77" w:rsidP="0098109B">
            <w:pPr>
              <w:pStyle w:val="TableBody"/>
              <w:rPr>
                <w:rFonts w:cstheme="minorHAnsi"/>
                <w:sz w:val="18"/>
                <w:szCs w:val="18"/>
              </w:rPr>
            </w:pPr>
            <w:r w:rsidRPr="00C1717B">
              <w:rPr>
                <w:sz w:val="18"/>
                <w:szCs w:val="18"/>
              </w:rPr>
              <w:t xml:space="preserve">Displays the denomination detail of cash amounts associated with this order. </w:t>
            </w:r>
          </w:p>
        </w:tc>
      </w:tr>
    </w:tbl>
    <w:p w14:paraId="32A4574A" w14:textId="1421D0D4"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551AB2" w14:textId="77777777" w:rsidR="0098109B" w:rsidRPr="0098109B" w:rsidRDefault="0098109B" w:rsidP="0098109B"/>
    <w:p w14:paraId="65B589B2" w14:textId="77777777" w:rsidR="00570B77" w:rsidRDefault="00570B77" w:rsidP="00570B77">
      <w:pPr>
        <w:pStyle w:val="Heading2"/>
      </w:pPr>
      <w:bookmarkStart w:id="1066" w:name="_Toc111643060"/>
      <w:bookmarkStart w:id="1067" w:name="_Toc129572280"/>
      <w:r>
        <w:t>SEARCH ORDERS</w:t>
      </w:r>
      <w:bookmarkEnd w:id="1066"/>
      <w:bookmarkEnd w:id="1067"/>
    </w:p>
    <w:p w14:paraId="00706D60" w14:textId="4FB8658E" w:rsidR="00570B77" w:rsidRPr="0074158B" w:rsidRDefault="00570B77" w:rsidP="0098109B">
      <w:pPr>
        <w:pStyle w:val="BodyText"/>
      </w:pPr>
      <w:r w:rsidRPr="008473A9">
        <w:rPr>
          <w:i/>
          <w:iCs/>
          <w:rPrChange w:id="1068" w:author="Moses, Robinson" w:date="2023-03-14T03:01:00Z">
            <w:rPr/>
          </w:rPrChange>
        </w:rPr>
        <w:t>Orders</w:t>
      </w:r>
      <w:r w:rsidRPr="008473A9">
        <w:rPr>
          <w:rFonts w:ascii="Wingdings" w:eastAsia="Wingdings" w:hAnsi="Wingdings" w:cs="Wingdings"/>
          <w:i/>
          <w:iCs/>
          <w:sz w:val="16"/>
          <w:rPrChange w:id="1069" w:author="Moses, Robinson" w:date="2023-03-14T03:01:00Z">
            <w:rPr>
              <w:rFonts w:ascii="Wingdings" w:eastAsia="Wingdings" w:hAnsi="Wingdings" w:cs="Wingdings"/>
              <w:sz w:val="16"/>
            </w:rPr>
          </w:rPrChange>
        </w:rPr>
        <w:t></w:t>
      </w:r>
      <w:r w:rsidRPr="008473A9">
        <w:rPr>
          <w:i/>
          <w:iCs/>
          <w:rPrChange w:id="1070" w:author="Moses, Robinson" w:date="2023-03-14T03:01:00Z">
            <w:rPr/>
          </w:rPrChange>
        </w:rPr>
        <w:t>Search</w:t>
      </w:r>
      <w:r>
        <w:t xml:space="preserve"> allows users to locate orders based </w:t>
      </w:r>
      <w:del w:id="1071" w:author="Moses, Robinson" w:date="2023-03-14T03:02:00Z">
        <w:r w:rsidDel="008473A9">
          <w:delText xml:space="preserve">upon </w:delText>
        </w:r>
      </w:del>
      <w:ins w:id="1072" w:author="Moses, Robinson" w:date="2023-03-14T03:02:00Z">
        <w:r w:rsidR="008473A9">
          <w:t>on</w:t>
        </w:r>
        <w:r w:rsidR="008473A9">
          <w:t xml:space="preserve"> </w:t>
        </w:r>
      </w:ins>
      <w:r>
        <w:t>one or multiple criteria.</w:t>
      </w:r>
    </w:p>
    <w:p w14:paraId="7420AB14" w14:textId="41933382" w:rsidR="00570B77" w:rsidDel="004354C2" w:rsidRDefault="00570B77" w:rsidP="00570B77">
      <w:pPr>
        <w:rPr>
          <w:del w:id="1073" w:author="Moses, Robinson" w:date="2023-03-14T03:02:00Z"/>
          <w:color w:val="76923C"/>
        </w:rPr>
      </w:pPr>
    </w:p>
    <w:p w14:paraId="245008BE" w14:textId="77777777" w:rsidR="00570B77" w:rsidRDefault="00570B77" w:rsidP="00570B77">
      <w:pPr>
        <w:rPr>
          <w:sz w:val="18"/>
        </w:rPr>
      </w:pPr>
      <w:bookmarkStart w:id="1074"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16</w:t>
      </w:r>
      <w:r w:rsidRPr="36CE550C">
        <w:rPr>
          <w:noProof/>
          <w:sz w:val="18"/>
          <w:szCs w:val="18"/>
        </w:rPr>
        <w:fldChar w:fldCharType="end"/>
      </w:r>
      <w:r w:rsidRPr="36CE550C">
        <w:rPr>
          <w:sz w:val="18"/>
          <w:szCs w:val="18"/>
        </w:rPr>
        <w:t>: SEARCH ORDERS SCREEN</w:t>
      </w:r>
      <w:bookmarkEnd w:id="1074"/>
    </w:p>
    <w:p w14:paraId="2D6C2463" w14:textId="77777777" w:rsidR="00570B77" w:rsidRPr="00C1717B" w:rsidRDefault="00570B77" w:rsidP="004354C2">
      <w:pPr>
        <w:pStyle w:val="BodyText"/>
        <w:pPrChange w:id="1075" w:author="Moses, Robinson" w:date="2023-03-14T03:02:00Z">
          <w:pPr>
            <w:jc w:val="center"/>
          </w:pPr>
        </w:pPrChange>
      </w:pPr>
      <w:r>
        <w:rPr>
          <w:noProof/>
        </w:rPr>
        <w:drawing>
          <wp:inline distT="0" distB="0" distL="0" distR="0" wp14:anchorId="4DB45E79" wp14:editId="2B9AE601">
            <wp:extent cx="4919796" cy="3540046"/>
            <wp:effectExtent l="76200" t="76200" r="128905" b="137160"/>
            <wp:docPr id="11478653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25120" cy="3543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A8C2" w14:textId="65040766" w:rsidR="00570B77" w:rsidDel="004354C2" w:rsidRDefault="00570B77" w:rsidP="00570B77">
      <w:pPr>
        <w:spacing w:after="0"/>
        <w:rPr>
          <w:del w:id="1076" w:author="Moses, Robinson" w:date="2023-03-14T03:02:00Z"/>
          <w:color w:val="76923C"/>
        </w:rPr>
      </w:pPr>
    </w:p>
    <w:p w14:paraId="68A2D631" w14:textId="5EAB0F16" w:rsidR="00570B77" w:rsidDel="004354C2" w:rsidRDefault="00570B77" w:rsidP="00570B77">
      <w:pPr>
        <w:spacing w:after="0"/>
        <w:rPr>
          <w:del w:id="1077" w:author="Moses, Robinson" w:date="2023-03-14T03:02:00Z"/>
          <w:color w:val="76923C"/>
        </w:rPr>
      </w:pPr>
    </w:p>
    <w:p w14:paraId="604ED32D" w14:textId="77777777" w:rsidR="004354C2" w:rsidRDefault="004354C2">
      <w:pPr>
        <w:rPr>
          <w:ins w:id="1078" w:author="Moses, Robinson" w:date="2023-03-14T03:02:00Z"/>
          <w:i/>
          <w:iCs/>
          <w:color w:val="44546A" w:themeColor="text2"/>
          <w:sz w:val="18"/>
          <w:szCs w:val="18"/>
        </w:rPr>
      </w:pPr>
      <w:bookmarkStart w:id="1079" w:name="_Toc65569018"/>
      <w:ins w:id="1080" w:author="Moses, Robinson" w:date="2023-03-14T03:02:00Z">
        <w:r>
          <w:br w:type="page"/>
        </w:r>
      </w:ins>
    </w:p>
    <w:p w14:paraId="4A000D16" w14:textId="253AEACF" w:rsidR="00570B77" w:rsidRDefault="00570B77" w:rsidP="0098109B">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17</w:t>
      </w:r>
      <w:r w:rsidRPr="00B901A7">
        <w:rPr>
          <w:color w:val="auto"/>
        </w:rPr>
        <w:fldChar w:fldCharType="end"/>
      </w:r>
      <w:r w:rsidRPr="00B901A7">
        <w:rPr>
          <w:color w:val="auto"/>
        </w:rPr>
        <w:t>:</w:t>
      </w:r>
      <w:r>
        <w:t xml:space="preserve"> SEARCH ORDERS FIELD DESCRIPTIONS</w:t>
      </w:r>
      <w:bookmarkEnd w:id="1079"/>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7FB829A3"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02E56C"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D2857AC" w14:textId="77777777" w:rsidR="00570B77" w:rsidRDefault="00570B77" w:rsidP="0098109B">
            <w:pPr>
              <w:pStyle w:val="TableHeading"/>
            </w:pPr>
            <w:r>
              <w:t xml:space="preserve">Description </w:t>
            </w:r>
          </w:p>
        </w:tc>
      </w:tr>
      <w:tr w:rsidR="00570B77" w14:paraId="02340C1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7224F58" w14:textId="77777777" w:rsidR="00570B77" w:rsidRPr="004354C2" w:rsidRDefault="00570B77" w:rsidP="0098109B">
            <w:pPr>
              <w:pStyle w:val="TableBody"/>
              <w:rPr>
                <w:b/>
                <w:bCs/>
                <w:rPrChange w:id="1081" w:author="Moses, Robinson" w:date="2023-03-14T03:02:00Z">
                  <w:rPr/>
                </w:rPrChange>
              </w:rPr>
            </w:pPr>
            <w:r w:rsidRPr="004354C2">
              <w:rPr>
                <w:b/>
                <w:bCs/>
                <w:rPrChange w:id="1082" w:author="Moses, Robinson" w:date="2023-03-14T03:02: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A4AC9FE" w14:textId="77777777" w:rsidR="00570B77" w:rsidRPr="00C1717B" w:rsidRDefault="00570B77" w:rsidP="0098109B">
            <w:pPr>
              <w:pStyle w:val="TableBody"/>
              <w:rPr>
                <w:sz w:val="18"/>
                <w:szCs w:val="18"/>
              </w:rPr>
            </w:pPr>
            <w:r w:rsidRPr="00C1717B">
              <w:rPr>
                <w:sz w:val="18"/>
                <w:szCs w:val="18"/>
              </w:rPr>
              <w:t xml:space="preserve">Users can designate ANY or a specific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6143E4A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1C16B29" w14:textId="77777777" w:rsidR="00570B77" w:rsidRPr="004354C2" w:rsidRDefault="00570B77" w:rsidP="0098109B">
            <w:pPr>
              <w:pStyle w:val="TableBody"/>
              <w:rPr>
                <w:b/>
                <w:bCs/>
                <w:rPrChange w:id="1083" w:author="Moses, Robinson" w:date="2023-03-14T03:02:00Z">
                  <w:rPr/>
                </w:rPrChange>
              </w:rPr>
            </w:pPr>
            <w:r w:rsidRPr="004354C2">
              <w:rPr>
                <w:b/>
                <w:bCs/>
                <w:rPrChange w:id="1084" w:author="Moses, Robinson" w:date="2023-03-14T03:02: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438C756" w14:textId="787ADF84" w:rsidR="00570B77" w:rsidRPr="00C1717B" w:rsidRDefault="00570B77" w:rsidP="0098109B">
            <w:pPr>
              <w:pStyle w:val="TableBody"/>
              <w:rPr>
                <w:sz w:val="18"/>
                <w:szCs w:val="18"/>
              </w:rPr>
            </w:pPr>
            <w:r w:rsidRPr="00C1717B">
              <w:rPr>
                <w:sz w:val="18"/>
                <w:szCs w:val="18"/>
              </w:rPr>
              <w:t xml:space="preserve">Users can designate </w:t>
            </w:r>
            <w:r w:rsidRPr="00121470">
              <w:rPr>
                <w:b/>
                <w:bCs/>
                <w:sz w:val="18"/>
                <w:szCs w:val="18"/>
                <w:rPrChange w:id="1085" w:author="Moses, Robinson" w:date="2023-03-14T03:03:00Z">
                  <w:rPr>
                    <w:sz w:val="18"/>
                    <w:szCs w:val="18"/>
                  </w:rPr>
                </w:rPrChange>
              </w:rPr>
              <w:t>ANY</w:t>
            </w:r>
            <w:r w:rsidRPr="00C1717B">
              <w:rPr>
                <w:sz w:val="18"/>
                <w:szCs w:val="18"/>
              </w:rPr>
              <w:t xml:space="preserve"> or </w:t>
            </w:r>
            <w:del w:id="1086" w:author="Moses, Robinson" w:date="2023-03-14T03:04:00Z">
              <w:r w:rsidRPr="00121470" w:rsidDel="00121470">
                <w:rPr>
                  <w:b/>
                  <w:bCs/>
                  <w:sz w:val="18"/>
                  <w:szCs w:val="18"/>
                  <w:rPrChange w:id="1087" w:author="Moses, Robinson" w:date="2023-03-14T03:04:00Z">
                    <w:rPr>
                      <w:sz w:val="18"/>
                      <w:szCs w:val="18"/>
                    </w:rPr>
                  </w:rPrChange>
                </w:rPr>
                <w:delText>a s</w:delText>
              </w:r>
            </w:del>
            <w:ins w:id="1088" w:author="Moses, Robinson" w:date="2023-03-14T03:04:00Z">
              <w:r w:rsidR="00121470" w:rsidRPr="00121470">
                <w:rPr>
                  <w:b/>
                  <w:bCs/>
                  <w:sz w:val="18"/>
                  <w:szCs w:val="18"/>
                  <w:rPrChange w:id="1089" w:author="Moses, Robinson" w:date="2023-03-14T03:04:00Z">
                    <w:rPr>
                      <w:sz w:val="18"/>
                      <w:szCs w:val="18"/>
                    </w:rPr>
                  </w:rPrChange>
                </w:rPr>
                <w:t>S</w:t>
              </w:r>
            </w:ins>
            <w:r w:rsidRPr="00121470">
              <w:rPr>
                <w:b/>
                <w:bCs/>
                <w:sz w:val="18"/>
                <w:szCs w:val="18"/>
                <w:rPrChange w:id="1090" w:author="Moses, Robinson" w:date="2023-03-14T03:04:00Z">
                  <w:rPr>
                    <w:sz w:val="18"/>
                    <w:szCs w:val="18"/>
                  </w:rPr>
                </w:rPrChange>
              </w:rPr>
              <w:t>pecific</w:t>
            </w:r>
            <w:r w:rsidRPr="00C1717B">
              <w:rPr>
                <w:sz w:val="18"/>
                <w:szCs w:val="18"/>
              </w:rPr>
              <w:t xml:space="preserve"> status </w:t>
            </w:r>
          </w:p>
        </w:tc>
      </w:tr>
      <w:tr w:rsidR="00570B77" w14:paraId="70209C19"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A73C7A" w14:textId="77777777" w:rsidR="00570B77" w:rsidRPr="004354C2" w:rsidRDefault="00570B77" w:rsidP="0098109B">
            <w:pPr>
              <w:pStyle w:val="TableBody"/>
              <w:rPr>
                <w:b/>
                <w:bCs/>
                <w:rPrChange w:id="1091" w:author="Moses, Robinson" w:date="2023-03-14T03:02:00Z">
                  <w:rPr/>
                </w:rPrChange>
              </w:rPr>
            </w:pPr>
            <w:r w:rsidRPr="004354C2">
              <w:rPr>
                <w:b/>
                <w:bCs/>
                <w:rPrChange w:id="1092" w:author="Moses, Robinson" w:date="2023-03-14T03:02: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1EC7C015" w14:textId="71324B49" w:rsidR="00570B77" w:rsidRPr="00C1717B" w:rsidRDefault="00570B77" w:rsidP="0098109B">
            <w:pPr>
              <w:pStyle w:val="TableBody"/>
              <w:rPr>
                <w:sz w:val="18"/>
                <w:szCs w:val="18"/>
              </w:rPr>
            </w:pPr>
            <w:r w:rsidRPr="00C1717B">
              <w:rPr>
                <w:sz w:val="18"/>
                <w:szCs w:val="18"/>
              </w:rPr>
              <w:t xml:space="preserve">Users can select a specific </w:t>
            </w:r>
            <w:ins w:id="1093" w:author="Moses, Robinson" w:date="2023-03-14T03:04:00Z">
              <w:r w:rsidR="001E3545" w:rsidRPr="001E3545">
                <w:rPr>
                  <w:b/>
                  <w:bCs/>
                  <w:sz w:val="18"/>
                  <w:szCs w:val="18"/>
                  <w:rPrChange w:id="1094" w:author="Moses, Robinson" w:date="2023-03-14T03:05:00Z">
                    <w:rPr>
                      <w:sz w:val="18"/>
                      <w:szCs w:val="18"/>
                    </w:rPr>
                  </w:rPrChange>
                </w:rPr>
                <w:t>O</w:t>
              </w:r>
            </w:ins>
            <w:del w:id="1095" w:author="Moses, Robinson" w:date="2023-03-14T03:04:00Z">
              <w:r w:rsidRPr="001E3545" w:rsidDel="00DD2AC8">
                <w:rPr>
                  <w:b/>
                  <w:bCs/>
                  <w:sz w:val="18"/>
                  <w:szCs w:val="18"/>
                  <w:rPrChange w:id="1096" w:author="Moses, Robinson" w:date="2023-03-14T03:05:00Z">
                    <w:rPr>
                      <w:sz w:val="18"/>
                      <w:szCs w:val="18"/>
                    </w:rPr>
                  </w:rPrChange>
                </w:rPr>
                <w:delText>O</w:delText>
              </w:r>
            </w:del>
            <w:r w:rsidRPr="001E3545">
              <w:rPr>
                <w:b/>
                <w:bCs/>
                <w:sz w:val="18"/>
                <w:szCs w:val="18"/>
                <w:rPrChange w:id="1097" w:author="Moses, Robinson" w:date="2023-03-14T03:05:00Z">
                  <w:rPr>
                    <w:sz w:val="18"/>
                    <w:szCs w:val="18"/>
                  </w:rPr>
                </w:rPrChange>
              </w:rPr>
              <w:t>rder date</w:t>
            </w:r>
            <w:r w:rsidRPr="00C1717B">
              <w:rPr>
                <w:sz w:val="18"/>
                <w:szCs w:val="18"/>
              </w:rPr>
              <w:t xml:space="preserve"> range, minimum date, or maximum date. Users may also leave date fields blank to select all orders regardless of Order Date </w:t>
            </w:r>
          </w:p>
        </w:tc>
      </w:tr>
      <w:tr w:rsidR="00570B77" w14:paraId="77A098F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E116D4F" w14:textId="77777777" w:rsidR="00570B77" w:rsidRPr="004354C2" w:rsidRDefault="00570B77" w:rsidP="0098109B">
            <w:pPr>
              <w:pStyle w:val="TableBody"/>
              <w:rPr>
                <w:b/>
                <w:bCs/>
                <w:rPrChange w:id="1098" w:author="Moses, Robinson" w:date="2023-03-14T03:02:00Z">
                  <w:rPr/>
                </w:rPrChange>
              </w:rPr>
            </w:pPr>
            <w:r w:rsidRPr="004354C2">
              <w:rPr>
                <w:b/>
                <w:bCs/>
                <w:rPrChange w:id="1099" w:author="Moses, Robinson" w:date="2023-03-14T03:02: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6D9B3DD9" w14:textId="18BBA8B6" w:rsidR="00570B77" w:rsidRPr="00C1717B" w:rsidRDefault="00570B77" w:rsidP="0098109B">
            <w:pPr>
              <w:pStyle w:val="TableBody"/>
              <w:rPr>
                <w:sz w:val="18"/>
                <w:szCs w:val="18"/>
              </w:rPr>
            </w:pPr>
            <w:r w:rsidRPr="00C1717B">
              <w:rPr>
                <w:sz w:val="18"/>
                <w:szCs w:val="18"/>
              </w:rPr>
              <w:t xml:space="preserve">Users can select a specific </w:t>
            </w:r>
            <w:ins w:id="1100" w:author="Moses, Robinson" w:date="2023-03-14T03:04:00Z">
              <w:r w:rsidR="001E3545" w:rsidRPr="001E3545">
                <w:rPr>
                  <w:b/>
                  <w:bCs/>
                  <w:sz w:val="18"/>
                  <w:szCs w:val="18"/>
                  <w:rPrChange w:id="1101" w:author="Moses, Robinson" w:date="2023-03-14T03:05:00Z">
                    <w:rPr>
                      <w:sz w:val="18"/>
                      <w:szCs w:val="18"/>
                    </w:rPr>
                  </w:rPrChange>
                </w:rPr>
                <w:t>D</w:t>
              </w:r>
            </w:ins>
            <w:del w:id="1102" w:author="Moses, Robinson" w:date="2023-03-14T03:04:00Z">
              <w:r w:rsidRPr="001E3545" w:rsidDel="00DD2AC8">
                <w:rPr>
                  <w:b/>
                  <w:bCs/>
                  <w:sz w:val="18"/>
                  <w:szCs w:val="18"/>
                  <w:rPrChange w:id="1103" w:author="Moses, Robinson" w:date="2023-03-14T03:05:00Z">
                    <w:rPr>
                      <w:sz w:val="18"/>
                      <w:szCs w:val="18"/>
                    </w:rPr>
                  </w:rPrChange>
                </w:rPr>
                <w:delText>D</w:delText>
              </w:r>
            </w:del>
            <w:r w:rsidRPr="001E3545">
              <w:rPr>
                <w:b/>
                <w:bCs/>
                <w:sz w:val="18"/>
                <w:szCs w:val="18"/>
                <w:rPrChange w:id="1104" w:author="Moses, Robinson" w:date="2023-03-14T03:05:00Z">
                  <w:rPr>
                    <w:sz w:val="18"/>
                    <w:szCs w:val="18"/>
                  </w:rPr>
                </w:rPrChange>
              </w:rPr>
              <w:t xml:space="preserve">ue date </w:t>
            </w:r>
            <w:r w:rsidRPr="00C1717B">
              <w:rPr>
                <w:sz w:val="18"/>
                <w:szCs w:val="18"/>
              </w:rPr>
              <w:t xml:space="preserve">range, minimum date, or maximum date. Users may also leave date fields blank to select all orders regardless of Due Date </w:t>
            </w:r>
          </w:p>
        </w:tc>
      </w:tr>
      <w:tr w:rsidR="00570B77" w14:paraId="4F7E547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719A56E" w14:textId="77777777" w:rsidR="00570B77" w:rsidRPr="004354C2" w:rsidRDefault="00570B77" w:rsidP="0098109B">
            <w:pPr>
              <w:pStyle w:val="TableBody"/>
              <w:rPr>
                <w:b/>
                <w:bCs/>
                <w:rPrChange w:id="1105" w:author="Moses, Robinson" w:date="2023-03-14T03:02:00Z">
                  <w:rPr/>
                </w:rPrChange>
              </w:rPr>
            </w:pPr>
            <w:r w:rsidRPr="004354C2">
              <w:rPr>
                <w:b/>
                <w:bCs/>
                <w:rPrChange w:id="1106" w:author="Moses, Robinson" w:date="2023-03-14T03:02: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DEC5B7B" w14:textId="72DDF4FE" w:rsidR="00570B77" w:rsidRPr="00C1717B" w:rsidRDefault="00570B77" w:rsidP="0098109B">
            <w:pPr>
              <w:pStyle w:val="TableBody"/>
              <w:rPr>
                <w:sz w:val="18"/>
                <w:szCs w:val="18"/>
              </w:rPr>
            </w:pPr>
            <w:r w:rsidRPr="00C1717B">
              <w:rPr>
                <w:sz w:val="18"/>
                <w:szCs w:val="18"/>
              </w:rPr>
              <w:t xml:space="preserve">Search for Orders </w:t>
            </w:r>
            <w:del w:id="1107" w:author="Moses, Robinson" w:date="2023-03-14T03:05:00Z">
              <w:r w:rsidRPr="00C1717B" w:rsidDel="002C6742">
                <w:rPr>
                  <w:sz w:val="18"/>
                  <w:szCs w:val="18"/>
                </w:rPr>
                <w:delText xml:space="preserve">belonging </w:delText>
              </w:r>
            </w:del>
            <w:ins w:id="1108" w:author="Moses, Robinson" w:date="2023-03-16T06:51:00Z">
              <w:r w:rsidR="0014696D">
                <w:rPr>
                  <w:sz w:val="18"/>
                  <w:szCs w:val="18"/>
                </w:rPr>
                <w:t>of</w:t>
              </w:r>
            </w:ins>
            <w:del w:id="1109" w:author="Moses, Robinson" w:date="2023-03-16T06:51:00Z">
              <w:r w:rsidRPr="00C1717B" w:rsidDel="0014696D">
                <w:rPr>
                  <w:sz w:val="18"/>
                  <w:szCs w:val="18"/>
                </w:rPr>
                <w:delText>to</w:delText>
              </w:r>
            </w:del>
            <w:r w:rsidRPr="00C1717B">
              <w:rPr>
                <w:sz w:val="18"/>
                <w:szCs w:val="18"/>
              </w:rPr>
              <w:t xml:space="preserve"> a specific </w:t>
            </w:r>
            <w:ins w:id="1110" w:author="Moses, Robinson" w:date="2023-03-14T03:07:00Z">
              <w:r w:rsidR="00B66C52" w:rsidRPr="00B66C52">
                <w:rPr>
                  <w:b/>
                  <w:bCs/>
                  <w:sz w:val="18"/>
                  <w:szCs w:val="18"/>
                  <w:rPrChange w:id="1111" w:author="Moses, Robinson" w:date="2023-03-14T03:07:00Z">
                    <w:rPr>
                      <w:sz w:val="18"/>
                      <w:szCs w:val="18"/>
                    </w:rPr>
                  </w:rPrChange>
                </w:rPr>
                <w:t>C</w:t>
              </w:r>
            </w:ins>
            <w:del w:id="1112" w:author="Moses, Robinson" w:date="2023-03-14T03:07:00Z">
              <w:r w:rsidRPr="00B66C52" w:rsidDel="00B66C52">
                <w:rPr>
                  <w:b/>
                  <w:bCs/>
                  <w:sz w:val="18"/>
                  <w:szCs w:val="18"/>
                  <w:rPrChange w:id="1113" w:author="Moses, Robinson" w:date="2023-03-14T03:07:00Z">
                    <w:rPr>
                      <w:sz w:val="18"/>
                      <w:szCs w:val="18"/>
                    </w:rPr>
                  </w:rPrChange>
                </w:rPr>
                <w:delText>c</w:delText>
              </w:r>
            </w:del>
            <w:r w:rsidRPr="00B66C52">
              <w:rPr>
                <w:b/>
                <w:bCs/>
                <w:sz w:val="18"/>
                <w:szCs w:val="18"/>
                <w:rPrChange w:id="1114" w:author="Moses, Robinson" w:date="2023-03-14T03:07:00Z">
                  <w:rPr>
                    <w:sz w:val="18"/>
                    <w:szCs w:val="18"/>
                  </w:rPr>
                </w:rPrChange>
              </w:rPr>
              <w:t>ashpoint</w:t>
            </w:r>
            <w:r w:rsidRPr="00C1717B">
              <w:rPr>
                <w:sz w:val="18"/>
                <w:szCs w:val="18"/>
              </w:rPr>
              <w:t xml:space="preserve"> </w:t>
            </w:r>
          </w:p>
        </w:tc>
      </w:tr>
      <w:tr w:rsidR="00570B77" w14:paraId="7C3EC8E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C7AA6A8" w14:textId="77777777" w:rsidR="00570B77" w:rsidRPr="004354C2" w:rsidRDefault="00570B77" w:rsidP="0098109B">
            <w:pPr>
              <w:pStyle w:val="TableBody"/>
              <w:rPr>
                <w:b/>
                <w:bCs/>
                <w:rPrChange w:id="1115" w:author="Moses, Robinson" w:date="2023-03-14T03:02:00Z">
                  <w:rPr/>
                </w:rPrChange>
              </w:rPr>
            </w:pPr>
            <w:r w:rsidRPr="004354C2">
              <w:rPr>
                <w:b/>
                <w:bCs/>
                <w:rPrChange w:id="1116" w:author="Moses, Robinson" w:date="2023-03-14T03:02:00Z">
                  <w:rPr/>
                </w:rPrChange>
              </w:rPr>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48583D91" w14:textId="7B60DDE6" w:rsidR="00570B77" w:rsidRPr="00C1717B" w:rsidRDefault="00570B77" w:rsidP="0098109B">
            <w:pPr>
              <w:pStyle w:val="TableBody"/>
              <w:rPr>
                <w:rFonts w:cstheme="minorHAnsi"/>
                <w:sz w:val="18"/>
                <w:szCs w:val="18"/>
              </w:rPr>
            </w:pPr>
            <w:r w:rsidRPr="00C1717B">
              <w:rPr>
                <w:sz w:val="18"/>
                <w:szCs w:val="18"/>
              </w:rPr>
              <w:t xml:space="preserve">Search for Orders </w:t>
            </w:r>
            <w:del w:id="1117" w:author="Moses, Robinson" w:date="2023-03-14T03:05:00Z">
              <w:r w:rsidRPr="00C1717B" w:rsidDel="002C6742">
                <w:rPr>
                  <w:sz w:val="18"/>
                  <w:szCs w:val="18"/>
                </w:rPr>
                <w:delText xml:space="preserve">belonging </w:delText>
              </w:r>
            </w:del>
            <w:ins w:id="1118" w:author="Moses, Robinson" w:date="2023-03-16T06:51:00Z">
              <w:r w:rsidR="0014696D">
                <w:rPr>
                  <w:sz w:val="18"/>
                  <w:szCs w:val="18"/>
                </w:rPr>
                <w:t>of</w:t>
              </w:r>
            </w:ins>
            <w:del w:id="1119" w:author="Moses, Robinson" w:date="2023-03-16T06:51:00Z">
              <w:r w:rsidRPr="00C1717B" w:rsidDel="0014696D">
                <w:rPr>
                  <w:sz w:val="18"/>
                  <w:szCs w:val="18"/>
                </w:rPr>
                <w:delText>to</w:delText>
              </w:r>
            </w:del>
            <w:r w:rsidRPr="00C1717B">
              <w:rPr>
                <w:sz w:val="18"/>
                <w:szCs w:val="18"/>
              </w:rPr>
              <w:t xml:space="preserve"> a specific </w:t>
            </w:r>
            <w:r w:rsidRPr="00B66C52">
              <w:rPr>
                <w:b/>
                <w:bCs/>
                <w:sz w:val="18"/>
                <w:szCs w:val="18"/>
                <w:rPrChange w:id="1120" w:author="Moses, Robinson" w:date="2023-03-14T03:07:00Z">
                  <w:rPr>
                    <w:sz w:val="18"/>
                    <w:szCs w:val="18"/>
                  </w:rPr>
                </w:rPrChange>
              </w:rPr>
              <w:t>Depot</w:t>
            </w:r>
            <w:r w:rsidRPr="00C1717B">
              <w:rPr>
                <w:sz w:val="18"/>
                <w:szCs w:val="18"/>
              </w:rPr>
              <w:t xml:space="preserve"> </w:t>
            </w:r>
          </w:p>
        </w:tc>
      </w:tr>
      <w:tr w:rsidR="00570B77" w14:paraId="20976DBE"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FAE2EF9" w14:textId="77777777" w:rsidR="00570B77" w:rsidRPr="004354C2" w:rsidRDefault="00570B77" w:rsidP="0098109B">
            <w:pPr>
              <w:pStyle w:val="TableBody"/>
              <w:rPr>
                <w:b/>
                <w:bCs/>
                <w:rPrChange w:id="1121" w:author="Moses, Robinson" w:date="2023-03-14T03:02:00Z">
                  <w:rPr/>
                </w:rPrChange>
              </w:rPr>
            </w:pPr>
            <w:r w:rsidRPr="004354C2">
              <w:rPr>
                <w:b/>
                <w:bCs/>
                <w:rPrChange w:id="1122" w:author="Moses, Robinson" w:date="2023-03-14T03:02:00Z">
                  <w:rPr/>
                </w:rPrChange>
              </w:rPr>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284CAD0C" w14:textId="7277E149" w:rsidR="00570B77" w:rsidRPr="00C1717B" w:rsidRDefault="00570B77" w:rsidP="0098109B">
            <w:pPr>
              <w:pStyle w:val="TableBody"/>
              <w:rPr>
                <w:rFonts w:cstheme="minorHAnsi"/>
                <w:sz w:val="18"/>
                <w:szCs w:val="18"/>
              </w:rPr>
            </w:pPr>
            <w:r w:rsidRPr="00C1717B">
              <w:rPr>
                <w:sz w:val="18"/>
                <w:szCs w:val="18"/>
              </w:rPr>
              <w:t xml:space="preserve">Search for Orders </w:t>
            </w:r>
            <w:del w:id="1123" w:author="Moses, Robinson" w:date="2023-03-14T03:05:00Z">
              <w:r w:rsidRPr="00C1717B" w:rsidDel="002C6742">
                <w:rPr>
                  <w:sz w:val="18"/>
                  <w:szCs w:val="18"/>
                </w:rPr>
                <w:delText xml:space="preserve">belonging </w:delText>
              </w:r>
            </w:del>
            <w:ins w:id="1124" w:author="Moses, Robinson" w:date="2023-03-16T06:51:00Z">
              <w:r w:rsidR="0014696D">
                <w:rPr>
                  <w:sz w:val="18"/>
                  <w:szCs w:val="18"/>
                </w:rPr>
                <w:t>of</w:t>
              </w:r>
            </w:ins>
            <w:del w:id="1125" w:author="Moses, Robinson" w:date="2023-03-16T06:51:00Z">
              <w:r w:rsidRPr="00C1717B" w:rsidDel="0014696D">
                <w:rPr>
                  <w:sz w:val="18"/>
                  <w:szCs w:val="18"/>
                </w:rPr>
                <w:delText>to</w:delText>
              </w:r>
            </w:del>
            <w:r w:rsidRPr="00C1717B">
              <w:rPr>
                <w:sz w:val="18"/>
                <w:szCs w:val="18"/>
              </w:rPr>
              <w:t xml:space="preserve"> a specific </w:t>
            </w:r>
            <w:r w:rsidRPr="00B66C52">
              <w:rPr>
                <w:b/>
                <w:bCs/>
                <w:sz w:val="18"/>
                <w:szCs w:val="18"/>
                <w:rPrChange w:id="1126" w:author="Moses, Robinson" w:date="2023-03-14T03:07:00Z">
                  <w:rPr>
                    <w:sz w:val="18"/>
                    <w:szCs w:val="18"/>
                  </w:rPr>
                </w:rPrChange>
              </w:rPr>
              <w:t>Vault</w:t>
            </w:r>
            <w:r w:rsidRPr="00C1717B">
              <w:rPr>
                <w:sz w:val="18"/>
                <w:szCs w:val="18"/>
              </w:rPr>
              <w:t xml:space="preserve"> </w:t>
            </w:r>
          </w:p>
        </w:tc>
      </w:tr>
      <w:tr w:rsidR="00570B77" w14:paraId="0F16905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C59D754" w14:textId="77777777" w:rsidR="00570B77" w:rsidRPr="004354C2" w:rsidRDefault="00570B77" w:rsidP="0098109B">
            <w:pPr>
              <w:pStyle w:val="TableBody"/>
              <w:rPr>
                <w:b/>
                <w:bCs/>
                <w:rPrChange w:id="1127" w:author="Moses, Robinson" w:date="2023-03-14T03:02:00Z">
                  <w:rPr/>
                </w:rPrChange>
              </w:rPr>
            </w:pPr>
            <w:r w:rsidRPr="004354C2">
              <w:rPr>
                <w:b/>
                <w:bCs/>
                <w:rPrChange w:id="1128" w:author="Moses, Robinson" w:date="2023-03-14T03:02: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54035E9" w14:textId="650C8488" w:rsidR="00C969A5" w:rsidRDefault="00570B77" w:rsidP="0098109B">
            <w:pPr>
              <w:pStyle w:val="TableBody"/>
              <w:rPr>
                <w:ins w:id="1129" w:author="Moses, Robinson" w:date="2023-03-14T03:08:00Z"/>
                <w:sz w:val="18"/>
                <w:szCs w:val="18"/>
              </w:rPr>
            </w:pPr>
            <w:r w:rsidRPr="00C1717B">
              <w:rPr>
                <w:sz w:val="18"/>
                <w:szCs w:val="18"/>
              </w:rPr>
              <w:t xml:space="preserve">Search for Orders </w:t>
            </w:r>
            <w:del w:id="1130" w:author="Moses, Robinson" w:date="2023-03-14T03:08:00Z">
              <w:r w:rsidRPr="00C1717B" w:rsidDel="00D95DB5">
                <w:rPr>
                  <w:sz w:val="18"/>
                  <w:szCs w:val="18"/>
                </w:rPr>
                <w:delText xml:space="preserve">having </w:delText>
              </w:r>
            </w:del>
            <w:ins w:id="1131" w:author="Moses, Robinson" w:date="2023-03-16T06:51:00Z">
              <w:r w:rsidR="0014696D">
                <w:rPr>
                  <w:sz w:val="18"/>
                  <w:szCs w:val="18"/>
                </w:rPr>
                <w:t xml:space="preserve">of </w:t>
              </w:r>
            </w:ins>
            <w:r w:rsidRPr="00C1717B">
              <w:rPr>
                <w:sz w:val="18"/>
                <w:szCs w:val="18"/>
              </w:rPr>
              <w:t xml:space="preserve">specified values in the respective custom fields. </w:t>
            </w:r>
          </w:p>
          <w:p w14:paraId="4DA6B264" w14:textId="4B86D674" w:rsidR="00570B77" w:rsidRPr="00C1717B" w:rsidRDefault="00570B77" w:rsidP="00C969A5">
            <w:pPr>
              <w:pStyle w:val="TableNote"/>
              <w:rPr>
                <w:rFonts w:cstheme="minorHAnsi"/>
              </w:rPr>
              <w:pPrChange w:id="1132" w:author="Moses, Robinson" w:date="2023-03-14T03:08:00Z">
                <w:pPr>
                  <w:pStyle w:val="TableBody"/>
                </w:pPr>
              </w:pPrChange>
            </w:pPr>
            <w:del w:id="1133" w:author="Moses, Robinson" w:date="2023-03-14T03:08:00Z">
              <w:r w:rsidRPr="00C969A5" w:rsidDel="00C969A5">
                <w:rPr>
                  <w:b/>
                  <w:bCs/>
                  <w:rPrChange w:id="1134" w:author="Moses, Robinson" w:date="2023-03-14T03:08:00Z">
                    <w:rPr/>
                  </w:rPrChange>
                </w:rPr>
                <w:delText>Please n</w:delText>
              </w:r>
            </w:del>
            <w:ins w:id="1135" w:author="Moses, Robinson" w:date="2023-03-14T03:08:00Z">
              <w:r w:rsidR="00C969A5" w:rsidRPr="00C969A5">
                <w:rPr>
                  <w:b/>
                  <w:bCs/>
                  <w:rPrChange w:id="1136" w:author="Moses, Robinson" w:date="2023-03-14T03:08:00Z">
                    <w:rPr/>
                  </w:rPrChange>
                </w:rPr>
                <w:t>N</w:t>
              </w:r>
            </w:ins>
            <w:r w:rsidRPr="00C969A5">
              <w:rPr>
                <w:b/>
                <w:bCs/>
                <w:rPrChange w:id="1137" w:author="Moses, Robinson" w:date="2023-03-14T03:08:00Z">
                  <w:rPr/>
                </w:rPrChange>
              </w:rPr>
              <w:t>ote:</w:t>
            </w:r>
            <w:r w:rsidRPr="00C1717B">
              <w:t xml:space="preserve"> A custom field may have </w:t>
            </w:r>
            <w:del w:id="1138" w:author="Moses, Robinson" w:date="2023-03-14T03:12:00Z">
              <w:r w:rsidRPr="00C1717B" w:rsidDel="00F93877">
                <w:delText xml:space="preserve">1 </w:delText>
              </w:r>
            </w:del>
            <w:ins w:id="1139" w:author="Moses, Robinson" w:date="2023-03-14T03:12:00Z">
              <w:r w:rsidR="00F93877">
                <w:t>a different</w:t>
              </w:r>
              <w:r w:rsidR="00F93877" w:rsidRPr="00C1717B">
                <w:t xml:space="preserve"> </w:t>
              </w:r>
            </w:ins>
            <w:r w:rsidRPr="00C1717B">
              <w:t xml:space="preserve">meaning in OptiCash/OptiNet orders and a different meaning in OptiVault orders. This search may return both. </w:t>
            </w:r>
          </w:p>
        </w:tc>
      </w:tr>
      <w:tr w:rsidR="00570B77" w14:paraId="2594005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FACA75B" w14:textId="77777777" w:rsidR="00570B77" w:rsidRPr="004354C2" w:rsidRDefault="00570B77" w:rsidP="0098109B">
            <w:pPr>
              <w:pStyle w:val="TableBody"/>
              <w:rPr>
                <w:b/>
                <w:bCs/>
                <w:rPrChange w:id="1140" w:author="Moses, Robinson" w:date="2023-03-14T03:02:00Z">
                  <w:rPr/>
                </w:rPrChange>
              </w:rPr>
            </w:pPr>
            <w:r w:rsidRPr="004354C2">
              <w:rPr>
                <w:b/>
                <w:bCs/>
                <w:rPrChange w:id="1141" w:author="Moses, Robinson" w:date="2023-03-14T03:02: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4D9D4605" w14:textId="77777777" w:rsidR="00570B77" w:rsidRPr="00C1717B" w:rsidRDefault="00570B77" w:rsidP="0098109B">
            <w:pPr>
              <w:pStyle w:val="TableBody"/>
              <w:rPr>
                <w:rFonts w:cstheme="minorHAnsi"/>
                <w:sz w:val="18"/>
                <w:szCs w:val="18"/>
              </w:rPr>
            </w:pPr>
            <w:r w:rsidRPr="00C1717B">
              <w:rPr>
                <w:sz w:val="18"/>
                <w:szCs w:val="18"/>
              </w:rPr>
              <w:t xml:space="preserve">Search for an order using its unique reference number </w:t>
            </w:r>
          </w:p>
        </w:tc>
      </w:tr>
      <w:tr w:rsidR="00570B77" w14:paraId="244DEE0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9DCD661" w14:textId="77777777" w:rsidR="00570B77" w:rsidRPr="004354C2" w:rsidRDefault="00570B77" w:rsidP="0098109B">
            <w:pPr>
              <w:pStyle w:val="TableBody"/>
              <w:rPr>
                <w:b/>
                <w:bCs/>
                <w:rPrChange w:id="1142" w:author="Moses, Robinson" w:date="2023-03-14T03:02:00Z">
                  <w:rPr/>
                </w:rPrChange>
              </w:rPr>
            </w:pPr>
            <w:r w:rsidRPr="004354C2">
              <w:rPr>
                <w:b/>
                <w:bCs/>
                <w:rPrChange w:id="1143" w:author="Moses, Robinson" w:date="2023-03-14T03:02: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68190E7E" w14:textId="24A7FE06" w:rsidR="00570B77" w:rsidRPr="00C1717B" w:rsidRDefault="00570B77" w:rsidP="0098109B">
            <w:pPr>
              <w:pStyle w:val="TableBody"/>
              <w:rPr>
                <w:rFonts w:cstheme="minorHAnsi"/>
                <w:sz w:val="18"/>
                <w:szCs w:val="18"/>
              </w:rPr>
            </w:pPr>
            <w:r w:rsidRPr="00C1717B">
              <w:rPr>
                <w:sz w:val="18"/>
                <w:szCs w:val="18"/>
              </w:rPr>
              <w:t xml:space="preserve">Username of the individual who </w:t>
            </w:r>
            <w:del w:id="1144" w:author="Moses, Robinson" w:date="2023-03-16T06:51:00Z">
              <w:r w:rsidRPr="00C1717B" w:rsidDel="0014696D">
                <w:rPr>
                  <w:sz w:val="18"/>
                  <w:szCs w:val="18"/>
                </w:rPr>
                <w:delText xml:space="preserve">originally </w:delText>
              </w:r>
            </w:del>
            <w:r w:rsidRPr="00C1717B">
              <w:rPr>
                <w:sz w:val="18"/>
                <w:szCs w:val="18"/>
              </w:rPr>
              <w:t xml:space="preserve">created the order </w:t>
            </w:r>
          </w:p>
        </w:tc>
      </w:tr>
    </w:tbl>
    <w:p w14:paraId="0210CEB5" w14:textId="038E20E9"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E9144C9" w14:textId="77777777" w:rsidR="0098109B" w:rsidRPr="0098109B" w:rsidRDefault="0098109B" w:rsidP="0098109B"/>
    <w:p w14:paraId="59D6B884" w14:textId="77777777" w:rsidR="00570B77" w:rsidRDefault="00570B77" w:rsidP="00570B77">
      <w:pPr>
        <w:pStyle w:val="Heading2"/>
      </w:pPr>
      <w:bookmarkStart w:id="1145" w:name="_Toc111643061"/>
      <w:bookmarkStart w:id="1146" w:name="_Toc129572281"/>
      <w:r>
        <w:t>EXPORT ORDERS</w:t>
      </w:r>
      <w:bookmarkEnd w:id="1145"/>
      <w:bookmarkEnd w:id="1146"/>
      <w:r>
        <w:t xml:space="preserve"> </w:t>
      </w:r>
    </w:p>
    <w:p w14:paraId="1D7173BA" w14:textId="2D892990" w:rsidR="00570B77" w:rsidRDefault="00570B77" w:rsidP="0098109B">
      <w:pPr>
        <w:pStyle w:val="BodyText"/>
      </w:pPr>
      <w:r w:rsidRPr="00C03151">
        <w:rPr>
          <w:i/>
          <w:iCs/>
          <w:rPrChange w:id="1147" w:author="Moses, Robinson" w:date="2023-03-14T03:13:00Z">
            <w:rPr/>
          </w:rPrChange>
        </w:rPr>
        <w:t>Orders</w:t>
      </w:r>
      <w:r w:rsidRPr="00C03151">
        <w:rPr>
          <w:rFonts w:ascii="Wingdings" w:eastAsia="Wingdings" w:hAnsi="Wingdings" w:cs="Wingdings"/>
          <w:i/>
          <w:iCs/>
          <w:sz w:val="16"/>
          <w:rPrChange w:id="1148" w:author="Moses, Robinson" w:date="2023-03-14T03:13:00Z">
            <w:rPr>
              <w:rFonts w:ascii="Wingdings" w:eastAsia="Wingdings" w:hAnsi="Wingdings" w:cs="Wingdings"/>
              <w:sz w:val="16"/>
            </w:rPr>
          </w:rPrChange>
        </w:rPr>
        <w:t></w:t>
      </w:r>
      <w:r w:rsidRPr="00C03151">
        <w:rPr>
          <w:i/>
          <w:iCs/>
          <w:rPrChange w:id="1149" w:author="Moses, Robinson" w:date="2023-03-14T03:13:00Z">
            <w:rPr/>
          </w:rPrChange>
        </w:rPr>
        <w:t>Export</w:t>
      </w:r>
      <w:r>
        <w:t xml:space="preserve"> allows users to locate and export orders based </w:t>
      </w:r>
      <w:del w:id="1150" w:author="Moses, Robinson" w:date="2023-03-14T03:13:00Z">
        <w:r w:rsidDel="007A0DEB">
          <w:delText xml:space="preserve">upon </w:delText>
        </w:r>
      </w:del>
      <w:ins w:id="1151" w:author="Moses, Robinson" w:date="2023-03-14T03:13:00Z">
        <w:r w:rsidR="007A0DEB">
          <w:t>on</w:t>
        </w:r>
        <w:r w:rsidR="007A0DEB">
          <w:t xml:space="preserve"> </w:t>
        </w:r>
      </w:ins>
      <w:r>
        <w:t>one or multiple criteria.</w:t>
      </w:r>
    </w:p>
    <w:p w14:paraId="2F78036A" w14:textId="77777777" w:rsidR="00570B77" w:rsidRDefault="00570B77" w:rsidP="0098109B">
      <w:pPr>
        <w:pStyle w:val="Caption"/>
      </w:pPr>
      <w:bookmarkStart w:id="1152" w:name="_Toc6556895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17</w:t>
      </w:r>
      <w:r w:rsidRPr="36CE550C">
        <w:rPr>
          <w:noProof/>
        </w:rPr>
        <w:fldChar w:fldCharType="end"/>
      </w:r>
      <w:r w:rsidRPr="36CE550C">
        <w:t>: EXPORT ORDERS SCREEN</w:t>
      </w:r>
      <w:bookmarkEnd w:id="1152"/>
    </w:p>
    <w:p w14:paraId="2A27D093" w14:textId="77777777" w:rsidR="00570B77" w:rsidRDefault="00570B77" w:rsidP="007A0DEB">
      <w:pPr>
        <w:pStyle w:val="BodyText"/>
        <w:pPrChange w:id="1153" w:author="Moses, Robinson" w:date="2023-03-14T03:13:00Z">
          <w:pPr>
            <w:spacing w:after="0"/>
            <w:jc w:val="center"/>
          </w:pPr>
        </w:pPrChange>
      </w:pPr>
      <w:r>
        <w:rPr>
          <w:noProof/>
        </w:rPr>
        <w:lastRenderedPageBreak/>
        <w:drawing>
          <wp:inline distT="0" distB="0" distL="0" distR="0" wp14:anchorId="5EB209C2" wp14:editId="3AF5B1BB">
            <wp:extent cx="5943600" cy="1771650"/>
            <wp:effectExtent l="76200" t="76200" r="133350" b="133350"/>
            <wp:docPr id="5228653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973CA" w14:textId="77777777" w:rsidR="00570B77" w:rsidRDefault="00570B77" w:rsidP="00570B77">
      <w:pPr>
        <w:spacing w:after="0"/>
        <w:rPr>
          <w:color w:val="76923C"/>
        </w:rPr>
      </w:pPr>
    </w:p>
    <w:p w14:paraId="525BE4CC" w14:textId="77777777" w:rsidR="00570B77" w:rsidRDefault="00570B77" w:rsidP="0098109B">
      <w:pPr>
        <w:pStyle w:val="Caption"/>
      </w:pPr>
      <w:bookmarkStart w:id="1154"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18</w:t>
      </w:r>
      <w:r w:rsidRPr="00B901A7">
        <w:rPr>
          <w:color w:val="auto"/>
        </w:rPr>
        <w:fldChar w:fldCharType="end"/>
      </w:r>
      <w:r w:rsidRPr="00B901A7">
        <w:rPr>
          <w:color w:val="auto"/>
        </w:rPr>
        <w:t>:</w:t>
      </w:r>
      <w:r>
        <w:t xml:space="preserve"> EXPORT ORDERS FIELD DESCRIPTIONS</w:t>
      </w:r>
      <w:bookmarkEnd w:id="115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C264EDC"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654CD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188B5" w14:textId="77777777" w:rsidR="00570B77" w:rsidRDefault="00570B77" w:rsidP="0098109B">
            <w:pPr>
              <w:pStyle w:val="TableHeading"/>
            </w:pPr>
            <w:r>
              <w:t xml:space="preserve">Description </w:t>
            </w:r>
          </w:p>
        </w:tc>
      </w:tr>
      <w:tr w:rsidR="00570B77" w14:paraId="46ED90E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AC363A" w14:textId="77777777" w:rsidR="00570B77" w:rsidRPr="007A0DEB" w:rsidRDefault="00570B77" w:rsidP="0098109B">
            <w:pPr>
              <w:pStyle w:val="TableBody"/>
              <w:rPr>
                <w:b/>
                <w:bCs/>
                <w:rPrChange w:id="1155" w:author="Moses, Robinson" w:date="2023-03-14T03:13:00Z">
                  <w:rPr/>
                </w:rPrChange>
              </w:rPr>
            </w:pPr>
            <w:r w:rsidRPr="007A0DEB">
              <w:rPr>
                <w:b/>
                <w:bCs/>
                <w:rPrChange w:id="1156" w:author="Moses, Robinson" w:date="2023-03-14T03:13: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2DA8FC8E" w14:textId="431D4920" w:rsidR="00570B77" w:rsidRPr="00367127" w:rsidRDefault="00570B77" w:rsidP="0098109B">
            <w:pPr>
              <w:pStyle w:val="TableBody"/>
              <w:rPr>
                <w:sz w:val="18"/>
                <w:szCs w:val="18"/>
              </w:rPr>
            </w:pPr>
            <w:r w:rsidRPr="00367127">
              <w:rPr>
                <w:sz w:val="18"/>
                <w:szCs w:val="18"/>
              </w:rPr>
              <w:t xml:space="preserve">Users can designate </w:t>
            </w:r>
            <w:r w:rsidRPr="00E17ED8">
              <w:rPr>
                <w:b/>
                <w:bCs/>
                <w:sz w:val="18"/>
                <w:szCs w:val="18"/>
                <w:rPrChange w:id="1157" w:author="Moses, Robinson" w:date="2023-03-14T03:14:00Z">
                  <w:rPr>
                    <w:sz w:val="18"/>
                    <w:szCs w:val="18"/>
                  </w:rPr>
                </w:rPrChange>
              </w:rPr>
              <w:t>ANY</w:t>
            </w:r>
            <w:r w:rsidRPr="00367127">
              <w:rPr>
                <w:sz w:val="18"/>
                <w:szCs w:val="18"/>
              </w:rPr>
              <w:t xml:space="preserve"> or </w:t>
            </w:r>
            <w:del w:id="1158" w:author="Moses, Robinson" w:date="2023-03-14T03:14:00Z">
              <w:r w:rsidRPr="00E17ED8" w:rsidDel="00E17ED8">
                <w:rPr>
                  <w:b/>
                  <w:bCs/>
                  <w:sz w:val="18"/>
                  <w:szCs w:val="18"/>
                  <w:rPrChange w:id="1159" w:author="Moses, Robinson" w:date="2023-03-14T03:14:00Z">
                    <w:rPr>
                      <w:sz w:val="18"/>
                      <w:szCs w:val="18"/>
                    </w:rPr>
                  </w:rPrChange>
                </w:rPr>
                <w:delText>a s</w:delText>
              </w:r>
            </w:del>
            <w:ins w:id="1160" w:author="Moses, Robinson" w:date="2023-03-14T03:14:00Z">
              <w:r w:rsidR="00E17ED8" w:rsidRPr="00E17ED8">
                <w:rPr>
                  <w:b/>
                  <w:bCs/>
                  <w:sz w:val="18"/>
                  <w:szCs w:val="18"/>
                  <w:rPrChange w:id="1161" w:author="Moses, Robinson" w:date="2023-03-14T03:14:00Z">
                    <w:rPr>
                      <w:sz w:val="18"/>
                      <w:szCs w:val="18"/>
                    </w:rPr>
                  </w:rPrChange>
                </w:rPr>
                <w:t>S</w:t>
              </w:r>
            </w:ins>
            <w:r w:rsidRPr="00E17ED8">
              <w:rPr>
                <w:b/>
                <w:bCs/>
                <w:sz w:val="18"/>
                <w:szCs w:val="18"/>
                <w:rPrChange w:id="1162" w:author="Moses, Robinson" w:date="2023-03-14T03:14:00Z">
                  <w:rPr>
                    <w:sz w:val="18"/>
                    <w:szCs w:val="18"/>
                  </w:rPr>
                </w:rPrChange>
              </w:rPr>
              <w:t>pecific</w:t>
            </w:r>
            <w:r w:rsidRPr="00367127">
              <w:rPr>
                <w:sz w:val="18"/>
                <w:szCs w:val="18"/>
              </w:rPr>
              <w:t xml:space="preserve"> workflow.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0C92697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2DBD18B" w14:textId="77777777" w:rsidR="00570B77" w:rsidRPr="007A0DEB" w:rsidRDefault="00570B77" w:rsidP="0098109B">
            <w:pPr>
              <w:pStyle w:val="TableBody"/>
              <w:rPr>
                <w:b/>
                <w:bCs/>
                <w:rPrChange w:id="1163" w:author="Moses, Robinson" w:date="2023-03-14T03:13:00Z">
                  <w:rPr/>
                </w:rPrChange>
              </w:rPr>
            </w:pPr>
            <w:r w:rsidRPr="007A0DEB">
              <w:rPr>
                <w:b/>
                <w:bCs/>
                <w:rPrChange w:id="1164" w:author="Moses, Robinson" w:date="2023-03-14T03:13: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6602981C" w14:textId="77777777" w:rsidR="00570B77" w:rsidRPr="00367127" w:rsidRDefault="00570B77" w:rsidP="0098109B">
            <w:pPr>
              <w:pStyle w:val="TableBody"/>
              <w:rPr>
                <w:sz w:val="18"/>
                <w:szCs w:val="18"/>
              </w:rPr>
            </w:pPr>
            <w:r w:rsidRPr="00367127">
              <w:rPr>
                <w:sz w:val="18"/>
                <w:szCs w:val="18"/>
              </w:rPr>
              <w:t xml:space="preserve">Users can select a specific Order date range, minimum date, or maximum date. Users may also leave date fields blank to select all orders regardless of Order Date </w:t>
            </w:r>
          </w:p>
        </w:tc>
      </w:tr>
      <w:tr w:rsidR="00570B77" w14:paraId="7DB08D0A"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7E53819" w14:textId="77777777" w:rsidR="00570B77" w:rsidRPr="007A0DEB" w:rsidRDefault="00570B77" w:rsidP="0098109B">
            <w:pPr>
              <w:pStyle w:val="TableBody"/>
              <w:rPr>
                <w:b/>
                <w:bCs/>
                <w:rPrChange w:id="1165" w:author="Moses, Robinson" w:date="2023-03-14T03:13:00Z">
                  <w:rPr/>
                </w:rPrChange>
              </w:rPr>
            </w:pPr>
            <w:r w:rsidRPr="007A0DEB">
              <w:rPr>
                <w:b/>
                <w:bCs/>
                <w:rPrChange w:id="1166" w:author="Moses, Robinson" w:date="2023-03-14T03:13: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5FA5FB8F" w14:textId="77777777" w:rsidR="00570B77" w:rsidRPr="00367127" w:rsidRDefault="00570B77" w:rsidP="0098109B">
            <w:pPr>
              <w:pStyle w:val="TableBody"/>
              <w:rPr>
                <w:sz w:val="18"/>
                <w:szCs w:val="18"/>
              </w:rPr>
            </w:pPr>
            <w:r w:rsidRPr="00367127">
              <w:rPr>
                <w:sz w:val="18"/>
                <w:szCs w:val="18"/>
              </w:rPr>
              <w:t xml:space="preserve">Users can select a specific Due date range, minimum date, or maximum date. Users may also leave date fields blank to select all orders regardless of Due Date </w:t>
            </w:r>
          </w:p>
        </w:tc>
      </w:tr>
    </w:tbl>
    <w:p w14:paraId="4F7BCD14" w14:textId="71C1CC37"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32C45131" w14:textId="77777777" w:rsidR="0098109B" w:rsidRPr="0098109B" w:rsidRDefault="0098109B" w:rsidP="0098109B"/>
    <w:p w14:paraId="5B7749B6" w14:textId="77777777" w:rsidR="00570B77" w:rsidRDefault="00570B77" w:rsidP="00570B77">
      <w:pPr>
        <w:pStyle w:val="Heading2"/>
      </w:pPr>
      <w:bookmarkStart w:id="1167" w:name="_Toc111643062"/>
      <w:bookmarkStart w:id="1168" w:name="_Toc129572282"/>
      <w:r>
        <w:t>IMPORT ORDER UPDATES</w:t>
      </w:r>
      <w:bookmarkEnd w:id="1167"/>
      <w:bookmarkEnd w:id="1168"/>
      <w:r>
        <w:t xml:space="preserve"> </w:t>
      </w:r>
    </w:p>
    <w:p w14:paraId="0A53B5F8" w14:textId="6AF0C1F7" w:rsidR="00570B77" w:rsidRDefault="00570B77" w:rsidP="0098109B">
      <w:pPr>
        <w:pStyle w:val="BodyText"/>
      </w:pPr>
      <w:r w:rsidRPr="0003377D">
        <w:rPr>
          <w:i/>
          <w:iCs/>
          <w:rPrChange w:id="1169" w:author="Moses, Robinson" w:date="2023-03-14T03:16:00Z">
            <w:rPr/>
          </w:rPrChange>
        </w:rPr>
        <w:t>Orders</w:t>
      </w:r>
      <w:r w:rsidRPr="0003377D">
        <w:rPr>
          <w:rFonts w:ascii="Wingdings" w:eastAsia="Wingdings" w:hAnsi="Wingdings" w:cs="Wingdings"/>
          <w:i/>
          <w:iCs/>
          <w:sz w:val="16"/>
          <w:rPrChange w:id="1170" w:author="Moses, Robinson" w:date="2023-03-14T03:16:00Z">
            <w:rPr>
              <w:rFonts w:ascii="Wingdings" w:eastAsia="Wingdings" w:hAnsi="Wingdings" w:cs="Wingdings"/>
              <w:sz w:val="16"/>
            </w:rPr>
          </w:rPrChange>
        </w:rPr>
        <w:t></w:t>
      </w:r>
      <w:r w:rsidRPr="0003377D">
        <w:rPr>
          <w:i/>
          <w:iCs/>
          <w:rPrChange w:id="1171" w:author="Moses, Robinson" w:date="2023-03-14T03:16:00Z">
            <w:rPr/>
          </w:rPrChange>
        </w:rPr>
        <w:t>Import</w:t>
      </w:r>
      <w:r>
        <w:t xml:space="preserve"> Order Updates allows users to import a file containing order updates. Options are given for </w:t>
      </w:r>
      <w:ins w:id="1172" w:author="Moses, Robinson" w:date="2023-03-16T06:52:00Z">
        <w:r w:rsidR="0014696D">
          <w:t xml:space="preserve">the </w:t>
        </w:r>
      </w:ins>
      <w:del w:id="1173" w:author="Moses, Robinson" w:date="2023-03-14T03:17:00Z">
        <w:r w:rsidDel="000940DF">
          <w:delText xml:space="preserve">which </w:delText>
        </w:r>
      </w:del>
      <w:r>
        <w:t>type</w:t>
      </w:r>
      <w:ins w:id="1174" w:author="Moses, Robinson" w:date="2023-03-14T03:17:00Z">
        <w:r w:rsidR="000940DF">
          <w:t>s</w:t>
        </w:r>
      </w:ins>
      <w:r>
        <w:t xml:space="preserve"> of cashpoint</w:t>
      </w:r>
      <w:del w:id="1175" w:author="Moses, Robinson" w:date="2023-03-16T06:52:00Z">
        <w:r w:rsidDel="0014696D">
          <w:delText>s</w:delText>
        </w:r>
      </w:del>
      <w:r>
        <w:t xml:space="preserve"> orders </w:t>
      </w:r>
      <w:ins w:id="1176" w:author="Moses, Robinson" w:date="2023-03-14T03:17:00Z">
        <w:r w:rsidR="000940DF">
          <w:t xml:space="preserve">that </w:t>
        </w:r>
      </w:ins>
      <w:r>
        <w:t xml:space="preserve">will be entered. See </w:t>
      </w:r>
      <w:ins w:id="1177" w:author="Moses, Robinson" w:date="2023-03-16T06:52:00Z">
        <w:r w:rsidR="0014696D">
          <w:t xml:space="preserve">the </w:t>
        </w:r>
      </w:ins>
      <w:r>
        <w:t xml:space="preserve">separate document </w:t>
      </w:r>
      <w:r w:rsidRPr="000940DF">
        <w:rPr>
          <w:i/>
          <w:iCs/>
          <w:rPrChange w:id="1178" w:author="Moses, Robinson" w:date="2023-03-14T03:17:00Z">
            <w:rPr/>
          </w:rPrChange>
        </w:rPr>
        <w:t>Input/Output Formats Guide</w:t>
      </w:r>
      <w:r>
        <w:t xml:space="preserve"> for content detail of the import file.</w:t>
      </w:r>
    </w:p>
    <w:p w14:paraId="48789F52" w14:textId="7C48DA15" w:rsidR="00570B77" w:rsidRDefault="00570B77" w:rsidP="00570B77">
      <w:pPr>
        <w:rPr>
          <w:color w:val="76923C"/>
        </w:rPr>
      </w:pPr>
    </w:p>
    <w:p w14:paraId="5684D76B" w14:textId="77777777" w:rsidR="00570B77" w:rsidRDefault="00570B77" w:rsidP="0098109B">
      <w:pPr>
        <w:pStyle w:val="Caption"/>
      </w:pPr>
      <w:bookmarkStart w:id="1179" w:name="_Toc6556895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18</w:t>
      </w:r>
      <w:r w:rsidRPr="36CE550C">
        <w:rPr>
          <w:noProof/>
        </w:rPr>
        <w:fldChar w:fldCharType="end"/>
      </w:r>
      <w:r w:rsidRPr="36CE550C">
        <w:t xml:space="preserve">: </w:t>
      </w:r>
      <w:r>
        <w:t>IMPORT ORDER UPDATES SCREEN</w:t>
      </w:r>
      <w:bookmarkEnd w:id="1179"/>
    </w:p>
    <w:p w14:paraId="4148FA6A" w14:textId="77777777" w:rsidR="00570B77" w:rsidRDefault="00570B77" w:rsidP="00AF30FA">
      <w:pPr>
        <w:pStyle w:val="BodyText"/>
        <w:pPrChange w:id="1180" w:author="Moses, Robinson" w:date="2023-03-14T03:17:00Z">
          <w:pPr>
            <w:spacing w:after="0"/>
            <w:jc w:val="center"/>
          </w:pPr>
        </w:pPrChange>
      </w:pPr>
      <w:r>
        <w:rPr>
          <w:noProof/>
        </w:rPr>
        <w:lastRenderedPageBreak/>
        <w:drawing>
          <wp:inline distT="0" distB="0" distL="0" distR="0" wp14:anchorId="38C608AD" wp14:editId="2386F9AD">
            <wp:extent cx="5939790" cy="1645920"/>
            <wp:effectExtent l="76200" t="76200" r="137160" b="12573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2EB95" w14:textId="5D56325A"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4ED6857B" w14:textId="77777777" w:rsidR="0098109B" w:rsidRPr="0098109B" w:rsidRDefault="0098109B" w:rsidP="0098109B"/>
    <w:p w14:paraId="36B4973C" w14:textId="77777777" w:rsidR="00570B77" w:rsidRDefault="00570B77" w:rsidP="00570B77">
      <w:pPr>
        <w:pStyle w:val="Heading2"/>
      </w:pPr>
      <w:bookmarkStart w:id="1181" w:name="_Toc111643063"/>
      <w:bookmarkStart w:id="1182" w:name="_Toc129572283"/>
      <w:r>
        <w:t>IMPORT ATM RESIDUALS</w:t>
      </w:r>
      <w:bookmarkEnd w:id="1181"/>
      <w:bookmarkEnd w:id="1182"/>
    </w:p>
    <w:p w14:paraId="491AA60C" w14:textId="08C5FCC5" w:rsidR="00570B77" w:rsidRDefault="00570B77" w:rsidP="0098109B">
      <w:pPr>
        <w:pStyle w:val="BodyText"/>
      </w:pPr>
      <w:r w:rsidRPr="00AF30FA">
        <w:rPr>
          <w:i/>
          <w:iCs/>
          <w:rPrChange w:id="1183" w:author="Moses, Robinson" w:date="2023-03-14T03:17:00Z">
            <w:rPr/>
          </w:rPrChange>
        </w:rPr>
        <w:t>Orders</w:t>
      </w:r>
      <w:r w:rsidRPr="00AF30FA">
        <w:rPr>
          <w:rFonts w:ascii="Wingdings" w:eastAsia="Wingdings" w:hAnsi="Wingdings" w:cs="Wingdings"/>
          <w:i/>
          <w:iCs/>
          <w:sz w:val="16"/>
          <w:rPrChange w:id="1184" w:author="Moses, Robinson" w:date="2023-03-14T03:17:00Z">
            <w:rPr>
              <w:rFonts w:ascii="Wingdings" w:eastAsia="Wingdings" w:hAnsi="Wingdings" w:cs="Wingdings"/>
              <w:sz w:val="16"/>
            </w:rPr>
          </w:rPrChange>
        </w:rPr>
        <w:t></w:t>
      </w:r>
      <w:r w:rsidRPr="00AF30FA">
        <w:rPr>
          <w:i/>
          <w:iCs/>
          <w:rPrChange w:id="1185" w:author="Moses, Robinson" w:date="2023-03-14T03:17:00Z">
            <w:rPr/>
          </w:rPrChange>
        </w:rPr>
        <w:t>Import</w:t>
      </w:r>
      <w:r>
        <w:t xml:space="preserve"> ATM Residuals allows users to import a file containing ATM residual data. See </w:t>
      </w:r>
      <w:ins w:id="1186" w:author="Moses, Robinson" w:date="2023-03-16T06:52:00Z">
        <w:r w:rsidR="0014696D">
          <w:t xml:space="preserve">the </w:t>
        </w:r>
      </w:ins>
      <w:r>
        <w:t xml:space="preserve">separate document </w:t>
      </w:r>
      <w:r w:rsidRPr="00F07C86">
        <w:rPr>
          <w:i/>
          <w:iCs/>
          <w:rPrChange w:id="1187" w:author="Moses, Robinson" w:date="2023-03-14T03:18:00Z">
            <w:rPr/>
          </w:rPrChange>
        </w:rPr>
        <w:t>Input/Output Formats Guide</w:t>
      </w:r>
      <w:r>
        <w:t xml:space="preserve"> for content detail of the import file.</w:t>
      </w:r>
    </w:p>
    <w:p w14:paraId="1E60FE9E" w14:textId="77777777" w:rsidR="00570B77" w:rsidRDefault="00570B77" w:rsidP="0098109B">
      <w:pPr>
        <w:pStyle w:val="BodyText"/>
        <w:rPr>
          <w:color w:val="76923C"/>
        </w:rPr>
      </w:pPr>
    </w:p>
    <w:p w14:paraId="0A14A83A" w14:textId="77777777" w:rsidR="00570B77" w:rsidRDefault="00570B77" w:rsidP="0098109B">
      <w:pPr>
        <w:pStyle w:val="Caption"/>
      </w:pPr>
      <w:bookmarkStart w:id="1188" w:name="_Toc6556895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19</w:t>
      </w:r>
      <w:r w:rsidRPr="36CE550C">
        <w:rPr>
          <w:noProof/>
        </w:rPr>
        <w:fldChar w:fldCharType="end"/>
      </w:r>
      <w:r w:rsidRPr="36CE550C">
        <w:t xml:space="preserve">: </w:t>
      </w:r>
      <w:r>
        <w:t>IMPORT ATM RESIDUALS</w:t>
      </w:r>
      <w:r w:rsidRPr="36CE550C">
        <w:t xml:space="preserve"> SCREEN</w:t>
      </w:r>
      <w:bookmarkEnd w:id="1188"/>
    </w:p>
    <w:p w14:paraId="55866EB8" w14:textId="77777777" w:rsidR="00570B77" w:rsidRDefault="00570B77" w:rsidP="004C1B75">
      <w:pPr>
        <w:pStyle w:val="BodyText"/>
        <w:pPrChange w:id="1189" w:author="Moses, Robinson" w:date="2023-03-14T03:18:00Z">
          <w:pPr>
            <w:spacing w:after="0"/>
            <w:jc w:val="center"/>
          </w:pPr>
        </w:pPrChange>
      </w:pPr>
      <w:r>
        <w:rPr>
          <w:noProof/>
        </w:rPr>
        <w:drawing>
          <wp:inline distT="0" distB="0" distL="0" distR="0" wp14:anchorId="7ABA53F3" wp14:editId="6D683A02">
            <wp:extent cx="5939790" cy="1382395"/>
            <wp:effectExtent l="76200" t="76200" r="137160" b="141605"/>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1219F" w14:textId="5CCBDF11" w:rsidR="00570B77" w:rsidRDefault="0014696D"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143966D8" w14:textId="77777777" w:rsidR="0098109B" w:rsidRPr="0098109B" w:rsidRDefault="0098109B" w:rsidP="0098109B"/>
    <w:p w14:paraId="6DA3D036" w14:textId="77777777" w:rsidR="00570B77" w:rsidRDefault="00570B77" w:rsidP="00570B77">
      <w:pPr>
        <w:pStyle w:val="Heading2"/>
      </w:pPr>
      <w:bookmarkStart w:id="1190" w:name="_Toc111643064"/>
      <w:bookmarkStart w:id="1191" w:name="_Toc129572284"/>
      <w:r>
        <w:t>VIEW DISPUTES</w:t>
      </w:r>
      <w:bookmarkEnd w:id="1190"/>
      <w:bookmarkEnd w:id="1191"/>
      <w:r>
        <w:t xml:space="preserve"> </w:t>
      </w:r>
    </w:p>
    <w:p w14:paraId="4077A6C5" w14:textId="2DA32A7F" w:rsidR="00570B77" w:rsidRDefault="00570B77" w:rsidP="0098109B">
      <w:pPr>
        <w:pStyle w:val="BodyText"/>
      </w:pPr>
      <w:r w:rsidRPr="004C1B75">
        <w:rPr>
          <w:i/>
          <w:iCs/>
          <w:rPrChange w:id="1192" w:author="Moses, Robinson" w:date="2023-03-14T03:18:00Z">
            <w:rPr/>
          </w:rPrChange>
        </w:rPr>
        <w:t>Orders</w:t>
      </w:r>
      <w:r w:rsidRPr="004C1B75">
        <w:rPr>
          <w:rFonts w:ascii="Wingdings" w:eastAsia="Wingdings" w:hAnsi="Wingdings" w:cs="Wingdings"/>
          <w:i/>
          <w:iCs/>
          <w:sz w:val="16"/>
          <w:rPrChange w:id="1193" w:author="Moses, Robinson" w:date="2023-03-14T03:18:00Z">
            <w:rPr>
              <w:rFonts w:ascii="Wingdings" w:eastAsia="Wingdings" w:hAnsi="Wingdings" w:cs="Wingdings"/>
              <w:sz w:val="16"/>
            </w:rPr>
          </w:rPrChange>
        </w:rPr>
        <w:t></w:t>
      </w:r>
      <w:r w:rsidRPr="004C1B75">
        <w:rPr>
          <w:i/>
          <w:iCs/>
          <w:rPrChange w:id="1194" w:author="Moses, Robinson" w:date="2023-03-14T03:18:00Z">
            <w:rPr/>
          </w:rPrChange>
        </w:rPr>
        <w:t>View</w:t>
      </w:r>
      <w:r>
        <w:t xml:space="preserve"> Disputes shows the current status of disputed orders. Users may use filters to search for disputed orders and </w:t>
      </w:r>
      <w:del w:id="1195" w:author="Moses, Robinson" w:date="2023-03-14T03:25:00Z">
        <w:r w:rsidDel="00D256A2">
          <w:delText xml:space="preserve">click </w:delText>
        </w:r>
      </w:del>
      <w:r>
        <w:t xml:space="preserve">to view </w:t>
      </w:r>
      <w:ins w:id="1196" w:author="Moses, Robinson" w:date="2023-03-16T06:52:00Z">
        <w:r w:rsidR="0014696D">
          <w:t xml:space="preserve">and </w:t>
        </w:r>
      </w:ins>
      <w:ins w:id="1197" w:author="Moses, Robinson" w:date="2023-03-14T03:26:00Z">
        <w:r w:rsidR="00D256A2">
          <w:t xml:space="preserve">click </w:t>
        </w:r>
      </w:ins>
      <w:r>
        <w:t>additional details of a particular order if desired.</w:t>
      </w:r>
    </w:p>
    <w:p w14:paraId="12847029" w14:textId="77777777" w:rsidR="00570B77" w:rsidRDefault="00570B77" w:rsidP="007C661C">
      <w:pPr>
        <w:pStyle w:val="Caption"/>
      </w:pPr>
      <w:bookmarkStart w:id="1198" w:name="_Toc6556895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20</w:t>
      </w:r>
      <w:r w:rsidRPr="36CE550C">
        <w:rPr>
          <w:noProof/>
        </w:rPr>
        <w:fldChar w:fldCharType="end"/>
      </w:r>
      <w:r w:rsidRPr="36CE550C">
        <w:t xml:space="preserve">: </w:t>
      </w:r>
      <w:r>
        <w:t>VIEW DISPUTES</w:t>
      </w:r>
      <w:r w:rsidRPr="36CE550C">
        <w:t xml:space="preserve"> SCREEN</w:t>
      </w:r>
      <w:bookmarkEnd w:id="1198"/>
    </w:p>
    <w:p w14:paraId="7DCF99C0" w14:textId="77777777" w:rsidR="00570B77" w:rsidRDefault="00570B77" w:rsidP="009745AD">
      <w:pPr>
        <w:pStyle w:val="BodyText"/>
        <w:pPrChange w:id="1199" w:author="Moses, Robinson" w:date="2023-03-14T03:26:00Z">
          <w:pPr>
            <w:spacing w:after="0"/>
            <w:jc w:val="center"/>
          </w:pPr>
        </w:pPrChange>
      </w:pPr>
      <w:r>
        <w:rPr>
          <w:noProof/>
        </w:rPr>
        <w:lastRenderedPageBreak/>
        <w:drawing>
          <wp:inline distT="0" distB="0" distL="0" distR="0" wp14:anchorId="286CC3EF" wp14:editId="5DC88A34">
            <wp:extent cx="5943600" cy="2743200"/>
            <wp:effectExtent l="76200" t="76200" r="133350" b="13335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582F" w14:textId="77777777" w:rsidR="00570B77" w:rsidRDefault="00570B77" w:rsidP="00570B77">
      <w:pPr>
        <w:spacing w:after="0"/>
        <w:rPr>
          <w:color w:val="76923C"/>
        </w:rPr>
      </w:pPr>
    </w:p>
    <w:p w14:paraId="5F25B93F" w14:textId="77777777" w:rsidR="00570B77" w:rsidRDefault="00570B77" w:rsidP="007C661C">
      <w:pPr>
        <w:pStyle w:val="Caption"/>
      </w:pPr>
      <w:bookmarkStart w:id="1200"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19</w:t>
      </w:r>
      <w:r w:rsidRPr="00B901A7">
        <w:rPr>
          <w:color w:val="auto"/>
        </w:rPr>
        <w:fldChar w:fldCharType="end"/>
      </w:r>
      <w:r w:rsidRPr="00B901A7">
        <w:rPr>
          <w:color w:val="auto"/>
        </w:rPr>
        <w:t>:</w:t>
      </w:r>
      <w:r>
        <w:t xml:space="preserve"> VIEW DISPUTES FIELD DESCRIPTIONS</w:t>
      </w:r>
      <w:bookmarkEnd w:id="120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317A3BA8" w14:textId="77777777" w:rsidTr="007C661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5408C3D" w14:textId="77777777" w:rsidR="00570B77" w:rsidRDefault="00570B77" w:rsidP="007C661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850DEA5" w14:textId="77777777" w:rsidR="00570B77" w:rsidRDefault="00570B77" w:rsidP="007C661C">
            <w:pPr>
              <w:pStyle w:val="TableHeading"/>
            </w:pPr>
            <w:r>
              <w:t xml:space="preserve">Description </w:t>
            </w:r>
          </w:p>
        </w:tc>
      </w:tr>
      <w:tr w:rsidR="00570B77" w14:paraId="1D00719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94F5C18" w14:textId="77777777" w:rsidR="00570B77" w:rsidRPr="009745AD" w:rsidRDefault="00570B77" w:rsidP="007C661C">
            <w:pPr>
              <w:pStyle w:val="TableBody"/>
              <w:rPr>
                <w:b/>
                <w:bCs/>
                <w:rPrChange w:id="1201" w:author="Moses, Robinson" w:date="2023-03-14T03:26:00Z">
                  <w:rPr/>
                </w:rPrChange>
              </w:rPr>
            </w:pPr>
            <w:r w:rsidRPr="009745AD">
              <w:rPr>
                <w:b/>
                <w:bCs/>
                <w:rPrChange w:id="1202" w:author="Moses, Robinson" w:date="2023-03-14T03:26:00Z">
                  <w:rPr/>
                </w:rPrChange>
              </w:rPr>
              <w:t>Cashpoint ID</w:t>
            </w:r>
          </w:p>
        </w:tc>
        <w:tc>
          <w:tcPr>
            <w:tcW w:w="6194" w:type="dxa"/>
            <w:tcBorders>
              <w:top w:val="single" w:sz="3" w:space="0" w:color="000000"/>
              <w:left w:val="single" w:sz="4" w:space="0" w:color="000000"/>
              <w:bottom w:val="single" w:sz="4" w:space="0" w:color="000000"/>
              <w:right w:val="single" w:sz="4" w:space="0" w:color="000000"/>
            </w:tcBorders>
          </w:tcPr>
          <w:p w14:paraId="348CEA2C" w14:textId="767D9FC6" w:rsidR="00570B77" w:rsidRPr="00367127" w:rsidRDefault="00570B77" w:rsidP="007C661C">
            <w:pPr>
              <w:pStyle w:val="TableBody"/>
              <w:rPr>
                <w:sz w:val="18"/>
                <w:szCs w:val="18"/>
              </w:rPr>
            </w:pPr>
            <w:del w:id="1203" w:author="Moses, Robinson" w:date="2023-03-14T03:26:00Z">
              <w:r w:rsidDel="009745AD">
                <w:rPr>
                  <w:sz w:val="18"/>
                  <w:szCs w:val="18"/>
                </w:rPr>
                <w:delText>Seach</w:delText>
              </w:r>
            </w:del>
            <w:ins w:id="1204" w:author="Moses, Robinson" w:date="2023-03-14T03:26:00Z">
              <w:r w:rsidR="009745AD">
                <w:rPr>
                  <w:sz w:val="18"/>
                  <w:szCs w:val="18"/>
                </w:rPr>
                <w:t>Search</w:t>
              </w:r>
            </w:ins>
            <w:r>
              <w:rPr>
                <w:sz w:val="18"/>
                <w:szCs w:val="18"/>
              </w:rPr>
              <w:t xml:space="preserve"> for specific cashpoint(s) if desired.</w:t>
            </w:r>
          </w:p>
        </w:tc>
      </w:tr>
      <w:tr w:rsidR="00570B77" w14:paraId="39A3F0A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511FB34" w14:textId="77777777" w:rsidR="00570B77" w:rsidRPr="009745AD" w:rsidRDefault="00570B77" w:rsidP="007C661C">
            <w:pPr>
              <w:pStyle w:val="TableBody"/>
              <w:rPr>
                <w:b/>
                <w:bCs/>
                <w:rPrChange w:id="1205" w:author="Moses, Robinson" w:date="2023-03-14T03:26:00Z">
                  <w:rPr/>
                </w:rPrChange>
              </w:rPr>
            </w:pPr>
            <w:r w:rsidRPr="009745AD">
              <w:rPr>
                <w:b/>
                <w:bCs/>
                <w:rPrChange w:id="1206" w:author="Moses, Robinson" w:date="2023-03-14T03:26:00Z">
                  <w:rPr/>
                </w:rPrChange>
              </w:rPr>
              <w:t>Begin/End Date</w:t>
            </w:r>
          </w:p>
        </w:tc>
        <w:tc>
          <w:tcPr>
            <w:tcW w:w="6194" w:type="dxa"/>
            <w:tcBorders>
              <w:top w:val="single" w:sz="3" w:space="0" w:color="000000"/>
              <w:left w:val="single" w:sz="4" w:space="0" w:color="000000"/>
              <w:bottom w:val="single" w:sz="4" w:space="0" w:color="000000"/>
              <w:right w:val="single" w:sz="4" w:space="0" w:color="000000"/>
            </w:tcBorders>
          </w:tcPr>
          <w:p w14:paraId="0DDEDBD3" w14:textId="02574D49" w:rsidR="00570B77" w:rsidRPr="00367127" w:rsidRDefault="00570B77" w:rsidP="007C661C">
            <w:pPr>
              <w:pStyle w:val="TableBody"/>
              <w:rPr>
                <w:sz w:val="18"/>
                <w:szCs w:val="18"/>
              </w:rPr>
            </w:pPr>
            <w:r>
              <w:rPr>
                <w:sz w:val="18"/>
                <w:szCs w:val="18"/>
              </w:rPr>
              <w:t xml:space="preserve">Date range to search within. This searches </w:t>
            </w:r>
            <w:ins w:id="1207" w:author="Moses, Robinson" w:date="2023-03-16T06:53:00Z">
              <w:r w:rsidR="0014696D">
                <w:rPr>
                  <w:sz w:val="18"/>
                  <w:szCs w:val="18"/>
                </w:rPr>
                <w:t xml:space="preserve">the </w:t>
              </w:r>
            </w:ins>
            <w:r>
              <w:rPr>
                <w:sz w:val="18"/>
                <w:szCs w:val="18"/>
              </w:rPr>
              <w:t>Due Date field.</w:t>
            </w:r>
          </w:p>
        </w:tc>
      </w:tr>
      <w:tr w:rsidR="00570B77" w14:paraId="432A433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15385E3" w14:textId="77777777" w:rsidR="00570B77" w:rsidRPr="009745AD" w:rsidRDefault="00570B77" w:rsidP="007C661C">
            <w:pPr>
              <w:pStyle w:val="TableBody"/>
              <w:rPr>
                <w:b/>
                <w:bCs/>
                <w:rPrChange w:id="1208" w:author="Moses, Robinson" w:date="2023-03-14T03:26:00Z">
                  <w:rPr/>
                </w:rPrChange>
              </w:rPr>
            </w:pPr>
            <w:r w:rsidRPr="009745AD">
              <w:rPr>
                <w:b/>
                <w:bCs/>
                <w:rPrChange w:id="1209" w:author="Moses, Robinson" w:date="2023-03-14T03:26:00Z">
                  <w:rPr/>
                </w:rPrChange>
              </w:rPr>
              <w:t>Show Resolved</w:t>
            </w:r>
          </w:p>
        </w:tc>
        <w:tc>
          <w:tcPr>
            <w:tcW w:w="6194" w:type="dxa"/>
            <w:tcBorders>
              <w:top w:val="single" w:sz="3" w:space="0" w:color="000000"/>
              <w:left w:val="single" w:sz="4" w:space="0" w:color="000000"/>
              <w:bottom w:val="single" w:sz="4" w:space="0" w:color="000000"/>
              <w:right w:val="single" w:sz="4" w:space="0" w:color="000000"/>
            </w:tcBorders>
          </w:tcPr>
          <w:p w14:paraId="5C444C26" w14:textId="77777777" w:rsidR="00570B77" w:rsidRPr="00367127" w:rsidRDefault="00570B77" w:rsidP="007C661C">
            <w:pPr>
              <w:pStyle w:val="TableBody"/>
              <w:rPr>
                <w:sz w:val="18"/>
                <w:szCs w:val="18"/>
              </w:rPr>
            </w:pPr>
            <w:r>
              <w:rPr>
                <w:sz w:val="18"/>
                <w:szCs w:val="18"/>
              </w:rPr>
              <w:t>Choose whether or not to include Resolved disputes in the search results.</w:t>
            </w:r>
          </w:p>
        </w:tc>
      </w:tr>
      <w:tr w:rsidR="00570B77" w14:paraId="3BAB347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7618705" w14:textId="77777777" w:rsidR="00570B77" w:rsidRPr="009745AD" w:rsidRDefault="00570B77" w:rsidP="007C661C">
            <w:pPr>
              <w:pStyle w:val="TableBody"/>
              <w:rPr>
                <w:b/>
                <w:bCs/>
                <w:rPrChange w:id="1210" w:author="Moses, Robinson" w:date="2023-03-14T03:26:00Z">
                  <w:rPr/>
                </w:rPrChange>
              </w:rPr>
            </w:pPr>
            <w:r w:rsidRPr="009745AD">
              <w:rPr>
                <w:b/>
                <w:bCs/>
                <w:rPrChange w:id="1211" w:author="Moses, Robinson" w:date="2023-03-14T03:26:00Z">
                  <w:rPr/>
                </w:rPrChange>
              </w:rPr>
              <w:t xml:space="preserve">Cashpoint </w:t>
            </w:r>
          </w:p>
        </w:tc>
        <w:tc>
          <w:tcPr>
            <w:tcW w:w="6194" w:type="dxa"/>
            <w:tcBorders>
              <w:top w:val="single" w:sz="3" w:space="0" w:color="000000"/>
              <w:left w:val="single" w:sz="4" w:space="0" w:color="000000"/>
              <w:bottom w:val="single" w:sz="4" w:space="0" w:color="000000"/>
              <w:right w:val="single" w:sz="4" w:space="0" w:color="000000"/>
            </w:tcBorders>
          </w:tcPr>
          <w:p w14:paraId="0385B631" w14:textId="0EAA7200" w:rsidR="00570B77" w:rsidRDefault="00570B77" w:rsidP="007C661C">
            <w:pPr>
              <w:pStyle w:val="TableBody"/>
              <w:rPr>
                <w:sz w:val="18"/>
                <w:szCs w:val="18"/>
              </w:rPr>
            </w:pPr>
            <w:r>
              <w:rPr>
                <w:sz w:val="18"/>
                <w:szCs w:val="18"/>
              </w:rPr>
              <w:t xml:space="preserve">The </w:t>
            </w:r>
            <w:ins w:id="1212" w:author="Moses, Robinson" w:date="2023-03-14T03:29:00Z">
              <w:r w:rsidR="007C7ECD">
                <w:rPr>
                  <w:sz w:val="18"/>
                  <w:szCs w:val="18"/>
                </w:rPr>
                <w:t>C</w:t>
              </w:r>
            </w:ins>
            <w:del w:id="1213" w:author="Moses, Robinson" w:date="2023-03-14T03:29:00Z">
              <w:r w:rsidDel="007C7ECD">
                <w:rPr>
                  <w:sz w:val="18"/>
                  <w:szCs w:val="18"/>
                </w:rPr>
                <w:delText>c</w:delText>
              </w:r>
            </w:del>
            <w:r>
              <w:rPr>
                <w:sz w:val="18"/>
                <w:szCs w:val="18"/>
              </w:rPr>
              <w:t>ashpoint for this order.</w:t>
            </w:r>
            <w:r w:rsidRPr="00367127">
              <w:rPr>
                <w:sz w:val="18"/>
                <w:szCs w:val="18"/>
              </w:rPr>
              <w:t xml:space="preserve"> </w:t>
            </w:r>
          </w:p>
        </w:tc>
      </w:tr>
      <w:tr w:rsidR="00570B77" w14:paraId="7DB4303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207A732" w14:textId="77777777" w:rsidR="00570B77" w:rsidRPr="009745AD" w:rsidRDefault="00570B77" w:rsidP="007C661C">
            <w:pPr>
              <w:pStyle w:val="TableBody"/>
              <w:rPr>
                <w:b/>
                <w:bCs/>
                <w:rPrChange w:id="1214" w:author="Moses, Robinson" w:date="2023-03-14T03:26:00Z">
                  <w:rPr/>
                </w:rPrChange>
              </w:rPr>
            </w:pPr>
            <w:r w:rsidRPr="009745AD">
              <w:rPr>
                <w:b/>
                <w:bCs/>
                <w:rPrChange w:id="1215" w:author="Moses, Robinson" w:date="2023-03-14T03:26: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AA60254" w14:textId="77777777" w:rsidR="00570B77" w:rsidRPr="00367127" w:rsidRDefault="00570B77" w:rsidP="007C661C">
            <w:pPr>
              <w:pStyle w:val="TableBody"/>
              <w:rPr>
                <w:sz w:val="18"/>
                <w:szCs w:val="18"/>
              </w:rPr>
            </w:pPr>
            <w:r>
              <w:rPr>
                <w:sz w:val="18"/>
                <w:szCs w:val="18"/>
              </w:rPr>
              <w:t>The date on which this order was intended to execute.</w:t>
            </w:r>
          </w:p>
        </w:tc>
      </w:tr>
      <w:tr w:rsidR="00570B77" w14:paraId="3A0A9732"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A9ECA6" w14:textId="77777777" w:rsidR="00570B77" w:rsidRPr="009745AD" w:rsidRDefault="00570B77" w:rsidP="007C661C">
            <w:pPr>
              <w:pStyle w:val="TableBody"/>
              <w:rPr>
                <w:b/>
                <w:bCs/>
                <w:rPrChange w:id="1216" w:author="Moses, Robinson" w:date="2023-03-14T03:26:00Z">
                  <w:rPr/>
                </w:rPrChange>
              </w:rPr>
            </w:pPr>
            <w:r w:rsidRPr="009745AD">
              <w:rPr>
                <w:b/>
                <w:bCs/>
                <w:rPrChange w:id="1217" w:author="Moses, Robinson" w:date="2023-03-14T03:26: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5E840CC" w14:textId="77777777" w:rsidR="00570B77" w:rsidRPr="00367127" w:rsidRDefault="00570B77" w:rsidP="007C661C">
            <w:pPr>
              <w:pStyle w:val="TableBody"/>
              <w:rPr>
                <w:sz w:val="18"/>
                <w:szCs w:val="18"/>
              </w:rPr>
            </w:pPr>
            <w:r>
              <w:rPr>
                <w:sz w:val="18"/>
                <w:szCs w:val="18"/>
              </w:rPr>
              <w:t>The type of order. Branch Delivery, Branch Return, etc.</w:t>
            </w:r>
            <w:r w:rsidRPr="00367127">
              <w:rPr>
                <w:sz w:val="18"/>
                <w:szCs w:val="18"/>
              </w:rPr>
              <w:t xml:space="preserve"> </w:t>
            </w:r>
          </w:p>
        </w:tc>
      </w:tr>
      <w:tr w:rsidR="00570B77" w14:paraId="5A6EA72E"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43571EC6" w14:textId="77777777" w:rsidR="00570B77" w:rsidRPr="009745AD" w:rsidRDefault="00570B77" w:rsidP="007C661C">
            <w:pPr>
              <w:pStyle w:val="TableBody"/>
              <w:rPr>
                <w:b/>
                <w:bCs/>
                <w:rPrChange w:id="1218" w:author="Moses, Robinson" w:date="2023-03-14T03:26:00Z">
                  <w:rPr/>
                </w:rPrChange>
              </w:rPr>
            </w:pPr>
            <w:r w:rsidRPr="009745AD">
              <w:rPr>
                <w:b/>
                <w:bCs/>
                <w:rPrChange w:id="1219" w:author="Moses, Robinson" w:date="2023-03-14T03:26:00Z">
                  <w:rPr/>
                </w:rPrChange>
              </w:rPr>
              <w:t>Dispute Opened</w:t>
            </w:r>
          </w:p>
        </w:tc>
        <w:tc>
          <w:tcPr>
            <w:tcW w:w="6194" w:type="dxa"/>
            <w:tcBorders>
              <w:top w:val="single" w:sz="4" w:space="0" w:color="000000"/>
              <w:left w:val="single" w:sz="4" w:space="0" w:color="000000"/>
              <w:bottom w:val="single" w:sz="4" w:space="0" w:color="000000"/>
              <w:right w:val="single" w:sz="4" w:space="0" w:color="000000"/>
            </w:tcBorders>
          </w:tcPr>
          <w:p w14:paraId="004461F5" w14:textId="77777777" w:rsidR="00570B77" w:rsidRDefault="00570B77" w:rsidP="007C661C">
            <w:pPr>
              <w:pStyle w:val="TableBody"/>
              <w:rPr>
                <w:sz w:val="18"/>
                <w:szCs w:val="18"/>
              </w:rPr>
            </w:pPr>
            <w:r>
              <w:rPr>
                <w:sz w:val="18"/>
                <w:szCs w:val="18"/>
              </w:rPr>
              <w:t>The date/time when the dispute was first opened.</w:t>
            </w:r>
          </w:p>
        </w:tc>
      </w:tr>
      <w:tr w:rsidR="00570B77" w14:paraId="50863F5C"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2106BDF" w14:textId="77777777" w:rsidR="00570B77" w:rsidRPr="009745AD" w:rsidRDefault="00570B77" w:rsidP="007C661C">
            <w:pPr>
              <w:pStyle w:val="TableBody"/>
              <w:rPr>
                <w:b/>
                <w:bCs/>
                <w:rPrChange w:id="1220" w:author="Moses, Robinson" w:date="2023-03-14T03:26:00Z">
                  <w:rPr/>
                </w:rPrChange>
              </w:rPr>
            </w:pPr>
            <w:r w:rsidRPr="009745AD">
              <w:rPr>
                <w:b/>
                <w:bCs/>
                <w:rPrChange w:id="1221" w:author="Moses, Robinson" w:date="2023-03-14T03:26:00Z">
                  <w:rPr/>
                </w:rPrChange>
              </w:rPr>
              <w:t>Dispute Resolved</w:t>
            </w:r>
          </w:p>
        </w:tc>
        <w:tc>
          <w:tcPr>
            <w:tcW w:w="6194" w:type="dxa"/>
            <w:tcBorders>
              <w:top w:val="single" w:sz="4" w:space="0" w:color="000000"/>
              <w:left w:val="single" w:sz="4" w:space="0" w:color="000000"/>
              <w:bottom w:val="single" w:sz="4" w:space="0" w:color="000000"/>
              <w:right w:val="single" w:sz="4" w:space="0" w:color="000000"/>
            </w:tcBorders>
          </w:tcPr>
          <w:p w14:paraId="2B074246" w14:textId="77777777" w:rsidR="00570B77" w:rsidRDefault="00570B77" w:rsidP="007C661C">
            <w:pPr>
              <w:pStyle w:val="TableBody"/>
              <w:rPr>
                <w:sz w:val="18"/>
                <w:szCs w:val="18"/>
              </w:rPr>
            </w:pPr>
            <w:r>
              <w:rPr>
                <w:sz w:val="18"/>
                <w:szCs w:val="18"/>
              </w:rPr>
              <w:t>The date/time when the dispute was resolved, or blank if not resolved.</w:t>
            </w:r>
          </w:p>
        </w:tc>
      </w:tr>
    </w:tbl>
    <w:p w14:paraId="4108712E" w14:textId="77777777" w:rsidR="00570B77" w:rsidRPr="007C661C" w:rsidRDefault="0014696D" w:rsidP="007C661C">
      <w:pPr>
        <w:pStyle w:val="Caption"/>
        <w:rPr>
          <w:color w:val="70AD47" w:themeColor="accent6"/>
        </w:rPr>
      </w:pPr>
      <w:hyperlink w:anchor="_ORDERS" w:history="1">
        <w:r w:rsidR="00570B77" w:rsidRPr="007C661C">
          <w:rPr>
            <w:rStyle w:val="Hyperlink"/>
            <w:color w:val="70AD47" w:themeColor="accent6"/>
          </w:rPr>
          <w:t>Return to: Orders</w:t>
        </w:r>
      </w:hyperlink>
      <w:r w:rsidR="00570B77" w:rsidRPr="007C661C">
        <w:rPr>
          <w:color w:val="70AD47" w:themeColor="accent6"/>
        </w:rPr>
        <w:t xml:space="preserve"> </w:t>
      </w:r>
    </w:p>
    <w:p w14:paraId="7BEAD97C" w14:textId="77777777" w:rsidR="00570B77" w:rsidRDefault="00570B77" w:rsidP="00570B77">
      <w:pPr>
        <w:spacing w:after="0"/>
        <w:rPr>
          <w:color w:val="76923C"/>
        </w:rPr>
      </w:pPr>
    </w:p>
    <w:p w14:paraId="7BA659D6" w14:textId="77777777" w:rsidR="00570B77" w:rsidRDefault="00570B77" w:rsidP="00570B77">
      <w:pPr>
        <w:pStyle w:val="Heading2"/>
      </w:pPr>
      <w:bookmarkStart w:id="1222" w:name="_Toc111643065"/>
      <w:bookmarkStart w:id="1223" w:name="_Toc129572285"/>
      <w:r>
        <w:lastRenderedPageBreak/>
        <w:t>INPUT DISPUTES</w:t>
      </w:r>
      <w:bookmarkEnd w:id="1222"/>
      <w:bookmarkEnd w:id="1223"/>
      <w:r>
        <w:t xml:space="preserve"> </w:t>
      </w:r>
    </w:p>
    <w:p w14:paraId="37D1673F" w14:textId="70707642" w:rsidR="00570B77" w:rsidRDefault="00570B77" w:rsidP="0020490E">
      <w:pPr>
        <w:pStyle w:val="BodyText"/>
        <w:pPrChange w:id="1224" w:author="Moses, Robinson" w:date="2023-03-14T03:29:00Z">
          <w:pPr>
            <w:spacing w:after="0"/>
            <w:jc w:val="center"/>
          </w:pPr>
        </w:pPrChange>
      </w:pPr>
      <w:bookmarkStart w:id="1225" w:name="_Toc111643066"/>
      <w:r>
        <w:rPr>
          <w:noProof/>
        </w:rPr>
        <w:drawing>
          <wp:inline distT="0" distB="0" distL="0" distR="0" wp14:anchorId="3AA0119D" wp14:editId="321810F6">
            <wp:extent cx="3879850" cy="1817076"/>
            <wp:effectExtent l="76200" t="76200" r="139700" b="126365"/>
            <wp:docPr id="454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225"/>
    </w:p>
    <w:p w14:paraId="7772A324" w14:textId="18D9A612" w:rsidR="00570B77" w:rsidRPr="0020490E" w:rsidDel="0020490E" w:rsidRDefault="00570B77" w:rsidP="00570B77">
      <w:pPr>
        <w:spacing w:after="0"/>
        <w:rPr>
          <w:del w:id="1226" w:author="Moses, Robinson" w:date="2023-03-14T03:30:00Z"/>
          <w:i/>
          <w:iCs/>
          <w:sz w:val="20"/>
          <w:szCs w:val="20"/>
          <w:rPrChange w:id="1227" w:author="Moses, Robinson" w:date="2023-03-14T03:30:00Z">
            <w:rPr>
              <w:del w:id="1228" w:author="Moses, Robinson" w:date="2023-03-14T03:30:00Z"/>
              <w:sz w:val="20"/>
              <w:szCs w:val="20"/>
            </w:rPr>
          </w:rPrChange>
        </w:rPr>
      </w:pPr>
    </w:p>
    <w:p w14:paraId="03E99252" w14:textId="362BA024" w:rsidR="00570B77" w:rsidRDefault="00570B77" w:rsidP="007C661C">
      <w:pPr>
        <w:pStyle w:val="BodyText"/>
      </w:pPr>
      <w:r w:rsidRPr="0020490E">
        <w:rPr>
          <w:i/>
          <w:iCs/>
          <w:rPrChange w:id="1229" w:author="Moses, Robinson" w:date="2023-03-14T03:30:00Z">
            <w:rPr/>
          </w:rPrChange>
        </w:rPr>
        <w:t>Orders</w:t>
      </w:r>
      <w:r w:rsidRPr="0020490E">
        <w:rPr>
          <w:rFonts w:ascii="Wingdings" w:eastAsia="Wingdings" w:hAnsi="Wingdings" w:cs="Wingdings"/>
          <w:i/>
          <w:iCs/>
          <w:sz w:val="16"/>
          <w:rPrChange w:id="1230" w:author="Moses, Robinson" w:date="2023-03-14T03:30:00Z">
            <w:rPr>
              <w:rFonts w:ascii="Wingdings" w:eastAsia="Wingdings" w:hAnsi="Wingdings" w:cs="Wingdings"/>
              <w:sz w:val="16"/>
            </w:rPr>
          </w:rPrChange>
        </w:rPr>
        <w:t></w:t>
      </w:r>
      <w:r w:rsidRPr="0020490E">
        <w:rPr>
          <w:i/>
          <w:iCs/>
          <w:rPrChange w:id="1231" w:author="Moses, Robinson" w:date="2023-03-14T03:30:00Z">
            <w:rPr/>
          </w:rPrChange>
        </w:rPr>
        <w:t>Input</w:t>
      </w:r>
      <w:r>
        <w:t xml:space="preserve"> Disputes shows all Branch Return Orders (planned and unplanned). Users may use filters to search for confirmed</w:t>
      </w:r>
      <w:del w:id="1232" w:author="Moses, Robinson" w:date="2023-03-16T06:53:00Z">
        <w:r w:rsidDel="0014696D">
          <w:delText>,</w:delText>
        </w:r>
      </w:del>
      <w:r>
        <w:t xml:space="preserve"> </w:t>
      </w:r>
      <w:ins w:id="1233" w:author="Moses, Robinson" w:date="2023-03-16T06:53:00Z">
        <w:r w:rsidR="0014696D">
          <w:t xml:space="preserve">or </w:t>
        </w:r>
      </w:ins>
      <w:r>
        <w:t xml:space="preserve">disputed orders and click to view additional details of a particular order if desired. Users can also view </w:t>
      </w:r>
      <w:ins w:id="1234" w:author="Moses, Robinson" w:date="2023-03-16T06:53:00Z">
        <w:r w:rsidR="0014696D">
          <w:t xml:space="preserve">the </w:t>
        </w:r>
      </w:ins>
      <w:r>
        <w:t xml:space="preserve">manifest, </w:t>
      </w:r>
      <w:ins w:id="1235" w:author="Moses, Robinson" w:date="2023-03-16T06:54:00Z">
        <w:r w:rsidR="0014696D">
          <w:t xml:space="preserve">and </w:t>
        </w:r>
      </w:ins>
      <w:r>
        <w:t>click to create/update dispute details for an order.</w:t>
      </w:r>
    </w:p>
    <w:p w14:paraId="329EF92E" w14:textId="02D02FC5" w:rsidR="00570B77" w:rsidDel="00811022" w:rsidRDefault="00570B77" w:rsidP="00570B77">
      <w:pPr>
        <w:spacing w:after="0"/>
        <w:rPr>
          <w:del w:id="1236" w:author="Moses, Robinson" w:date="2023-03-14T03:30:00Z"/>
          <w:sz w:val="20"/>
          <w:szCs w:val="20"/>
        </w:rPr>
      </w:pPr>
    </w:p>
    <w:tbl>
      <w:tblPr>
        <w:tblStyle w:val="TableGrid1"/>
        <w:tblW w:w="8075" w:type="dxa"/>
        <w:tblInd w:w="637" w:type="dxa"/>
        <w:tblCellMar>
          <w:top w:w="92" w:type="dxa"/>
          <w:left w:w="5" w:type="dxa"/>
          <w:right w:w="115" w:type="dxa"/>
        </w:tblCellMar>
        <w:tblLook w:val="04A0" w:firstRow="1" w:lastRow="0" w:firstColumn="1" w:lastColumn="0" w:noHBand="0" w:noVBand="1"/>
        <w:tblPrChange w:id="1237" w:author="Moses, Robinson" w:date="2023-03-14T03:30:00Z">
          <w:tblPr>
            <w:tblStyle w:val="TableGrid1"/>
            <w:tblW w:w="8075" w:type="dxa"/>
            <w:tblInd w:w="460" w:type="dxa"/>
            <w:tblCellMar>
              <w:top w:w="92" w:type="dxa"/>
              <w:left w:w="5" w:type="dxa"/>
              <w:right w:w="115" w:type="dxa"/>
            </w:tblCellMar>
            <w:tblLook w:val="04A0" w:firstRow="1" w:lastRow="0" w:firstColumn="1" w:lastColumn="0" w:noHBand="0" w:noVBand="1"/>
          </w:tblPr>
        </w:tblPrChange>
      </w:tblPr>
      <w:tblGrid>
        <w:gridCol w:w="1881"/>
        <w:gridCol w:w="6194"/>
        <w:tblGridChange w:id="1238">
          <w:tblGrid>
            <w:gridCol w:w="1881"/>
            <w:gridCol w:w="6194"/>
          </w:tblGrid>
        </w:tblGridChange>
      </w:tblGrid>
      <w:tr w:rsidR="00570B77" w14:paraId="51F699CF" w14:textId="77777777" w:rsidTr="00811022">
        <w:trPr>
          <w:trHeight w:val="372"/>
          <w:trPrChange w:id="1239" w:author="Moses, Robinson" w:date="2023-03-14T03:3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1240" w:author="Moses, Robinson" w:date="2023-03-14T03:30: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7CA25B1" w14:textId="77777777" w:rsidR="00570B77" w:rsidRDefault="00570B77" w:rsidP="00094809">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1241" w:author="Moses, Robinson" w:date="2023-03-14T03:30: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14B1D2" w14:textId="77777777" w:rsidR="00570B77" w:rsidRDefault="00570B77" w:rsidP="00094809">
            <w:pPr>
              <w:pStyle w:val="TableHeading"/>
            </w:pPr>
            <w:r>
              <w:t xml:space="preserve">Description </w:t>
            </w:r>
          </w:p>
        </w:tc>
      </w:tr>
      <w:tr w:rsidR="00570B77" w14:paraId="6658E0FF" w14:textId="77777777" w:rsidTr="00811022">
        <w:trPr>
          <w:trHeight w:val="351"/>
          <w:trPrChange w:id="1242" w:author="Moses, Robinson" w:date="2023-03-14T03:30:00Z">
            <w:trPr>
              <w:trHeight w:val="351"/>
            </w:trPr>
          </w:trPrChange>
        </w:trPr>
        <w:tc>
          <w:tcPr>
            <w:tcW w:w="1881" w:type="dxa"/>
            <w:tcBorders>
              <w:top w:val="single" w:sz="4" w:space="0" w:color="000000"/>
              <w:left w:val="single" w:sz="4" w:space="0" w:color="000000"/>
              <w:bottom w:val="single" w:sz="4" w:space="0" w:color="000000"/>
              <w:right w:val="single" w:sz="4" w:space="0" w:color="000000"/>
            </w:tcBorders>
            <w:tcPrChange w:id="1243"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C776FD7" w14:textId="77777777" w:rsidR="00570B77" w:rsidRPr="00811022" w:rsidRDefault="00570B77" w:rsidP="00094809">
            <w:pPr>
              <w:pStyle w:val="TableBody"/>
              <w:rPr>
                <w:b/>
                <w:bCs/>
                <w:rPrChange w:id="1244" w:author="Moses, Robinson" w:date="2023-03-14T03:30:00Z">
                  <w:rPr/>
                </w:rPrChange>
              </w:rPr>
            </w:pPr>
            <w:r w:rsidRPr="00811022">
              <w:rPr>
                <w:b/>
                <w:bCs/>
                <w:rPrChange w:id="1245" w:author="Moses, Robinson" w:date="2023-03-14T03:30: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Change w:id="1246"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0D0A7C8D" w14:textId="77777777" w:rsidR="00570B77" w:rsidRPr="00367127" w:rsidRDefault="00570B77" w:rsidP="00094809">
            <w:pPr>
              <w:pStyle w:val="TableBody"/>
              <w:rPr>
                <w:sz w:val="18"/>
                <w:szCs w:val="18"/>
              </w:rPr>
            </w:pPr>
            <w:r>
              <w:rPr>
                <w:sz w:val="18"/>
                <w:szCs w:val="18"/>
              </w:rPr>
              <w:t>The date on which this order was intended to execute.</w:t>
            </w:r>
          </w:p>
        </w:tc>
      </w:tr>
      <w:tr w:rsidR="00570B77" w14:paraId="6A2FB7FB" w14:textId="77777777" w:rsidTr="00811022">
        <w:trPr>
          <w:trHeight w:val="382"/>
          <w:trPrChange w:id="1247"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248"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ABC842E" w14:textId="77777777" w:rsidR="00570B77" w:rsidRPr="00811022" w:rsidRDefault="00570B77" w:rsidP="00094809">
            <w:pPr>
              <w:pStyle w:val="TableBody"/>
              <w:rPr>
                <w:b/>
                <w:bCs/>
                <w:rPrChange w:id="1249" w:author="Moses, Robinson" w:date="2023-03-14T03:30:00Z">
                  <w:rPr/>
                </w:rPrChange>
              </w:rPr>
            </w:pPr>
            <w:r w:rsidRPr="00811022">
              <w:rPr>
                <w:b/>
                <w:bCs/>
                <w:rPrChange w:id="1250" w:author="Moses, Robinson" w:date="2023-03-14T03:30:00Z">
                  <w:rPr/>
                </w:rPrChange>
              </w:rPr>
              <w:t>Order Date</w:t>
            </w:r>
          </w:p>
        </w:tc>
        <w:tc>
          <w:tcPr>
            <w:tcW w:w="6194" w:type="dxa"/>
            <w:tcBorders>
              <w:top w:val="single" w:sz="4" w:space="0" w:color="000000"/>
              <w:left w:val="single" w:sz="4" w:space="0" w:color="000000"/>
              <w:bottom w:val="single" w:sz="4" w:space="0" w:color="000000"/>
              <w:right w:val="single" w:sz="4" w:space="0" w:color="000000"/>
            </w:tcBorders>
            <w:tcPrChange w:id="1251"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2D27C7FB" w14:textId="77777777" w:rsidR="00570B77" w:rsidRPr="00367127" w:rsidRDefault="00570B77" w:rsidP="00094809">
            <w:pPr>
              <w:pStyle w:val="TableBody"/>
              <w:rPr>
                <w:sz w:val="18"/>
                <w:szCs w:val="18"/>
              </w:rPr>
            </w:pPr>
            <w:r>
              <w:rPr>
                <w:sz w:val="18"/>
                <w:szCs w:val="18"/>
              </w:rPr>
              <w:t>The date on which this order was created.</w:t>
            </w:r>
          </w:p>
        </w:tc>
      </w:tr>
      <w:tr w:rsidR="00570B77" w14:paraId="31B0BA8C" w14:textId="77777777" w:rsidTr="00811022">
        <w:trPr>
          <w:trHeight w:val="382"/>
          <w:trPrChange w:id="1252"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253"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43B2032E" w14:textId="77777777" w:rsidR="00570B77" w:rsidRPr="00811022" w:rsidRDefault="00570B77" w:rsidP="00094809">
            <w:pPr>
              <w:pStyle w:val="TableBody"/>
              <w:rPr>
                <w:b/>
                <w:bCs/>
                <w:rPrChange w:id="1254" w:author="Moses, Robinson" w:date="2023-03-14T03:30:00Z">
                  <w:rPr/>
                </w:rPrChange>
              </w:rPr>
            </w:pPr>
            <w:r w:rsidRPr="00811022">
              <w:rPr>
                <w:b/>
                <w:bCs/>
                <w:rPrChange w:id="1255" w:author="Moses, Robinson" w:date="2023-03-14T03:30:00Z">
                  <w:rPr/>
                </w:rPrChange>
              </w:rPr>
              <w:t>Status</w:t>
            </w:r>
          </w:p>
        </w:tc>
        <w:tc>
          <w:tcPr>
            <w:tcW w:w="6194" w:type="dxa"/>
            <w:tcBorders>
              <w:top w:val="single" w:sz="4" w:space="0" w:color="000000"/>
              <w:left w:val="single" w:sz="4" w:space="0" w:color="000000"/>
              <w:bottom w:val="single" w:sz="4" w:space="0" w:color="000000"/>
              <w:right w:val="single" w:sz="4" w:space="0" w:color="000000"/>
            </w:tcBorders>
            <w:tcPrChange w:id="1256"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1F30E43D" w14:textId="77777777" w:rsidR="00570B77" w:rsidRDefault="00570B77" w:rsidP="00094809">
            <w:pPr>
              <w:pStyle w:val="TableBody"/>
              <w:rPr>
                <w:sz w:val="18"/>
                <w:szCs w:val="18"/>
              </w:rPr>
            </w:pPr>
            <w:r>
              <w:rPr>
                <w:sz w:val="18"/>
                <w:szCs w:val="18"/>
              </w:rPr>
              <w:t>The order state (Confirmed, Disputed)</w:t>
            </w:r>
          </w:p>
        </w:tc>
      </w:tr>
      <w:tr w:rsidR="00570B77" w14:paraId="00634623" w14:textId="77777777" w:rsidTr="00811022">
        <w:trPr>
          <w:trHeight w:val="382"/>
          <w:trPrChange w:id="1257"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258"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63F16426" w14:textId="77777777" w:rsidR="00570B77" w:rsidRPr="00811022" w:rsidRDefault="00570B77" w:rsidP="00094809">
            <w:pPr>
              <w:pStyle w:val="TableBody"/>
              <w:rPr>
                <w:b/>
                <w:bCs/>
                <w:rPrChange w:id="1259" w:author="Moses, Robinson" w:date="2023-03-14T03:30:00Z">
                  <w:rPr/>
                </w:rPrChange>
              </w:rPr>
            </w:pPr>
            <w:r w:rsidRPr="00811022">
              <w:rPr>
                <w:b/>
                <w:bCs/>
                <w:rPrChange w:id="1260" w:author="Moses, Robinson" w:date="2023-03-14T03:30:00Z">
                  <w:rPr/>
                </w:rPrChange>
              </w:rPr>
              <w:t>Order Reference</w:t>
            </w:r>
          </w:p>
        </w:tc>
        <w:tc>
          <w:tcPr>
            <w:tcW w:w="6194" w:type="dxa"/>
            <w:tcBorders>
              <w:top w:val="single" w:sz="4" w:space="0" w:color="000000"/>
              <w:left w:val="single" w:sz="4" w:space="0" w:color="000000"/>
              <w:bottom w:val="single" w:sz="4" w:space="0" w:color="000000"/>
              <w:right w:val="single" w:sz="4" w:space="0" w:color="000000"/>
            </w:tcBorders>
            <w:tcPrChange w:id="1261"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3E9BF719" w14:textId="77777777" w:rsidR="00570B77" w:rsidRDefault="00570B77" w:rsidP="00094809">
            <w:pPr>
              <w:pStyle w:val="TableBody"/>
              <w:rPr>
                <w:sz w:val="18"/>
                <w:szCs w:val="18"/>
              </w:rPr>
            </w:pPr>
            <w:r>
              <w:rPr>
                <w:sz w:val="18"/>
                <w:szCs w:val="18"/>
              </w:rPr>
              <w:t>The reference for the particular order.</w:t>
            </w:r>
          </w:p>
        </w:tc>
      </w:tr>
    </w:tbl>
    <w:p w14:paraId="7B866E33" w14:textId="77777777" w:rsidR="00570B77" w:rsidRDefault="00570B77" w:rsidP="00570B77">
      <w:pPr>
        <w:spacing w:after="0"/>
        <w:rPr>
          <w:sz w:val="20"/>
          <w:szCs w:val="20"/>
        </w:rPr>
      </w:pPr>
    </w:p>
    <w:p w14:paraId="4E58A85C" w14:textId="77777777" w:rsidR="00570B77" w:rsidRDefault="00570B77" w:rsidP="00811022">
      <w:pPr>
        <w:pStyle w:val="BodyText"/>
        <w:rPr>
          <w:sz w:val="20"/>
        </w:rPr>
        <w:pPrChange w:id="1262" w:author="Moses, Robinson" w:date="2023-03-14T03:30:00Z">
          <w:pPr>
            <w:spacing w:after="0"/>
            <w:jc w:val="center"/>
          </w:pPr>
        </w:pPrChange>
      </w:pPr>
      <w:r>
        <w:rPr>
          <w:noProof/>
        </w:rPr>
        <w:drawing>
          <wp:inline distT="0" distB="0" distL="0" distR="0" wp14:anchorId="3EAC3565" wp14:editId="5B0D2B38">
            <wp:extent cx="5943600" cy="1886585"/>
            <wp:effectExtent l="76200" t="76200" r="133350" b="132715"/>
            <wp:docPr id="45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FC197" w14:textId="0BA216CA" w:rsidR="00570B77" w:rsidRDefault="00570B77" w:rsidP="00094809">
      <w:pPr>
        <w:pStyle w:val="BodyText"/>
      </w:pPr>
      <w:r>
        <w:t>User</w:t>
      </w:r>
      <w:ins w:id="1263" w:author="Moses, Robinson" w:date="2023-03-16T06:54:00Z">
        <w:r w:rsidR="0014696D">
          <w:t>s</w:t>
        </w:r>
      </w:ins>
      <w:r>
        <w:t xml:space="preserve"> can click on the </w:t>
      </w:r>
      <w:ins w:id="1264" w:author="Moses, Robinson" w:date="2023-03-14T03:33:00Z">
        <w:r w:rsidR="00845FF6">
          <w:rPr>
            <w:b/>
            <w:bCs/>
          </w:rPr>
          <w:t>O</w:t>
        </w:r>
      </w:ins>
      <w:del w:id="1265" w:author="Moses, Robinson" w:date="2023-03-14T03:33:00Z">
        <w:r w:rsidRPr="00B63D1F" w:rsidDel="00845FF6">
          <w:rPr>
            <w:b/>
            <w:bCs/>
            <w:rPrChange w:id="1266" w:author="Moses, Robinson" w:date="2023-03-14T03:32:00Z">
              <w:rPr/>
            </w:rPrChange>
          </w:rPr>
          <w:delText>o</w:delText>
        </w:r>
      </w:del>
      <w:r w:rsidRPr="00B63D1F">
        <w:rPr>
          <w:b/>
          <w:bCs/>
          <w:rPrChange w:id="1267" w:author="Moses, Robinson" w:date="2023-03-14T03:32:00Z">
            <w:rPr/>
          </w:rPrChange>
        </w:rPr>
        <w:t xml:space="preserve">rder </w:t>
      </w:r>
      <w:ins w:id="1268" w:author="Moses, Robinson" w:date="2023-03-14T03:33:00Z">
        <w:r w:rsidR="00845FF6">
          <w:rPr>
            <w:b/>
            <w:bCs/>
          </w:rPr>
          <w:t>R</w:t>
        </w:r>
      </w:ins>
      <w:del w:id="1269" w:author="Moses, Robinson" w:date="2023-03-14T03:33:00Z">
        <w:r w:rsidRPr="00B63D1F" w:rsidDel="00845FF6">
          <w:rPr>
            <w:b/>
            <w:bCs/>
            <w:rPrChange w:id="1270" w:author="Moses, Robinson" w:date="2023-03-14T03:32:00Z">
              <w:rPr/>
            </w:rPrChange>
          </w:rPr>
          <w:delText>r</w:delText>
        </w:r>
      </w:del>
      <w:r w:rsidRPr="00B63D1F">
        <w:rPr>
          <w:b/>
          <w:bCs/>
          <w:rPrChange w:id="1271" w:author="Moses, Robinson" w:date="2023-03-14T03:32:00Z">
            <w:rPr/>
          </w:rPrChange>
        </w:rPr>
        <w:t>eference</w:t>
      </w:r>
      <w:r>
        <w:t xml:space="preserve"> to go to </w:t>
      </w:r>
      <w:ins w:id="1272" w:author="Moses, Robinson" w:date="2023-03-16T06:54:00Z">
        <w:r w:rsidR="0014696D">
          <w:t xml:space="preserve">the </w:t>
        </w:r>
      </w:ins>
      <w:r>
        <w:t xml:space="preserve">order screen and click on </w:t>
      </w:r>
      <w:ins w:id="1273" w:author="Moses, Robinson" w:date="2023-03-16T06:54:00Z">
        <w:r w:rsidR="0014696D">
          <w:t xml:space="preserve">the </w:t>
        </w:r>
      </w:ins>
      <w:r w:rsidRPr="00845FF6">
        <w:rPr>
          <w:b/>
          <w:bCs/>
          <w:rPrChange w:id="1274" w:author="Moses, Robinson" w:date="2023-03-14T03:33:00Z">
            <w:rPr/>
          </w:rPrChange>
        </w:rPr>
        <w:t xml:space="preserve">Count Issue </w:t>
      </w:r>
      <w:r>
        <w:t xml:space="preserve">task to change </w:t>
      </w:r>
      <w:ins w:id="1275" w:author="Moses, Robinson" w:date="2023-03-14T03:33:00Z">
        <w:r w:rsidR="00845FF6">
          <w:t xml:space="preserve">the </w:t>
        </w:r>
      </w:ins>
      <w:r>
        <w:t xml:space="preserve">order state to </w:t>
      </w:r>
      <w:r w:rsidRPr="000A015C">
        <w:rPr>
          <w:b/>
          <w:bCs/>
          <w:rPrChange w:id="1276" w:author="Moses, Robinson" w:date="2023-03-14T03:33:00Z">
            <w:rPr/>
          </w:rPrChange>
        </w:rPr>
        <w:t>Disputed</w:t>
      </w:r>
      <w:r>
        <w:t xml:space="preserve"> and then click on </w:t>
      </w:r>
      <w:r w:rsidRPr="000A015C">
        <w:rPr>
          <w:b/>
          <w:bCs/>
          <w:rPrChange w:id="1277" w:author="Moses, Robinson" w:date="2023-03-14T03:33:00Z">
            <w:rPr/>
          </w:rPrChange>
        </w:rPr>
        <w:t>Edit</w:t>
      </w:r>
      <w:r>
        <w:t xml:space="preserve"> task </w:t>
      </w:r>
      <w:r>
        <w:lastRenderedPageBreak/>
        <w:t xml:space="preserve">to enter </w:t>
      </w:r>
      <w:ins w:id="1278" w:author="Moses, Robinson" w:date="2023-03-16T06:54:00Z">
        <w:r w:rsidR="0014696D">
          <w:t xml:space="preserve">the </w:t>
        </w:r>
      </w:ins>
      <w:r>
        <w:t>amount received and the difference from the actual ordered value vs the received amount will be calculated and saved as the dispute</w:t>
      </w:r>
      <w:ins w:id="1279" w:author="Moses, Robinson" w:date="2023-03-16T06:55:00Z">
        <w:r w:rsidR="0014696D">
          <w:t>d</w:t>
        </w:r>
      </w:ins>
      <w:r>
        <w:t xml:space="preserve"> amount.</w:t>
      </w:r>
    </w:p>
    <w:p w14:paraId="0736BEE7" w14:textId="77777777" w:rsidR="00570B77" w:rsidRDefault="00570B77" w:rsidP="000A015C">
      <w:pPr>
        <w:pStyle w:val="BodyText"/>
        <w:pPrChange w:id="1280" w:author="Moses, Robinson" w:date="2023-03-14T03:34:00Z">
          <w:pPr>
            <w:spacing w:after="0"/>
            <w:jc w:val="center"/>
          </w:pPr>
        </w:pPrChange>
      </w:pPr>
      <w:r>
        <w:rPr>
          <w:noProof/>
        </w:rPr>
        <w:drawing>
          <wp:inline distT="0" distB="0" distL="0" distR="0" wp14:anchorId="7F49993B" wp14:editId="6CA220AC">
            <wp:extent cx="5941695" cy="1849936"/>
            <wp:effectExtent l="76200" t="76200" r="135255" b="131445"/>
            <wp:docPr id="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2179"/>
                    <a:stretch/>
                  </pic:blipFill>
                  <pic:spPr bwMode="auto">
                    <a:xfrm>
                      <a:off x="0" y="0"/>
                      <a:ext cx="6001325" cy="1868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69827" w14:textId="77777777" w:rsidR="00570B77" w:rsidRDefault="00570B77" w:rsidP="00570B77">
      <w:pPr>
        <w:spacing w:after="0"/>
        <w:rPr>
          <w:color w:val="76923C"/>
        </w:rPr>
      </w:pPr>
    </w:p>
    <w:p w14:paraId="3B27DFD1" w14:textId="77777777" w:rsidR="00570B77" w:rsidRDefault="00570B77" w:rsidP="004A714D">
      <w:pPr>
        <w:pStyle w:val="Heading3"/>
      </w:pPr>
      <w:bookmarkStart w:id="1281" w:name="_Toc129572286"/>
      <w:r>
        <w:t>Create/Update Dispute Details</w:t>
      </w:r>
      <w:bookmarkEnd w:id="1281"/>
    </w:p>
    <w:p w14:paraId="03C231FE" w14:textId="3B542CFC" w:rsidR="00570B77" w:rsidRDefault="00570B77" w:rsidP="000A015C">
      <w:pPr>
        <w:pStyle w:val="BodyText"/>
        <w:pPrChange w:id="1282" w:author="Moses, Robinson" w:date="2023-03-14T03:34:00Z">
          <w:pPr>
            <w:spacing w:after="0"/>
          </w:pPr>
        </w:pPrChange>
      </w:pPr>
      <w:r>
        <w:t>User</w:t>
      </w:r>
      <w:ins w:id="1283" w:author="Moses, Robinson" w:date="2023-03-16T06:55:00Z">
        <w:r w:rsidR="0014696D">
          <w:t>s</w:t>
        </w:r>
      </w:ins>
      <w:r>
        <w:t xml:space="preserve"> can click on </w:t>
      </w:r>
      <w:ins w:id="1284" w:author="Moses, Robinson" w:date="2023-03-14T03:34:00Z">
        <w:r w:rsidR="00DA5A31" w:rsidRPr="00DA5A31">
          <w:rPr>
            <w:b/>
            <w:bCs/>
            <w:rPrChange w:id="1285" w:author="Moses, Robinson" w:date="2023-03-14T03:34:00Z">
              <w:rPr/>
            </w:rPrChange>
          </w:rPr>
          <w:t>C</w:t>
        </w:r>
      </w:ins>
      <w:del w:id="1286" w:author="Moses, Robinson" w:date="2023-03-14T03:34:00Z">
        <w:r w:rsidRPr="00DA5A31" w:rsidDel="00DA5A31">
          <w:rPr>
            <w:b/>
            <w:bCs/>
            <w:rPrChange w:id="1287" w:author="Moses, Robinson" w:date="2023-03-14T03:34:00Z">
              <w:rPr/>
            </w:rPrChange>
          </w:rPr>
          <w:delText>c</w:delText>
        </w:r>
      </w:del>
      <w:r w:rsidRPr="00DA5A31">
        <w:rPr>
          <w:b/>
          <w:bCs/>
          <w:rPrChange w:id="1288" w:author="Moses, Robinson" w:date="2023-03-14T03:34:00Z">
            <w:rPr/>
          </w:rPrChange>
        </w:rPr>
        <w:t>reate</w:t>
      </w:r>
      <w:r>
        <w:t xml:space="preserve"> dispute or </w:t>
      </w:r>
      <w:ins w:id="1289" w:author="Moses, Robinson" w:date="2023-03-14T03:34:00Z">
        <w:r w:rsidR="00DA5A31" w:rsidRPr="000747C0">
          <w:rPr>
            <w:b/>
            <w:bCs/>
            <w:rPrChange w:id="1290" w:author="Moses, Robinson" w:date="2023-03-14T03:35:00Z">
              <w:rPr/>
            </w:rPrChange>
          </w:rPr>
          <w:t>U</w:t>
        </w:r>
      </w:ins>
      <w:del w:id="1291" w:author="Moses, Robinson" w:date="2023-03-14T03:34:00Z">
        <w:r w:rsidRPr="000747C0" w:rsidDel="00DA5A31">
          <w:rPr>
            <w:b/>
            <w:bCs/>
            <w:rPrChange w:id="1292" w:author="Moses, Robinson" w:date="2023-03-14T03:35:00Z">
              <w:rPr/>
            </w:rPrChange>
          </w:rPr>
          <w:delText>u</w:delText>
        </w:r>
      </w:del>
      <w:r w:rsidRPr="000747C0">
        <w:rPr>
          <w:b/>
          <w:bCs/>
          <w:rPrChange w:id="1293" w:author="Moses, Robinson" w:date="2023-03-14T03:35:00Z">
            <w:rPr/>
          </w:rPrChange>
        </w:rPr>
        <w:t>pdate</w:t>
      </w:r>
      <w:r>
        <w:t xml:space="preserve"> dispute icon to enter dispute details or update them respectively along with supporting evidence so that the total amount of dispute matches the </w:t>
      </w:r>
      <w:del w:id="1294" w:author="Moses, Robinson" w:date="2023-03-14T03:35:00Z">
        <w:r w:rsidDel="00E60D10">
          <w:delText xml:space="preserve">earlier </w:delText>
        </w:r>
      </w:del>
      <w:r>
        <w:t>calculated dispute amount and save dispute details.</w:t>
      </w:r>
    </w:p>
    <w:p w14:paraId="4C048150" w14:textId="65EBBB71" w:rsidR="00570B77" w:rsidDel="008E08B3" w:rsidRDefault="00570B77" w:rsidP="00570B77">
      <w:pPr>
        <w:spacing w:after="0"/>
        <w:rPr>
          <w:del w:id="1295" w:author="Moses, Robinson" w:date="2023-03-14T03:36:00Z"/>
          <w:color w:val="000000" w:themeColor="text1"/>
          <w:sz w:val="20"/>
          <w:szCs w:val="20"/>
        </w:rPr>
      </w:pPr>
    </w:p>
    <w:p w14:paraId="63E1C210" w14:textId="77777777" w:rsidR="00570B77" w:rsidRDefault="00570B77" w:rsidP="008E08B3">
      <w:pPr>
        <w:pStyle w:val="BodyText"/>
        <w:pPrChange w:id="1296" w:author="Moses, Robinson" w:date="2023-03-14T03:36:00Z">
          <w:pPr>
            <w:spacing w:after="0"/>
            <w:jc w:val="center"/>
          </w:pPr>
        </w:pPrChange>
      </w:pPr>
      <w:r>
        <w:rPr>
          <w:noProof/>
        </w:rPr>
        <w:drawing>
          <wp:inline distT="0" distB="0" distL="0" distR="0" wp14:anchorId="1B9493CB" wp14:editId="06433C5E">
            <wp:extent cx="4986338" cy="2266950"/>
            <wp:effectExtent l="76200" t="76200" r="138430" b="13335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8595" w14:textId="50F8B576" w:rsidR="00570B77" w:rsidRDefault="00570B77" w:rsidP="004A714D">
      <w:pPr>
        <w:pStyle w:val="BodyText"/>
      </w:pPr>
      <w:r w:rsidRPr="623277D2">
        <w:t>Depending on the edit</w:t>
      </w:r>
      <w:ins w:id="1297" w:author="Moses, Robinson" w:date="2023-03-14T03:36:00Z">
        <w:r w:rsidR="00BC64C2">
          <w:t xml:space="preserve">s </w:t>
        </w:r>
      </w:ins>
      <w:del w:id="1298" w:author="Moses, Robinson" w:date="2023-03-14T03:36:00Z">
        <w:r w:rsidRPr="623277D2" w:rsidDel="00BC64C2">
          <w:delText xml:space="preserve"> made </w:delText>
        </w:r>
      </w:del>
      <w:r w:rsidRPr="623277D2">
        <w:t xml:space="preserve">in </w:t>
      </w:r>
      <w:r w:rsidRPr="2E515924">
        <w:t>Carrier</w:t>
      </w:r>
      <w:ins w:id="1299" w:author="Moses, Robinson" w:date="2023-03-14T03:36:00Z">
        <w:r w:rsidR="008E08B3">
          <w:t xml:space="preserve"> </w:t>
        </w:r>
      </w:ins>
      <w:r w:rsidRPr="2E515924">
        <w:t>Web</w:t>
      </w:r>
      <w:r w:rsidRPr="623277D2">
        <w:t xml:space="preserve"> to branch return orders </w:t>
      </w:r>
      <w:r w:rsidRPr="73BC33D8">
        <w:t xml:space="preserve">the disputed </w:t>
      </w:r>
      <w:r w:rsidRPr="4B9E3492">
        <w:t xml:space="preserve">amount (amount difference between </w:t>
      </w:r>
      <w:ins w:id="1300" w:author="Moses, Robinson" w:date="2023-03-16T06:56:00Z">
        <w:r w:rsidR="0014696D">
          <w:t xml:space="preserve">the </w:t>
        </w:r>
      </w:ins>
      <w:r w:rsidRPr="4B9E3492">
        <w:t xml:space="preserve">actual order and edited order) </w:t>
      </w:r>
      <w:r w:rsidRPr="12347FC9">
        <w:t xml:space="preserve">will be calculated and fixed </w:t>
      </w:r>
      <w:commentRangeStart w:id="1301"/>
      <w:r w:rsidRPr="12347FC9">
        <w:t xml:space="preserve">which we can see in this </w:t>
      </w:r>
      <w:r w:rsidRPr="7400934F">
        <w:t>image</w:t>
      </w:r>
      <w:r w:rsidRPr="5F286C0A">
        <w:t xml:space="preserve"> </w:t>
      </w:r>
      <w:r w:rsidRPr="30CA86A2">
        <w:t xml:space="preserve">in the order detail table’s </w:t>
      </w:r>
      <w:r w:rsidRPr="122A6734">
        <w:t>Total Dispute field</w:t>
      </w:r>
      <w:commentRangeEnd w:id="1301"/>
      <w:r w:rsidR="007137F5">
        <w:rPr>
          <w:rStyle w:val="CommentReference"/>
          <w:rFonts w:eastAsia="MS Mincho"/>
          <w:lang w:val="en-US"/>
        </w:rPr>
        <w:commentReference w:id="1301"/>
      </w:r>
      <w:r w:rsidRPr="122A6734">
        <w:t>.</w:t>
      </w:r>
    </w:p>
    <w:p w14:paraId="78192006" w14:textId="242740CA" w:rsidR="00570B77" w:rsidRDefault="00570B77" w:rsidP="004A714D">
      <w:pPr>
        <w:pStyle w:val="BodyText"/>
      </w:pPr>
      <w:r w:rsidRPr="5D4D6636">
        <w:lastRenderedPageBreak/>
        <w:t xml:space="preserve">After receiving </w:t>
      </w:r>
      <w:ins w:id="1302" w:author="Moses, Robinson" w:date="2023-03-16T06:56:00Z">
        <w:r w:rsidR="0014696D">
          <w:t xml:space="preserve">the </w:t>
        </w:r>
      </w:ins>
      <w:r w:rsidRPr="5D4D6636">
        <w:t>order, Carrier</w:t>
      </w:r>
      <w:ins w:id="1303" w:author="Moses, Robinson" w:date="2023-03-14T04:44:00Z">
        <w:r w:rsidR="00FF7139">
          <w:t xml:space="preserve"> </w:t>
        </w:r>
      </w:ins>
      <w:del w:id="1304" w:author="Moses, Robinson" w:date="2023-03-14T04:44:00Z">
        <w:r w:rsidRPr="5D4D6636" w:rsidDel="00FF7139">
          <w:delText>-</w:delText>
        </w:r>
      </w:del>
      <w:r w:rsidRPr="5D4D6636">
        <w:t xml:space="preserve">Web </w:t>
      </w:r>
      <w:r w:rsidRPr="106134AA">
        <w:t>users</w:t>
      </w:r>
      <w:r w:rsidRPr="5D4D6636">
        <w:t xml:space="preserve"> can populate the details in </w:t>
      </w:r>
      <w:ins w:id="1305" w:author="Moses, Robinson" w:date="2023-03-16T06:56:00Z">
        <w:r w:rsidR="0014696D">
          <w:t xml:space="preserve">the </w:t>
        </w:r>
      </w:ins>
      <w:r w:rsidRPr="5D4D6636">
        <w:t>Dispute Detail table which then generate</w:t>
      </w:r>
      <w:ins w:id="1306" w:author="Moses, Robinson" w:date="2023-03-16T06:56:00Z">
        <w:r w:rsidR="0014696D">
          <w:t>s</w:t>
        </w:r>
      </w:ins>
      <w:r w:rsidRPr="5D4D6636">
        <w:t xml:space="preserve"> </w:t>
      </w:r>
      <w:ins w:id="1307" w:author="Moses, Robinson" w:date="2023-03-16T06:56:00Z">
        <w:r w:rsidR="0014696D">
          <w:t xml:space="preserve">the </w:t>
        </w:r>
      </w:ins>
      <w:r w:rsidRPr="106134AA">
        <w:t>Dispute</w:t>
      </w:r>
      <w:r w:rsidRPr="5B2A38A8">
        <w:t xml:space="preserve"> Summary table in real</w:t>
      </w:r>
      <w:ins w:id="1308" w:author="Moses, Robinson" w:date="2023-03-16T06:56:00Z">
        <w:r w:rsidR="0014696D">
          <w:t>-</w:t>
        </w:r>
      </w:ins>
      <w:del w:id="1309" w:author="Moses, Robinson" w:date="2023-03-14T04:45:00Z">
        <w:r w:rsidRPr="5B2A38A8" w:rsidDel="00FF7139">
          <w:delText>-</w:delText>
        </w:r>
      </w:del>
      <w:r w:rsidRPr="5B2A38A8">
        <w:t xml:space="preserve">time. </w:t>
      </w:r>
      <w:r w:rsidRPr="07792A4F">
        <w:t>Evidence</w:t>
      </w:r>
      <w:r w:rsidRPr="7196A86A">
        <w:t xml:space="preserve"> of these disputes can also be attached as </w:t>
      </w:r>
      <w:ins w:id="1310" w:author="Moses, Robinson" w:date="2023-03-16T06:56:00Z">
        <w:r w:rsidR="0014696D">
          <w:t xml:space="preserve">an </w:t>
        </w:r>
      </w:ins>
      <w:r w:rsidRPr="7196A86A">
        <w:t xml:space="preserve">image or pdf </w:t>
      </w:r>
      <w:r w:rsidRPr="07792A4F">
        <w:t>file</w:t>
      </w:r>
      <w:del w:id="1311" w:author="Moses, Robinson" w:date="2023-03-14T04:45:00Z">
        <w:r w:rsidRPr="07792A4F" w:rsidDel="001251EC">
          <w:delText xml:space="preserve"> type</w:delText>
        </w:r>
      </w:del>
      <w:r w:rsidRPr="793651A3">
        <w:t>.</w:t>
      </w:r>
    </w:p>
    <w:p w14:paraId="76EE8B2D" w14:textId="7A0687F4" w:rsidR="00570B77" w:rsidDel="00AF7F5B" w:rsidRDefault="00570B77" w:rsidP="00570B77">
      <w:pPr>
        <w:spacing w:after="0"/>
        <w:rPr>
          <w:del w:id="1312" w:author="Moses, Robinson" w:date="2023-03-14T04:46:00Z"/>
          <w:sz w:val="20"/>
          <w:szCs w:val="20"/>
        </w:rPr>
      </w:pPr>
    </w:p>
    <w:tbl>
      <w:tblPr>
        <w:tblStyle w:val="TableGrid1"/>
        <w:tblW w:w="0" w:type="auto"/>
        <w:tblInd w:w="460" w:type="dxa"/>
        <w:tblLook w:val="04A0" w:firstRow="1" w:lastRow="0" w:firstColumn="1" w:lastColumn="0" w:noHBand="0" w:noVBand="1"/>
        <w:tblPrChange w:id="1313" w:author="Moses, Robinson" w:date="2023-03-14T04:46:00Z">
          <w:tblPr>
            <w:tblStyle w:val="TableGrid1"/>
            <w:tblW w:w="0" w:type="auto"/>
            <w:tblInd w:w="460" w:type="dxa"/>
            <w:tblLook w:val="04A0" w:firstRow="1" w:lastRow="0" w:firstColumn="1" w:lastColumn="0" w:noHBand="0" w:noVBand="1"/>
          </w:tblPr>
        </w:tblPrChange>
      </w:tblPr>
      <w:tblGrid>
        <w:gridCol w:w="1881"/>
        <w:gridCol w:w="6194"/>
        <w:tblGridChange w:id="1314">
          <w:tblGrid>
            <w:gridCol w:w="1881"/>
            <w:gridCol w:w="6194"/>
          </w:tblGrid>
        </w:tblGridChange>
      </w:tblGrid>
      <w:tr w:rsidR="00570B77" w14:paraId="782A0469" w14:textId="77777777" w:rsidTr="00AF7F5B">
        <w:trPr>
          <w:trHeight w:val="372"/>
          <w:trPrChange w:id="1315" w:author="Moses, Robinson" w:date="2023-03-14T04:46: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316" w:author="Moses, Robinson" w:date="2023-03-14T04:46: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F0DC2C5" w14:textId="77777777" w:rsidR="00570B77" w:rsidRDefault="00570B77" w:rsidP="008C6243">
            <w:pPr>
              <w:pStyle w:val="TableHeading"/>
              <w:pPrChange w:id="1317" w:author="Moses, Robinson" w:date="2023-03-14T04:41:00Z">
                <w:pPr>
                  <w:ind w:left="105"/>
                  <w:jc w:val="center"/>
                </w:pPr>
              </w:pPrChange>
            </w:pPr>
            <w:r w:rsidRPr="106134AA">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318" w:author="Moses, Robinson" w:date="2023-03-14T04:46: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1DF5C241" w14:textId="77777777" w:rsidR="00570B77" w:rsidRDefault="00570B77" w:rsidP="008C6243">
            <w:pPr>
              <w:pStyle w:val="TableHeading"/>
              <w:pPrChange w:id="1319" w:author="Moses, Robinson" w:date="2023-03-14T04:41:00Z">
                <w:pPr>
                  <w:ind w:left="110"/>
                  <w:jc w:val="center"/>
                </w:pPr>
              </w:pPrChange>
            </w:pPr>
            <w:r w:rsidRPr="106134AA">
              <w:t xml:space="preserve">Description </w:t>
            </w:r>
          </w:p>
        </w:tc>
      </w:tr>
      <w:tr w:rsidR="00570B77" w14:paraId="215FAFA9"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EF83750" w14:textId="77777777" w:rsidR="00570B77" w:rsidRPr="008C6243" w:rsidRDefault="00570B77" w:rsidP="004A714D">
            <w:pPr>
              <w:pStyle w:val="TableBody"/>
              <w:rPr>
                <w:b/>
                <w:bCs/>
                <w:color w:val="000000" w:themeColor="text1"/>
                <w:rPrChange w:id="1320" w:author="Moses, Robinson" w:date="2023-03-14T04:41:00Z">
                  <w:rPr>
                    <w:color w:val="000000" w:themeColor="text1"/>
                  </w:rPr>
                </w:rPrChange>
              </w:rPr>
            </w:pPr>
            <w:r w:rsidRPr="008C6243">
              <w:rPr>
                <w:b/>
                <w:bCs/>
                <w:rPrChange w:id="1321" w:author="Moses, Robinson" w:date="2023-03-14T04:41:00Z">
                  <w:rPr/>
                </w:rPrChange>
              </w:rPr>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6EEBFB" w14:textId="77777777" w:rsidR="00570B77" w:rsidRPr="008C6243" w:rsidRDefault="00570B77" w:rsidP="008C6243">
            <w:pPr>
              <w:pStyle w:val="TableBody"/>
              <w:rPr>
                <w:rPrChange w:id="1322" w:author="Moses, Robinson" w:date="2023-03-14T04:41:00Z">
                  <w:rPr>
                    <w:color w:val="000000" w:themeColor="text1"/>
                    <w:sz w:val="18"/>
                    <w:szCs w:val="18"/>
                  </w:rPr>
                </w:rPrChange>
              </w:rPr>
            </w:pPr>
            <w:r w:rsidRPr="008C6243">
              <w:rPr>
                <w:rPrChange w:id="1323" w:author="Moses, Robinson" w:date="2023-03-14T04:41:00Z">
                  <w:rPr>
                    <w:sz w:val="18"/>
                    <w:szCs w:val="18"/>
                  </w:rPr>
                </w:rPrChange>
              </w:rPr>
              <w:t>Individual order bag identifier.</w:t>
            </w:r>
          </w:p>
        </w:tc>
      </w:tr>
      <w:tr w:rsidR="00570B77" w14:paraId="0A1FA01B"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EE2B810" w14:textId="77777777" w:rsidR="00570B77" w:rsidRPr="008C6243" w:rsidRDefault="00570B77" w:rsidP="004A714D">
            <w:pPr>
              <w:pStyle w:val="TableBody"/>
              <w:rPr>
                <w:b/>
                <w:bCs/>
                <w:color w:val="000000" w:themeColor="text1"/>
                <w:rPrChange w:id="1324" w:author="Moses, Robinson" w:date="2023-03-14T04:41:00Z">
                  <w:rPr>
                    <w:color w:val="000000" w:themeColor="text1"/>
                  </w:rPr>
                </w:rPrChange>
              </w:rPr>
            </w:pPr>
            <w:r w:rsidRPr="008C6243">
              <w:rPr>
                <w:b/>
                <w:bCs/>
                <w:rPrChange w:id="1325" w:author="Moses, Robinson" w:date="2023-03-14T04:41:00Z">
                  <w:rPr/>
                </w:rPrChange>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ABC3D92" w14:textId="77777777" w:rsidR="00570B77" w:rsidRDefault="00570B77" w:rsidP="004A714D">
            <w:pPr>
              <w:pStyle w:val="TableBody"/>
            </w:pPr>
            <w:r w:rsidRPr="7CBE9F1D">
              <w:t>Dropdown to select dispute type. By default, the 4 available dispute types are</w:t>
            </w:r>
            <w:r w:rsidRPr="50609DAF">
              <w:t>: -</w:t>
            </w:r>
          </w:p>
          <w:p w14:paraId="7292B1F9" w14:textId="7EDD58FE" w:rsidR="00570B77" w:rsidRDefault="00570B77" w:rsidP="004A714D">
            <w:pPr>
              <w:pStyle w:val="TableListBullet"/>
              <w:rPr>
                <w:rFonts w:eastAsiaTheme="minorEastAsia"/>
                <w:color w:val="000000" w:themeColor="text1"/>
              </w:rPr>
            </w:pPr>
            <w:r w:rsidRPr="008C6243">
              <w:rPr>
                <w:b/>
                <w:bCs/>
                <w:rPrChange w:id="1326" w:author="Moses, Robinson" w:date="2023-03-14T04:41:00Z">
                  <w:rPr/>
                </w:rPrChange>
              </w:rPr>
              <w:t>More</w:t>
            </w:r>
            <w:r w:rsidRPr="7CBE9F1D">
              <w:t xml:space="preserve">: If the amount exceeds compared to what </w:t>
            </w:r>
            <w:ins w:id="1327" w:author="Moses, Robinson" w:date="2023-03-16T06:57:00Z">
              <w:r w:rsidR="0014696D">
                <w:t xml:space="preserve">is </w:t>
              </w:r>
            </w:ins>
            <w:r w:rsidRPr="7CBE9F1D">
              <w:t xml:space="preserve">declared in </w:t>
            </w:r>
            <w:ins w:id="1328" w:author="Moses, Robinson" w:date="2023-03-16T06:57:00Z">
              <w:r w:rsidR="0014696D">
                <w:t xml:space="preserve">the </w:t>
              </w:r>
            </w:ins>
            <w:r w:rsidRPr="7CBE9F1D">
              <w:t>manifest.</w:t>
            </w:r>
          </w:p>
          <w:p w14:paraId="00C2968C" w14:textId="685639A7" w:rsidR="00570B77" w:rsidRDefault="00570B77" w:rsidP="004A714D">
            <w:pPr>
              <w:pStyle w:val="TableListBullet"/>
              <w:rPr>
                <w:rFonts w:eastAsiaTheme="minorEastAsia"/>
                <w:color w:val="000000" w:themeColor="text1"/>
              </w:rPr>
            </w:pPr>
            <w:r w:rsidRPr="008C6243">
              <w:rPr>
                <w:b/>
                <w:bCs/>
                <w:rPrChange w:id="1329" w:author="Moses, Robinson" w:date="2023-03-14T04:41:00Z">
                  <w:rPr/>
                </w:rPrChange>
              </w:rPr>
              <w:t>Less</w:t>
            </w:r>
            <w:r w:rsidRPr="7CBE9F1D">
              <w:t xml:space="preserve">: If the amount is less </w:t>
            </w:r>
            <w:del w:id="1330" w:author="Moses, Robinson" w:date="2023-03-16T06:57:00Z">
              <w:r w:rsidRPr="7CBE9F1D" w:rsidDel="0014696D">
                <w:delText xml:space="preserve">as </w:delText>
              </w:r>
            </w:del>
            <w:r w:rsidRPr="7CBE9F1D">
              <w:t xml:space="preserve">compared to what </w:t>
            </w:r>
            <w:ins w:id="1331" w:author="Moses, Robinson" w:date="2023-03-16T06:57:00Z">
              <w:r w:rsidR="0014696D">
                <w:t xml:space="preserve">is </w:t>
              </w:r>
            </w:ins>
            <w:r w:rsidRPr="7CBE9F1D">
              <w:t xml:space="preserve">declared in </w:t>
            </w:r>
            <w:ins w:id="1332" w:author="Moses, Robinson" w:date="2023-03-16T06:58:00Z">
              <w:r w:rsidR="0014696D">
                <w:t xml:space="preserve">the </w:t>
              </w:r>
            </w:ins>
            <w:r w:rsidRPr="7CBE9F1D">
              <w:t>manifest.</w:t>
            </w:r>
          </w:p>
          <w:p w14:paraId="44161A5A" w14:textId="77777777" w:rsidR="00570B77" w:rsidRDefault="00570B77" w:rsidP="004A714D">
            <w:pPr>
              <w:pStyle w:val="TableListBullet"/>
              <w:rPr>
                <w:rFonts w:eastAsiaTheme="minorEastAsia"/>
                <w:color w:val="000000" w:themeColor="text1"/>
              </w:rPr>
            </w:pPr>
            <w:r w:rsidRPr="008C6243">
              <w:rPr>
                <w:b/>
                <w:bCs/>
                <w:rPrChange w:id="1333" w:author="Moses, Robinson" w:date="2023-03-14T04:41:00Z">
                  <w:rPr/>
                </w:rPrChange>
              </w:rPr>
              <w:t>Counterfeit</w:t>
            </w:r>
            <w:r w:rsidRPr="7CBE9F1D">
              <w:t>: If the received currency bills are invalid</w:t>
            </w:r>
            <w:r w:rsidRPr="4DED9654">
              <w:t>.</w:t>
            </w:r>
          </w:p>
          <w:p w14:paraId="1EFDCFF5" w14:textId="77777777" w:rsidR="00570B77" w:rsidRDefault="00570B77" w:rsidP="004A714D">
            <w:pPr>
              <w:pStyle w:val="TableListBullet"/>
              <w:rPr>
                <w:rFonts w:eastAsiaTheme="minorEastAsia"/>
                <w:color w:val="000000" w:themeColor="text1"/>
              </w:rPr>
            </w:pPr>
            <w:r w:rsidRPr="008C6243">
              <w:rPr>
                <w:b/>
                <w:bCs/>
                <w:rPrChange w:id="1334" w:author="Moses, Robinson" w:date="2023-03-14T04:41:00Z">
                  <w:rPr/>
                </w:rPrChange>
              </w:rPr>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570B77" w14:paraId="3FA35E1A"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A4DE4D3" w14:textId="77777777" w:rsidR="00570B77" w:rsidRPr="008C6243" w:rsidRDefault="00570B77" w:rsidP="008C6243">
            <w:pPr>
              <w:pStyle w:val="TableBody"/>
              <w:rPr>
                <w:b/>
                <w:bCs/>
                <w:rPrChange w:id="1335" w:author="Moses, Robinson" w:date="2023-03-14T04:41:00Z">
                  <w:rPr>
                    <w:color w:val="000000" w:themeColor="text1"/>
                  </w:rPr>
                </w:rPrChange>
              </w:rPr>
            </w:pPr>
            <w:r w:rsidRPr="008C6243">
              <w:rPr>
                <w:b/>
                <w:bCs/>
                <w:rPrChange w:id="1336" w:author="Moses, Robinson" w:date="2023-03-14T04:41:00Z">
                  <w:rPr/>
                </w:rPrChange>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507BA0" w14:textId="77777777" w:rsidR="00570B77" w:rsidRPr="008C6243" w:rsidRDefault="00570B77" w:rsidP="008C6243">
            <w:pPr>
              <w:pStyle w:val="TableBody"/>
              <w:rPr>
                <w:rPrChange w:id="1337" w:author="Moses, Robinson" w:date="2023-03-14T04:41:00Z">
                  <w:rPr>
                    <w:color w:val="000000" w:themeColor="text1"/>
                    <w:sz w:val="18"/>
                    <w:szCs w:val="18"/>
                  </w:rPr>
                </w:rPrChange>
              </w:rPr>
            </w:pPr>
            <w:r w:rsidRPr="008C6243">
              <w:rPr>
                <w:rPrChange w:id="1338" w:author="Moses, Robinson" w:date="2023-03-14T04:41:00Z">
                  <w:rPr>
                    <w:sz w:val="18"/>
                    <w:szCs w:val="18"/>
                  </w:rPr>
                </w:rPrChange>
              </w:rPr>
              <w:t>Dropdown to select a denomination id from Cashpoint level defined denominations.</w:t>
            </w:r>
          </w:p>
        </w:tc>
      </w:tr>
      <w:tr w:rsidR="00570B77" w14:paraId="019A9EB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5DCF07" w14:textId="77777777" w:rsidR="00570B77" w:rsidRPr="008C6243" w:rsidRDefault="00570B77" w:rsidP="008C6243">
            <w:pPr>
              <w:pStyle w:val="TableBody"/>
              <w:rPr>
                <w:b/>
                <w:bCs/>
                <w:rPrChange w:id="1339" w:author="Moses, Robinson" w:date="2023-03-14T04:41:00Z">
                  <w:rPr/>
                </w:rPrChange>
              </w:rPr>
            </w:pPr>
            <w:r w:rsidRPr="008C6243">
              <w:rPr>
                <w:b/>
                <w:bCs/>
                <w:rPrChange w:id="1340" w:author="Moses, Robinson" w:date="2023-03-14T04:41:00Z">
                  <w:rPr/>
                </w:rPrChange>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EDC399A" w14:textId="3C0D9929" w:rsidR="00570B77" w:rsidRPr="008C6243" w:rsidRDefault="00570B77" w:rsidP="008C6243">
            <w:pPr>
              <w:pStyle w:val="TableBody"/>
              <w:rPr>
                <w:rPrChange w:id="1341" w:author="Moses, Robinson" w:date="2023-03-14T04:41:00Z">
                  <w:rPr>
                    <w:sz w:val="18"/>
                    <w:szCs w:val="18"/>
                  </w:rPr>
                </w:rPrChange>
              </w:rPr>
            </w:pPr>
            <w:r w:rsidRPr="008C6243">
              <w:rPr>
                <w:rPrChange w:id="1342" w:author="Moses, Robinson" w:date="2023-03-14T04:41:00Z">
                  <w:rPr>
                    <w:sz w:val="18"/>
                    <w:szCs w:val="18"/>
                  </w:rPr>
                </w:rPrChange>
              </w:rPr>
              <w:t xml:space="preserve">Numeric Text Field to enter </w:t>
            </w:r>
            <w:ins w:id="1343" w:author="Moses, Robinson" w:date="2023-03-16T06:58:00Z">
              <w:r w:rsidR="0014696D">
                <w:t xml:space="preserve">the </w:t>
              </w:r>
            </w:ins>
            <w:r w:rsidRPr="008C6243">
              <w:rPr>
                <w:rPrChange w:id="1344" w:author="Moses, Robinson" w:date="2023-03-14T04:41:00Z">
                  <w:rPr>
                    <w:sz w:val="18"/>
                    <w:szCs w:val="18"/>
                  </w:rPr>
                </w:rPrChange>
              </w:rPr>
              <w:t>dispute amount for the given bag id, denomination id and dispute type.</w:t>
            </w:r>
          </w:p>
        </w:tc>
      </w:tr>
    </w:tbl>
    <w:p w14:paraId="4765BF01" w14:textId="75463474" w:rsidR="004A714D" w:rsidDel="0074191A" w:rsidRDefault="004A714D" w:rsidP="004A714D">
      <w:pPr>
        <w:pStyle w:val="BodyText"/>
        <w:rPr>
          <w:del w:id="1345" w:author="Moses, Robinson" w:date="2023-03-14T03:39:00Z"/>
        </w:rPr>
      </w:pPr>
    </w:p>
    <w:p w14:paraId="5D6C3292" w14:textId="32E5C687" w:rsidR="004A714D" w:rsidDel="00554A93" w:rsidRDefault="004A714D" w:rsidP="004A714D">
      <w:pPr>
        <w:pStyle w:val="BodyText"/>
        <w:rPr>
          <w:del w:id="1346" w:author="Moses, Robinson" w:date="2023-03-14T04:47:00Z"/>
        </w:rPr>
      </w:pPr>
    </w:p>
    <w:p w14:paraId="12F19215" w14:textId="5DFF2534" w:rsidR="00570B77" w:rsidRDefault="00570B77" w:rsidP="004A714D">
      <w:pPr>
        <w:pStyle w:val="BodyText"/>
      </w:pPr>
      <w:r>
        <w:t xml:space="preserve">The Dispute Summary table shows the different amounts of disputes </w:t>
      </w:r>
      <w:del w:id="1347" w:author="Moses, Robinson" w:date="2023-03-14T04:52:00Z">
        <w:r w:rsidDel="00096900">
          <w:delText xml:space="preserve">of </w:delText>
        </w:r>
      </w:del>
      <w:ins w:id="1348" w:author="Moses, Robinson" w:date="2023-03-14T04:52:00Z">
        <w:r w:rsidR="00096900">
          <w:t>for</w:t>
        </w:r>
        <w:r w:rsidR="00096900">
          <w:t xml:space="preserve"> </w:t>
        </w:r>
      </w:ins>
      <w:r>
        <w:t xml:space="preserve">all types </w:t>
      </w:r>
      <w:del w:id="1349" w:author="Moses, Robinson" w:date="2023-03-14T04:52:00Z">
        <w:r w:rsidDel="00096900">
          <w:delText xml:space="preserve">for </w:delText>
        </w:r>
      </w:del>
      <w:ins w:id="1350" w:author="Moses, Robinson" w:date="2023-03-14T04:52:00Z">
        <w:r w:rsidR="00096900">
          <w:t>of</w:t>
        </w:r>
        <w:r w:rsidR="00096900">
          <w:t xml:space="preserve"> </w:t>
        </w:r>
      </w:ins>
      <w:r>
        <w:t xml:space="preserve">each bag ID, and the total dispute amount is also </w:t>
      </w:r>
      <w:commentRangeStart w:id="1351"/>
      <w:r>
        <w:t>shown below this table</w:t>
      </w:r>
      <w:commentRangeEnd w:id="1351"/>
      <w:r w:rsidR="00E22D11">
        <w:rPr>
          <w:rStyle w:val="CommentReference"/>
          <w:rFonts w:eastAsia="MS Mincho"/>
          <w:lang w:val="en-US"/>
        </w:rPr>
        <w:commentReference w:id="1351"/>
      </w:r>
      <w:r>
        <w:t>.</w:t>
      </w:r>
    </w:p>
    <w:p w14:paraId="587DE1FB" w14:textId="3288A00A" w:rsidR="00570B77" w:rsidRDefault="00570B77" w:rsidP="004A714D">
      <w:pPr>
        <w:pStyle w:val="BodyText"/>
      </w:pPr>
      <w:r>
        <w:t xml:space="preserve">The </w:t>
      </w:r>
      <w:r w:rsidRPr="00E22D11">
        <w:rPr>
          <w:b/>
          <w:bCs/>
          <w:rPrChange w:id="1352" w:author="Moses, Robinson" w:date="2023-03-14T04:53:00Z">
            <w:rPr/>
          </w:rPrChange>
        </w:rPr>
        <w:t>Save</w:t>
      </w:r>
      <w:r>
        <w:t xml:space="preserve"> button will </w:t>
      </w:r>
      <w:del w:id="1353" w:author="Moses, Robinson" w:date="2023-03-14T04:54:00Z">
        <w:r w:rsidDel="00394CEB">
          <w:delText xml:space="preserve">only </w:delText>
        </w:r>
      </w:del>
      <w:r>
        <w:t xml:space="preserve">be enabled if the </w:t>
      </w:r>
      <w:ins w:id="1354" w:author="Moses, Robinson" w:date="2023-03-14T04:54:00Z">
        <w:r w:rsidR="004D3F15">
          <w:t>“</w:t>
        </w:r>
      </w:ins>
      <w:del w:id="1355" w:author="Moses, Robinson" w:date="2023-03-14T04:56:00Z">
        <w:r w:rsidDel="00B720D8">
          <w:delText>t</w:delText>
        </w:r>
      </w:del>
      <w:ins w:id="1356" w:author="Moses, Robinson" w:date="2023-03-14T04:56:00Z">
        <w:r w:rsidR="00B720D8">
          <w:t>T</w:t>
        </w:r>
      </w:ins>
      <w:r>
        <w:t xml:space="preserve">otal </w:t>
      </w:r>
      <w:del w:id="1357" w:author="Moses, Robinson" w:date="2023-03-14T04:56:00Z">
        <w:r w:rsidDel="00B720D8">
          <w:delText>d</w:delText>
        </w:r>
      </w:del>
      <w:ins w:id="1358" w:author="Moses, Robinson" w:date="2023-03-14T04:56:00Z">
        <w:r w:rsidR="00B720D8">
          <w:t>D</w:t>
        </w:r>
      </w:ins>
      <w:r>
        <w:t xml:space="preserve">ispute </w:t>
      </w:r>
      <w:ins w:id="1359" w:author="Moses, Robinson" w:date="2023-03-14T04:56:00Z">
        <w:r w:rsidR="00B720D8">
          <w:t>Am</w:t>
        </w:r>
      </w:ins>
      <w:del w:id="1360" w:author="Moses, Robinson" w:date="2023-03-14T04:56:00Z">
        <w:r w:rsidDel="00B720D8">
          <w:delText>am</w:delText>
        </w:r>
      </w:del>
      <w:r>
        <w:t>ount</w:t>
      </w:r>
      <w:ins w:id="1361" w:author="Moses, Robinson" w:date="2023-03-14T04:54:00Z">
        <w:r w:rsidR="004D3F15">
          <w:t>”</w:t>
        </w:r>
      </w:ins>
      <w:r>
        <w:t xml:space="preserve"> </w:t>
      </w:r>
      <w:commentRangeStart w:id="1362"/>
      <w:del w:id="1363" w:author="Moses, Robinson" w:date="2023-03-14T04:56:00Z">
        <w:r w:rsidDel="004D3F15">
          <w:delText xml:space="preserve">below the dispute summary table </w:delText>
        </w:r>
      </w:del>
      <w:commentRangeEnd w:id="1362"/>
      <w:r w:rsidR="004D3F15">
        <w:rPr>
          <w:rStyle w:val="CommentReference"/>
          <w:rFonts w:eastAsia="MS Mincho"/>
          <w:lang w:val="en-US"/>
        </w:rPr>
        <w:commentReference w:id="1362"/>
      </w:r>
      <w:r>
        <w:t xml:space="preserve">matches the amount in </w:t>
      </w:r>
      <w:ins w:id="1364" w:author="Moses, Robinson" w:date="2023-03-16T06:58:00Z">
        <w:r w:rsidR="0014696D">
          <w:t xml:space="preserve">the </w:t>
        </w:r>
      </w:ins>
      <w:ins w:id="1365" w:author="Moses, Robinson" w:date="2023-03-14T04:56:00Z">
        <w:r w:rsidR="00B720D8">
          <w:t>“</w:t>
        </w:r>
      </w:ins>
      <w:r>
        <w:t>Total Dispute column</w:t>
      </w:r>
      <w:ins w:id="1366" w:author="Moses, Robinson" w:date="2023-03-14T04:56:00Z">
        <w:r w:rsidR="00B720D8">
          <w:t>”</w:t>
        </w:r>
      </w:ins>
      <w:r>
        <w:t xml:space="preserve"> at the top of the screen.</w:t>
      </w:r>
    </w:p>
    <w:p w14:paraId="7053366B" w14:textId="77777777" w:rsidR="00570B77" w:rsidRDefault="00570B77" w:rsidP="00570B77">
      <w:pPr>
        <w:pStyle w:val="Heading1"/>
        <w:ind w:left="-5"/>
      </w:pPr>
      <w:bookmarkStart w:id="1367" w:name="_SETTINGS"/>
      <w:bookmarkStart w:id="1368" w:name="_ROUTES"/>
      <w:bookmarkStart w:id="1369" w:name="_Toc111643067"/>
      <w:bookmarkStart w:id="1370" w:name="_Toc129572287"/>
      <w:bookmarkEnd w:id="1367"/>
      <w:bookmarkEnd w:id="1368"/>
      <w:r>
        <w:lastRenderedPageBreak/>
        <w:t>ROUTES</w:t>
      </w:r>
      <w:bookmarkEnd w:id="1369"/>
      <w:bookmarkEnd w:id="1370"/>
      <w:r>
        <w:t xml:space="preserve"> </w:t>
      </w:r>
    </w:p>
    <w:p w14:paraId="435B97B7" w14:textId="14B06541" w:rsidR="00570B77" w:rsidRDefault="00570B77" w:rsidP="004A714D">
      <w:pPr>
        <w:pStyle w:val="BodyText"/>
      </w:pPr>
      <w:r>
        <w:t xml:space="preserve">Routes is a gateway menu to create, review, and plan delivery routes. Records about the vehicles (Trucks) servicing those routes are also found here. </w:t>
      </w:r>
      <w:del w:id="1371" w:author="Moses, Robinson" w:date="2023-03-14T04:59:00Z">
        <w:r w:rsidDel="00B720D8">
          <w:br/>
        </w:r>
      </w:del>
    </w:p>
    <w:p w14:paraId="2BD8103D" w14:textId="77777777" w:rsidR="00570B77" w:rsidRDefault="00570B77" w:rsidP="00570B77">
      <w:pPr>
        <w:pStyle w:val="Heading2"/>
      </w:pPr>
      <w:bookmarkStart w:id="1372" w:name="_Toc111643068"/>
      <w:bookmarkStart w:id="1373" w:name="_Toc129572288"/>
      <w:r>
        <w:t>CREATE NEW ROUTE</w:t>
      </w:r>
      <w:bookmarkEnd w:id="1372"/>
      <w:bookmarkEnd w:id="1373"/>
      <w:r>
        <w:t xml:space="preserve"> </w:t>
      </w:r>
    </w:p>
    <w:p w14:paraId="1AF3B5F3" w14:textId="77777777" w:rsidR="00570B77" w:rsidRDefault="00570B77" w:rsidP="00E55A83">
      <w:pPr>
        <w:pStyle w:val="BodyText"/>
      </w:pPr>
      <w:r w:rsidRPr="00B720D8">
        <w:rPr>
          <w:i/>
          <w:iCs/>
          <w:rPrChange w:id="1374" w:author="Moses, Robinson" w:date="2023-03-14T04:56:00Z">
            <w:rPr/>
          </w:rPrChange>
        </w:rPr>
        <w:t>Routes</w:t>
      </w:r>
      <w:r w:rsidRPr="00B720D8">
        <w:rPr>
          <w:rFonts w:ascii="Wingdings" w:eastAsia="Wingdings" w:hAnsi="Wingdings" w:cs="Wingdings"/>
          <w:i/>
          <w:iCs/>
          <w:sz w:val="16"/>
          <w:rPrChange w:id="1375" w:author="Moses, Robinson" w:date="2023-03-14T04:56:00Z">
            <w:rPr>
              <w:rFonts w:ascii="Wingdings" w:eastAsia="Wingdings" w:hAnsi="Wingdings" w:cs="Wingdings"/>
              <w:sz w:val="16"/>
            </w:rPr>
          </w:rPrChange>
        </w:rPr>
        <w:t></w:t>
      </w:r>
      <w:r w:rsidRPr="00B720D8">
        <w:rPr>
          <w:i/>
          <w:iCs/>
          <w:rPrChange w:id="1376" w:author="Moses, Robinson" w:date="2023-03-14T04:56:00Z">
            <w:rPr/>
          </w:rPrChange>
        </w:rPr>
        <w:t>Create</w:t>
      </w:r>
      <w:r w:rsidRPr="00B720D8">
        <w:rPr>
          <w:i/>
          <w:iCs/>
          <w:rPrChange w:id="1377" w:author="Moses, Robinson" w:date="2023-03-14T05:01:00Z">
            <w:rPr/>
          </w:rPrChange>
        </w:rPr>
        <w:t xml:space="preserve"> New</w:t>
      </w:r>
      <w:r>
        <w:t xml:space="preserve"> allows users to create a new route plan.</w:t>
      </w:r>
    </w:p>
    <w:p w14:paraId="7D2FB082" w14:textId="77777777" w:rsidR="00570B77" w:rsidRDefault="00570B77" w:rsidP="00E55A83">
      <w:pPr>
        <w:pStyle w:val="Caption"/>
      </w:pPr>
      <w:bookmarkStart w:id="1378" w:name="_Toc6556895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21</w:t>
      </w:r>
      <w:r w:rsidRPr="36CE550C">
        <w:rPr>
          <w:noProof/>
        </w:rPr>
        <w:fldChar w:fldCharType="end"/>
      </w:r>
      <w:r w:rsidRPr="36CE550C">
        <w:t>: CREATE NEW ROUTE SCREEN</w:t>
      </w:r>
      <w:bookmarkEnd w:id="1378"/>
    </w:p>
    <w:p w14:paraId="29936F40" w14:textId="77777777" w:rsidR="00570B77" w:rsidRDefault="00570B77" w:rsidP="00B720D8">
      <w:pPr>
        <w:pStyle w:val="BodyText"/>
        <w:pPrChange w:id="1379" w:author="Moses, Robinson" w:date="2023-03-14T04:57:00Z">
          <w:pPr>
            <w:spacing w:after="0"/>
            <w:ind w:left="-5" w:hanging="10"/>
            <w:jc w:val="center"/>
          </w:pPr>
        </w:pPrChange>
      </w:pPr>
      <w:r>
        <w:rPr>
          <w:noProof/>
        </w:rPr>
        <w:drawing>
          <wp:inline distT="0" distB="0" distL="0" distR="0" wp14:anchorId="6A19F5BE" wp14:editId="0555498D">
            <wp:extent cx="5943600" cy="1343025"/>
            <wp:effectExtent l="76200" t="76200" r="133350" b="142875"/>
            <wp:docPr id="2008282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FC631" w14:textId="77777777" w:rsidR="00570B77" w:rsidRDefault="00570B77" w:rsidP="00570B77">
      <w:pPr>
        <w:spacing w:after="0"/>
        <w:jc w:val="right"/>
      </w:pPr>
      <w:r>
        <w:rPr>
          <w:sz w:val="18"/>
        </w:rPr>
        <w:t xml:space="preserve"> </w:t>
      </w:r>
    </w:p>
    <w:p w14:paraId="1602F469" w14:textId="77777777" w:rsidR="00570B77" w:rsidRDefault="00570B77" w:rsidP="00E55A83">
      <w:pPr>
        <w:pStyle w:val="Caption"/>
      </w:pPr>
      <w:bookmarkStart w:id="1380"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20</w:t>
      </w:r>
      <w:r w:rsidRPr="00B901A7">
        <w:rPr>
          <w:color w:val="auto"/>
        </w:rPr>
        <w:fldChar w:fldCharType="end"/>
      </w:r>
      <w:r w:rsidRPr="00B901A7">
        <w:rPr>
          <w:color w:val="auto"/>
        </w:rPr>
        <w:t>:</w:t>
      </w:r>
      <w:r>
        <w:t xml:space="preserve"> CREATE NEW ROUTE FIELD DESCRIPTIONS</w:t>
      </w:r>
      <w:bookmarkEnd w:id="138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A2034D0"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6712E0" w14:textId="77777777" w:rsidR="00570B77" w:rsidRPr="00E55A83" w:rsidRDefault="00570B77" w:rsidP="00E55A83">
            <w:pPr>
              <w:pStyle w:val="TableHeading"/>
            </w:pPr>
            <w:r w:rsidRPr="00E55A83">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F4BCDBA" w14:textId="77777777" w:rsidR="00570B77" w:rsidRPr="00E55A83" w:rsidRDefault="00570B77" w:rsidP="00E55A83">
            <w:pPr>
              <w:pStyle w:val="TableHeading"/>
            </w:pPr>
            <w:r w:rsidRPr="00E55A83">
              <w:t xml:space="preserve">Description </w:t>
            </w:r>
          </w:p>
        </w:tc>
      </w:tr>
      <w:tr w:rsidR="00570B77" w14:paraId="1245462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096B3AE" w14:textId="77777777" w:rsidR="00570B77" w:rsidRPr="00B720D8" w:rsidRDefault="00570B77" w:rsidP="00E55A83">
            <w:pPr>
              <w:pStyle w:val="TableBody"/>
              <w:rPr>
                <w:b/>
                <w:bCs/>
                <w:rPrChange w:id="1381" w:author="Moses, Robinson" w:date="2023-03-14T05:01:00Z">
                  <w:rPr/>
                </w:rPrChange>
              </w:rPr>
            </w:pPr>
            <w:r w:rsidRPr="00B720D8">
              <w:rPr>
                <w:b/>
                <w:bCs/>
                <w:rPrChange w:id="1382" w:author="Moses, Robinson" w:date="2023-03-14T05:0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077E2D2" w14:textId="77777777" w:rsidR="00570B77" w:rsidRPr="00367127" w:rsidRDefault="00570B77" w:rsidP="00E55A83">
            <w:pPr>
              <w:pStyle w:val="TableBody"/>
              <w:rPr>
                <w:sz w:val="18"/>
                <w:szCs w:val="18"/>
              </w:rPr>
            </w:pPr>
            <w:r w:rsidRPr="00367127">
              <w:rPr>
                <w:sz w:val="18"/>
                <w:szCs w:val="18"/>
              </w:rPr>
              <w:t xml:space="preserve">Each route is assigned to a unique Depot. Users select from the predefined dropdown of depots </w:t>
            </w:r>
          </w:p>
        </w:tc>
      </w:tr>
      <w:tr w:rsidR="00570B77" w14:paraId="12CB859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A0A13C" w14:textId="77777777" w:rsidR="00570B77" w:rsidRPr="00B720D8" w:rsidRDefault="00570B77" w:rsidP="00E55A83">
            <w:pPr>
              <w:pStyle w:val="TableBody"/>
              <w:rPr>
                <w:b/>
                <w:bCs/>
                <w:rPrChange w:id="1383" w:author="Moses, Robinson" w:date="2023-03-14T05:01:00Z">
                  <w:rPr/>
                </w:rPrChange>
              </w:rPr>
            </w:pPr>
            <w:r w:rsidRPr="00B720D8">
              <w:rPr>
                <w:b/>
                <w:bCs/>
                <w:rPrChange w:id="1384" w:author="Moses, Robinson" w:date="2023-03-14T05:01:00Z">
                  <w:rPr/>
                </w:rPrChange>
              </w:rP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5B5624B8" w14:textId="77777777" w:rsidR="00570B77" w:rsidRPr="00367127" w:rsidRDefault="00570B77" w:rsidP="00E55A83">
            <w:pPr>
              <w:pStyle w:val="TableBody"/>
              <w:rPr>
                <w:sz w:val="18"/>
                <w:szCs w:val="18"/>
              </w:rPr>
            </w:pPr>
            <w:r>
              <w:rPr>
                <w:sz w:val="18"/>
                <w:szCs w:val="18"/>
              </w:rPr>
              <w:t xml:space="preserve">A Default Route to use for this route plan. The Default Route functions as a template and choices made there will prepopulate values in this route plan on the </w:t>
            </w:r>
            <w:commentRangeStart w:id="1385"/>
            <w:r>
              <w:rPr>
                <w:sz w:val="18"/>
                <w:szCs w:val="18"/>
              </w:rPr>
              <w:t>following page</w:t>
            </w:r>
            <w:commentRangeEnd w:id="1385"/>
            <w:r w:rsidR="00B720D8">
              <w:rPr>
                <w:rStyle w:val="CommentReference"/>
                <w:rFonts w:eastAsia="MS Mincho"/>
                <w:lang w:val="en-US"/>
              </w:rPr>
              <w:commentReference w:id="1385"/>
            </w:r>
            <w:r>
              <w:rPr>
                <w:sz w:val="18"/>
                <w:szCs w:val="18"/>
              </w:rPr>
              <w:t>.</w:t>
            </w:r>
          </w:p>
        </w:tc>
      </w:tr>
      <w:tr w:rsidR="00570B77" w14:paraId="4416313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4D0D2D1" w14:textId="77777777" w:rsidR="00570B77" w:rsidRPr="00B720D8" w:rsidRDefault="00570B77" w:rsidP="00E55A83">
            <w:pPr>
              <w:pStyle w:val="TableBody"/>
              <w:rPr>
                <w:b/>
                <w:bCs/>
                <w:rPrChange w:id="1386" w:author="Moses, Robinson" w:date="2023-03-14T05:01:00Z">
                  <w:rPr/>
                </w:rPrChange>
              </w:rPr>
            </w:pPr>
            <w:r w:rsidRPr="00B720D8">
              <w:rPr>
                <w:b/>
                <w:bCs/>
                <w:rPrChange w:id="1387" w:author="Moses, Robinson" w:date="2023-03-14T05:0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A34510C" w14:textId="6BB455DD" w:rsidR="00570B77" w:rsidRPr="00367127" w:rsidRDefault="00570B77" w:rsidP="00E55A83">
            <w:pPr>
              <w:pStyle w:val="TableBody"/>
              <w:rPr>
                <w:sz w:val="18"/>
                <w:szCs w:val="18"/>
              </w:rPr>
            </w:pPr>
            <w:del w:id="1388" w:author="Moses, Robinson" w:date="2023-03-16T07:01:00Z">
              <w:r w:rsidRPr="00367127" w:rsidDel="0014696D">
                <w:rPr>
                  <w:sz w:val="18"/>
                  <w:szCs w:val="18"/>
                </w:rPr>
                <w:delText>User</w:delText>
              </w:r>
            </w:del>
            <w:ins w:id="1389" w:author="Moses, Robinson" w:date="2023-03-16T07:06:00Z">
              <w:r w:rsidR="0014696D">
                <w:rPr>
                  <w:sz w:val="18"/>
                  <w:szCs w:val="18"/>
                </w:rPr>
                <w:t>The name selected by the user for this route plan</w:t>
              </w:r>
            </w:ins>
            <w:del w:id="1390" w:author="Moses, Robinson" w:date="2023-03-14T05:05:00Z">
              <w:r w:rsidDel="00B720D8">
                <w:rPr>
                  <w:sz w:val="18"/>
                  <w:szCs w:val="18"/>
                </w:rPr>
                <w:delText>-</w:delText>
              </w:r>
            </w:del>
            <w:del w:id="1391" w:author="Moses, Robinson" w:date="2023-03-16T07:06:00Z">
              <w:r w:rsidDel="0014696D">
                <w:rPr>
                  <w:sz w:val="18"/>
                  <w:szCs w:val="18"/>
                </w:rPr>
                <w:delText>chosen</w:delText>
              </w:r>
              <w:r w:rsidRPr="00367127" w:rsidDel="0014696D">
                <w:rPr>
                  <w:sz w:val="18"/>
                  <w:szCs w:val="18"/>
                </w:rPr>
                <w:delText xml:space="preserve"> name </w:delText>
              </w:r>
              <w:r w:rsidDel="0014696D">
                <w:rPr>
                  <w:sz w:val="18"/>
                  <w:szCs w:val="18"/>
                </w:rPr>
                <w:delText>for</w:delText>
              </w:r>
              <w:r w:rsidRPr="00367127" w:rsidDel="0014696D">
                <w:rPr>
                  <w:sz w:val="18"/>
                  <w:szCs w:val="18"/>
                </w:rPr>
                <w:delText xml:space="preserve"> th</w:delText>
              </w:r>
              <w:r w:rsidDel="0014696D">
                <w:rPr>
                  <w:sz w:val="18"/>
                  <w:szCs w:val="18"/>
                </w:rPr>
                <w:delText>is</w:delText>
              </w:r>
              <w:r w:rsidRPr="00367127" w:rsidDel="0014696D">
                <w:rPr>
                  <w:sz w:val="18"/>
                  <w:szCs w:val="18"/>
                </w:rPr>
                <w:delText xml:space="preserve"> route plan.</w:delText>
              </w:r>
            </w:del>
            <w:r w:rsidRPr="00367127">
              <w:rPr>
                <w:sz w:val="18"/>
                <w:szCs w:val="18"/>
              </w:rPr>
              <w:t xml:space="preserve"> </w:t>
            </w:r>
          </w:p>
        </w:tc>
      </w:tr>
      <w:tr w:rsidR="00570B77" w14:paraId="4B2E14E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26C0957" w14:textId="77777777" w:rsidR="00570B77" w:rsidRPr="00B720D8" w:rsidRDefault="00570B77" w:rsidP="00E55A83">
            <w:pPr>
              <w:pStyle w:val="TableBody"/>
              <w:rPr>
                <w:b/>
                <w:bCs/>
                <w:rPrChange w:id="1392" w:author="Moses, Robinson" w:date="2023-03-14T05:01:00Z">
                  <w:rPr/>
                </w:rPrChange>
              </w:rPr>
            </w:pPr>
            <w:r w:rsidRPr="00B720D8">
              <w:rPr>
                <w:b/>
                <w:bCs/>
                <w:rPrChange w:id="1393" w:author="Moses, Robinson" w:date="2023-03-14T05:01:00Z">
                  <w:rPr/>
                </w:rPrChange>
              </w:rPr>
              <w:t>Start</w:t>
            </w:r>
          </w:p>
        </w:tc>
        <w:tc>
          <w:tcPr>
            <w:tcW w:w="6194" w:type="dxa"/>
            <w:tcBorders>
              <w:top w:val="single" w:sz="4" w:space="0" w:color="000000"/>
              <w:left w:val="single" w:sz="4" w:space="0" w:color="000000"/>
              <w:bottom w:val="single" w:sz="4" w:space="0" w:color="000000"/>
              <w:right w:val="single" w:sz="4" w:space="0" w:color="000000"/>
            </w:tcBorders>
          </w:tcPr>
          <w:p w14:paraId="25AF2513" w14:textId="79B6B7CC" w:rsidR="00570B77" w:rsidRPr="00367127" w:rsidRDefault="00570B77" w:rsidP="00E55A83">
            <w:pPr>
              <w:pStyle w:val="TableBody"/>
              <w:rPr>
                <w:sz w:val="18"/>
                <w:szCs w:val="18"/>
              </w:rPr>
            </w:pPr>
            <w:r>
              <w:rPr>
                <w:sz w:val="18"/>
                <w:szCs w:val="18"/>
              </w:rPr>
              <w:t xml:space="preserve">Date and time to begin this route execution. </w:t>
            </w:r>
            <w:del w:id="1394" w:author="Moses, Robinson" w:date="2023-03-14T05:10:00Z">
              <w:r w:rsidDel="00B720D8">
                <w:rPr>
                  <w:sz w:val="18"/>
                  <w:szCs w:val="18"/>
                </w:rPr>
                <w:delText>Pairs with End below.</w:delText>
              </w:r>
            </w:del>
          </w:p>
        </w:tc>
      </w:tr>
      <w:tr w:rsidR="00570B77" w14:paraId="2A94562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1E4DB4D" w14:textId="77777777" w:rsidR="00570B77" w:rsidRPr="00B720D8" w:rsidRDefault="00570B77" w:rsidP="00E55A83">
            <w:pPr>
              <w:pStyle w:val="TableBody"/>
              <w:rPr>
                <w:b/>
                <w:bCs/>
                <w:rPrChange w:id="1395" w:author="Moses, Robinson" w:date="2023-03-14T05:01:00Z">
                  <w:rPr/>
                </w:rPrChange>
              </w:rPr>
            </w:pPr>
            <w:r w:rsidRPr="00B720D8">
              <w:rPr>
                <w:b/>
                <w:bCs/>
                <w:rPrChange w:id="1396" w:author="Moses, Robinson" w:date="2023-03-14T05:01:00Z">
                  <w:rPr/>
                </w:rPrChange>
              </w:rPr>
              <w:t>End</w:t>
            </w:r>
          </w:p>
        </w:tc>
        <w:tc>
          <w:tcPr>
            <w:tcW w:w="6194" w:type="dxa"/>
            <w:tcBorders>
              <w:top w:val="single" w:sz="4" w:space="0" w:color="000000"/>
              <w:left w:val="single" w:sz="4" w:space="0" w:color="000000"/>
              <w:bottom w:val="single" w:sz="4" w:space="0" w:color="000000"/>
              <w:right w:val="single" w:sz="4" w:space="0" w:color="000000"/>
            </w:tcBorders>
          </w:tcPr>
          <w:p w14:paraId="390B9B7F" w14:textId="77777777" w:rsidR="00B720D8" w:rsidRDefault="00570B77" w:rsidP="00E55A83">
            <w:pPr>
              <w:pStyle w:val="TableBody"/>
              <w:rPr>
                <w:ins w:id="1397" w:author="Moses, Robinson" w:date="2023-03-14T05:06:00Z"/>
                <w:sz w:val="18"/>
                <w:szCs w:val="18"/>
              </w:rPr>
            </w:pPr>
            <w:r>
              <w:rPr>
                <w:sz w:val="18"/>
                <w:szCs w:val="18"/>
              </w:rPr>
              <w:t xml:space="preserve">Date and time to finish this route execution. </w:t>
            </w:r>
          </w:p>
          <w:p w14:paraId="03BDFCB5" w14:textId="1AF8BFF0" w:rsidR="00570B77" w:rsidRDefault="00570B77" w:rsidP="00B720D8">
            <w:pPr>
              <w:pStyle w:val="TableNote"/>
              <w:pPrChange w:id="1398" w:author="Moses, Robinson" w:date="2023-03-14T05:06:00Z">
                <w:pPr>
                  <w:pStyle w:val="TableBody"/>
                </w:pPr>
              </w:pPrChange>
            </w:pPr>
            <w:r w:rsidRPr="00B720D8">
              <w:rPr>
                <w:b/>
                <w:bCs/>
                <w:rPrChange w:id="1399" w:author="Moses, Robinson" w:date="2023-03-14T05:06:00Z">
                  <w:rPr/>
                </w:rPrChange>
              </w:rPr>
              <w:t>Note</w:t>
            </w:r>
            <w:r>
              <w:t xml:space="preserve">: Truck and Driver resources are considered allocated during this </w:t>
            </w:r>
            <w:del w:id="1400" w:author="Moses, Robinson" w:date="2023-03-16T07:07:00Z">
              <w:r w:rsidDel="0014696D">
                <w:delText xml:space="preserve">time </w:delText>
              </w:r>
            </w:del>
            <w:r>
              <w:t xml:space="preserve">period and other Route Plans may not use them during the same </w:t>
            </w:r>
            <w:del w:id="1401" w:author="Moses, Robinson" w:date="2023-03-14T05:07:00Z">
              <w:r w:rsidDel="00B720D8">
                <w:delText xml:space="preserve">time </w:delText>
              </w:r>
            </w:del>
            <w:r>
              <w:t>period.</w:t>
            </w:r>
          </w:p>
        </w:tc>
      </w:tr>
      <w:tr w:rsidR="00570B77" w14:paraId="4808473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7BA5BC2" w14:textId="77777777" w:rsidR="00570B77" w:rsidRPr="00B720D8" w:rsidRDefault="00570B77" w:rsidP="00E55A83">
            <w:pPr>
              <w:pStyle w:val="TableBody"/>
              <w:rPr>
                <w:b/>
                <w:bCs/>
                <w:rPrChange w:id="1402" w:author="Moses, Robinson" w:date="2023-03-14T05:01:00Z">
                  <w:rPr/>
                </w:rPrChange>
              </w:rPr>
            </w:pPr>
            <w:r w:rsidRPr="00B720D8">
              <w:rPr>
                <w:b/>
                <w:bCs/>
                <w:rPrChange w:id="1403" w:author="Moses, Robinson" w:date="2023-03-14T05:01:00Z">
                  <w:rPr/>
                </w:rPrChange>
              </w:rPr>
              <w:t>Continue</w:t>
            </w:r>
          </w:p>
        </w:tc>
        <w:tc>
          <w:tcPr>
            <w:tcW w:w="6194" w:type="dxa"/>
            <w:tcBorders>
              <w:top w:val="single" w:sz="4" w:space="0" w:color="000000"/>
              <w:left w:val="single" w:sz="4" w:space="0" w:color="000000"/>
              <w:bottom w:val="single" w:sz="4" w:space="0" w:color="000000"/>
              <w:right w:val="single" w:sz="4" w:space="0" w:color="000000"/>
            </w:tcBorders>
          </w:tcPr>
          <w:p w14:paraId="635ED46D" w14:textId="0310101C" w:rsidR="00570B77" w:rsidRDefault="00570B77" w:rsidP="00E55A83">
            <w:pPr>
              <w:pStyle w:val="TableBody"/>
              <w:rPr>
                <w:sz w:val="18"/>
                <w:szCs w:val="18"/>
              </w:rPr>
            </w:pPr>
            <w:del w:id="1404" w:author="Moses, Robinson" w:date="2023-03-16T07:07:00Z">
              <w:r w:rsidDel="0014696D">
                <w:rPr>
                  <w:sz w:val="18"/>
                  <w:szCs w:val="18"/>
                </w:rPr>
                <w:delText xml:space="preserve">Button </w:delText>
              </w:r>
            </w:del>
            <w:ins w:id="1405" w:author="Moses, Robinson" w:date="2023-03-16T07:07:00Z">
              <w:r w:rsidR="0014696D">
                <w:rPr>
                  <w:sz w:val="18"/>
                  <w:szCs w:val="18"/>
                </w:rPr>
                <w:t>The b</w:t>
              </w:r>
              <w:r w:rsidR="0014696D">
                <w:rPr>
                  <w:sz w:val="18"/>
                  <w:szCs w:val="18"/>
                </w:rPr>
                <w:t xml:space="preserve">utton </w:t>
              </w:r>
            </w:ins>
            <w:r>
              <w:rPr>
                <w:sz w:val="18"/>
                <w:szCs w:val="18"/>
              </w:rPr>
              <w:t xml:space="preserve">takes the user to </w:t>
            </w:r>
            <w:hyperlink w:anchor="_CREATE/UPDATE_ROUTE_PLAN" w:history="1">
              <w:r w:rsidRPr="00915146">
                <w:rPr>
                  <w:rStyle w:val="Hyperlink"/>
                  <w:rFonts w:eastAsia="MS Mincho"/>
                  <w:sz w:val="18"/>
                  <w:szCs w:val="18"/>
                </w:rPr>
                <w:t>CREATE/UPDATE ROUTE PLAN DETAIL</w:t>
              </w:r>
            </w:hyperlink>
            <w:r>
              <w:rPr>
                <w:sz w:val="18"/>
                <w:szCs w:val="18"/>
              </w:rPr>
              <w:t xml:space="preserve"> to finish defining the route plan.</w:t>
            </w:r>
          </w:p>
        </w:tc>
      </w:tr>
    </w:tbl>
    <w:p w14:paraId="00A0FF39" w14:textId="172C5EE7" w:rsidR="00570B77" w:rsidRDefault="0014696D" w:rsidP="00E55A83">
      <w:pPr>
        <w:pStyle w:val="Caption"/>
        <w:rPr>
          <w:ins w:id="1406" w:author="Moses, Robinson" w:date="2023-03-14T05:05:00Z"/>
          <w:color w:val="70AD47" w:themeColor="accent6"/>
        </w:rPr>
      </w:pPr>
      <w:hyperlink w:anchor="_ROUTES" w:history="1">
        <w:r w:rsidR="00570B77" w:rsidRPr="00E55A83">
          <w:rPr>
            <w:rStyle w:val="Hyperlink"/>
            <w:color w:val="70AD47" w:themeColor="accent6"/>
          </w:rPr>
          <w:t>Return to: Routes</w:t>
        </w:r>
      </w:hyperlink>
      <w:r w:rsidR="00570B77" w:rsidRPr="00E55A83">
        <w:rPr>
          <w:color w:val="70AD47" w:themeColor="accent6"/>
        </w:rPr>
        <w:t xml:space="preserve"> </w:t>
      </w:r>
    </w:p>
    <w:p w14:paraId="1C41942B" w14:textId="77777777" w:rsidR="00B720D8" w:rsidRPr="00B720D8" w:rsidRDefault="00B720D8" w:rsidP="00B720D8">
      <w:pPr>
        <w:rPr>
          <w:rPrChange w:id="1407" w:author="Moses, Robinson" w:date="2023-03-14T05:05:00Z">
            <w:rPr>
              <w:color w:val="70AD47" w:themeColor="accent6"/>
            </w:rPr>
          </w:rPrChange>
        </w:rPr>
        <w:pPrChange w:id="1408" w:author="Moses, Robinson" w:date="2023-03-14T05:05:00Z">
          <w:pPr>
            <w:pStyle w:val="Caption"/>
          </w:pPr>
        </w:pPrChange>
      </w:pPr>
    </w:p>
    <w:p w14:paraId="3B6BD2F2" w14:textId="77777777" w:rsidR="00570B77" w:rsidRDefault="00570B77" w:rsidP="00570B77">
      <w:pPr>
        <w:pStyle w:val="Heading2"/>
      </w:pPr>
      <w:bookmarkStart w:id="1409" w:name="_Toc111643069"/>
      <w:bookmarkStart w:id="1410" w:name="_Toc129572289"/>
      <w:r>
        <w:lastRenderedPageBreak/>
        <w:t>LIST ALL ROUTES</w:t>
      </w:r>
      <w:bookmarkEnd w:id="1409"/>
      <w:bookmarkEnd w:id="1410"/>
    </w:p>
    <w:p w14:paraId="32887252" w14:textId="77777777" w:rsidR="00570B77" w:rsidRDefault="00570B77" w:rsidP="00E55A83">
      <w:pPr>
        <w:pStyle w:val="BodyText"/>
      </w:pPr>
      <w:r w:rsidRPr="00B720D8">
        <w:rPr>
          <w:i/>
          <w:iCs/>
          <w:sz w:val="20"/>
          <w:rPrChange w:id="1411" w:author="Moses, Robinson" w:date="2023-03-14T05:11:00Z">
            <w:rPr>
              <w:sz w:val="20"/>
            </w:rPr>
          </w:rPrChange>
        </w:rPr>
        <w:t>Routes</w:t>
      </w:r>
      <w:r w:rsidRPr="00B720D8">
        <w:rPr>
          <w:rFonts w:ascii="Wingdings" w:eastAsia="Wingdings" w:hAnsi="Wingdings" w:cs="Wingdings"/>
          <w:i/>
          <w:iCs/>
          <w:sz w:val="16"/>
          <w:rPrChange w:id="1412" w:author="Moses, Robinson" w:date="2023-03-14T05:11:00Z">
            <w:rPr>
              <w:rFonts w:ascii="Wingdings" w:eastAsia="Wingdings" w:hAnsi="Wingdings" w:cs="Wingdings"/>
              <w:sz w:val="16"/>
            </w:rPr>
          </w:rPrChange>
        </w:rPr>
        <w:t></w:t>
      </w:r>
      <w:r w:rsidRPr="00B720D8">
        <w:rPr>
          <w:i/>
          <w:iCs/>
          <w:sz w:val="20"/>
          <w:rPrChange w:id="1413" w:author="Moses, Robinson" w:date="2023-03-14T05:11:00Z">
            <w:rPr>
              <w:sz w:val="20"/>
            </w:rPr>
          </w:rPrChange>
        </w:rPr>
        <w:t>List</w:t>
      </w:r>
      <w:r>
        <w:rPr>
          <w:sz w:val="20"/>
        </w:rPr>
        <w:t xml:space="preserve"> </w:t>
      </w:r>
      <w:r w:rsidRPr="00B720D8">
        <w:rPr>
          <w:i/>
          <w:iCs/>
          <w:sz w:val="20"/>
          <w:rPrChange w:id="1414" w:author="Moses, Robinson" w:date="2023-03-14T05:11:00Z">
            <w:rPr>
              <w:sz w:val="20"/>
            </w:rPr>
          </w:rPrChange>
        </w:rPr>
        <w:t>All</w:t>
      </w:r>
      <w:r>
        <w:rPr>
          <w:sz w:val="20"/>
        </w:rPr>
        <w:t xml:space="preserve"> </w:t>
      </w:r>
      <w:r>
        <w:t>provides users with a listing of all existing routes.</w:t>
      </w:r>
    </w:p>
    <w:p w14:paraId="2BD1C044" w14:textId="594279F3" w:rsidR="00E55A83" w:rsidDel="00B720D8" w:rsidRDefault="00E55A83" w:rsidP="00E55A83">
      <w:pPr>
        <w:pStyle w:val="Caption"/>
        <w:rPr>
          <w:del w:id="1415" w:author="Moses, Robinson" w:date="2023-03-14T05:10:00Z"/>
        </w:rPr>
      </w:pPr>
    </w:p>
    <w:p w14:paraId="37968204" w14:textId="1CC0CEFF" w:rsidR="00570B77" w:rsidRDefault="00570B77" w:rsidP="00E55A83">
      <w:pPr>
        <w:pStyle w:val="Caption"/>
      </w:pPr>
      <w:r w:rsidRPr="36CE550C">
        <w:t>FIGURE 14: LIST ALL ROUTES SCREEN</w:t>
      </w:r>
    </w:p>
    <w:p w14:paraId="24069F35" w14:textId="77777777" w:rsidR="00570B77" w:rsidRDefault="00570B77" w:rsidP="00B720D8">
      <w:pPr>
        <w:pStyle w:val="BodyText"/>
        <w:pPrChange w:id="1416" w:author="Moses, Robinson" w:date="2023-03-14T05:11:00Z">
          <w:pPr>
            <w:spacing w:after="0"/>
            <w:ind w:left="-5" w:hanging="10"/>
            <w:jc w:val="center"/>
          </w:pPr>
        </w:pPrChange>
      </w:pPr>
      <w:r>
        <w:rPr>
          <w:noProof/>
        </w:rPr>
        <w:drawing>
          <wp:inline distT="0" distB="0" distL="0" distR="0" wp14:anchorId="6028E53D" wp14:editId="0DDCE0BF">
            <wp:extent cx="5943600" cy="2238375"/>
            <wp:effectExtent l="76200" t="76200" r="133350" b="142875"/>
            <wp:docPr id="8660298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6803C" w14:textId="77777777" w:rsidR="00570B77" w:rsidRDefault="00570B77" w:rsidP="00570B77">
      <w:pPr>
        <w:spacing w:after="0"/>
        <w:jc w:val="right"/>
      </w:pPr>
      <w:r>
        <w:rPr>
          <w:sz w:val="18"/>
        </w:rPr>
        <w:t xml:space="preserve"> </w:t>
      </w:r>
    </w:p>
    <w:p w14:paraId="53423851" w14:textId="77777777" w:rsidR="00570B77" w:rsidRDefault="00570B77" w:rsidP="00E55A83">
      <w:pPr>
        <w:pStyle w:val="Caption"/>
      </w:pPr>
      <w:bookmarkStart w:id="1417"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21</w:t>
      </w:r>
      <w:r w:rsidRPr="00B901A7">
        <w:rPr>
          <w:color w:val="auto"/>
        </w:rPr>
        <w:fldChar w:fldCharType="end"/>
      </w:r>
      <w:r w:rsidRPr="00B901A7">
        <w:t>:</w:t>
      </w:r>
      <w:r>
        <w:t xml:space="preserve"> LIST ALL ROUTES FIELD DESCRIPTIONS</w:t>
      </w:r>
      <w:bookmarkEnd w:id="141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47AE5507"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E774FF2"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42CC8F" w14:textId="77777777" w:rsidR="00570B77" w:rsidRDefault="00570B77" w:rsidP="00E55A83">
            <w:pPr>
              <w:pStyle w:val="TableHeading"/>
            </w:pPr>
            <w:r>
              <w:t xml:space="preserve">Description </w:t>
            </w:r>
          </w:p>
        </w:tc>
      </w:tr>
      <w:tr w:rsidR="00570B77" w14:paraId="284F469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00C789" w14:textId="77777777" w:rsidR="00570B77" w:rsidRPr="00B720D8" w:rsidRDefault="00570B77" w:rsidP="00E55A83">
            <w:pPr>
              <w:pStyle w:val="TableBody"/>
              <w:rPr>
                <w:b/>
                <w:bCs/>
                <w:rPrChange w:id="1418" w:author="Moses, Robinson" w:date="2023-03-14T05:11:00Z">
                  <w:rPr/>
                </w:rPrChange>
              </w:rPr>
            </w:pPr>
            <w:r w:rsidRPr="00B720D8">
              <w:rPr>
                <w:b/>
                <w:bCs/>
                <w:rPrChange w:id="1419" w:author="Moses, Robinson" w:date="2023-03-14T05:1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6F38C03" w14:textId="77C1F559" w:rsidR="00570B77" w:rsidRPr="00721933" w:rsidRDefault="00B720D8" w:rsidP="00E55A83">
            <w:pPr>
              <w:pStyle w:val="TableBody"/>
              <w:rPr>
                <w:sz w:val="18"/>
                <w:szCs w:val="18"/>
              </w:rPr>
            </w:pPr>
            <w:ins w:id="1420" w:author="Moses, Robinson" w:date="2023-03-14T05:27:00Z">
              <w:r w:rsidRPr="00700002">
                <w:rPr>
                  <w:rFonts w:cstheme="minorHAnsi"/>
                  <w:sz w:val="18"/>
                  <w:szCs w:val="18"/>
                </w:rPr>
                <w:t>Depot with which the route is associated</w:t>
              </w:r>
            </w:ins>
            <w:del w:id="1421" w:author="Moses, Robinson" w:date="2023-03-14T05:15:00Z">
              <w:r w:rsidR="00570B77" w:rsidRPr="00721933" w:rsidDel="00B720D8">
                <w:rPr>
                  <w:sz w:val="18"/>
                  <w:szCs w:val="18"/>
                </w:rPr>
                <w:delText>Depot the route is associated with</w:delText>
              </w:r>
            </w:del>
            <w:del w:id="1422" w:author="Moses, Robinson" w:date="2023-03-14T05:27:00Z">
              <w:r w:rsidR="00570B77" w:rsidRPr="00721933" w:rsidDel="00B720D8">
                <w:rPr>
                  <w:sz w:val="18"/>
                  <w:szCs w:val="18"/>
                </w:rPr>
                <w:delText xml:space="preserve"> </w:delText>
              </w:r>
            </w:del>
          </w:p>
        </w:tc>
      </w:tr>
      <w:tr w:rsidR="00570B77" w14:paraId="75E9088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45450EC" w14:textId="77777777" w:rsidR="00570B77" w:rsidRPr="00B720D8" w:rsidRDefault="00570B77" w:rsidP="00E55A83">
            <w:pPr>
              <w:pStyle w:val="TableBody"/>
              <w:rPr>
                <w:b/>
                <w:bCs/>
                <w:rPrChange w:id="1423" w:author="Moses, Robinson" w:date="2023-03-14T05:11:00Z">
                  <w:rPr/>
                </w:rPrChange>
              </w:rPr>
            </w:pPr>
            <w:r w:rsidRPr="00B720D8">
              <w:rPr>
                <w:b/>
                <w:bCs/>
                <w:rPrChange w:id="1424" w:author="Moses, Robinson" w:date="2023-03-14T05:1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31B13272" w14:textId="6BCDAE5D" w:rsidR="00570B77" w:rsidRPr="00721933" w:rsidRDefault="00570B77" w:rsidP="00E55A83">
            <w:pPr>
              <w:pStyle w:val="TableBody"/>
              <w:rPr>
                <w:sz w:val="18"/>
                <w:szCs w:val="18"/>
              </w:rPr>
            </w:pPr>
            <w:r w:rsidRPr="00721933">
              <w:rPr>
                <w:sz w:val="18"/>
                <w:szCs w:val="18"/>
              </w:rPr>
              <w:t>Unique user</w:t>
            </w:r>
            <w:del w:id="1425" w:author="Moses, Robinson" w:date="2023-03-14T05:12:00Z">
              <w:r w:rsidRPr="00721933" w:rsidDel="00B720D8">
                <w:rPr>
                  <w:sz w:val="18"/>
                  <w:szCs w:val="18"/>
                </w:rPr>
                <w:delText>-</w:delText>
              </w:r>
            </w:del>
            <w:ins w:id="1426" w:author="Moses, Robinson" w:date="2023-03-16T07:07:00Z">
              <w:r w:rsidR="0014696D">
                <w:rPr>
                  <w:sz w:val="18"/>
                  <w:szCs w:val="18"/>
                </w:rPr>
                <w:t>-</w:t>
              </w:r>
            </w:ins>
            <w:r w:rsidRPr="00721933">
              <w:rPr>
                <w:sz w:val="18"/>
                <w:szCs w:val="18"/>
              </w:rPr>
              <w:t xml:space="preserve">defined route name </w:t>
            </w:r>
          </w:p>
        </w:tc>
      </w:tr>
      <w:tr w:rsidR="00570B77" w14:paraId="3C918486"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7F9A121" w14:textId="77777777" w:rsidR="00570B77" w:rsidRPr="00B720D8" w:rsidRDefault="00570B77" w:rsidP="00E55A83">
            <w:pPr>
              <w:pStyle w:val="TableBody"/>
              <w:rPr>
                <w:b/>
                <w:bCs/>
                <w:rPrChange w:id="1427" w:author="Moses, Robinson" w:date="2023-03-14T05:11:00Z">
                  <w:rPr/>
                </w:rPrChange>
              </w:rPr>
            </w:pPr>
            <w:r w:rsidRPr="00B720D8">
              <w:rPr>
                <w:b/>
                <w:bCs/>
                <w:rPrChange w:id="1428" w:author="Moses, Robinson" w:date="2023-03-14T05:11: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0EA7205F" w14:textId="005F83F0" w:rsidR="00570B77" w:rsidRPr="00721933" w:rsidRDefault="00570B77" w:rsidP="00E55A83">
            <w:pPr>
              <w:pStyle w:val="TableBody"/>
              <w:rPr>
                <w:sz w:val="18"/>
                <w:szCs w:val="18"/>
              </w:rPr>
            </w:pPr>
            <w:r>
              <w:rPr>
                <w:sz w:val="18"/>
                <w:szCs w:val="18"/>
              </w:rPr>
              <w:t xml:space="preserve">Date of execution </w:t>
            </w:r>
            <w:del w:id="1429" w:author="Moses, Robinson" w:date="2023-03-14T05:12:00Z">
              <w:r w:rsidDel="00B720D8">
                <w:rPr>
                  <w:sz w:val="18"/>
                  <w:szCs w:val="18"/>
                </w:rPr>
                <w:delText xml:space="preserve">of </w:delText>
              </w:r>
            </w:del>
            <w:ins w:id="1430" w:author="Moses, Robinson" w:date="2023-03-14T05:12:00Z">
              <w:r w:rsidR="00B720D8">
                <w:rPr>
                  <w:sz w:val="18"/>
                  <w:szCs w:val="18"/>
                </w:rPr>
                <w:t>for</w:t>
              </w:r>
              <w:r w:rsidR="00B720D8">
                <w:rPr>
                  <w:sz w:val="18"/>
                  <w:szCs w:val="18"/>
                </w:rPr>
                <w:t xml:space="preserve"> </w:t>
              </w:r>
            </w:ins>
            <w:r>
              <w:rPr>
                <w:sz w:val="18"/>
                <w:szCs w:val="18"/>
              </w:rPr>
              <w:t>this Route Plan</w:t>
            </w:r>
            <w:r w:rsidRPr="00721933">
              <w:rPr>
                <w:sz w:val="18"/>
                <w:szCs w:val="18"/>
              </w:rPr>
              <w:t xml:space="preserve"> </w:t>
            </w:r>
          </w:p>
        </w:tc>
      </w:tr>
      <w:tr w:rsidR="00570B77" w14:paraId="4E6DC48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595E25F" w14:textId="77777777" w:rsidR="00570B77" w:rsidRPr="00B720D8" w:rsidRDefault="00570B77" w:rsidP="00E55A83">
            <w:pPr>
              <w:pStyle w:val="TableBody"/>
              <w:rPr>
                <w:b/>
                <w:bCs/>
                <w:rPrChange w:id="1431" w:author="Moses, Robinson" w:date="2023-03-14T05:11:00Z">
                  <w:rPr/>
                </w:rPrChange>
              </w:rPr>
            </w:pPr>
            <w:r w:rsidRPr="00B720D8">
              <w:rPr>
                <w:b/>
                <w:bCs/>
                <w:rPrChange w:id="1432" w:author="Moses, Robinson" w:date="2023-03-14T05:11:00Z">
                  <w:rPr/>
                </w:rPrChange>
              </w:rPr>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21A1A3F" w14:textId="77777777" w:rsidR="00570B77" w:rsidRPr="00721933" w:rsidRDefault="00570B77" w:rsidP="00E55A83">
            <w:pPr>
              <w:pStyle w:val="TableBody"/>
              <w:rPr>
                <w:sz w:val="18"/>
                <w:szCs w:val="18"/>
              </w:rPr>
            </w:pPr>
            <w:r w:rsidRPr="00721933">
              <w:rPr>
                <w:sz w:val="18"/>
                <w:szCs w:val="18"/>
              </w:rPr>
              <w:t xml:space="preserve">Number of existing orders </w:t>
            </w:r>
          </w:p>
        </w:tc>
      </w:tr>
      <w:tr w:rsidR="00570B77" w14:paraId="3611D05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18EFCA" w14:textId="77777777" w:rsidR="00570B77" w:rsidRPr="00B720D8" w:rsidRDefault="00570B77" w:rsidP="00E55A83">
            <w:pPr>
              <w:pStyle w:val="TableBody"/>
              <w:rPr>
                <w:b/>
                <w:bCs/>
                <w:rPrChange w:id="1433" w:author="Moses, Robinson" w:date="2023-03-14T05:11:00Z">
                  <w:rPr/>
                </w:rPrChange>
              </w:rPr>
            </w:pPr>
            <w:r w:rsidRPr="00B720D8">
              <w:rPr>
                <w:b/>
                <w:bCs/>
                <w:rPrChange w:id="1434" w:author="Moses, Robinson" w:date="2023-03-14T05:11:00Z">
                  <w:rPr/>
                </w:rPrChange>
              </w:rPr>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2BB4118B" w14:textId="77777777" w:rsidR="00570B77" w:rsidRPr="00721933" w:rsidRDefault="00570B77" w:rsidP="00E55A83">
            <w:pPr>
              <w:pStyle w:val="TableBody"/>
              <w:rPr>
                <w:sz w:val="18"/>
                <w:szCs w:val="18"/>
              </w:rPr>
            </w:pPr>
            <w:r w:rsidRPr="00721933">
              <w:rPr>
                <w:sz w:val="18"/>
                <w:szCs w:val="18"/>
              </w:rPr>
              <w:t xml:space="preserve">Total Outstanding Deliveries for the route </w:t>
            </w:r>
          </w:p>
        </w:tc>
      </w:tr>
      <w:tr w:rsidR="00570B77" w14:paraId="42F1A679"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71B6EC" w14:textId="77777777" w:rsidR="00570B77" w:rsidRPr="00B720D8" w:rsidRDefault="00570B77" w:rsidP="00E55A83">
            <w:pPr>
              <w:pStyle w:val="TableBody"/>
              <w:rPr>
                <w:b/>
                <w:bCs/>
                <w:rPrChange w:id="1435" w:author="Moses, Robinson" w:date="2023-03-14T05:11:00Z">
                  <w:rPr/>
                </w:rPrChange>
              </w:rPr>
            </w:pPr>
            <w:r w:rsidRPr="00B720D8">
              <w:rPr>
                <w:b/>
                <w:bCs/>
                <w:rPrChange w:id="1436" w:author="Moses, Robinson" w:date="2023-03-14T05:11:00Z">
                  <w:rPr/>
                </w:rPrChange>
              </w:rPr>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9837377" w14:textId="77777777" w:rsidR="00570B77" w:rsidRPr="00721933" w:rsidRDefault="00570B77" w:rsidP="00E55A83">
            <w:pPr>
              <w:pStyle w:val="TableBody"/>
              <w:rPr>
                <w:sz w:val="18"/>
                <w:szCs w:val="18"/>
              </w:rPr>
            </w:pPr>
            <w:r w:rsidRPr="00721933">
              <w:rPr>
                <w:sz w:val="18"/>
                <w:szCs w:val="18"/>
              </w:rPr>
              <w:t xml:space="preserve">Total Outstanding Returns for the route </w:t>
            </w:r>
          </w:p>
        </w:tc>
      </w:tr>
      <w:tr w:rsidR="00570B77" w14:paraId="32D166D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B8C4EBE" w14:textId="77777777" w:rsidR="00570B77" w:rsidRPr="00B720D8" w:rsidRDefault="00570B77" w:rsidP="00E55A83">
            <w:pPr>
              <w:pStyle w:val="TableBody"/>
              <w:rPr>
                <w:b/>
                <w:bCs/>
                <w:rPrChange w:id="1437" w:author="Moses, Robinson" w:date="2023-03-14T05:11:00Z">
                  <w:rPr/>
                </w:rPrChange>
              </w:rPr>
            </w:pPr>
            <w:r w:rsidRPr="00B720D8">
              <w:rPr>
                <w:b/>
                <w:bCs/>
                <w:rPrChange w:id="1438" w:author="Moses, Robinson" w:date="2023-03-14T05:11: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0B5A03E" w14:textId="77777777" w:rsidR="00570B77" w:rsidRPr="00721933" w:rsidRDefault="00570B77" w:rsidP="00E55A83">
            <w:pPr>
              <w:pStyle w:val="TableBody"/>
              <w:rPr>
                <w:sz w:val="18"/>
                <w:szCs w:val="18"/>
              </w:rPr>
            </w:pPr>
            <w:r w:rsidRPr="00721933">
              <w:rPr>
                <w:sz w:val="18"/>
                <w:szCs w:val="18"/>
              </w:rPr>
              <w:t xml:space="preserve">Status of the route </w:t>
            </w:r>
          </w:p>
        </w:tc>
      </w:tr>
      <w:tr w:rsidR="00570B77" w14:paraId="737356B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662B9F8" w14:textId="77777777" w:rsidR="00570B77" w:rsidRPr="00B720D8" w:rsidRDefault="00570B77" w:rsidP="00E55A83">
            <w:pPr>
              <w:pStyle w:val="TableBody"/>
              <w:rPr>
                <w:b/>
                <w:bCs/>
                <w:rPrChange w:id="1439" w:author="Moses, Robinson" w:date="2023-03-14T05:11:00Z">
                  <w:rPr/>
                </w:rPrChange>
              </w:rPr>
            </w:pPr>
            <w:r w:rsidRPr="00B720D8">
              <w:rPr>
                <w:b/>
                <w:bCs/>
                <w:rPrChange w:id="1440" w:author="Moses, Robinson" w:date="2023-03-14T05:11: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34852899" w14:textId="77777777" w:rsidR="00570B77" w:rsidRPr="00721933" w:rsidRDefault="00570B77" w:rsidP="00E55A83">
            <w:pPr>
              <w:pStyle w:val="TableBody"/>
              <w:rPr>
                <w:sz w:val="18"/>
                <w:szCs w:val="18"/>
              </w:rPr>
            </w:pPr>
            <w:r w:rsidRPr="00721933">
              <w:rPr>
                <w:sz w:val="18"/>
                <w:szCs w:val="18"/>
              </w:rPr>
              <w:t xml:space="preserve">Unique Truck Identification Code </w:t>
            </w:r>
          </w:p>
        </w:tc>
      </w:tr>
    </w:tbl>
    <w:p w14:paraId="2AD1875D" w14:textId="65DB58B4" w:rsidR="00570B77" w:rsidRPr="00B720D8" w:rsidRDefault="0014696D" w:rsidP="00B720D8">
      <w:pPr>
        <w:pStyle w:val="Caption"/>
        <w:rPr>
          <w:rPrChange w:id="1441" w:author="Moses, Robinson" w:date="2023-03-14T05:11:00Z">
            <w:rPr>
              <w:color w:val="92D050"/>
            </w:rPr>
          </w:rPrChange>
        </w:rPr>
        <w:pPrChange w:id="1442" w:author="Moses, Robinson" w:date="2023-03-14T05:11:00Z">
          <w:pPr>
            <w:pStyle w:val="Caption"/>
            <w:shd w:val="clear" w:color="auto" w:fill="54B948"/>
          </w:pPr>
        </w:pPrChange>
      </w:pPr>
      <w:r w:rsidRPr="00B720D8">
        <w:rPr>
          <w:color w:val="70AD47" w:themeColor="accent6"/>
          <w:rPrChange w:id="1443" w:author="Moses, Robinson" w:date="2023-03-14T05:13:00Z">
            <w:rPr/>
          </w:rPrChange>
        </w:rPr>
        <w:fldChar w:fldCharType="begin"/>
      </w:r>
      <w:r w:rsidRPr="00B720D8">
        <w:rPr>
          <w:color w:val="70AD47" w:themeColor="accent6"/>
          <w:rPrChange w:id="1444" w:author="Moses, Robinson" w:date="2023-03-14T05:13:00Z">
            <w:rPr/>
          </w:rPrChange>
        </w:rPr>
        <w:instrText xml:space="preserve"> HYPERLINK \l "_ROUTES" </w:instrText>
      </w:r>
      <w:r w:rsidRPr="00B720D8">
        <w:rPr>
          <w:color w:val="70AD47" w:themeColor="accent6"/>
          <w:rPrChange w:id="1445" w:author="Moses, Robinson" w:date="2023-03-14T05:13:00Z">
            <w:rPr/>
          </w:rPrChange>
        </w:rPr>
        <w:fldChar w:fldCharType="separate"/>
      </w:r>
      <w:r w:rsidR="00570B77" w:rsidRPr="00B720D8">
        <w:rPr>
          <w:rStyle w:val="Hyperlink"/>
          <w:color w:val="70AD47" w:themeColor="accent6"/>
          <w:u w:val="none"/>
          <w:rPrChange w:id="1446" w:author="Moses, Robinson" w:date="2023-03-14T05:13:00Z">
            <w:rPr>
              <w:rStyle w:val="Hyperlink"/>
              <w:color w:val="92D050"/>
            </w:rPr>
          </w:rPrChange>
        </w:rPr>
        <w:t>Return to: Routes</w:t>
      </w:r>
      <w:r w:rsidRPr="00B720D8">
        <w:rPr>
          <w:rStyle w:val="Hyperlink"/>
          <w:color w:val="70AD47" w:themeColor="accent6"/>
          <w:u w:val="none"/>
          <w:rPrChange w:id="1447" w:author="Moses, Robinson" w:date="2023-03-14T05:13:00Z">
            <w:rPr>
              <w:rStyle w:val="Hyperlink"/>
              <w:color w:val="92D050"/>
            </w:rPr>
          </w:rPrChange>
        </w:rPr>
        <w:fldChar w:fldCharType="end"/>
      </w:r>
      <w:r w:rsidR="00570B77" w:rsidRPr="00B720D8">
        <w:rPr>
          <w:rPrChange w:id="1448" w:author="Moses, Robinson" w:date="2023-03-14T05:11:00Z">
            <w:rPr>
              <w:color w:val="92D050"/>
            </w:rPr>
          </w:rPrChange>
        </w:rPr>
        <w:t xml:space="preserve"> </w:t>
      </w:r>
    </w:p>
    <w:p w14:paraId="4342C424" w14:textId="77777777" w:rsidR="00570B77" w:rsidRDefault="00570B77" w:rsidP="00570B77">
      <w:pPr>
        <w:spacing w:after="0"/>
      </w:pPr>
    </w:p>
    <w:p w14:paraId="736B6C3F" w14:textId="77777777" w:rsidR="00570B77" w:rsidRDefault="00570B77" w:rsidP="00570B77">
      <w:pPr>
        <w:pStyle w:val="Heading2"/>
      </w:pPr>
      <w:bookmarkStart w:id="1449" w:name="_Toc111643070"/>
      <w:bookmarkStart w:id="1450" w:name="_Toc129572290"/>
      <w:r>
        <w:lastRenderedPageBreak/>
        <w:t>ROUTE PLAN DOCUMENT</w:t>
      </w:r>
      <w:bookmarkEnd w:id="1449"/>
      <w:bookmarkEnd w:id="1450"/>
      <w:r>
        <w:t xml:space="preserve"> </w:t>
      </w:r>
    </w:p>
    <w:p w14:paraId="7B249E8D" w14:textId="7315336E" w:rsidR="00570B77" w:rsidRDefault="00570B77" w:rsidP="00E55A83">
      <w:pPr>
        <w:pStyle w:val="BodyText"/>
      </w:pPr>
      <w:r>
        <w:t xml:space="preserve">By clicking </w:t>
      </w:r>
      <w:del w:id="1451" w:author="Moses, Robinson" w:date="2023-03-16T07:09:00Z">
        <w:r w:rsidDel="0014696D">
          <w:delText xml:space="preserve">on </w:delText>
        </w:r>
      </w:del>
      <w:r>
        <w:t xml:space="preserve">the Route Plan icon </w:t>
      </w:r>
      <w:r w:rsidRPr="00721933">
        <w:rPr>
          <w:noProof/>
        </w:rPr>
        <w:drawing>
          <wp:inline distT="0" distB="0" distL="0" distR="0" wp14:anchorId="437A7E29" wp14:editId="4D46BEE3">
            <wp:extent cx="118745" cy="118745"/>
            <wp:effectExtent l="0" t="0" r="0" b="0"/>
            <wp:docPr id="56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t xml:space="preserve">on the </w:t>
      </w:r>
      <w:r w:rsidRPr="00B720D8">
        <w:rPr>
          <w:b/>
          <w:bCs/>
          <w:rPrChange w:id="1452" w:author="Moses, Robinson" w:date="2023-03-14T05:17:00Z">
            <w:rPr/>
          </w:rPrChange>
        </w:rPr>
        <w:t>List All Routes</w:t>
      </w:r>
      <w:r>
        <w:t xml:space="preserve"> screen, the user accesses a printable pdf Route Plan document that includes Truck Identification, Driver Identification, Additional Security Identification, cashpoint-by-cashpoint details including arrival and departure times, and order details. Total mileage </w:t>
      </w:r>
      <w:del w:id="1453" w:author="Moses, Robinson" w:date="2023-03-14T05:18:00Z">
        <w:r w:rsidDel="00B720D8">
          <w:delText xml:space="preserve">is </w:delText>
        </w:r>
      </w:del>
      <w:ins w:id="1454" w:author="Moses, Robinson" w:date="2023-03-14T05:18:00Z">
        <w:r w:rsidR="00B720D8">
          <w:t>can</w:t>
        </w:r>
        <w:r w:rsidR="00B720D8">
          <w:t xml:space="preserve"> </w:t>
        </w:r>
      </w:ins>
      <w:r>
        <w:t xml:space="preserve">also </w:t>
      </w:r>
      <w:del w:id="1455" w:author="Moses, Robinson" w:date="2023-03-14T05:18:00Z">
        <w:r w:rsidDel="00B720D8">
          <w:delText>able to b</w:delText>
        </w:r>
      </w:del>
      <w:ins w:id="1456" w:author="Moses, Robinson" w:date="2023-03-14T05:18:00Z">
        <w:r w:rsidR="00B720D8">
          <w:t>b</w:t>
        </w:r>
      </w:ins>
      <w:r>
        <w:t>e recorded on the form.</w:t>
      </w:r>
    </w:p>
    <w:p w14:paraId="46E37631" w14:textId="77777777" w:rsidR="00570B77" w:rsidRDefault="00570B77" w:rsidP="00E55A83">
      <w:pPr>
        <w:pStyle w:val="Caption"/>
      </w:pPr>
      <w:bookmarkStart w:id="1457" w:name="_Toc6556895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22</w:t>
      </w:r>
      <w:r w:rsidRPr="36CE550C">
        <w:rPr>
          <w:noProof/>
        </w:rPr>
        <w:fldChar w:fldCharType="end"/>
      </w:r>
      <w:r>
        <w:t>: PRINTABLE ROUTE PLAN</w:t>
      </w:r>
      <w:bookmarkEnd w:id="1457"/>
    </w:p>
    <w:p w14:paraId="1F3A1017" w14:textId="77777777" w:rsidR="00570B77" w:rsidRDefault="00570B77" w:rsidP="00B720D8">
      <w:pPr>
        <w:pStyle w:val="BodyText"/>
        <w:rPr>
          <w:sz w:val="18"/>
          <w:szCs w:val="18"/>
        </w:rPr>
        <w:pPrChange w:id="1458" w:author="Moses, Robinson" w:date="2023-03-14T05:18:00Z">
          <w:pPr>
            <w:spacing w:after="0"/>
            <w:ind w:right="2460"/>
          </w:pPr>
        </w:pPrChange>
      </w:pPr>
      <w:r>
        <w:rPr>
          <w:noProof/>
        </w:rPr>
        <w:drawing>
          <wp:inline distT="0" distB="0" distL="0" distR="0" wp14:anchorId="2E15FC0F" wp14:editId="59F9417D">
            <wp:extent cx="4924904" cy="6029852"/>
            <wp:effectExtent l="76200" t="76200" r="142875" b="123825"/>
            <wp:docPr id="1978851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926129" cy="6031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CF963FC" w14:textId="77777777" w:rsidR="00570B77" w:rsidRPr="00E55A83" w:rsidRDefault="0014696D"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767D8B04" w14:textId="77777777" w:rsidR="00570B77" w:rsidRDefault="00570B77" w:rsidP="00570B77">
      <w:pPr>
        <w:pStyle w:val="Heading2"/>
      </w:pPr>
      <w:bookmarkStart w:id="1459" w:name="_Toc111643071"/>
      <w:bookmarkStart w:id="1460" w:name="_Toc129572291"/>
      <w:r>
        <w:lastRenderedPageBreak/>
        <w:t>ROUTE PLAN AUDIT</w:t>
      </w:r>
      <w:bookmarkEnd w:id="1459"/>
      <w:bookmarkEnd w:id="1460"/>
      <w:r>
        <w:t xml:space="preserve"> </w:t>
      </w:r>
    </w:p>
    <w:p w14:paraId="494B1BCD" w14:textId="0EB3FEE5" w:rsidR="00570B77" w:rsidRDefault="00570B77" w:rsidP="00E55A83">
      <w:pPr>
        <w:pStyle w:val="BodyText"/>
      </w:pPr>
      <w:r>
        <w:t xml:space="preserve">By clicking on the </w:t>
      </w:r>
      <w:r w:rsidRPr="00B720D8">
        <w:rPr>
          <w:b/>
          <w:bCs/>
          <w:rPrChange w:id="1461" w:author="Moses, Robinson" w:date="2023-03-14T05:21:00Z">
            <w:rPr/>
          </w:rPrChange>
        </w:rPr>
        <w:t>Route Plan Audit</w:t>
      </w:r>
      <w:r>
        <w:t xml:space="preserve"> icon</w:t>
      </w:r>
      <w:r w:rsidRPr="00721933">
        <w:t xml:space="preserve"> </w:t>
      </w:r>
      <w:r>
        <w:rPr>
          <w:noProof/>
        </w:rPr>
        <w:drawing>
          <wp:inline distT="0" distB="0" distL="0" distR="0" wp14:anchorId="17F58376" wp14:editId="40C0F167">
            <wp:extent cx="120580" cy="120580"/>
            <wp:effectExtent l="0" t="0" r="0" b="0"/>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t xml:space="preserve"> on the </w:t>
      </w:r>
      <w:r w:rsidRPr="00B720D8">
        <w:rPr>
          <w:b/>
          <w:bCs/>
          <w:rPrChange w:id="1462" w:author="Moses, Robinson" w:date="2023-03-14T05:20:00Z">
            <w:rPr/>
          </w:rPrChange>
        </w:rPr>
        <w:t>List All Routes</w:t>
      </w:r>
      <w:r>
        <w:t xml:space="preserve"> screen, users </w:t>
      </w:r>
      <w:del w:id="1463" w:author="Moses, Robinson" w:date="2023-03-14T05:20:00Z">
        <w:r w:rsidDel="00B720D8">
          <w:delText xml:space="preserve">may </w:delText>
        </w:r>
      </w:del>
      <w:ins w:id="1464" w:author="Moses, Robinson" w:date="2023-03-14T05:20:00Z">
        <w:r w:rsidR="00B720D8">
          <w:t>can</w:t>
        </w:r>
        <w:r w:rsidR="00B720D8">
          <w:t xml:space="preserve"> </w:t>
        </w:r>
      </w:ins>
      <w:r>
        <w:t>view the change history of the Route Plan.</w:t>
      </w:r>
    </w:p>
    <w:p w14:paraId="61767158" w14:textId="77777777" w:rsidR="00570B77" w:rsidRDefault="00570B77" w:rsidP="00E55A83">
      <w:pPr>
        <w:pStyle w:val="Caption"/>
      </w:pPr>
      <w:bookmarkStart w:id="1465"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23</w:t>
      </w:r>
      <w:r w:rsidRPr="36CE550C">
        <w:rPr>
          <w:noProof/>
        </w:rPr>
        <w:fldChar w:fldCharType="end"/>
      </w:r>
      <w:r>
        <w:t>: ROUTE PLAN AUDIT SCREEN</w:t>
      </w:r>
      <w:bookmarkEnd w:id="1465"/>
    </w:p>
    <w:p w14:paraId="17E73010" w14:textId="77777777" w:rsidR="00570B77" w:rsidRPr="00700002" w:rsidRDefault="00570B77" w:rsidP="00B720D8">
      <w:pPr>
        <w:pStyle w:val="BodyText"/>
        <w:pPrChange w:id="1466" w:author="Moses, Robinson" w:date="2023-03-14T05:20:00Z">
          <w:pPr>
            <w:jc w:val="center"/>
          </w:pPr>
        </w:pPrChange>
      </w:pPr>
      <w:r>
        <w:rPr>
          <w:noProof/>
        </w:rPr>
        <w:drawing>
          <wp:inline distT="0" distB="0" distL="0" distR="0" wp14:anchorId="44F9C459" wp14:editId="52976771">
            <wp:extent cx="5943600" cy="2969260"/>
            <wp:effectExtent l="76200" t="76200" r="133350" b="13589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894A" w14:textId="77777777" w:rsidR="00570B77" w:rsidRDefault="00570B77" w:rsidP="00570B77">
      <w:pPr>
        <w:spacing w:after="0"/>
        <w:ind w:right="2460"/>
        <w:jc w:val="center"/>
        <w:rPr>
          <w:sz w:val="18"/>
        </w:rPr>
      </w:pPr>
      <w:r>
        <w:rPr>
          <w:sz w:val="18"/>
        </w:rPr>
        <w:t xml:space="preserve"> </w:t>
      </w:r>
    </w:p>
    <w:p w14:paraId="703EAD8D" w14:textId="77777777" w:rsidR="00570B77" w:rsidRPr="00E55A83" w:rsidRDefault="00570B77" w:rsidP="00E55A83">
      <w:pPr>
        <w:pStyle w:val="Caption"/>
      </w:pPr>
      <w:bookmarkStart w:id="1467" w:name="_Toc65569023"/>
      <w:r w:rsidRPr="00E55A83">
        <w:t xml:space="preserve">Table </w:t>
      </w:r>
      <w:r w:rsidRPr="00E55A83">
        <w:fldChar w:fldCharType="begin"/>
      </w:r>
      <w:r w:rsidRPr="00E55A83">
        <w:instrText xml:space="preserve"> SEQ Table \* ARABIC </w:instrText>
      </w:r>
      <w:r w:rsidRPr="00E55A83">
        <w:fldChar w:fldCharType="separate"/>
      </w:r>
      <w:r w:rsidRPr="00E55A83">
        <w:t>22</w:t>
      </w:r>
      <w:r w:rsidRPr="00E55A83">
        <w:fldChar w:fldCharType="end"/>
      </w:r>
      <w:r w:rsidRPr="00E55A83">
        <w:t>: ROUTE PLAN AUDIT FIELD DESCRIPTIONS</w:t>
      </w:r>
      <w:bookmarkEnd w:id="146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115F09FC"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F94F9FA"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146BA20" w14:textId="77777777" w:rsidR="00570B77" w:rsidRDefault="00570B77" w:rsidP="00E55A83">
            <w:pPr>
              <w:pStyle w:val="TableHeading"/>
            </w:pPr>
            <w:r>
              <w:t xml:space="preserve">Description </w:t>
            </w:r>
          </w:p>
        </w:tc>
      </w:tr>
      <w:tr w:rsidR="00570B77" w14:paraId="0B3A59F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0ED068" w14:textId="77777777" w:rsidR="00570B77" w:rsidRPr="00B720D8" w:rsidRDefault="00570B77" w:rsidP="00E55A83">
            <w:pPr>
              <w:pStyle w:val="TableBody"/>
              <w:rPr>
                <w:b/>
                <w:bCs/>
                <w:rPrChange w:id="1468" w:author="Moses, Robinson" w:date="2023-03-14T05:20:00Z">
                  <w:rPr/>
                </w:rPrChange>
              </w:rPr>
            </w:pPr>
            <w:r w:rsidRPr="00B720D8">
              <w:rPr>
                <w:b/>
                <w:bCs/>
                <w:rPrChange w:id="1469" w:author="Moses, Robinson" w:date="2023-03-14T05:20:00Z">
                  <w:rPr/>
                </w:rPrChange>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015DEC2E" w14:textId="77777777" w:rsidR="00570B77" w:rsidRPr="00700002" w:rsidRDefault="00570B77" w:rsidP="00E55A83">
            <w:pPr>
              <w:pStyle w:val="TableBody"/>
              <w:rPr>
                <w:rFonts w:cstheme="minorHAnsi"/>
                <w:sz w:val="18"/>
                <w:szCs w:val="18"/>
              </w:rPr>
            </w:pPr>
            <w:r>
              <w:rPr>
                <w:rFonts w:cstheme="minorHAnsi"/>
                <w:sz w:val="18"/>
                <w:szCs w:val="18"/>
              </w:rPr>
              <w:t>Date and time when a change occurred.</w:t>
            </w:r>
            <w:r w:rsidRPr="00700002">
              <w:rPr>
                <w:rFonts w:cstheme="minorHAnsi"/>
                <w:sz w:val="18"/>
                <w:szCs w:val="18"/>
              </w:rPr>
              <w:t xml:space="preserve"> </w:t>
            </w:r>
          </w:p>
        </w:tc>
      </w:tr>
      <w:tr w:rsidR="00570B77" w14:paraId="04F9E46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89B4D16" w14:textId="77777777" w:rsidR="00570B77" w:rsidRPr="0014696D" w:rsidRDefault="00570B77" w:rsidP="00E55A83">
            <w:pPr>
              <w:pStyle w:val="TableBody"/>
              <w:rPr>
                <w:b/>
                <w:bCs/>
              </w:rPr>
            </w:pPr>
            <w:r w:rsidRPr="0014696D">
              <w:rPr>
                <w:b/>
                <w:bCs/>
              </w:rPr>
              <w:t>Username</w:t>
            </w:r>
          </w:p>
        </w:tc>
        <w:tc>
          <w:tcPr>
            <w:tcW w:w="6194" w:type="dxa"/>
            <w:tcBorders>
              <w:top w:val="single" w:sz="3" w:space="0" w:color="000000"/>
              <w:left w:val="single" w:sz="4" w:space="0" w:color="000000"/>
              <w:bottom w:val="single" w:sz="4" w:space="0" w:color="000000"/>
              <w:right w:val="single" w:sz="4" w:space="0" w:color="000000"/>
            </w:tcBorders>
          </w:tcPr>
          <w:p w14:paraId="58E93097" w14:textId="2DC41232" w:rsidR="00570B77" w:rsidRPr="00700002" w:rsidRDefault="0014696D" w:rsidP="00E55A83">
            <w:pPr>
              <w:pStyle w:val="TableBody"/>
              <w:rPr>
                <w:rFonts w:cstheme="minorHAnsi"/>
                <w:sz w:val="18"/>
                <w:szCs w:val="18"/>
              </w:rPr>
            </w:pPr>
            <w:r>
              <w:rPr>
                <w:rFonts w:cstheme="minorHAnsi"/>
                <w:sz w:val="18"/>
                <w:szCs w:val="18"/>
              </w:rPr>
              <w:t>The u</w:t>
            </w:r>
            <w:r w:rsidR="00570B77">
              <w:rPr>
                <w:rFonts w:cstheme="minorHAnsi"/>
                <w:sz w:val="18"/>
                <w:szCs w:val="18"/>
              </w:rPr>
              <w:t xml:space="preserve">sername </w:t>
            </w:r>
            <w:r>
              <w:rPr>
                <w:rFonts w:cstheme="minorHAnsi"/>
                <w:sz w:val="18"/>
                <w:szCs w:val="18"/>
              </w:rPr>
              <w:t xml:space="preserve">of the person </w:t>
            </w:r>
            <w:r w:rsidR="00570B77">
              <w:rPr>
                <w:rFonts w:cstheme="minorHAnsi"/>
                <w:sz w:val="18"/>
                <w:szCs w:val="18"/>
              </w:rPr>
              <w:t>who made the change.</w:t>
            </w:r>
            <w:r w:rsidR="00570B77" w:rsidRPr="00700002">
              <w:rPr>
                <w:rFonts w:cstheme="minorHAnsi"/>
                <w:sz w:val="18"/>
                <w:szCs w:val="18"/>
              </w:rPr>
              <w:t xml:space="preserve"> </w:t>
            </w:r>
          </w:p>
        </w:tc>
      </w:tr>
      <w:tr w:rsidR="00570B77" w14:paraId="6215900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1BC0B34" w14:textId="77777777" w:rsidR="00570B77" w:rsidRPr="00B720D8" w:rsidRDefault="00570B77" w:rsidP="00E55A83">
            <w:pPr>
              <w:pStyle w:val="TableBody"/>
              <w:rPr>
                <w:b/>
                <w:bCs/>
                <w:rPrChange w:id="1470" w:author="Moses, Robinson" w:date="2023-03-14T05:20:00Z">
                  <w:rPr/>
                </w:rPrChange>
              </w:rPr>
            </w:pPr>
            <w:r w:rsidRPr="00B720D8">
              <w:rPr>
                <w:b/>
                <w:bCs/>
                <w:rPrChange w:id="1471" w:author="Moses, Robinson" w:date="2023-03-14T05:20:00Z">
                  <w:rPr/>
                </w:rPrChange>
              </w:rPr>
              <w:t xml:space="preserve">Route Details Submitted </w:t>
            </w:r>
          </w:p>
        </w:tc>
        <w:tc>
          <w:tcPr>
            <w:tcW w:w="6194" w:type="dxa"/>
            <w:tcBorders>
              <w:top w:val="single" w:sz="4" w:space="0" w:color="000000"/>
              <w:left w:val="single" w:sz="4" w:space="0" w:color="000000"/>
              <w:bottom w:val="single" w:sz="4" w:space="0" w:color="000000"/>
              <w:right w:val="single" w:sz="4" w:space="0" w:color="000000"/>
            </w:tcBorders>
          </w:tcPr>
          <w:p w14:paraId="26067DD1" w14:textId="5100F33A" w:rsidR="00570B77" w:rsidRPr="00700002" w:rsidRDefault="00570B77" w:rsidP="00E55A83">
            <w:pPr>
              <w:pStyle w:val="TableBody"/>
              <w:rPr>
                <w:rFonts w:cstheme="minorHAnsi"/>
                <w:sz w:val="18"/>
                <w:szCs w:val="18"/>
              </w:rPr>
            </w:pPr>
            <w:r>
              <w:rPr>
                <w:rFonts w:cstheme="minorHAnsi"/>
                <w:sz w:val="18"/>
                <w:szCs w:val="18"/>
              </w:rPr>
              <w:t xml:space="preserve">Details </w:t>
            </w:r>
            <w:del w:id="1472" w:author="Moses, Robinson" w:date="2023-03-16T07:11:00Z">
              <w:r w:rsidDel="0014696D">
                <w:rPr>
                  <w:rFonts w:cstheme="minorHAnsi"/>
                  <w:sz w:val="18"/>
                  <w:szCs w:val="18"/>
                </w:rPr>
                <w:delText xml:space="preserve">given </w:delText>
              </w:r>
            </w:del>
            <w:r>
              <w:rPr>
                <w:rFonts w:cstheme="minorHAnsi"/>
                <w:sz w:val="18"/>
                <w:szCs w:val="18"/>
              </w:rPr>
              <w:t>for the route (changed to this)</w:t>
            </w:r>
            <w:r w:rsidRPr="00700002">
              <w:rPr>
                <w:rFonts w:cstheme="minorHAnsi"/>
                <w:sz w:val="18"/>
                <w:szCs w:val="18"/>
              </w:rPr>
              <w:t xml:space="preserve"> </w:t>
            </w:r>
          </w:p>
        </w:tc>
      </w:tr>
    </w:tbl>
    <w:p w14:paraId="7043F406" w14:textId="15BCFB0F" w:rsidR="00570B77" w:rsidRDefault="0014696D"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0DF82BD2" w14:textId="77777777" w:rsidR="00E55A83" w:rsidRPr="00E55A83" w:rsidRDefault="00E55A83" w:rsidP="00E55A83"/>
    <w:p w14:paraId="79F577F2" w14:textId="77777777" w:rsidR="00570B77" w:rsidRDefault="00570B77" w:rsidP="00570B77">
      <w:pPr>
        <w:pStyle w:val="Heading2"/>
      </w:pPr>
      <w:bookmarkStart w:id="1473" w:name="_CREATE/UPDATE_ROUTE_PLAN"/>
      <w:bookmarkStart w:id="1474" w:name="_Toc111643072"/>
      <w:bookmarkStart w:id="1475" w:name="_Toc129572292"/>
      <w:bookmarkEnd w:id="1473"/>
      <w:r>
        <w:t>CREATE/UPDATE ROUTE PLAN DETAIL</w:t>
      </w:r>
      <w:bookmarkEnd w:id="1474"/>
      <w:bookmarkEnd w:id="1475"/>
      <w:r>
        <w:t xml:space="preserve"> </w:t>
      </w:r>
    </w:p>
    <w:p w14:paraId="59078329" w14:textId="145E5015" w:rsidR="00570B77" w:rsidRDefault="00570B77" w:rsidP="00E55A83">
      <w:pPr>
        <w:pStyle w:val="BodyText"/>
      </w:pPr>
      <w:del w:id="1476" w:author="Moses, Robinson" w:date="2023-03-16T07:15:00Z">
        <w:r w:rsidDel="0014696D">
          <w:delText>By c</w:delText>
        </w:r>
      </w:del>
      <w:ins w:id="1477" w:author="Moses, Robinson" w:date="2023-03-16T07:15:00Z">
        <w:r w:rsidR="0014696D">
          <w:t>C</w:t>
        </w:r>
      </w:ins>
      <w:r>
        <w:t xml:space="preserve">licking on the </w:t>
      </w:r>
      <w:r w:rsidRPr="00B720D8">
        <w:rPr>
          <w:b/>
          <w:bCs/>
          <w:rPrChange w:id="1478" w:author="Moses, Robinson" w:date="2023-03-14T05:21:00Z">
            <w:rPr/>
          </w:rPrChange>
        </w:rPr>
        <w:t>Edit Route Plan</w:t>
      </w:r>
      <w:r>
        <w:t xml:space="preserve"> icon</w:t>
      </w:r>
      <w:r w:rsidRPr="00721933">
        <w:t xml:space="preserve"> </w:t>
      </w:r>
      <w:r w:rsidRPr="00721933">
        <w:rPr>
          <w:noProof/>
        </w:rPr>
        <w:drawing>
          <wp:inline distT="0" distB="0" distL="0" distR="0" wp14:anchorId="22ADA4D4" wp14:editId="7A991A6D">
            <wp:extent cx="147638" cy="134800"/>
            <wp:effectExtent l="0" t="0" r="5080" b="0"/>
            <wp:docPr id="56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t xml:space="preserve">on the </w:t>
      </w:r>
      <w:r w:rsidRPr="00B720D8">
        <w:rPr>
          <w:b/>
          <w:bCs/>
          <w:rPrChange w:id="1479" w:author="Moses, Robinson" w:date="2023-03-14T05:21:00Z">
            <w:rPr/>
          </w:rPrChange>
        </w:rPr>
        <w:t>List All Routes</w:t>
      </w:r>
      <w:r>
        <w:t xml:space="preserve"> screen, or </w:t>
      </w:r>
      <w:ins w:id="1480" w:author="Moses, Robinson" w:date="2023-03-14T05:22:00Z">
        <w:r w:rsidR="00B720D8">
          <w:t xml:space="preserve">by clicking </w:t>
        </w:r>
      </w:ins>
      <w:ins w:id="1481" w:author="Moses, Robinson" w:date="2023-03-16T07:15:00Z">
        <w:r w:rsidR="0014696D">
          <w:t xml:space="preserve">the </w:t>
        </w:r>
      </w:ins>
      <w:r w:rsidRPr="00B720D8">
        <w:rPr>
          <w:b/>
          <w:bCs/>
          <w:rPrChange w:id="1482" w:author="Moses, Robinson" w:date="2023-03-14T05:21:00Z">
            <w:rPr/>
          </w:rPrChange>
        </w:rPr>
        <w:t xml:space="preserve">Continue </w:t>
      </w:r>
      <w:r>
        <w:t xml:space="preserve">button on </w:t>
      </w:r>
      <w:r w:rsidRPr="00B720D8">
        <w:rPr>
          <w:b/>
          <w:bCs/>
          <w:rPrChange w:id="1483" w:author="Moses, Robinson" w:date="2023-03-14T05:21:00Z">
            <w:rPr/>
          </w:rPrChange>
        </w:rPr>
        <w:t>Create New Route Plan</w:t>
      </w:r>
      <w:r>
        <w:t>, the user accesses the screen where attributes of the route can be defined. Portions of the screen are interactive allowing editing and planning of routes.</w:t>
      </w:r>
    </w:p>
    <w:p w14:paraId="103FACAA" w14:textId="77777777" w:rsidR="00570B77" w:rsidRDefault="00570B77" w:rsidP="00E55A83">
      <w:pPr>
        <w:pStyle w:val="Caption"/>
      </w:pPr>
      <w:bookmarkStart w:id="1484" w:name="_Toc65568960"/>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24</w:t>
      </w:r>
      <w:r w:rsidRPr="36CE550C">
        <w:rPr>
          <w:noProof/>
        </w:rPr>
        <w:fldChar w:fldCharType="end"/>
      </w:r>
      <w:r>
        <w:t>: CREATE/UPDATE ROUTE PLAN SCREEN</w:t>
      </w:r>
      <w:bookmarkEnd w:id="1484"/>
    </w:p>
    <w:p w14:paraId="75CFB764" w14:textId="77777777" w:rsidR="00570B77" w:rsidRPr="00700002" w:rsidRDefault="00570B77" w:rsidP="00B720D8">
      <w:pPr>
        <w:pStyle w:val="BodyText"/>
        <w:pPrChange w:id="1485" w:author="Moses, Robinson" w:date="2023-03-14T05:23:00Z">
          <w:pPr>
            <w:jc w:val="center"/>
          </w:pPr>
        </w:pPrChange>
      </w:pPr>
      <w:r>
        <w:rPr>
          <w:noProof/>
        </w:rPr>
        <w:drawing>
          <wp:inline distT="0" distB="0" distL="0" distR="0" wp14:anchorId="5E97B764" wp14:editId="2C894ADE">
            <wp:extent cx="5943600" cy="6035040"/>
            <wp:effectExtent l="76200" t="76200" r="133350" b="13716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B7C07" w14:textId="77777777" w:rsidR="00570B77" w:rsidRDefault="00570B77" w:rsidP="00570B77">
      <w:pPr>
        <w:spacing w:after="0"/>
        <w:ind w:right="2460"/>
        <w:jc w:val="center"/>
        <w:rPr>
          <w:sz w:val="18"/>
        </w:rPr>
      </w:pPr>
      <w:r>
        <w:rPr>
          <w:sz w:val="18"/>
        </w:rPr>
        <w:t xml:space="preserve"> </w:t>
      </w:r>
    </w:p>
    <w:p w14:paraId="7F91E664" w14:textId="77777777" w:rsidR="00570B77" w:rsidRPr="00E55A83" w:rsidRDefault="00570B77" w:rsidP="00E55A83">
      <w:pPr>
        <w:pStyle w:val="Caption"/>
      </w:pPr>
      <w:bookmarkStart w:id="1486" w:name="_Toc65569024"/>
      <w:r w:rsidRPr="00E55A83">
        <w:t xml:space="preserve">Table </w:t>
      </w:r>
      <w:r w:rsidRPr="00E55A83">
        <w:fldChar w:fldCharType="begin"/>
      </w:r>
      <w:r w:rsidRPr="00E55A83">
        <w:instrText xml:space="preserve"> SEQ Table \* ARABIC </w:instrText>
      </w:r>
      <w:r w:rsidRPr="00E55A83">
        <w:fldChar w:fldCharType="separate"/>
      </w:r>
      <w:r w:rsidRPr="00E55A83">
        <w:t>23</w:t>
      </w:r>
      <w:r w:rsidRPr="00E55A83">
        <w:fldChar w:fldCharType="end"/>
      </w:r>
      <w:r w:rsidRPr="00E55A83">
        <w:t>: CREATE/UPDATE ROUTE PLAN FIELD DESCRIPTIONS</w:t>
      </w:r>
      <w:bookmarkEnd w:id="148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87D26D1"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B407FF8"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7A0777" w14:textId="77777777" w:rsidR="00570B77" w:rsidRDefault="00570B77" w:rsidP="00E55A83">
            <w:pPr>
              <w:pStyle w:val="TableHeading"/>
            </w:pPr>
            <w:r>
              <w:t xml:space="preserve">Description </w:t>
            </w:r>
          </w:p>
        </w:tc>
      </w:tr>
      <w:tr w:rsidR="00570B77" w14:paraId="64B5BF8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446D772" w14:textId="77777777" w:rsidR="00570B77" w:rsidRPr="00B720D8" w:rsidRDefault="00570B77" w:rsidP="00E55A83">
            <w:pPr>
              <w:pStyle w:val="TableBody"/>
              <w:rPr>
                <w:b/>
                <w:bCs/>
                <w:rPrChange w:id="1487" w:author="Moses, Robinson" w:date="2023-03-14T05:24:00Z">
                  <w:rPr/>
                </w:rPrChange>
              </w:rPr>
            </w:pPr>
            <w:r w:rsidRPr="00B720D8">
              <w:rPr>
                <w:b/>
                <w:bCs/>
                <w:rPrChange w:id="1488" w:author="Moses, Robinson" w:date="2023-03-14T05:24:00Z">
                  <w:rPr/>
                </w:rPrChange>
              </w:rPr>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CC4211C" w14:textId="493D5575" w:rsidR="00570B77" w:rsidRPr="00700002" w:rsidRDefault="00570B77" w:rsidP="00E55A83">
            <w:pPr>
              <w:pStyle w:val="TableBody"/>
              <w:rPr>
                <w:rFonts w:cstheme="minorHAnsi"/>
                <w:sz w:val="18"/>
                <w:szCs w:val="18"/>
              </w:rPr>
            </w:pPr>
            <w:r w:rsidRPr="00700002">
              <w:rPr>
                <w:rFonts w:cstheme="minorHAnsi"/>
                <w:sz w:val="18"/>
                <w:szCs w:val="18"/>
              </w:rPr>
              <w:t xml:space="preserve">With the optional OptiTranport license, this function can arrange the stops in the route according to </w:t>
            </w:r>
            <w:ins w:id="1489" w:author="Moses, Robinson" w:date="2023-03-16T07:16:00Z">
              <w:r w:rsidR="0014696D">
                <w:rPr>
                  <w:rFonts w:cstheme="minorHAnsi"/>
                  <w:sz w:val="18"/>
                  <w:szCs w:val="18"/>
                </w:rPr>
                <w:t xml:space="preserve">the </w:t>
              </w:r>
            </w:ins>
            <w:r w:rsidRPr="00700002">
              <w:rPr>
                <w:rFonts w:cstheme="minorHAnsi"/>
                <w:sz w:val="18"/>
                <w:szCs w:val="18"/>
              </w:rPr>
              <w:t xml:space="preserve">optimal sequence. For more information regarding this feature </w:t>
            </w:r>
            <w:del w:id="1490" w:author="Moses, Robinson" w:date="2023-03-14T05:24:00Z">
              <w:r w:rsidRPr="00700002" w:rsidDel="00B720D8">
                <w:rPr>
                  <w:rFonts w:cstheme="minorHAnsi"/>
                  <w:sz w:val="18"/>
                  <w:szCs w:val="18"/>
                </w:rPr>
                <w:delText xml:space="preserve">please </w:delText>
              </w:r>
            </w:del>
            <w:ins w:id="1491" w:author="Moses, Robinson" w:date="2023-03-14T05:24:00Z">
              <w:r w:rsidR="00B720D8">
                <w:rPr>
                  <w:rFonts w:cstheme="minorHAnsi"/>
                  <w:sz w:val="18"/>
                  <w:szCs w:val="18"/>
                </w:rPr>
                <w:t>kindly</w:t>
              </w:r>
              <w:r w:rsidR="00B720D8" w:rsidRPr="00700002">
                <w:rPr>
                  <w:rFonts w:cstheme="minorHAnsi"/>
                  <w:sz w:val="18"/>
                  <w:szCs w:val="18"/>
                </w:rPr>
                <w:t xml:space="preserve"> </w:t>
              </w:r>
            </w:ins>
            <w:r w:rsidRPr="00700002">
              <w:rPr>
                <w:rFonts w:cstheme="minorHAnsi"/>
                <w:sz w:val="18"/>
                <w:szCs w:val="18"/>
              </w:rPr>
              <w:t>refer</w:t>
            </w:r>
            <w:del w:id="1492" w:author="Moses, Robinson" w:date="2023-03-14T05:24:00Z">
              <w:r w:rsidRPr="00700002" w:rsidDel="00B720D8">
                <w:rPr>
                  <w:rFonts w:cstheme="minorHAnsi"/>
                  <w:sz w:val="18"/>
                  <w:szCs w:val="18"/>
                </w:rPr>
                <w:delText>ence</w:delText>
              </w:r>
            </w:del>
            <w:r w:rsidRPr="00700002">
              <w:rPr>
                <w:rFonts w:cstheme="minorHAnsi"/>
                <w:sz w:val="18"/>
                <w:szCs w:val="18"/>
              </w:rPr>
              <w:t xml:space="preserve"> </w:t>
            </w:r>
            <w:ins w:id="1493" w:author="Moses, Robinson" w:date="2023-03-16T07:16:00Z">
              <w:r w:rsidR="0014696D">
                <w:rPr>
                  <w:rFonts w:cstheme="minorHAnsi"/>
                  <w:sz w:val="18"/>
                  <w:szCs w:val="18"/>
                </w:rPr>
                <w:t xml:space="preserve">to </w:t>
              </w:r>
            </w:ins>
            <w:r w:rsidRPr="00B720D8">
              <w:rPr>
                <w:rFonts w:cstheme="minorHAnsi"/>
                <w:b/>
                <w:bCs/>
                <w:sz w:val="18"/>
                <w:szCs w:val="18"/>
                <w:rPrChange w:id="1494" w:author="Moses, Robinson" w:date="2023-03-14T05:25:00Z">
                  <w:rPr>
                    <w:rFonts w:cstheme="minorHAnsi"/>
                    <w:sz w:val="18"/>
                    <w:szCs w:val="18"/>
                  </w:rPr>
                </w:rPrChange>
              </w:rPr>
              <w:t>Appendix A: OptiTransport</w:t>
            </w:r>
            <w:r w:rsidRPr="00700002">
              <w:rPr>
                <w:rFonts w:cstheme="minorHAnsi"/>
                <w:sz w:val="18"/>
                <w:szCs w:val="18"/>
              </w:rPr>
              <w:t xml:space="preserve"> in the guide. </w:t>
            </w:r>
          </w:p>
          <w:p w14:paraId="5B36E9D7" w14:textId="0EDF272C" w:rsidR="00570B77" w:rsidRPr="00700002" w:rsidRDefault="00570B77" w:rsidP="00B720D8">
            <w:pPr>
              <w:pStyle w:val="TableNote"/>
              <w:pPrChange w:id="1495" w:author="Moses, Robinson" w:date="2023-03-14T05:25:00Z">
                <w:pPr>
                  <w:pStyle w:val="TableBody"/>
                </w:pPr>
              </w:pPrChange>
            </w:pPr>
            <w:r w:rsidRPr="00B720D8">
              <w:rPr>
                <w:b/>
                <w:bCs/>
                <w:rPrChange w:id="1496" w:author="Moses, Robinson" w:date="2023-03-14T05:25:00Z">
                  <w:rPr/>
                </w:rPrChange>
              </w:rPr>
              <w:lastRenderedPageBreak/>
              <w:t>Note</w:t>
            </w:r>
            <w:r w:rsidRPr="00700002">
              <w:t>: If OptiTransport has not been licensed</w:t>
            </w:r>
            <w:ins w:id="1497" w:author="Moses, Robinson" w:date="2023-03-14T05:25:00Z">
              <w:r w:rsidR="00B720D8">
                <w:t>,</w:t>
              </w:r>
            </w:ins>
            <w:r w:rsidRPr="00700002">
              <w:t xml:space="preserve"> </w:t>
            </w:r>
            <w:r w:rsidRPr="00B720D8">
              <w:rPr>
                <w:b/>
                <w:bCs/>
                <w:rPrChange w:id="1498" w:author="Moses, Robinson" w:date="2023-03-14T05:25:00Z">
                  <w:rPr/>
                </w:rPrChange>
              </w:rPr>
              <w:t>Calculate Shortest Path</w:t>
            </w:r>
            <w:r w:rsidRPr="00700002">
              <w:t xml:space="preserve"> will not be visible. </w:t>
            </w:r>
          </w:p>
        </w:tc>
      </w:tr>
      <w:tr w:rsidR="00570B77" w14:paraId="6164E5A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B82C4B7" w14:textId="77777777" w:rsidR="00570B77" w:rsidRPr="00B720D8" w:rsidRDefault="00570B77" w:rsidP="00E55A83">
            <w:pPr>
              <w:pStyle w:val="TableBody"/>
              <w:rPr>
                <w:b/>
                <w:bCs/>
                <w:rPrChange w:id="1499" w:author="Moses, Robinson" w:date="2023-03-14T05:24:00Z">
                  <w:rPr/>
                </w:rPrChange>
              </w:rPr>
            </w:pPr>
            <w:r w:rsidRPr="00B720D8">
              <w:rPr>
                <w:b/>
                <w:bCs/>
                <w:rPrChange w:id="1500" w:author="Moses, Robinson" w:date="2023-03-14T05:24:00Z">
                  <w:rPr/>
                </w:rPrChange>
              </w:rPr>
              <w:lastRenderedPageBreak/>
              <w:t>Show/Hide Filters</w:t>
            </w:r>
          </w:p>
        </w:tc>
        <w:tc>
          <w:tcPr>
            <w:tcW w:w="6194" w:type="dxa"/>
            <w:tcBorders>
              <w:top w:val="single" w:sz="3" w:space="0" w:color="000000"/>
              <w:left w:val="single" w:sz="4" w:space="0" w:color="000000"/>
              <w:bottom w:val="single" w:sz="4" w:space="0" w:color="000000"/>
              <w:right w:val="single" w:sz="4" w:space="0" w:color="000000"/>
            </w:tcBorders>
          </w:tcPr>
          <w:p w14:paraId="52C16C4F" w14:textId="77777777" w:rsidR="00570B77" w:rsidRPr="00700002" w:rsidRDefault="00570B77" w:rsidP="00E55A83">
            <w:pPr>
              <w:pStyle w:val="TableBody"/>
              <w:rPr>
                <w:rFonts w:cstheme="minorHAnsi"/>
                <w:sz w:val="18"/>
                <w:szCs w:val="18"/>
              </w:rPr>
            </w:pPr>
            <w:r>
              <w:rPr>
                <w:rFonts w:cstheme="minorHAnsi"/>
                <w:sz w:val="18"/>
                <w:szCs w:val="18"/>
              </w:rPr>
              <w:t>Panel to optionally filter the orders available to be added to this Route Plan.</w:t>
            </w:r>
          </w:p>
        </w:tc>
      </w:tr>
      <w:tr w:rsidR="00570B77" w14:paraId="5442D7B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6CAC7B3" w14:textId="77777777" w:rsidR="00570B77" w:rsidRPr="00B720D8" w:rsidRDefault="00570B77" w:rsidP="00E55A83">
            <w:pPr>
              <w:pStyle w:val="TableBody"/>
              <w:rPr>
                <w:b/>
                <w:bCs/>
                <w:rPrChange w:id="1501" w:author="Moses, Robinson" w:date="2023-03-14T05:24:00Z">
                  <w:rPr/>
                </w:rPrChange>
              </w:rPr>
            </w:pPr>
            <w:r w:rsidRPr="00B720D8">
              <w:rPr>
                <w:b/>
                <w:bCs/>
                <w:rPrChange w:id="1502" w:author="Moses, Robinson" w:date="2023-03-14T05:24: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5C1948"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Depot with which the route is associated </w:t>
            </w:r>
          </w:p>
        </w:tc>
      </w:tr>
      <w:tr w:rsidR="00570B77" w14:paraId="526783B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35A6B49" w14:textId="77777777" w:rsidR="00570B77" w:rsidRPr="00B720D8" w:rsidRDefault="00570B77" w:rsidP="00E55A83">
            <w:pPr>
              <w:pStyle w:val="TableBody"/>
              <w:rPr>
                <w:b/>
                <w:bCs/>
                <w:rPrChange w:id="1503" w:author="Moses, Robinson" w:date="2023-03-14T05:24:00Z">
                  <w:rPr/>
                </w:rPrChange>
              </w:rPr>
            </w:pPr>
            <w:r w:rsidRPr="00B720D8">
              <w:rPr>
                <w:b/>
                <w:bCs/>
                <w:rPrChange w:id="1504" w:author="Moses, Robinson" w:date="2023-03-14T05:24: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ED2A742" w14:textId="62B9DDE9" w:rsidR="00570B77" w:rsidRPr="00700002" w:rsidRDefault="00570B77" w:rsidP="00E55A83">
            <w:pPr>
              <w:pStyle w:val="TableBody"/>
              <w:rPr>
                <w:rFonts w:cstheme="minorHAnsi"/>
                <w:sz w:val="18"/>
                <w:szCs w:val="18"/>
              </w:rPr>
            </w:pPr>
            <w:r w:rsidRPr="00700002">
              <w:rPr>
                <w:rFonts w:cstheme="minorHAnsi"/>
                <w:sz w:val="18"/>
                <w:szCs w:val="18"/>
              </w:rPr>
              <w:t>User</w:t>
            </w:r>
            <w:del w:id="1505" w:author="Moses, Robinson" w:date="2023-03-14T05:28:00Z">
              <w:r w:rsidRPr="00700002" w:rsidDel="00B720D8">
                <w:rPr>
                  <w:rFonts w:cstheme="minorHAnsi"/>
                  <w:sz w:val="18"/>
                  <w:szCs w:val="18"/>
                </w:rPr>
                <w:delText>-</w:delText>
              </w:r>
            </w:del>
            <w:ins w:id="1506" w:author="Moses, Robinson" w:date="2023-03-16T07:17:00Z">
              <w:r w:rsidR="0014696D">
                <w:rPr>
                  <w:rFonts w:cstheme="minorHAnsi"/>
                  <w:sz w:val="18"/>
                  <w:szCs w:val="18"/>
                </w:rPr>
                <w:t>-</w:t>
              </w:r>
            </w:ins>
            <w:r w:rsidRPr="00700002">
              <w:rPr>
                <w:rFonts w:cstheme="minorHAnsi"/>
                <w:sz w:val="18"/>
                <w:szCs w:val="18"/>
              </w:rPr>
              <w:t xml:space="preserve">defined route name </w:t>
            </w:r>
          </w:p>
        </w:tc>
      </w:tr>
      <w:tr w:rsidR="00570B77" w14:paraId="0C5D087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834DD2B" w14:textId="77777777" w:rsidR="00570B77" w:rsidRPr="00B720D8" w:rsidRDefault="00570B77" w:rsidP="00E55A83">
            <w:pPr>
              <w:pStyle w:val="TableBody"/>
              <w:rPr>
                <w:b/>
                <w:bCs/>
                <w:rPrChange w:id="1507" w:author="Moses, Robinson" w:date="2023-03-14T05:24:00Z">
                  <w:rPr/>
                </w:rPrChange>
              </w:rPr>
            </w:pPr>
            <w:r w:rsidRPr="00B720D8">
              <w:rPr>
                <w:b/>
                <w:bCs/>
                <w:rPrChange w:id="1508" w:author="Moses, Robinson" w:date="2023-03-14T05:24: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F15A4B8"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Current Business Date </w:t>
            </w:r>
          </w:p>
        </w:tc>
      </w:tr>
      <w:tr w:rsidR="00570B77" w14:paraId="57C48C1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81AFDCB" w14:textId="77777777" w:rsidR="00570B77" w:rsidRPr="00B720D8" w:rsidRDefault="00570B77" w:rsidP="00E55A83">
            <w:pPr>
              <w:pStyle w:val="TableBody"/>
              <w:rPr>
                <w:b/>
                <w:bCs/>
                <w:rPrChange w:id="1509" w:author="Moses, Robinson" w:date="2023-03-14T05:24:00Z">
                  <w:rPr/>
                </w:rPrChange>
              </w:rPr>
            </w:pPr>
            <w:r w:rsidRPr="00B720D8">
              <w:rPr>
                <w:b/>
                <w:bCs/>
                <w:rPrChange w:id="1510" w:author="Moses, Robinson" w:date="2023-03-14T05:24: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6E874DE7"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Name of Primary Driver </w:t>
            </w:r>
          </w:p>
        </w:tc>
      </w:tr>
      <w:tr w:rsidR="00570B77" w14:paraId="40CF5966"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A3FC4F2" w14:textId="77777777" w:rsidR="00570B77" w:rsidRPr="00B720D8" w:rsidRDefault="00570B77" w:rsidP="00E55A83">
            <w:pPr>
              <w:pStyle w:val="TableBody"/>
              <w:rPr>
                <w:b/>
                <w:bCs/>
                <w:rPrChange w:id="1511" w:author="Moses, Robinson" w:date="2023-03-14T05:24:00Z">
                  <w:rPr/>
                </w:rPrChange>
              </w:rPr>
            </w:pPr>
            <w:r w:rsidRPr="00B720D8">
              <w:rPr>
                <w:b/>
                <w:bCs/>
                <w:rPrChange w:id="1512" w:author="Moses, Robinson" w:date="2023-03-14T05:24: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B734949"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Name of Secondary or substitute Driver </w:t>
            </w:r>
          </w:p>
        </w:tc>
      </w:tr>
      <w:tr w:rsidR="00570B77" w14:paraId="71460D75"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DA57CD6" w14:textId="77777777" w:rsidR="00570B77" w:rsidRPr="00B720D8" w:rsidRDefault="00570B77" w:rsidP="00E55A83">
            <w:pPr>
              <w:pStyle w:val="TableBody"/>
              <w:rPr>
                <w:b/>
                <w:bCs/>
                <w:rPrChange w:id="1513" w:author="Moses, Robinson" w:date="2023-03-14T05:24:00Z">
                  <w:rPr/>
                </w:rPrChange>
              </w:rPr>
            </w:pPr>
            <w:r w:rsidRPr="00B720D8">
              <w:rPr>
                <w:b/>
                <w:bCs/>
                <w:rPrChange w:id="1514" w:author="Moses, Robinson" w:date="2023-03-14T05:24: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00B31555" w14:textId="77777777" w:rsidR="00570B77" w:rsidRPr="00700002" w:rsidRDefault="00570B77" w:rsidP="00E55A83">
            <w:pPr>
              <w:pStyle w:val="TableBody"/>
              <w:rPr>
                <w:rFonts w:cstheme="minorHAnsi"/>
                <w:sz w:val="18"/>
                <w:szCs w:val="18"/>
              </w:rPr>
            </w:pPr>
            <w:r>
              <w:rPr>
                <w:rFonts w:cstheme="minorHAnsi"/>
                <w:sz w:val="18"/>
                <w:szCs w:val="18"/>
              </w:rPr>
              <w:t>Name of Tertiary or substitute Driver</w:t>
            </w:r>
          </w:p>
        </w:tc>
      </w:tr>
      <w:tr w:rsidR="00570B77" w14:paraId="32560BE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77F2875" w14:textId="77777777" w:rsidR="00570B77" w:rsidRPr="00B720D8" w:rsidRDefault="00570B77" w:rsidP="00E55A83">
            <w:pPr>
              <w:pStyle w:val="TableBody"/>
              <w:rPr>
                <w:b/>
                <w:bCs/>
                <w:rPrChange w:id="1515" w:author="Moses, Robinson" w:date="2023-03-14T05:24:00Z">
                  <w:rPr/>
                </w:rPrChange>
              </w:rPr>
            </w:pPr>
            <w:r w:rsidRPr="00B720D8">
              <w:rPr>
                <w:b/>
                <w:bCs/>
                <w:rPrChange w:id="1516" w:author="Moses, Robinson" w:date="2023-03-14T05:24: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543FE58C"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2E9630ED"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A140AF8" w14:textId="77777777" w:rsidR="00570B77" w:rsidRPr="00B720D8" w:rsidRDefault="00570B77" w:rsidP="00E55A83">
            <w:pPr>
              <w:pStyle w:val="TableBody"/>
              <w:rPr>
                <w:b/>
                <w:bCs/>
                <w:rPrChange w:id="1517" w:author="Moses, Robinson" w:date="2023-03-14T05:24:00Z">
                  <w:rPr/>
                </w:rPrChange>
              </w:rPr>
            </w:pPr>
            <w:r w:rsidRPr="00B720D8">
              <w:rPr>
                <w:b/>
                <w:bCs/>
                <w:rPrChange w:id="1518" w:author="Moses, Robinson" w:date="2023-03-14T05:24: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5DF58257"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7C94538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52DFCE76" w14:textId="77777777" w:rsidR="00570B77" w:rsidRPr="00B720D8" w:rsidRDefault="00570B77" w:rsidP="00E55A83">
            <w:pPr>
              <w:pStyle w:val="TableBody"/>
              <w:rPr>
                <w:b/>
                <w:bCs/>
                <w:rPrChange w:id="1519" w:author="Moses, Robinson" w:date="2023-03-14T05:24:00Z">
                  <w:rPr/>
                </w:rPrChange>
              </w:rPr>
            </w:pPr>
            <w:r w:rsidRPr="00B720D8">
              <w:rPr>
                <w:b/>
                <w:bCs/>
                <w:rPrChange w:id="1520" w:author="Moses, Robinson" w:date="2023-03-14T05:24: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F0060F4"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55B89068"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155F2B5" w14:textId="77777777" w:rsidR="00570B77" w:rsidRPr="00B720D8" w:rsidRDefault="00570B77" w:rsidP="00E55A83">
            <w:pPr>
              <w:pStyle w:val="TableBody"/>
              <w:rPr>
                <w:b/>
                <w:bCs/>
                <w:rPrChange w:id="1521" w:author="Moses, Robinson" w:date="2023-03-14T05:24:00Z">
                  <w:rPr/>
                </w:rPrChange>
              </w:rPr>
            </w:pPr>
            <w:r w:rsidRPr="00B720D8">
              <w:rPr>
                <w:b/>
                <w:bCs/>
                <w:rPrChange w:id="1522" w:author="Moses, Robinson" w:date="2023-03-14T05:24: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394CE34B"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3C28E851"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488CFA8" w14:textId="77777777" w:rsidR="00570B77" w:rsidRPr="00B720D8" w:rsidRDefault="00570B77" w:rsidP="00E55A83">
            <w:pPr>
              <w:pStyle w:val="TableBody"/>
              <w:rPr>
                <w:b/>
                <w:bCs/>
                <w:rPrChange w:id="1523" w:author="Moses, Robinson" w:date="2023-03-14T05:24:00Z">
                  <w:rPr/>
                </w:rPrChange>
              </w:rPr>
            </w:pPr>
            <w:r w:rsidRPr="00B720D8">
              <w:rPr>
                <w:b/>
                <w:bCs/>
                <w:rPrChange w:id="1524" w:author="Moses, Robinson" w:date="2023-03-14T05:24: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2F932CC2"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Unique Truck Identification code </w:t>
            </w:r>
          </w:p>
        </w:tc>
      </w:tr>
      <w:tr w:rsidR="00570B77" w14:paraId="3F3C0D2F"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08653D1A" w14:textId="77777777" w:rsidR="00570B77" w:rsidRPr="00B720D8" w:rsidRDefault="00570B77" w:rsidP="00E55A83">
            <w:pPr>
              <w:pStyle w:val="TableBody"/>
              <w:rPr>
                <w:b/>
                <w:bCs/>
                <w:rPrChange w:id="1525" w:author="Moses, Robinson" w:date="2023-03-14T05:24:00Z">
                  <w:rPr/>
                </w:rPrChange>
              </w:rPr>
            </w:pPr>
            <w:r w:rsidRPr="00B720D8">
              <w:rPr>
                <w:b/>
                <w:bCs/>
                <w:rPrChange w:id="1526" w:author="Moses, Robinson" w:date="2023-03-14T05:2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42500CF" w14:textId="77777777" w:rsidR="00B720D8" w:rsidRDefault="00570B77" w:rsidP="00E55A83">
            <w:pPr>
              <w:pStyle w:val="TableBody"/>
              <w:rPr>
                <w:ins w:id="1527" w:author="Moses, Robinson" w:date="2023-03-14T05:30:00Z"/>
                <w:rFonts w:cstheme="minorHAnsi"/>
                <w:sz w:val="18"/>
                <w:szCs w:val="18"/>
              </w:rPr>
            </w:pPr>
            <w:r>
              <w:rPr>
                <w:rFonts w:cstheme="minorHAnsi"/>
                <w:sz w:val="18"/>
                <w:szCs w:val="18"/>
              </w:rPr>
              <w:t xml:space="preserve">Status of Route Plan. Statuses follow a workflow configured by your institution. </w:t>
            </w:r>
            <w:r w:rsidRPr="00B720D8">
              <w:rPr>
                <w:rFonts w:cstheme="minorHAnsi"/>
                <w:b/>
                <w:bCs/>
                <w:sz w:val="18"/>
                <w:szCs w:val="18"/>
                <w:u w:val="single"/>
                <w:rPrChange w:id="1528" w:author="Moses, Robinson" w:date="2023-03-14T05:30:00Z">
                  <w:rPr>
                    <w:rFonts w:cstheme="minorHAnsi"/>
                    <w:sz w:val="18"/>
                    <w:szCs w:val="18"/>
                  </w:rPr>
                </w:rPrChange>
              </w:rPr>
              <w:t>For example</w:t>
            </w:r>
            <w:r>
              <w:rPr>
                <w:rFonts w:cstheme="minorHAnsi"/>
                <w:sz w:val="18"/>
                <w:szCs w:val="18"/>
              </w:rPr>
              <w:t xml:space="preserve">: </w:t>
            </w:r>
            <w:r w:rsidRPr="00B720D8">
              <w:rPr>
                <w:rFonts w:cstheme="minorHAnsi"/>
                <w:i/>
                <w:iCs/>
                <w:sz w:val="18"/>
                <w:szCs w:val="18"/>
                <w:rPrChange w:id="1529" w:author="Moses, Robinson" w:date="2023-03-14T05:30:00Z">
                  <w:rPr>
                    <w:rFonts w:cstheme="minorHAnsi"/>
                    <w:sz w:val="18"/>
                    <w:szCs w:val="18"/>
                  </w:rPr>
                </w:rPrChange>
              </w:rPr>
              <w:t>In Progress &gt; In Transit &gt; Completed</w:t>
            </w:r>
            <w:r>
              <w:rPr>
                <w:rFonts w:cstheme="minorHAnsi"/>
                <w:sz w:val="18"/>
                <w:szCs w:val="18"/>
              </w:rPr>
              <w:t xml:space="preserve">. </w:t>
            </w:r>
          </w:p>
          <w:p w14:paraId="2EE5C179" w14:textId="56970F49" w:rsidR="00570B77" w:rsidRPr="00700002" w:rsidRDefault="00570B77" w:rsidP="00B720D8">
            <w:pPr>
              <w:pStyle w:val="TableNote"/>
              <w:pPrChange w:id="1530" w:author="Moses, Robinson" w:date="2023-03-14T05:30:00Z">
                <w:pPr>
                  <w:pStyle w:val="TableBody"/>
                </w:pPr>
              </w:pPrChange>
            </w:pPr>
            <w:r w:rsidRPr="00B720D8">
              <w:rPr>
                <w:b/>
                <w:bCs/>
                <w:rPrChange w:id="1531" w:author="Moses, Robinson" w:date="2023-03-14T05:30:00Z">
                  <w:rPr/>
                </w:rPrChange>
              </w:rPr>
              <w:t>Note</w:t>
            </w:r>
            <w:r>
              <w:t xml:space="preserve">: Route Plan fields may </w:t>
            </w:r>
            <w:ins w:id="1532" w:author="Moses, Robinson" w:date="2023-03-16T07:17:00Z">
              <w:r w:rsidR="0014696D">
                <w:t xml:space="preserve">be </w:t>
              </w:r>
            </w:ins>
            <w:r>
              <w:t>disable</w:t>
            </w:r>
            <w:ins w:id="1533" w:author="Moses, Robinson" w:date="2023-03-16T07:17:00Z">
              <w:r w:rsidR="0014696D">
                <w:t>d</w:t>
              </w:r>
            </w:ins>
            <w:r>
              <w:t xml:space="preserve"> (become </w:t>
            </w:r>
            <w:del w:id="1534" w:author="Moses, Robinson" w:date="2023-03-16T07:17:00Z">
              <w:r w:rsidDel="0014696D">
                <w:delText xml:space="preserve">read </w:delText>
              </w:r>
            </w:del>
            <w:ins w:id="1535" w:author="Moses, Robinson" w:date="2023-03-16T07:17:00Z">
              <w:r w:rsidR="0014696D">
                <w:t>read</w:t>
              </w:r>
              <w:r w:rsidR="0014696D">
                <w:t>-</w:t>
              </w:r>
            </w:ins>
            <w:r>
              <w:t xml:space="preserve">only) when certain statuses are reached. Additionally, changing the Route Plan’s status may initiate order updates. See </w:t>
            </w:r>
            <w:r w:rsidRPr="00B720D8">
              <w:rPr>
                <w:color w:val="4472C4" w:themeColor="accent1"/>
                <w:rPrChange w:id="1536" w:author="Moses, Robinson" w:date="2023-03-14T05:30:00Z">
                  <w:rPr/>
                </w:rPrChange>
              </w:rPr>
              <w:fldChar w:fldCharType="begin"/>
            </w:r>
            <w:r w:rsidRPr="00B720D8">
              <w:rPr>
                <w:color w:val="4472C4" w:themeColor="accent1"/>
                <w:rPrChange w:id="1537" w:author="Moses, Robinson" w:date="2023-03-14T05:30:00Z">
                  <w:rPr/>
                </w:rPrChange>
              </w:rPr>
              <w:instrText xml:space="preserve"> REF _Ref65570451 \h </w:instrText>
            </w:r>
            <w:r w:rsidR="00E55A83" w:rsidRPr="00B720D8">
              <w:rPr>
                <w:color w:val="4472C4" w:themeColor="accent1"/>
                <w:rPrChange w:id="1538" w:author="Moses, Robinson" w:date="2023-03-14T05:30:00Z">
                  <w:rPr/>
                </w:rPrChange>
              </w:rPr>
              <w:instrText xml:space="preserve"> \* MERGEFORMAT </w:instrText>
            </w:r>
            <w:r w:rsidRPr="00B720D8">
              <w:rPr>
                <w:color w:val="4472C4" w:themeColor="accent1"/>
                <w:rPrChange w:id="1539" w:author="Moses, Robinson" w:date="2023-03-14T05:30:00Z">
                  <w:rPr/>
                </w:rPrChange>
              </w:rPr>
            </w:r>
            <w:r w:rsidRPr="00B720D8">
              <w:rPr>
                <w:color w:val="4472C4" w:themeColor="accent1"/>
                <w:rPrChange w:id="1540" w:author="Moses, Robinson" w:date="2023-03-14T05:30:00Z">
                  <w:rPr/>
                </w:rPrChange>
              </w:rPr>
              <w:fldChar w:fldCharType="separate"/>
            </w:r>
            <w:r w:rsidRPr="00B720D8">
              <w:rPr>
                <w:color w:val="4472C4" w:themeColor="accent1"/>
                <w:rPrChange w:id="1541" w:author="Moses, Robinson" w:date="2023-03-14T05:30:00Z">
                  <w:rPr/>
                </w:rPrChange>
              </w:rPr>
              <w:t>ROUTE PLAN WORKFLOW</w:t>
            </w:r>
            <w:r w:rsidRPr="00B720D8">
              <w:rPr>
                <w:color w:val="4472C4" w:themeColor="accent1"/>
                <w:rPrChange w:id="1542" w:author="Moses, Robinson" w:date="2023-03-14T05:30:00Z">
                  <w:rPr/>
                </w:rPrChange>
              </w:rPr>
              <w:fldChar w:fldCharType="end"/>
            </w:r>
          </w:p>
        </w:tc>
      </w:tr>
      <w:tr w:rsidR="00570B77" w14:paraId="0A81FACC"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7DD28FD3" w14:textId="77777777" w:rsidR="00570B77" w:rsidRPr="00B720D8" w:rsidRDefault="00570B77" w:rsidP="00E55A83">
            <w:pPr>
              <w:pStyle w:val="TableBody"/>
              <w:rPr>
                <w:b/>
                <w:bCs/>
                <w:rPrChange w:id="1543" w:author="Moses, Robinson" w:date="2023-03-14T05:24:00Z">
                  <w:rPr/>
                </w:rPrChange>
              </w:rPr>
            </w:pPr>
            <w:r w:rsidRPr="00B720D8">
              <w:rPr>
                <w:b/>
                <w:bCs/>
                <w:rPrChange w:id="1544" w:author="Moses, Robinson" w:date="2023-03-14T05:24:00Z">
                  <w:rPr/>
                </w:rPrChange>
              </w:rPr>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1E483FF" w14:textId="7C088048" w:rsidR="00570B77" w:rsidRPr="00700002" w:rsidRDefault="00570B77" w:rsidP="00E55A83">
            <w:pPr>
              <w:pStyle w:val="TableBody"/>
              <w:rPr>
                <w:rFonts w:cstheme="minorHAnsi"/>
                <w:sz w:val="18"/>
                <w:szCs w:val="18"/>
              </w:rPr>
            </w:pPr>
            <w:del w:id="1545" w:author="Moses, Robinson" w:date="2023-03-16T07:17:00Z">
              <w:r w:rsidRPr="00700002" w:rsidDel="0014696D">
                <w:rPr>
                  <w:rFonts w:cstheme="minorHAnsi"/>
                  <w:sz w:val="18"/>
                  <w:szCs w:val="18"/>
                </w:rPr>
                <w:delText xml:space="preserve">Interactive </w:delText>
              </w:r>
            </w:del>
            <w:ins w:id="1546" w:author="Moses, Robinson" w:date="2023-03-16T07:17:00Z">
              <w:r w:rsidR="0014696D">
                <w:rPr>
                  <w:rFonts w:cstheme="minorHAnsi"/>
                  <w:sz w:val="18"/>
                  <w:szCs w:val="18"/>
                </w:rPr>
                <w:t>The i</w:t>
              </w:r>
              <w:r w:rsidR="0014696D" w:rsidRPr="00700002">
                <w:rPr>
                  <w:rFonts w:cstheme="minorHAnsi"/>
                  <w:sz w:val="18"/>
                  <w:szCs w:val="18"/>
                </w:rPr>
                <w:t xml:space="preserve">nteractive </w:t>
              </w:r>
            </w:ins>
            <w:r w:rsidRPr="00700002">
              <w:rPr>
                <w:rFonts w:cstheme="minorHAnsi"/>
                <w:sz w:val="18"/>
                <w:szCs w:val="18"/>
              </w:rPr>
              <w:t xml:space="preserve">portion of </w:t>
            </w:r>
            <w:ins w:id="1547" w:author="Moses, Robinson" w:date="2023-03-16T07:18:00Z">
              <w:r w:rsidR="0014696D">
                <w:rPr>
                  <w:rFonts w:cstheme="minorHAnsi"/>
                  <w:sz w:val="18"/>
                  <w:szCs w:val="18"/>
                </w:rPr>
                <w:t xml:space="preserve">the </w:t>
              </w:r>
            </w:ins>
            <w:r w:rsidRPr="00700002">
              <w:rPr>
                <w:rFonts w:cstheme="minorHAnsi"/>
                <w:sz w:val="18"/>
                <w:szCs w:val="18"/>
              </w:rPr>
              <w:t xml:space="preserve">screen </w:t>
            </w:r>
            <w:del w:id="1548" w:author="Moses, Robinson" w:date="2023-03-16T07:18:00Z">
              <w:r w:rsidRPr="00700002" w:rsidDel="0014696D">
                <w:rPr>
                  <w:rFonts w:cstheme="minorHAnsi"/>
                  <w:sz w:val="18"/>
                  <w:szCs w:val="18"/>
                </w:rPr>
                <w:delText xml:space="preserve">showing </w:delText>
              </w:r>
            </w:del>
            <w:ins w:id="1549" w:author="Moses, Robinson" w:date="2023-03-16T07:18:00Z">
              <w:r w:rsidR="0014696D" w:rsidRPr="00700002">
                <w:rPr>
                  <w:rFonts w:cstheme="minorHAnsi"/>
                  <w:sz w:val="18"/>
                  <w:szCs w:val="18"/>
                </w:rPr>
                <w:t>show</w:t>
              </w:r>
              <w:r w:rsidR="0014696D">
                <w:rPr>
                  <w:rFonts w:cstheme="minorHAnsi"/>
                  <w:sz w:val="18"/>
                  <w:szCs w:val="18"/>
                </w:rPr>
                <w:t>s</w:t>
              </w:r>
              <w:r w:rsidR="0014696D" w:rsidRPr="00700002">
                <w:rPr>
                  <w:rFonts w:cstheme="minorHAnsi"/>
                  <w:sz w:val="18"/>
                  <w:szCs w:val="18"/>
                </w:rPr>
                <w:t xml:space="preserve"> </w:t>
              </w:r>
            </w:ins>
            <w:r w:rsidRPr="00700002">
              <w:rPr>
                <w:rFonts w:cstheme="minorHAnsi"/>
                <w:sz w:val="18"/>
                <w:szCs w:val="18"/>
              </w:rPr>
              <w:t xml:space="preserve">individual orders that make up the assigned route. Order tiles can be clicked and </w:t>
            </w:r>
            <w:del w:id="1550" w:author="Moses, Robinson" w:date="2023-03-16T07:18:00Z">
              <w:r w:rsidRPr="00700002" w:rsidDel="0014696D">
                <w:rPr>
                  <w:rFonts w:cstheme="minorHAnsi"/>
                  <w:sz w:val="18"/>
                  <w:szCs w:val="18"/>
                </w:rPr>
                <w:delText xml:space="preserve">drug </w:delText>
              </w:r>
            </w:del>
            <w:ins w:id="1551" w:author="Moses, Robinson" w:date="2023-03-16T07:18:00Z">
              <w:r w:rsidR="0014696D" w:rsidRPr="00700002">
                <w:rPr>
                  <w:rFonts w:cstheme="minorHAnsi"/>
                  <w:sz w:val="18"/>
                  <w:szCs w:val="18"/>
                </w:rPr>
                <w:t>dr</w:t>
              </w:r>
              <w:r w:rsidR="0014696D">
                <w:rPr>
                  <w:rFonts w:cstheme="minorHAnsi"/>
                  <w:sz w:val="18"/>
                  <w:szCs w:val="18"/>
                </w:rPr>
                <w:t>agged</w:t>
              </w:r>
              <w:r w:rsidR="0014696D" w:rsidRPr="00700002">
                <w:rPr>
                  <w:rFonts w:cstheme="minorHAnsi"/>
                  <w:sz w:val="18"/>
                  <w:szCs w:val="18"/>
                </w:rPr>
                <w:t xml:space="preserve"> </w:t>
              </w:r>
            </w:ins>
            <w:r w:rsidRPr="00700002">
              <w:rPr>
                <w:rFonts w:cstheme="minorHAnsi"/>
                <w:sz w:val="18"/>
                <w:szCs w:val="18"/>
              </w:rPr>
              <w:t xml:space="preserve">between columns to aid in the planning of routes. </w:t>
            </w:r>
          </w:p>
          <w:p w14:paraId="06A8884F" w14:textId="0982D3F2" w:rsidR="00570B77" w:rsidRPr="00700002" w:rsidRDefault="00570B77" w:rsidP="00E55A83">
            <w:pPr>
              <w:pStyle w:val="TableBody"/>
              <w:rPr>
                <w:rFonts w:cstheme="minorHAnsi"/>
                <w:sz w:val="18"/>
                <w:szCs w:val="18"/>
              </w:rPr>
            </w:pPr>
            <w:del w:id="1552" w:author="Moses, Robinson" w:date="2023-03-16T07:18:00Z">
              <w:r w:rsidRPr="00700002" w:rsidDel="0014696D">
                <w:rPr>
                  <w:rFonts w:cstheme="minorHAnsi"/>
                  <w:sz w:val="18"/>
                  <w:szCs w:val="18"/>
                </w:rPr>
                <w:delText xml:space="preserve">Assigned </w:delText>
              </w:r>
            </w:del>
            <w:ins w:id="1553" w:author="Moses, Robinson" w:date="2023-03-16T07:18:00Z">
              <w:r w:rsidR="0014696D">
                <w:rPr>
                  <w:rFonts w:cstheme="minorHAnsi"/>
                  <w:sz w:val="18"/>
                  <w:szCs w:val="18"/>
                </w:rPr>
                <w:t>The a</w:t>
              </w:r>
              <w:r w:rsidR="0014696D" w:rsidRPr="00700002">
                <w:rPr>
                  <w:rFonts w:cstheme="minorHAnsi"/>
                  <w:sz w:val="18"/>
                  <w:szCs w:val="18"/>
                </w:rPr>
                <w:t xml:space="preserve">ssigned </w:t>
              </w:r>
            </w:ins>
            <w:r w:rsidRPr="00700002">
              <w:rPr>
                <w:rFonts w:cstheme="minorHAnsi"/>
                <w:sz w:val="18"/>
                <w:szCs w:val="18"/>
              </w:rPr>
              <w:t xml:space="preserve">Orders column reflects only those orders that are assigned to the route being reviewed/edited. </w:t>
            </w:r>
          </w:p>
        </w:tc>
      </w:tr>
      <w:tr w:rsidR="00570B77" w14:paraId="0B3BDFE0"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377F0B26" w14:textId="77777777" w:rsidR="00570B77" w:rsidRPr="00B720D8" w:rsidRDefault="00570B77" w:rsidP="00E55A83">
            <w:pPr>
              <w:pStyle w:val="TableBody"/>
              <w:rPr>
                <w:b/>
                <w:bCs/>
                <w:rPrChange w:id="1554" w:author="Moses, Robinson" w:date="2023-03-14T05:24:00Z">
                  <w:rPr/>
                </w:rPrChange>
              </w:rPr>
            </w:pPr>
            <w:r w:rsidRPr="00B720D8">
              <w:rPr>
                <w:b/>
                <w:bCs/>
                <w:rPrChange w:id="1555" w:author="Moses, Robinson" w:date="2023-03-14T05:24:00Z">
                  <w:rPr/>
                </w:rPrChange>
              </w:rPr>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1FDB7CA2" w14:textId="6B9345FB" w:rsidR="00570B77" w:rsidRPr="00700002" w:rsidRDefault="00570B77" w:rsidP="00E55A83">
            <w:pPr>
              <w:pStyle w:val="TableBody"/>
              <w:rPr>
                <w:rFonts w:cstheme="minorHAnsi"/>
                <w:sz w:val="18"/>
                <w:szCs w:val="18"/>
              </w:rPr>
            </w:pPr>
            <w:del w:id="1556" w:author="Moses, Robinson" w:date="2023-03-16T07:18:00Z">
              <w:r w:rsidRPr="00700002" w:rsidDel="0014696D">
                <w:rPr>
                  <w:rFonts w:cstheme="minorHAnsi"/>
                  <w:sz w:val="18"/>
                  <w:szCs w:val="18"/>
                </w:rPr>
                <w:delText xml:space="preserve">Interactive </w:delText>
              </w:r>
            </w:del>
            <w:ins w:id="1557" w:author="Moses, Robinson" w:date="2023-03-16T07:18:00Z">
              <w:r w:rsidR="0014696D">
                <w:rPr>
                  <w:rFonts w:cstheme="minorHAnsi"/>
                  <w:sz w:val="18"/>
                  <w:szCs w:val="18"/>
                </w:rPr>
                <w:t>The i</w:t>
              </w:r>
              <w:r w:rsidR="0014696D" w:rsidRPr="00700002">
                <w:rPr>
                  <w:rFonts w:cstheme="minorHAnsi"/>
                  <w:sz w:val="18"/>
                  <w:szCs w:val="18"/>
                </w:rPr>
                <w:t xml:space="preserve">nteractive </w:t>
              </w:r>
            </w:ins>
            <w:r w:rsidRPr="00700002">
              <w:rPr>
                <w:rFonts w:cstheme="minorHAnsi"/>
                <w:sz w:val="18"/>
                <w:szCs w:val="18"/>
              </w:rPr>
              <w:t xml:space="preserve">portion of </w:t>
            </w:r>
            <w:ins w:id="1558" w:author="Moses, Robinson" w:date="2023-03-16T07:19:00Z">
              <w:r w:rsidR="0014696D">
                <w:rPr>
                  <w:rFonts w:cstheme="minorHAnsi"/>
                  <w:sz w:val="18"/>
                  <w:szCs w:val="18"/>
                </w:rPr>
                <w:t xml:space="preserve">the </w:t>
              </w:r>
            </w:ins>
            <w:r w:rsidRPr="00700002">
              <w:rPr>
                <w:rFonts w:cstheme="minorHAnsi"/>
                <w:sz w:val="18"/>
                <w:szCs w:val="18"/>
              </w:rPr>
              <w:t xml:space="preserve">screen </w:t>
            </w:r>
            <w:del w:id="1559" w:author="Moses, Robinson" w:date="2023-03-16T07:19:00Z">
              <w:r w:rsidRPr="00700002" w:rsidDel="0014696D">
                <w:rPr>
                  <w:rFonts w:cstheme="minorHAnsi"/>
                  <w:sz w:val="18"/>
                  <w:szCs w:val="18"/>
                </w:rPr>
                <w:delText xml:space="preserve">showing </w:delText>
              </w:r>
            </w:del>
            <w:ins w:id="1560" w:author="Moses, Robinson" w:date="2023-03-16T07:19:00Z">
              <w:r w:rsidR="0014696D" w:rsidRPr="00700002">
                <w:rPr>
                  <w:rFonts w:cstheme="minorHAnsi"/>
                  <w:sz w:val="18"/>
                  <w:szCs w:val="18"/>
                </w:rPr>
                <w:t>show</w:t>
              </w:r>
              <w:r w:rsidR="0014696D">
                <w:rPr>
                  <w:rFonts w:cstheme="minorHAnsi"/>
                  <w:sz w:val="18"/>
                  <w:szCs w:val="18"/>
                </w:rPr>
                <w:t>s</w:t>
              </w:r>
              <w:r w:rsidR="0014696D" w:rsidRPr="00700002">
                <w:rPr>
                  <w:rFonts w:cstheme="minorHAnsi"/>
                  <w:sz w:val="18"/>
                  <w:szCs w:val="18"/>
                </w:rPr>
                <w:t xml:space="preserve"> </w:t>
              </w:r>
            </w:ins>
            <w:r w:rsidRPr="00700002">
              <w:rPr>
                <w:rFonts w:cstheme="minorHAnsi"/>
                <w:sz w:val="18"/>
                <w:szCs w:val="18"/>
              </w:rPr>
              <w:t xml:space="preserve">individual orders that can be added to the route. Order tiles can be clicked and </w:t>
            </w:r>
            <w:commentRangeStart w:id="1561"/>
            <w:del w:id="1562" w:author="Moses, Robinson" w:date="2023-03-16T07:19:00Z">
              <w:r w:rsidRPr="00700002" w:rsidDel="0014696D">
                <w:rPr>
                  <w:rFonts w:cstheme="minorHAnsi"/>
                  <w:sz w:val="18"/>
                  <w:szCs w:val="18"/>
                </w:rPr>
                <w:delText xml:space="preserve">drug </w:delText>
              </w:r>
            </w:del>
            <w:commentRangeEnd w:id="1561"/>
            <w:ins w:id="1563" w:author="Moses, Robinson" w:date="2023-03-16T07:19:00Z">
              <w:r w:rsidR="0014696D" w:rsidRPr="00700002">
                <w:rPr>
                  <w:rFonts w:cstheme="minorHAnsi"/>
                  <w:sz w:val="18"/>
                  <w:szCs w:val="18"/>
                </w:rPr>
                <w:t>dr</w:t>
              </w:r>
              <w:r w:rsidR="0014696D">
                <w:rPr>
                  <w:rFonts w:cstheme="minorHAnsi"/>
                  <w:sz w:val="18"/>
                  <w:szCs w:val="18"/>
                </w:rPr>
                <w:t>agged</w:t>
              </w:r>
              <w:r w:rsidR="0014696D" w:rsidRPr="00700002">
                <w:rPr>
                  <w:rFonts w:cstheme="minorHAnsi"/>
                  <w:sz w:val="18"/>
                  <w:szCs w:val="18"/>
                </w:rPr>
                <w:t xml:space="preserve"> </w:t>
              </w:r>
            </w:ins>
            <w:r w:rsidR="00B720D8">
              <w:rPr>
                <w:rStyle w:val="CommentReference"/>
                <w:rFonts w:eastAsia="MS Mincho"/>
                <w:lang w:val="en-US"/>
              </w:rPr>
              <w:commentReference w:id="1561"/>
            </w:r>
            <w:r w:rsidRPr="00700002">
              <w:rPr>
                <w:rFonts w:cstheme="minorHAnsi"/>
                <w:sz w:val="18"/>
                <w:szCs w:val="18"/>
              </w:rPr>
              <w:t xml:space="preserve">between columns to aid in the planning of routes. </w:t>
            </w:r>
          </w:p>
          <w:p w14:paraId="424925CC" w14:textId="7DBD35B5" w:rsidR="00570B77" w:rsidRPr="00700002" w:rsidRDefault="00570B77" w:rsidP="00E55A83">
            <w:pPr>
              <w:pStyle w:val="TableBody"/>
              <w:rPr>
                <w:rFonts w:cstheme="minorHAnsi"/>
                <w:sz w:val="18"/>
                <w:szCs w:val="18"/>
              </w:rPr>
            </w:pPr>
            <w:del w:id="1564" w:author="Moses, Robinson" w:date="2023-03-16T07:19:00Z">
              <w:r w:rsidRPr="00700002" w:rsidDel="0014696D">
                <w:rPr>
                  <w:rFonts w:cstheme="minorHAnsi"/>
                  <w:sz w:val="18"/>
                  <w:szCs w:val="18"/>
                </w:rPr>
                <w:delText xml:space="preserve">Unassigned </w:delText>
              </w:r>
            </w:del>
            <w:ins w:id="1565" w:author="Moses, Robinson" w:date="2023-03-16T07:19:00Z">
              <w:r w:rsidR="0014696D">
                <w:rPr>
                  <w:rFonts w:cstheme="minorHAnsi"/>
                  <w:sz w:val="18"/>
                  <w:szCs w:val="18"/>
                </w:rPr>
                <w:t>The u</w:t>
              </w:r>
              <w:r w:rsidR="0014696D" w:rsidRPr="00700002">
                <w:rPr>
                  <w:rFonts w:cstheme="minorHAnsi"/>
                  <w:sz w:val="18"/>
                  <w:szCs w:val="18"/>
                </w:rPr>
                <w:t xml:space="preserve">nassigned </w:t>
              </w:r>
            </w:ins>
            <w:r w:rsidRPr="00700002">
              <w:rPr>
                <w:rFonts w:cstheme="minorHAnsi"/>
                <w:sz w:val="18"/>
                <w:szCs w:val="18"/>
              </w:rPr>
              <w:t xml:space="preserve">Deliveries column reflects only those deliveries that are not yet assigned to a route. </w:t>
            </w:r>
          </w:p>
        </w:tc>
      </w:tr>
      <w:tr w:rsidR="00570B77" w14:paraId="447A457A"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130842E9" w14:textId="77777777" w:rsidR="00570B77" w:rsidRPr="00B720D8" w:rsidRDefault="00570B77" w:rsidP="00E55A83">
            <w:pPr>
              <w:pStyle w:val="TableBody"/>
              <w:rPr>
                <w:b/>
                <w:bCs/>
                <w:rPrChange w:id="1566" w:author="Moses, Robinson" w:date="2023-03-14T05:24:00Z">
                  <w:rPr/>
                </w:rPrChange>
              </w:rPr>
            </w:pPr>
            <w:r w:rsidRPr="00B720D8">
              <w:rPr>
                <w:b/>
                <w:bCs/>
                <w:rPrChange w:id="1567" w:author="Moses, Robinson" w:date="2023-03-14T05:24:00Z">
                  <w:rPr/>
                </w:rPrChange>
              </w:rPr>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EFB9067" w14:textId="1EF80B12" w:rsidR="00570B77" w:rsidRPr="00915146" w:rsidRDefault="00570B77" w:rsidP="00E55A83">
            <w:pPr>
              <w:pStyle w:val="TableBody"/>
              <w:rPr>
                <w:rFonts w:cstheme="minorHAnsi"/>
                <w:sz w:val="18"/>
                <w:szCs w:val="18"/>
              </w:rPr>
            </w:pPr>
            <w:del w:id="1568" w:author="Moses, Robinson" w:date="2023-03-16T07:20:00Z">
              <w:r w:rsidRPr="00915146" w:rsidDel="0014696D">
                <w:rPr>
                  <w:rFonts w:cstheme="minorHAnsi"/>
                  <w:sz w:val="18"/>
                  <w:szCs w:val="18"/>
                </w:rPr>
                <w:delText xml:space="preserve">Interactive </w:delText>
              </w:r>
            </w:del>
            <w:ins w:id="1569" w:author="Moses, Robinson" w:date="2023-03-16T07:20:00Z">
              <w:r w:rsidR="0014696D">
                <w:rPr>
                  <w:rFonts w:cstheme="minorHAnsi"/>
                  <w:sz w:val="18"/>
                  <w:szCs w:val="18"/>
                </w:rPr>
                <w:t>The i</w:t>
              </w:r>
              <w:r w:rsidR="0014696D" w:rsidRPr="00915146">
                <w:rPr>
                  <w:rFonts w:cstheme="minorHAnsi"/>
                  <w:sz w:val="18"/>
                  <w:szCs w:val="18"/>
                </w:rPr>
                <w:t xml:space="preserve">nteractive </w:t>
              </w:r>
            </w:ins>
            <w:r w:rsidRPr="00915146">
              <w:rPr>
                <w:rFonts w:cstheme="minorHAnsi"/>
                <w:sz w:val="18"/>
                <w:szCs w:val="18"/>
              </w:rPr>
              <w:t xml:space="preserve">portion of </w:t>
            </w:r>
            <w:ins w:id="1570" w:author="Moses, Robinson" w:date="2023-03-16T07:20:00Z">
              <w:r w:rsidR="0014696D">
                <w:rPr>
                  <w:rFonts w:cstheme="minorHAnsi"/>
                  <w:sz w:val="18"/>
                  <w:szCs w:val="18"/>
                </w:rPr>
                <w:t xml:space="preserve">the </w:t>
              </w:r>
            </w:ins>
            <w:r w:rsidRPr="00915146">
              <w:rPr>
                <w:rFonts w:cstheme="minorHAnsi"/>
                <w:sz w:val="18"/>
                <w:szCs w:val="18"/>
              </w:rPr>
              <w:t xml:space="preserve">screen </w:t>
            </w:r>
            <w:del w:id="1571" w:author="Moses, Robinson" w:date="2023-03-16T07:20:00Z">
              <w:r w:rsidRPr="00915146" w:rsidDel="0014696D">
                <w:rPr>
                  <w:rFonts w:cstheme="minorHAnsi"/>
                  <w:sz w:val="18"/>
                  <w:szCs w:val="18"/>
                </w:rPr>
                <w:delText xml:space="preserve">showing </w:delText>
              </w:r>
            </w:del>
            <w:ins w:id="1572" w:author="Moses, Robinson" w:date="2023-03-16T07:20:00Z">
              <w:r w:rsidR="0014696D" w:rsidRPr="00915146">
                <w:rPr>
                  <w:rFonts w:cstheme="minorHAnsi"/>
                  <w:sz w:val="18"/>
                  <w:szCs w:val="18"/>
                </w:rPr>
                <w:t>show</w:t>
              </w:r>
              <w:r w:rsidR="0014696D">
                <w:rPr>
                  <w:rFonts w:cstheme="minorHAnsi"/>
                  <w:sz w:val="18"/>
                  <w:szCs w:val="18"/>
                </w:rPr>
                <w:t>s</w:t>
              </w:r>
              <w:r w:rsidR="0014696D" w:rsidRPr="00915146">
                <w:rPr>
                  <w:rFonts w:cstheme="minorHAnsi"/>
                  <w:sz w:val="18"/>
                  <w:szCs w:val="18"/>
                </w:rPr>
                <w:t xml:space="preserve"> </w:t>
              </w:r>
            </w:ins>
            <w:r w:rsidRPr="00915146">
              <w:rPr>
                <w:rFonts w:cstheme="minorHAnsi"/>
                <w:sz w:val="18"/>
                <w:szCs w:val="18"/>
              </w:rPr>
              <w:t xml:space="preserve">individual orders that can be added to the route. Order tiles can be clicked and </w:t>
            </w:r>
            <w:commentRangeStart w:id="1573"/>
            <w:del w:id="1574" w:author="Moses, Robinson" w:date="2023-03-16T07:20:00Z">
              <w:r w:rsidRPr="00915146" w:rsidDel="0014696D">
                <w:rPr>
                  <w:rFonts w:cstheme="minorHAnsi"/>
                  <w:sz w:val="18"/>
                  <w:szCs w:val="18"/>
                </w:rPr>
                <w:delText xml:space="preserve">drug </w:delText>
              </w:r>
            </w:del>
            <w:commentRangeEnd w:id="1573"/>
            <w:ins w:id="1575" w:author="Moses, Robinson" w:date="2023-03-16T07:20:00Z">
              <w:r w:rsidR="0014696D" w:rsidRPr="00915146">
                <w:rPr>
                  <w:rFonts w:cstheme="minorHAnsi"/>
                  <w:sz w:val="18"/>
                  <w:szCs w:val="18"/>
                </w:rPr>
                <w:t>dr</w:t>
              </w:r>
              <w:r w:rsidR="0014696D">
                <w:rPr>
                  <w:rFonts w:cstheme="minorHAnsi"/>
                  <w:sz w:val="18"/>
                  <w:szCs w:val="18"/>
                </w:rPr>
                <w:t>agged</w:t>
              </w:r>
              <w:r w:rsidR="0014696D" w:rsidRPr="00915146">
                <w:rPr>
                  <w:rFonts w:cstheme="minorHAnsi"/>
                  <w:sz w:val="18"/>
                  <w:szCs w:val="18"/>
                </w:rPr>
                <w:t xml:space="preserve"> </w:t>
              </w:r>
            </w:ins>
            <w:r w:rsidR="00B720D8">
              <w:rPr>
                <w:rStyle w:val="CommentReference"/>
                <w:rFonts w:eastAsia="MS Mincho"/>
                <w:lang w:val="en-US"/>
              </w:rPr>
              <w:commentReference w:id="1573"/>
            </w:r>
            <w:r w:rsidRPr="00915146">
              <w:rPr>
                <w:rFonts w:cstheme="minorHAnsi"/>
                <w:sz w:val="18"/>
                <w:szCs w:val="18"/>
              </w:rPr>
              <w:t xml:space="preserve">between columns to aid in the planning of routes. </w:t>
            </w:r>
          </w:p>
          <w:p w14:paraId="53DF9C41" w14:textId="3D750FD4" w:rsidR="00570B77" w:rsidRPr="00915146" w:rsidRDefault="00570B77" w:rsidP="00E55A83">
            <w:pPr>
              <w:pStyle w:val="TableBody"/>
              <w:rPr>
                <w:rFonts w:cstheme="minorHAnsi"/>
                <w:sz w:val="18"/>
                <w:szCs w:val="18"/>
              </w:rPr>
            </w:pPr>
            <w:del w:id="1576" w:author="Moses, Robinson" w:date="2023-03-16T07:21:00Z">
              <w:r w:rsidRPr="00915146" w:rsidDel="0014696D">
                <w:rPr>
                  <w:rFonts w:cstheme="minorHAnsi"/>
                  <w:sz w:val="18"/>
                  <w:szCs w:val="18"/>
                </w:rPr>
                <w:lastRenderedPageBreak/>
                <w:delText xml:space="preserve">Unassigned </w:delText>
              </w:r>
            </w:del>
            <w:ins w:id="1577" w:author="Moses, Robinson" w:date="2023-03-16T07:21:00Z">
              <w:r w:rsidR="0014696D">
                <w:rPr>
                  <w:rFonts w:cstheme="minorHAnsi"/>
                  <w:sz w:val="18"/>
                  <w:szCs w:val="18"/>
                </w:rPr>
                <w:t xml:space="preserve">The </w:t>
              </w:r>
            </w:ins>
            <w:ins w:id="1578" w:author="Moses, Robinson" w:date="2023-03-16T07:22:00Z">
              <w:r w:rsidR="0014696D">
                <w:rPr>
                  <w:rFonts w:cstheme="minorHAnsi"/>
                  <w:sz w:val="18"/>
                  <w:szCs w:val="18"/>
                </w:rPr>
                <w:t>U</w:t>
              </w:r>
            </w:ins>
            <w:ins w:id="1579" w:author="Moses, Robinson" w:date="2023-03-16T07:21:00Z">
              <w:r w:rsidR="0014696D" w:rsidRPr="00915146">
                <w:rPr>
                  <w:rFonts w:cstheme="minorHAnsi"/>
                  <w:sz w:val="18"/>
                  <w:szCs w:val="18"/>
                </w:rPr>
                <w:t xml:space="preserve">nassigned </w:t>
              </w:r>
            </w:ins>
            <w:r w:rsidRPr="00915146">
              <w:rPr>
                <w:rFonts w:cstheme="minorHAnsi"/>
                <w:sz w:val="18"/>
                <w:szCs w:val="18"/>
              </w:rPr>
              <w:t xml:space="preserve">Returns column reflects only those returns that are not yet assigned to a route. </w:t>
            </w:r>
          </w:p>
        </w:tc>
      </w:tr>
      <w:tr w:rsidR="00570B77" w14:paraId="74BFC35C"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1C82753" w14:textId="77777777" w:rsidR="00570B77" w:rsidRPr="00B720D8" w:rsidRDefault="00570B77" w:rsidP="00E55A83">
            <w:pPr>
              <w:pStyle w:val="TableBody"/>
              <w:rPr>
                <w:b/>
                <w:bCs/>
                <w:rPrChange w:id="1580" w:author="Moses, Robinson" w:date="2023-03-14T05:24:00Z">
                  <w:rPr/>
                </w:rPrChange>
              </w:rPr>
            </w:pPr>
            <w:r w:rsidRPr="00B720D8">
              <w:rPr>
                <w:b/>
                <w:bCs/>
                <w:rPrChange w:id="1581" w:author="Moses, Robinson" w:date="2023-03-14T05:24:00Z">
                  <w:rPr/>
                </w:rPrChange>
              </w:rPr>
              <w:lastRenderedPageBreak/>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16995201" w14:textId="2CA2FDEA" w:rsidR="00570B77" w:rsidRPr="00915146" w:rsidRDefault="00570B77" w:rsidP="00E55A83">
            <w:pPr>
              <w:pStyle w:val="TableBody"/>
              <w:rPr>
                <w:rFonts w:cstheme="minorHAnsi"/>
                <w:sz w:val="18"/>
                <w:szCs w:val="18"/>
              </w:rPr>
            </w:pPr>
            <w:del w:id="1582" w:author="Moses, Robinson" w:date="2023-03-16T07:21:00Z">
              <w:r w:rsidRPr="00915146" w:rsidDel="0014696D">
                <w:rPr>
                  <w:rFonts w:cstheme="minorHAnsi"/>
                  <w:sz w:val="18"/>
                  <w:szCs w:val="18"/>
                </w:rPr>
                <w:delText xml:space="preserve">Interactive </w:delText>
              </w:r>
            </w:del>
            <w:ins w:id="1583" w:author="Moses, Robinson" w:date="2023-03-16T07:21:00Z">
              <w:r w:rsidR="0014696D">
                <w:rPr>
                  <w:rFonts w:cstheme="minorHAnsi"/>
                  <w:sz w:val="18"/>
                  <w:szCs w:val="18"/>
                </w:rPr>
                <w:t>The i</w:t>
              </w:r>
              <w:r w:rsidR="0014696D" w:rsidRPr="00915146">
                <w:rPr>
                  <w:rFonts w:cstheme="minorHAnsi"/>
                  <w:sz w:val="18"/>
                  <w:szCs w:val="18"/>
                </w:rPr>
                <w:t xml:space="preserve">nteractive </w:t>
              </w:r>
            </w:ins>
            <w:r w:rsidRPr="00915146">
              <w:rPr>
                <w:rFonts w:cstheme="minorHAnsi"/>
                <w:sz w:val="18"/>
                <w:szCs w:val="18"/>
              </w:rPr>
              <w:t xml:space="preserve">portion of </w:t>
            </w:r>
            <w:ins w:id="1584" w:author="Moses, Robinson" w:date="2023-03-16T07:21:00Z">
              <w:r w:rsidR="0014696D">
                <w:rPr>
                  <w:rFonts w:cstheme="minorHAnsi"/>
                  <w:sz w:val="18"/>
                  <w:szCs w:val="18"/>
                </w:rPr>
                <w:t xml:space="preserve">the </w:t>
              </w:r>
            </w:ins>
            <w:r w:rsidRPr="00915146">
              <w:rPr>
                <w:rFonts w:cstheme="minorHAnsi"/>
                <w:sz w:val="18"/>
                <w:szCs w:val="18"/>
              </w:rPr>
              <w:t>screen show</w:t>
            </w:r>
            <w:ins w:id="1585" w:author="Moses, Robinson" w:date="2023-03-16T07:22:00Z">
              <w:r w:rsidR="0014696D">
                <w:rPr>
                  <w:rFonts w:cstheme="minorHAnsi"/>
                  <w:sz w:val="18"/>
                  <w:szCs w:val="18"/>
                </w:rPr>
                <w:t>s</w:t>
              </w:r>
            </w:ins>
            <w:del w:id="1586" w:author="Moses, Robinson" w:date="2023-03-16T07:22:00Z">
              <w:r w:rsidRPr="00915146" w:rsidDel="0014696D">
                <w:rPr>
                  <w:rFonts w:cstheme="minorHAnsi"/>
                  <w:sz w:val="18"/>
                  <w:szCs w:val="18"/>
                </w:rPr>
                <w:delText>ing</w:delText>
              </w:r>
            </w:del>
            <w:r w:rsidRPr="00915146">
              <w:rPr>
                <w:rFonts w:cstheme="minorHAnsi"/>
                <w:sz w:val="18"/>
                <w:szCs w:val="18"/>
              </w:rPr>
              <w:t xml:space="preserve"> individual orders that can be added to the route. Order tiles can be clicked and </w:t>
            </w:r>
            <w:commentRangeStart w:id="1587"/>
            <w:r w:rsidRPr="00915146">
              <w:rPr>
                <w:rFonts w:cstheme="minorHAnsi"/>
                <w:sz w:val="18"/>
                <w:szCs w:val="18"/>
              </w:rPr>
              <w:t>dr</w:t>
            </w:r>
            <w:ins w:id="1588" w:author="Moses, Robinson" w:date="2023-03-16T07:22:00Z">
              <w:r w:rsidR="0014696D">
                <w:rPr>
                  <w:rFonts w:cstheme="minorHAnsi"/>
                  <w:sz w:val="18"/>
                  <w:szCs w:val="18"/>
                </w:rPr>
                <w:t>a</w:t>
              </w:r>
            </w:ins>
            <w:del w:id="1589" w:author="Moses, Robinson" w:date="2023-03-16T07:22:00Z">
              <w:r w:rsidRPr="00915146" w:rsidDel="0014696D">
                <w:rPr>
                  <w:rFonts w:cstheme="minorHAnsi"/>
                  <w:sz w:val="18"/>
                  <w:szCs w:val="18"/>
                </w:rPr>
                <w:delText>u</w:delText>
              </w:r>
            </w:del>
            <w:r w:rsidRPr="00915146">
              <w:rPr>
                <w:rFonts w:cstheme="minorHAnsi"/>
                <w:sz w:val="18"/>
                <w:szCs w:val="18"/>
              </w:rPr>
              <w:t>g</w:t>
            </w:r>
            <w:ins w:id="1590" w:author="Moses, Robinson" w:date="2023-03-16T07:22:00Z">
              <w:r w:rsidR="0014696D">
                <w:rPr>
                  <w:rFonts w:cstheme="minorHAnsi"/>
                  <w:sz w:val="18"/>
                  <w:szCs w:val="18"/>
                </w:rPr>
                <w:t>ged</w:t>
              </w:r>
            </w:ins>
            <w:r w:rsidRPr="00915146">
              <w:rPr>
                <w:rFonts w:cstheme="minorHAnsi"/>
                <w:sz w:val="18"/>
                <w:szCs w:val="18"/>
              </w:rPr>
              <w:t xml:space="preserve"> </w:t>
            </w:r>
            <w:commentRangeEnd w:id="1587"/>
            <w:r w:rsidR="00B720D8">
              <w:rPr>
                <w:rStyle w:val="CommentReference"/>
                <w:rFonts w:eastAsia="MS Mincho"/>
                <w:lang w:val="en-US"/>
              </w:rPr>
              <w:commentReference w:id="1587"/>
            </w:r>
            <w:r w:rsidRPr="00915146">
              <w:rPr>
                <w:rFonts w:cstheme="minorHAnsi"/>
                <w:sz w:val="18"/>
                <w:szCs w:val="18"/>
              </w:rPr>
              <w:t xml:space="preserve">between columns to aid in the planning of routes. </w:t>
            </w:r>
          </w:p>
          <w:p w14:paraId="12EBA258" w14:textId="54997863" w:rsidR="00570B77" w:rsidRPr="00915146" w:rsidRDefault="0014696D" w:rsidP="00E55A83">
            <w:pPr>
              <w:pStyle w:val="TableBody"/>
              <w:rPr>
                <w:rFonts w:cstheme="minorHAnsi"/>
                <w:sz w:val="18"/>
                <w:szCs w:val="18"/>
              </w:rPr>
            </w:pPr>
            <w:ins w:id="1591" w:author="Moses, Robinson" w:date="2023-03-16T07:22:00Z">
              <w:r>
                <w:rPr>
                  <w:rFonts w:cstheme="minorHAnsi"/>
                  <w:sz w:val="18"/>
                  <w:szCs w:val="18"/>
                </w:rPr>
                <w:t xml:space="preserve">The </w:t>
              </w:r>
            </w:ins>
            <w:del w:id="1592" w:author="Moses, Robinson" w:date="2023-03-16T07:22:00Z">
              <w:r w:rsidR="00570B77" w:rsidRPr="00915146" w:rsidDel="0014696D">
                <w:rPr>
                  <w:rFonts w:cstheme="minorHAnsi"/>
                  <w:sz w:val="18"/>
                  <w:szCs w:val="18"/>
                </w:rPr>
                <w:delText>U</w:delText>
              </w:r>
            </w:del>
            <w:ins w:id="1593" w:author="Moses, Robinson" w:date="2023-03-16T07:22:00Z">
              <w:r>
                <w:rPr>
                  <w:rFonts w:cstheme="minorHAnsi"/>
                  <w:sz w:val="18"/>
                  <w:szCs w:val="18"/>
                </w:rPr>
                <w:t>U</w:t>
              </w:r>
            </w:ins>
            <w:r w:rsidR="00570B77" w:rsidRPr="00915146">
              <w:rPr>
                <w:rFonts w:cstheme="minorHAnsi"/>
                <w:sz w:val="18"/>
                <w:szCs w:val="18"/>
              </w:rPr>
              <w:t xml:space="preserve">nassigned Maintenance column reflects only those Maintenance Visits that are not yet assigned to a route. </w:t>
            </w:r>
          </w:p>
        </w:tc>
      </w:tr>
    </w:tbl>
    <w:p w14:paraId="290622D2" w14:textId="272F384F" w:rsidR="00570B77" w:rsidRDefault="0014696D"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598FF641" w14:textId="77777777" w:rsidR="00E55A83" w:rsidRPr="00E55A83" w:rsidRDefault="00E55A83" w:rsidP="00E55A83"/>
    <w:p w14:paraId="6B729ECA" w14:textId="77777777" w:rsidR="00570B77" w:rsidRDefault="00570B77" w:rsidP="00570B77">
      <w:pPr>
        <w:pStyle w:val="Heading2"/>
      </w:pPr>
      <w:bookmarkStart w:id="1594" w:name="_Toc111643073"/>
      <w:bookmarkStart w:id="1595" w:name="_Toc129572293"/>
      <w:r>
        <w:t>MANAGE TRUCKS</w:t>
      </w:r>
      <w:bookmarkEnd w:id="1594"/>
      <w:bookmarkEnd w:id="1595"/>
    </w:p>
    <w:p w14:paraId="274296AF" w14:textId="77777777" w:rsidR="00570B77" w:rsidRDefault="00570B77" w:rsidP="00E55A83">
      <w:pPr>
        <w:pStyle w:val="BodyText"/>
      </w:pPr>
      <w:r w:rsidRPr="00B720D8">
        <w:rPr>
          <w:i/>
          <w:iCs/>
          <w:rPrChange w:id="1596" w:author="Moses, Robinson" w:date="2023-03-14T05:35:00Z">
            <w:rPr/>
          </w:rPrChange>
        </w:rPr>
        <w:t>Routes</w:t>
      </w:r>
      <w:r w:rsidRPr="00B720D8">
        <w:rPr>
          <w:rFonts w:ascii="Wingdings" w:eastAsia="Wingdings" w:hAnsi="Wingdings" w:cs="Wingdings"/>
          <w:i/>
          <w:iCs/>
          <w:sz w:val="16"/>
          <w:rPrChange w:id="1597" w:author="Moses, Robinson" w:date="2023-03-14T05:35:00Z">
            <w:rPr>
              <w:rFonts w:ascii="Wingdings" w:eastAsia="Wingdings" w:hAnsi="Wingdings" w:cs="Wingdings"/>
              <w:sz w:val="16"/>
            </w:rPr>
          </w:rPrChange>
        </w:rPr>
        <w:t></w:t>
      </w:r>
      <w:r w:rsidRPr="00B720D8">
        <w:rPr>
          <w:i/>
          <w:iCs/>
          <w:rPrChange w:id="1598" w:author="Moses, Robinson" w:date="2023-03-14T05:35:00Z">
            <w:rPr/>
          </w:rPrChange>
        </w:rPr>
        <w:t>Manage Trucks</w:t>
      </w:r>
      <w:r w:rsidRPr="00915146">
        <w:t xml:space="preserve"> provides access for users to define and control</w:t>
      </w:r>
      <w:r>
        <w:t xml:space="preserve"> the</w:t>
      </w:r>
      <w:r w:rsidRPr="00915146">
        <w:t xml:space="preserve"> </w:t>
      </w:r>
      <w:r>
        <w:t>vehicles</w:t>
      </w:r>
      <w:r w:rsidRPr="00915146">
        <w:t xml:space="preserve"> in service. </w:t>
      </w:r>
    </w:p>
    <w:p w14:paraId="26079C27" w14:textId="78ED1063" w:rsidR="00570B77" w:rsidRPr="00915146" w:rsidRDefault="00570B77" w:rsidP="00E55A83">
      <w:pPr>
        <w:pStyle w:val="BodyText"/>
      </w:pPr>
      <w:r w:rsidRPr="00915146">
        <w:t xml:space="preserve">The primary screen under </w:t>
      </w:r>
      <w:ins w:id="1599" w:author="Moses, Robinson" w:date="2023-03-14T05:41:00Z">
        <w:r w:rsidR="00B720D8" w:rsidRPr="00B720D8">
          <w:rPr>
            <w:b/>
            <w:bCs/>
            <w:rPrChange w:id="1600" w:author="Moses, Robinson" w:date="2023-03-14T05:42:00Z">
              <w:rPr/>
            </w:rPrChange>
          </w:rPr>
          <w:t>“</w:t>
        </w:r>
      </w:ins>
      <w:r w:rsidRPr="00B720D8">
        <w:rPr>
          <w:b/>
          <w:bCs/>
          <w:rPrChange w:id="1601" w:author="Moses, Robinson" w:date="2023-03-14T05:35:00Z">
            <w:rPr/>
          </w:rPrChange>
        </w:rPr>
        <w:t>Manage Trucks</w:t>
      </w:r>
      <w:ins w:id="1602" w:author="Moses, Robinson" w:date="2023-03-14T05:42:00Z">
        <w:r w:rsidR="00B720D8">
          <w:rPr>
            <w:b/>
            <w:bCs/>
          </w:rPr>
          <w:t>”</w:t>
        </w:r>
      </w:ins>
      <w:r w:rsidRPr="00915146">
        <w:t xml:space="preserve"> is the </w:t>
      </w:r>
      <w:ins w:id="1603" w:author="Moses, Robinson" w:date="2023-03-14T05:42:00Z">
        <w:r w:rsidR="00B720D8" w:rsidRPr="00B720D8">
          <w:rPr>
            <w:b/>
            <w:bCs/>
            <w:rPrChange w:id="1604" w:author="Moses, Robinson" w:date="2023-03-14T05:42:00Z">
              <w:rPr/>
            </w:rPrChange>
          </w:rPr>
          <w:t>“</w:t>
        </w:r>
      </w:ins>
      <w:r w:rsidRPr="00B720D8">
        <w:rPr>
          <w:b/>
          <w:bCs/>
          <w:rPrChange w:id="1605" w:author="Moses, Robinson" w:date="2023-03-14T05:35:00Z">
            <w:rPr/>
          </w:rPrChange>
        </w:rPr>
        <w:t>List All Trucks</w:t>
      </w:r>
      <w:ins w:id="1606" w:author="Moses, Robinson" w:date="2023-03-14T05:42:00Z">
        <w:r w:rsidR="00B720D8">
          <w:rPr>
            <w:b/>
            <w:bCs/>
          </w:rPr>
          <w:t>”</w:t>
        </w:r>
      </w:ins>
      <w:r w:rsidRPr="00915146">
        <w:t xml:space="preserve"> screen</w:t>
      </w:r>
      <w:ins w:id="1607" w:author="Moses, Robinson" w:date="2023-03-14T05:38:00Z">
        <w:r w:rsidR="00B720D8">
          <w:t>,</w:t>
        </w:r>
      </w:ins>
      <w:r w:rsidRPr="00915146">
        <w:t xml:space="preserve"> which gives a single list of all in-service trucks.</w:t>
      </w:r>
    </w:p>
    <w:p w14:paraId="0CFE5CF6" w14:textId="77777777" w:rsidR="00570B77" w:rsidRDefault="00570B77" w:rsidP="00E55A83">
      <w:pPr>
        <w:pStyle w:val="Caption"/>
      </w:pPr>
      <w:bookmarkStart w:id="1608"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25</w:t>
      </w:r>
      <w:r w:rsidRPr="36CE550C">
        <w:rPr>
          <w:noProof/>
        </w:rPr>
        <w:fldChar w:fldCharType="end"/>
      </w:r>
      <w:r>
        <w:t>: LIST ALL TRUCKS SCREEN</w:t>
      </w:r>
      <w:bookmarkEnd w:id="1608"/>
      <w:r w:rsidRPr="36CE550C">
        <w:rPr>
          <w:color w:val="76923C"/>
        </w:rPr>
        <w:t xml:space="preserve"> </w:t>
      </w:r>
    </w:p>
    <w:p w14:paraId="15410636" w14:textId="69BB9567" w:rsidR="00570B77" w:rsidRDefault="00570B77" w:rsidP="00B720D8">
      <w:pPr>
        <w:pStyle w:val="BodyText"/>
        <w:pPrChange w:id="1609" w:author="Moses, Robinson" w:date="2023-03-14T05:42:00Z">
          <w:pPr>
            <w:spacing w:after="129"/>
            <w:ind w:right="2751"/>
            <w:jc w:val="center"/>
          </w:pPr>
        </w:pPrChange>
      </w:pPr>
      <w:r>
        <w:rPr>
          <w:noProof/>
        </w:rPr>
        <w:drawing>
          <wp:inline distT="0" distB="0" distL="0" distR="0" wp14:anchorId="66392FC6" wp14:editId="1A96631D">
            <wp:extent cx="5943600" cy="2651760"/>
            <wp:effectExtent l="76200" t="76200" r="133350" b="129540"/>
            <wp:docPr id="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80BF9" w14:textId="77777777" w:rsidR="00570B77" w:rsidRPr="00E55A83" w:rsidRDefault="00570B77" w:rsidP="00E55A83">
      <w:pPr>
        <w:pStyle w:val="Caption"/>
      </w:pPr>
      <w:bookmarkStart w:id="1610" w:name="_Toc65569025"/>
      <w:r w:rsidRPr="00E55A83">
        <w:t xml:space="preserve">Table </w:t>
      </w:r>
      <w:r w:rsidRPr="00E55A83">
        <w:fldChar w:fldCharType="begin"/>
      </w:r>
      <w:r w:rsidRPr="00E55A83">
        <w:instrText xml:space="preserve"> SEQ Table \* ARABIC </w:instrText>
      </w:r>
      <w:r w:rsidRPr="00E55A83">
        <w:fldChar w:fldCharType="separate"/>
      </w:r>
      <w:r w:rsidRPr="00E55A83">
        <w:t>24</w:t>
      </w:r>
      <w:r w:rsidRPr="00E55A83">
        <w:fldChar w:fldCharType="end"/>
      </w:r>
      <w:r w:rsidRPr="00E55A83">
        <w:t>: LIST ALL TRUCKS FIELD DESCRIPTIONS</w:t>
      </w:r>
      <w:bookmarkEnd w:id="1610"/>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3AC8BE9"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6103ECD"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8461551" w14:textId="77777777" w:rsidR="00570B77" w:rsidRDefault="00570B77" w:rsidP="00E55A83">
            <w:pPr>
              <w:pStyle w:val="TableHeading"/>
            </w:pPr>
            <w:r>
              <w:t xml:space="preserve">Description </w:t>
            </w:r>
          </w:p>
        </w:tc>
      </w:tr>
      <w:tr w:rsidR="00570B77" w14:paraId="5E34B14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D802810" w14:textId="77777777" w:rsidR="00570B77" w:rsidRPr="00B720D8" w:rsidRDefault="00570B77" w:rsidP="00E55A83">
            <w:pPr>
              <w:pStyle w:val="TableBody"/>
              <w:rPr>
                <w:b/>
                <w:bCs/>
                <w:rPrChange w:id="1611" w:author="Moses, Robinson" w:date="2023-03-14T05:42:00Z">
                  <w:rPr/>
                </w:rPrChange>
              </w:rPr>
            </w:pPr>
            <w:r w:rsidRPr="00B720D8">
              <w:rPr>
                <w:b/>
                <w:bCs/>
                <w:rPrChange w:id="1612" w:author="Moses, Robinson" w:date="2023-03-14T05:42: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288DAD0E" w14:textId="77777777" w:rsidR="00570B77" w:rsidRPr="001A480F" w:rsidRDefault="00570B77" w:rsidP="00E55A83">
            <w:pPr>
              <w:pStyle w:val="TableBody"/>
              <w:rPr>
                <w:rFonts w:cstheme="minorHAnsi"/>
                <w:sz w:val="18"/>
                <w:szCs w:val="18"/>
              </w:rPr>
            </w:pPr>
            <w:r w:rsidRPr="001A480F">
              <w:rPr>
                <w:sz w:val="18"/>
                <w:szCs w:val="18"/>
              </w:rPr>
              <w:t xml:space="preserve">Unique Truck Identification code </w:t>
            </w:r>
          </w:p>
        </w:tc>
      </w:tr>
      <w:tr w:rsidR="00570B77" w14:paraId="06BDD70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680C2D0" w14:textId="77777777" w:rsidR="00570B77" w:rsidRPr="00B720D8" w:rsidRDefault="00570B77" w:rsidP="00E55A83">
            <w:pPr>
              <w:pStyle w:val="TableBody"/>
              <w:rPr>
                <w:b/>
                <w:bCs/>
                <w:rPrChange w:id="1613" w:author="Moses, Robinson" w:date="2023-03-14T05:42:00Z">
                  <w:rPr/>
                </w:rPrChange>
              </w:rPr>
            </w:pPr>
            <w:r w:rsidRPr="00B720D8">
              <w:rPr>
                <w:b/>
                <w:bCs/>
                <w:rPrChange w:id="1614" w:author="Moses, Robinson" w:date="2023-03-14T05:42: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34BE61E1" w14:textId="1E195110" w:rsidR="00570B77" w:rsidRPr="001A480F" w:rsidRDefault="00570B77" w:rsidP="00E55A83">
            <w:pPr>
              <w:pStyle w:val="TableBody"/>
              <w:rPr>
                <w:rFonts w:cstheme="minorHAnsi"/>
                <w:sz w:val="18"/>
                <w:szCs w:val="18"/>
              </w:rPr>
            </w:pPr>
            <w:del w:id="1615" w:author="Moses, Robinson" w:date="2023-03-16T07:23:00Z">
              <w:r w:rsidRPr="001A480F" w:rsidDel="0014696D">
                <w:rPr>
                  <w:sz w:val="18"/>
                  <w:szCs w:val="18"/>
                </w:rPr>
                <w:delText>Government</w:delText>
              </w:r>
            </w:del>
            <w:ins w:id="1616" w:author="Moses, Robinson" w:date="2023-03-16T07:23:00Z">
              <w:r w:rsidR="0014696D">
                <w:rPr>
                  <w:sz w:val="18"/>
                  <w:szCs w:val="18"/>
                </w:rPr>
                <w:t>The g</w:t>
              </w:r>
              <w:r w:rsidR="0014696D" w:rsidRPr="001A480F">
                <w:rPr>
                  <w:sz w:val="18"/>
                  <w:szCs w:val="18"/>
                </w:rPr>
                <w:t>overnment</w:t>
              </w:r>
            </w:ins>
            <w:r w:rsidRPr="001A480F">
              <w:rPr>
                <w:sz w:val="18"/>
                <w:szCs w:val="18"/>
              </w:rPr>
              <w:t xml:space="preserve">-issued license plate number of the truck </w:t>
            </w:r>
          </w:p>
        </w:tc>
      </w:tr>
      <w:tr w:rsidR="00570B77" w14:paraId="69F14B6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BEFA6D3" w14:textId="77777777" w:rsidR="00570B77" w:rsidRPr="00B720D8" w:rsidRDefault="00570B77" w:rsidP="00E55A83">
            <w:pPr>
              <w:pStyle w:val="TableBody"/>
              <w:rPr>
                <w:b/>
                <w:bCs/>
                <w:rPrChange w:id="1617" w:author="Moses, Robinson" w:date="2023-03-14T05:42:00Z">
                  <w:rPr/>
                </w:rPrChange>
              </w:rPr>
            </w:pPr>
            <w:r w:rsidRPr="00B720D8">
              <w:rPr>
                <w:b/>
                <w:bCs/>
                <w:rPrChange w:id="1618" w:author="Moses, Robinson" w:date="2023-03-14T05:42: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73DFC0B8" w14:textId="77777777" w:rsidR="00570B77" w:rsidRPr="001A480F" w:rsidRDefault="00570B77" w:rsidP="00E55A83">
            <w:pPr>
              <w:pStyle w:val="TableBody"/>
              <w:rPr>
                <w:rFonts w:cstheme="minorHAnsi"/>
                <w:sz w:val="18"/>
                <w:szCs w:val="18"/>
              </w:rPr>
            </w:pPr>
            <w:r w:rsidRPr="001A480F">
              <w:rPr>
                <w:sz w:val="18"/>
                <w:szCs w:val="18"/>
              </w:rPr>
              <w:t xml:space="preserve">Make of Truck (Volvo, Ford, and others) </w:t>
            </w:r>
          </w:p>
        </w:tc>
      </w:tr>
      <w:tr w:rsidR="00570B77" w14:paraId="1187B00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8E6924C" w14:textId="77777777" w:rsidR="00570B77" w:rsidRPr="00B720D8" w:rsidRDefault="00570B77" w:rsidP="00E55A83">
            <w:pPr>
              <w:pStyle w:val="TableBody"/>
              <w:rPr>
                <w:b/>
                <w:bCs/>
                <w:rPrChange w:id="1619" w:author="Moses, Robinson" w:date="2023-03-14T05:42:00Z">
                  <w:rPr/>
                </w:rPrChange>
              </w:rPr>
            </w:pPr>
            <w:r w:rsidRPr="00B720D8">
              <w:rPr>
                <w:b/>
                <w:bCs/>
                <w:rPrChange w:id="1620" w:author="Moses, Robinson" w:date="2023-03-14T05:42:00Z">
                  <w:rPr/>
                </w:rPrChange>
              </w:rPr>
              <w:lastRenderedPageBreak/>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0874C51" w14:textId="7B5595AE" w:rsidR="00570B77" w:rsidRPr="001A480F" w:rsidRDefault="00570B77" w:rsidP="00E55A83">
            <w:pPr>
              <w:pStyle w:val="TableBody"/>
              <w:rPr>
                <w:rFonts w:cstheme="minorHAnsi"/>
                <w:sz w:val="18"/>
                <w:szCs w:val="18"/>
              </w:rPr>
            </w:pPr>
            <w:del w:id="1621" w:author="Moses, Robinson" w:date="2023-03-16T07:23:00Z">
              <w:r w:rsidRPr="001A480F" w:rsidDel="0014696D">
                <w:rPr>
                  <w:sz w:val="18"/>
                  <w:szCs w:val="18"/>
                </w:rPr>
                <w:delText xml:space="preserve">Particular </w:delText>
              </w:r>
            </w:del>
            <w:ins w:id="1622" w:author="Moses, Robinson" w:date="2023-03-16T07:23:00Z">
              <w:r w:rsidR="0014696D">
                <w:rPr>
                  <w:sz w:val="18"/>
                  <w:szCs w:val="18"/>
                </w:rPr>
                <w:t>The p</w:t>
              </w:r>
              <w:r w:rsidR="0014696D" w:rsidRPr="001A480F">
                <w:rPr>
                  <w:sz w:val="18"/>
                  <w:szCs w:val="18"/>
                </w:rPr>
                <w:t xml:space="preserve">articular </w:t>
              </w:r>
            </w:ins>
            <w:r w:rsidRPr="001A480F">
              <w:rPr>
                <w:sz w:val="18"/>
                <w:szCs w:val="18"/>
              </w:rPr>
              <w:t xml:space="preserve">model of truck to aid in </w:t>
            </w:r>
            <w:ins w:id="1623" w:author="Moses, Robinson" w:date="2023-03-16T07:23:00Z">
              <w:r w:rsidR="0014696D">
                <w:rPr>
                  <w:sz w:val="18"/>
                  <w:szCs w:val="18"/>
                </w:rPr>
                <w:t xml:space="preserve">the </w:t>
              </w:r>
            </w:ins>
            <w:r w:rsidRPr="001A480F">
              <w:rPr>
                <w:sz w:val="18"/>
                <w:szCs w:val="18"/>
              </w:rPr>
              <w:t>identificatio</w:t>
            </w:r>
            <w:r>
              <w:rPr>
                <w:sz w:val="18"/>
                <w:szCs w:val="18"/>
              </w:rPr>
              <w:t>n</w:t>
            </w:r>
            <w:ins w:id="1624" w:author="Moses, Robinson" w:date="2023-03-14T05:50:00Z">
              <w:r w:rsidR="00B720D8">
                <w:rPr>
                  <w:sz w:val="18"/>
                  <w:szCs w:val="18"/>
                </w:rPr>
                <w:t xml:space="preserve"> </w:t>
              </w:r>
            </w:ins>
          </w:p>
        </w:tc>
      </w:tr>
      <w:tr w:rsidR="00570B77" w14:paraId="7982017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D797023" w14:textId="77777777" w:rsidR="00570B77" w:rsidRPr="00B720D8" w:rsidRDefault="00570B77" w:rsidP="00E55A83">
            <w:pPr>
              <w:pStyle w:val="TableBody"/>
              <w:rPr>
                <w:b/>
                <w:bCs/>
                <w:rPrChange w:id="1625" w:author="Moses, Robinson" w:date="2023-03-14T05:42:00Z">
                  <w:rPr/>
                </w:rPrChange>
              </w:rPr>
            </w:pPr>
            <w:r w:rsidRPr="00B720D8">
              <w:rPr>
                <w:b/>
                <w:bCs/>
                <w:rPrChange w:id="1626" w:author="Moses, Robinson" w:date="2023-03-14T05:42: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56CFB5E5" w14:textId="37039CA9" w:rsidR="00570B77" w:rsidRPr="001A480F" w:rsidRDefault="00570B77" w:rsidP="00E55A83">
            <w:pPr>
              <w:pStyle w:val="TableBody"/>
              <w:rPr>
                <w:rFonts w:cstheme="minorHAnsi"/>
                <w:sz w:val="18"/>
                <w:szCs w:val="18"/>
              </w:rPr>
            </w:pPr>
            <w:r w:rsidRPr="001A480F">
              <w:rPr>
                <w:sz w:val="18"/>
                <w:szCs w:val="18"/>
              </w:rPr>
              <w:t xml:space="preserve">Free Text field providing </w:t>
            </w:r>
            <w:ins w:id="1627" w:author="Moses, Robinson" w:date="2023-03-16T07:24:00Z">
              <w:r w:rsidR="0014696D">
                <w:rPr>
                  <w:sz w:val="18"/>
                  <w:szCs w:val="18"/>
                </w:rPr>
                <w:t xml:space="preserve">the </w:t>
              </w:r>
            </w:ins>
            <w:r w:rsidRPr="001A480F">
              <w:rPr>
                <w:sz w:val="18"/>
                <w:szCs w:val="18"/>
              </w:rPr>
              <w:t>ability to no</w:t>
            </w:r>
            <w:ins w:id="1628" w:author="Moses, Robinson" w:date="2023-03-14T05:48:00Z">
              <w:r w:rsidR="00B720D8">
                <w:rPr>
                  <w:sz w:val="18"/>
                  <w:szCs w:val="18"/>
                </w:rPr>
                <w:t>te</w:t>
              </w:r>
            </w:ins>
            <w:del w:id="1629" w:author="Moses, Robinson" w:date="2023-03-14T05:48:00Z">
              <w:r w:rsidRPr="001A480F" w:rsidDel="00B720D8">
                <w:rPr>
                  <w:sz w:val="18"/>
                  <w:szCs w:val="18"/>
                </w:rPr>
                <w:delText>tate</w:delText>
              </w:r>
            </w:del>
            <w:r w:rsidRPr="001A480F">
              <w:rPr>
                <w:sz w:val="18"/>
                <w:szCs w:val="18"/>
              </w:rPr>
              <w:t xml:space="preserve"> additional helpful information regarding each </w:t>
            </w:r>
            <w:r>
              <w:rPr>
                <w:sz w:val="18"/>
                <w:szCs w:val="18"/>
              </w:rPr>
              <w:t>truck</w:t>
            </w:r>
          </w:p>
        </w:tc>
      </w:tr>
      <w:tr w:rsidR="00570B77" w14:paraId="4FF6B1B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B7EDB98" w14:textId="77777777" w:rsidR="00570B77" w:rsidRPr="00B720D8" w:rsidRDefault="00570B77" w:rsidP="00E55A83">
            <w:pPr>
              <w:pStyle w:val="TableBody"/>
              <w:rPr>
                <w:b/>
                <w:bCs/>
                <w:rPrChange w:id="1630" w:author="Moses, Robinson" w:date="2023-03-14T05:42:00Z">
                  <w:rPr/>
                </w:rPrChange>
              </w:rPr>
            </w:pPr>
            <w:r w:rsidRPr="00B720D8">
              <w:rPr>
                <w:b/>
                <w:bCs/>
                <w:rPrChange w:id="1631" w:author="Moses, Robinson" w:date="2023-03-14T05:42: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1CBB13E3" w14:textId="77777777" w:rsidR="00570B77" w:rsidRPr="001A480F" w:rsidRDefault="00570B77" w:rsidP="00E55A83">
            <w:pPr>
              <w:pStyle w:val="TableBody"/>
              <w:rPr>
                <w:rFonts w:cstheme="minorHAnsi"/>
                <w:sz w:val="18"/>
                <w:szCs w:val="18"/>
              </w:rPr>
            </w:pPr>
            <w:r w:rsidRPr="001A480F">
              <w:rPr>
                <w:sz w:val="18"/>
                <w:szCs w:val="18"/>
              </w:rPr>
              <w:t xml:space="preserve">Total hauling capacity of each truck </w:t>
            </w:r>
          </w:p>
        </w:tc>
      </w:tr>
    </w:tbl>
    <w:p w14:paraId="1BA817A8" w14:textId="4913352A" w:rsidR="00570B77" w:rsidRDefault="0014696D" w:rsidP="00444F48">
      <w:pPr>
        <w:pStyle w:val="Caption"/>
        <w:rPr>
          <w:color w:val="70AD47" w:themeColor="accent6"/>
        </w:rPr>
      </w:pPr>
      <w:hyperlink w:anchor="_SETTINGS" w:history="1">
        <w:r w:rsidR="00570B77" w:rsidRPr="00444F48">
          <w:rPr>
            <w:rStyle w:val="Hyperlink"/>
            <w:color w:val="70AD47" w:themeColor="accent6"/>
          </w:rPr>
          <w:t>Return to: Routes</w:t>
        </w:r>
      </w:hyperlink>
      <w:r w:rsidR="00570B77" w:rsidRPr="00444F48">
        <w:rPr>
          <w:color w:val="70AD47" w:themeColor="accent6"/>
        </w:rPr>
        <w:t xml:space="preserve"> </w:t>
      </w:r>
    </w:p>
    <w:p w14:paraId="00EB740A" w14:textId="77777777" w:rsidR="00444F48" w:rsidRPr="00444F48" w:rsidRDefault="00444F48" w:rsidP="00B720D8">
      <w:pPr>
        <w:pStyle w:val="BodyText"/>
        <w:pPrChange w:id="1632" w:author="Moses, Robinson" w:date="2023-03-14T05:54:00Z">
          <w:pPr/>
        </w:pPrChange>
      </w:pPr>
    </w:p>
    <w:p w14:paraId="1AA04134" w14:textId="77777777" w:rsidR="00570B77" w:rsidRDefault="00570B77" w:rsidP="00570B77">
      <w:pPr>
        <w:pStyle w:val="Heading2"/>
      </w:pPr>
      <w:bookmarkStart w:id="1633" w:name="_Toc111643074"/>
      <w:bookmarkStart w:id="1634" w:name="_Toc129572294"/>
      <w:r>
        <w:t>SHOW TRUCK</w:t>
      </w:r>
      <w:bookmarkEnd w:id="1633"/>
      <w:bookmarkEnd w:id="1634"/>
    </w:p>
    <w:p w14:paraId="10F23213" w14:textId="00EEFFA1" w:rsidR="00570B77" w:rsidRDefault="00570B77" w:rsidP="00444F48">
      <w:pPr>
        <w:pStyle w:val="BodyText"/>
      </w:pPr>
      <w:r>
        <w:t xml:space="preserve">By clicking on the </w:t>
      </w:r>
      <w:r w:rsidRPr="00B720D8">
        <w:rPr>
          <w:b/>
          <w:bCs/>
          <w:rPrChange w:id="1635" w:author="Moses, Robinson" w:date="2023-03-14T05:48:00Z">
            <w:rPr/>
          </w:rPrChange>
        </w:rPr>
        <w:t>Show Truck</w:t>
      </w:r>
      <w:r>
        <w:t xml:space="preserve"> icon </w:t>
      </w:r>
      <w:r w:rsidRPr="001A480F">
        <w:rPr>
          <w:noProof/>
        </w:rPr>
        <w:drawing>
          <wp:inline distT="0" distB="0" distL="0" distR="0" wp14:anchorId="582F69FE" wp14:editId="2E021110">
            <wp:extent cx="147637" cy="136701"/>
            <wp:effectExtent l="0" t="0" r="5080" b="0"/>
            <wp:docPr id="56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del w:id="1636" w:author="Moses, Robinson" w:date="2023-03-14T05:48:00Z">
        <w:r w:rsidDel="00B720D8">
          <w:delText xml:space="preserve">on </w:delText>
        </w:r>
      </w:del>
      <w:ins w:id="1637" w:author="Moses, Robinson" w:date="2023-03-14T05:48:00Z">
        <w:r w:rsidR="00B720D8">
          <w:t>in</w:t>
        </w:r>
        <w:r w:rsidR="00B720D8">
          <w:t xml:space="preserve"> </w:t>
        </w:r>
      </w:ins>
      <w:r>
        <w:t xml:space="preserve">the </w:t>
      </w:r>
      <w:r w:rsidRPr="00B720D8">
        <w:rPr>
          <w:b/>
          <w:bCs/>
          <w:rPrChange w:id="1638" w:author="Moses, Robinson" w:date="2023-03-14T05:48:00Z">
            <w:rPr/>
          </w:rPrChange>
        </w:rPr>
        <w:t>List All Trucks</w:t>
      </w:r>
      <w:r>
        <w:t xml:space="preserve"> screen, the user </w:t>
      </w:r>
      <w:ins w:id="1639" w:author="Moses, Robinson" w:date="2023-03-14T05:49:00Z">
        <w:r w:rsidR="00B720D8">
          <w:t xml:space="preserve">can </w:t>
        </w:r>
      </w:ins>
      <w:r>
        <w:t>access</w:t>
      </w:r>
      <w:del w:id="1640" w:author="Moses, Robinson" w:date="2023-03-14T05:49:00Z">
        <w:r w:rsidDel="00B720D8">
          <w:delText>es</w:delText>
        </w:r>
      </w:del>
      <w:r>
        <w:t xml:space="preserve"> detailed information regarding each truck. </w:t>
      </w:r>
      <w:ins w:id="1641" w:author="Moses, Robinson" w:date="2023-03-16T07:24:00Z">
        <w:r w:rsidR="0014696D">
          <w:t xml:space="preserve">The </w:t>
        </w:r>
      </w:ins>
      <w:r w:rsidRPr="00B720D8">
        <w:rPr>
          <w:b/>
          <w:bCs/>
          <w:rPrChange w:id="1642" w:author="Moses, Robinson" w:date="2023-03-14T05:49:00Z">
            <w:rPr/>
          </w:rPrChange>
        </w:rPr>
        <w:t>Show Truck</w:t>
      </w:r>
      <w:r>
        <w:t xml:space="preserve"> screen also provides gateway icons to add new trucks or edit an existing one.</w:t>
      </w:r>
    </w:p>
    <w:p w14:paraId="2899C48D" w14:textId="77777777" w:rsidR="00570B77" w:rsidRDefault="00570B77" w:rsidP="00444F48">
      <w:pPr>
        <w:pStyle w:val="Caption"/>
      </w:pPr>
      <w:bookmarkStart w:id="1643" w:name="_FIGURE_16:_SHOW"/>
      <w:bookmarkStart w:id="1644" w:name="_Toc65568962"/>
      <w:bookmarkEnd w:id="16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26</w:t>
      </w:r>
      <w:r w:rsidRPr="36CE550C">
        <w:rPr>
          <w:noProof/>
        </w:rPr>
        <w:fldChar w:fldCharType="end"/>
      </w:r>
      <w:r>
        <w:t>: SHOW TRUCK SCREEN</w:t>
      </w:r>
      <w:bookmarkEnd w:id="1644"/>
      <w:r w:rsidRPr="36CE550C">
        <w:rPr>
          <w:color w:val="76923C"/>
        </w:rPr>
        <w:t xml:space="preserve"> </w:t>
      </w:r>
    </w:p>
    <w:p w14:paraId="2E1621E0" w14:textId="77777777" w:rsidR="00570B77" w:rsidRDefault="00570B77" w:rsidP="00B720D8">
      <w:pPr>
        <w:pStyle w:val="BodyText"/>
        <w:rPr>
          <w:color w:val="76923C"/>
        </w:rPr>
        <w:pPrChange w:id="1645" w:author="Moses, Robinson" w:date="2023-03-14T05:49:00Z">
          <w:pPr>
            <w:spacing w:after="129"/>
            <w:ind w:right="2751"/>
            <w:jc w:val="center"/>
          </w:pPr>
        </w:pPrChange>
      </w:pPr>
      <w:r>
        <w:rPr>
          <w:noProof/>
        </w:rPr>
        <w:drawing>
          <wp:inline distT="0" distB="0" distL="0" distR="0" wp14:anchorId="205559D9" wp14:editId="29773106">
            <wp:extent cx="5943600" cy="4676776"/>
            <wp:effectExtent l="76200" t="76200" r="133350" b="142875"/>
            <wp:docPr id="16529101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4676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color w:val="76923C"/>
        </w:rPr>
        <w:t xml:space="preserve"> </w:t>
      </w:r>
    </w:p>
    <w:p w14:paraId="7E30A1E3" w14:textId="77777777" w:rsidR="00B720D8" w:rsidRDefault="00B720D8">
      <w:pPr>
        <w:rPr>
          <w:ins w:id="1646" w:author="Moses, Robinson" w:date="2023-03-14T05:54:00Z"/>
          <w:i/>
          <w:iCs/>
          <w:color w:val="44546A" w:themeColor="text2"/>
          <w:sz w:val="18"/>
          <w:szCs w:val="18"/>
        </w:rPr>
      </w:pPr>
      <w:bookmarkStart w:id="1647" w:name="_Toc65569026"/>
      <w:ins w:id="1648" w:author="Moses, Robinson" w:date="2023-03-14T05:54:00Z">
        <w:r>
          <w:br w:type="page"/>
        </w:r>
      </w:ins>
    </w:p>
    <w:p w14:paraId="221E613F" w14:textId="0A7D263D" w:rsidR="00570B77" w:rsidRPr="00444F48" w:rsidRDefault="00570B77" w:rsidP="00444F48">
      <w:pPr>
        <w:pStyle w:val="Caption"/>
      </w:pPr>
      <w:r w:rsidRPr="00444F48">
        <w:lastRenderedPageBreak/>
        <w:t xml:space="preserve">Table </w:t>
      </w:r>
      <w:r w:rsidRPr="00444F48">
        <w:fldChar w:fldCharType="begin"/>
      </w:r>
      <w:r w:rsidRPr="00444F48">
        <w:instrText xml:space="preserve"> SEQ Table \* ARABIC </w:instrText>
      </w:r>
      <w:r w:rsidRPr="00444F48">
        <w:fldChar w:fldCharType="separate"/>
      </w:r>
      <w:r w:rsidRPr="00444F48">
        <w:t>25</w:t>
      </w:r>
      <w:r w:rsidRPr="00444F48">
        <w:fldChar w:fldCharType="end"/>
      </w:r>
      <w:r w:rsidRPr="00444F48">
        <w:t>: SHOW TRUCK FIELD DESCRIPTIONS</w:t>
      </w:r>
      <w:bookmarkEnd w:id="164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8CC19D3" w14:textId="77777777" w:rsidTr="00444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28583AF" w14:textId="77777777" w:rsidR="00570B77" w:rsidRDefault="00570B77" w:rsidP="00444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719833A" w14:textId="77777777" w:rsidR="00570B77" w:rsidRDefault="00570B77" w:rsidP="00444F48">
            <w:pPr>
              <w:pStyle w:val="TableHeading"/>
            </w:pPr>
            <w:r>
              <w:t xml:space="preserve">Description </w:t>
            </w:r>
          </w:p>
        </w:tc>
      </w:tr>
      <w:tr w:rsidR="00570B77" w14:paraId="35F213B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9075E4A" w14:textId="77777777" w:rsidR="00570B77" w:rsidRPr="00B720D8" w:rsidRDefault="00570B77" w:rsidP="00E5502A">
            <w:pPr>
              <w:pStyle w:val="TableBody"/>
              <w:rPr>
                <w:b/>
                <w:bCs/>
                <w:rPrChange w:id="1649" w:author="Moses, Robinson" w:date="2023-03-14T05:49:00Z">
                  <w:rPr/>
                </w:rPrChange>
              </w:rPr>
            </w:pPr>
            <w:r w:rsidRPr="00B720D8">
              <w:rPr>
                <w:b/>
                <w:bCs/>
                <w:rPrChange w:id="1650" w:author="Moses, Robinson" w:date="2023-03-14T05:49:00Z">
                  <w:rPr/>
                </w:rPrChange>
              </w:rPr>
              <w:t>Depots</w:t>
            </w:r>
          </w:p>
        </w:tc>
        <w:tc>
          <w:tcPr>
            <w:tcW w:w="6194" w:type="dxa"/>
            <w:tcBorders>
              <w:top w:val="single" w:sz="3" w:space="0" w:color="000000"/>
              <w:left w:val="single" w:sz="4" w:space="0" w:color="000000"/>
              <w:bottom w:val="single" w:sz="4" w:space="0" w:color="000000"/>
              <w:right w:val="single" w:sz="4" w:space="0" w:color="000000"/>
            </w:tcBorders>
          </w:tcPr>
          <w:p w14:paraId="4AB8FDEC" w14:textId="77777777" w:rsidR="00570B77" w:rsidRPr="001A480F" w:rsidRDefault="00570B77" w:rsidP="00E5502A">
            <w:pPr>
              <w:pStyle w:val="TableBody"/>
              <w:rPr>
                <w:rFonts w:cstheme="minorHAnsi"/>
                <w:sz w:val="18"/>
                <w:szCs w:val="18"/>
              </w:rPr>
            </w:pPr>
            <w:r w:rsidRPr="001A480F">
              <w:rPr>
                <w:sz w:val="18"/>
                <w:szCs w:val="18"/>
              </w:rPr>
              <w:t>Depot</w:t>
            </w:r>
            <w:r>
              <w:rPr>
                <w:sz w:val="18"/>
                <w:szCs w:val="18"/>
              </w:rPr>
              <w:t>s</w:t>
            </w:r>
            <w:r w:rsidRPr="001A480F">
              <w:rPr>
                <w:sz w:val="18"/>
                <w:szCs w:val="18"/>
              </w:rPr>
              <w:t xml:space="preserve"> </w:t>
            </w:r>
            <w:r>
              <w:rPr>
                <w:sz w:val="18"/>
                <w:szCs w:val="18"/>
              </w:rPr>
              <w:t>with which this truck associates</w:t>
            </w:r>
            <w:r w:rsidRPr="001A480F">
              <w:rPr>
                <w:sz w:val="18"/>
                <w:szCs w:val="18"/>
              </w:rPr>
              <w:t xml:space="preserve"> </w:t>
            </w:r>
          </w:p>
        </w:tc>
      </w:tr>
      <w:tr w:rsidR="00570B77" w14:paraId="133DD39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2EA0F52" w14:textId="77777777" w:rsidR="00570B77" w:rsidRPr="00B720D8" w:rsidRDefault="00570B77" w:rsidP="00E5502A">
            <w:pPr>
              <w:pStyle w:val="TableBody"/>
              <w:rPr>
                <w:b/>
                <w:bCs/>
                <w:rPrChange w:id="1651" w:author="Moses, Robinson" w:date="2023-03-14T05:49:00Z">
                  <w:rPr/>
                </w:rPrChange>
              </w:rPr>
            </w:pPr>
            <w:r w:rsidRPr="00B720D8">
              <w:rPr>
                <w:b/>
                <w:bCs/>
                <w:rPrChange w:id="1652" w:author="Moses, Robinson" w:date="2023-03-14T05:49: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5A821A" w14:textId="77777777" w:rsidR="00570B77" w:rsidRPr="001A480F" w:rsidRDefault="00570B77" w:rsidP="00E5502A">
            <w:pPr>
              <w:pStyle w:val="TableBody"/>
              <w:rPr>
                <w:rFonts w:cstheme="minorHAnsi"/>
                <w:sz w:val="18"/>
                <w:szCs w:val="18"/>
              </w:rPr>
            </w:pPr>
            <w:r w:rsidRPr="001A480F">
              <w:rPr>
                <w:sz w:val="18"/>
                <w:szCs w:val="18"/>
              </w:rPr>
              <w:t xml:space="preserve">Unique Truck Identification code </w:t>
            </w:r>
          </w:p>
        </w:tc>
      </w:tr>
      <w:tr w:rsidR="00570B77" w14:paraId="095D8C0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5EB583E" w14:textId="77777777" w:rsidR="00570B77" w:rsidRPr="00B720D8" w:rsidRDefault="00570B77" w:rsidP="00E5502A">
            <w:pPr>
              <w:pStyle w:val="TableBody"/>
              <w:rPr>
                <w:b/>
                <w:bCs/>
                <w:rPrChange w:id="1653" w:author="Moses, Robinson" w:date="2023-03-14T05:49:00Z">
                  <w:rPr/>
                </w:rPrChange>
              </w:rPr>
            </w:pPr>
            <w:r w:rsidRPr="00B720D8">
              <w:rPr>
                <w:b/>
                <w:bCs/>
                <w:rPrChange w:id="1654" w:author="Moses, Robinson" w:date="2023-03-14T05:49: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70A51D2F" w14:textId="0E622B35" w:rsidR="00570B77" w:rsidRPr="001A480F" w:rsidRDefault="00570B77" w:rsidP="00E5502A">
            <w:pPr>
              <w:pStyle w:val="TableBody"/>
              <w:rPr>
                <w:rFonts w:cstheme="minorHAnsi"/>
                <w:sz w:val="18"/>
                <w:szCs w:val="18"/>
              </w:rPr>
            </w:pPr>
            <w:del w:id="1655" w:author="Moses, Robinson" w:date="2023-03-16T07:24:00Z">
              <w:r w:rsidRPr="001A480F" w:rsidDel="0014696D">
                <w:rPr>
                  <w:sz w:val="18"/>
                  <w:szCs w:val="18"/>
                </w:rPr>
                <w:delText>Government</w:delText>
              </w:r>
            </w:del>
            <w:ins w:id="1656" w:author="Moses, Robinson" w:date="2023-03-16T07:24:00Z">
              <w:r w:rsidR="0014696D">
                <w:rPr>
                  <w:sz w:val="18"/>
                  <w:szCs w:val="18"/>
                </w:rPr>
                <w:t>The g</w:t>
              </w:r>
              <w:r w:rsidR="0014696D" w:rsidRPr="001A480F">
                <w:rPr>
                  <w:sz w:val="18"/>
                  <w:szCs w:val="18"/>
                </w:rPr>
                <w:t>overnment</w:t>
              </w:r>
            </w:ins>
            <w:r w:rsidRPr="001A480F">
              <w:rPr>
                <w:sz w:val="18"/>
                <w:szCs w:val="18"/>
              </w:rPr>
              <w:t xml:space="preserve">-issued license plate number of the truck </w:t>
            </w:r>
          </w:p>
        </w:tc>
      </w:tr>
      <w:tr w:rsidR="00570B77" w14:paraId="2ED98C9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D207C3" w14:textId="77777777" w:rsidR="00570B77" w:rsidRPr="00B720D8" w:rsidRDefault="00570B77" w:rsidP="00E5502A">
            <w:pPr>
              <w:pStyle w:val="TableBody"/>
              <w:rPr>
                <w:b/>
                <w:bCs/>
                <w:rPrChange w:id="1657" w:author="Moses, Robinson" w:date="2023-03-14T05:49:00Z">
                  <w:rPr/>
                </w:rPrChange>
              </w:rPr>
            </w:pPr>
            <w:r w:rsidRPr="00B720D8">
              <w:rPr>
                <w:b/>
                <w:bCs/>
                <w:rPrChange w:id="1658" w:author="Moses, Robinson" w:date="2023-03-14T05:49: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6880C384" w14:textId="77777777" w:rsidR="00570B77" w:rsidRPr="001A480F" w:rsidRDefault="00570B77" w:rsidP="00E5502A">
            <w:pPr>
              <w:pStyle w:val="TableBody"/>
              <w:rPr>
                <w:rFonts w:cstheme="minorHAnsi"/>
                <w:sz w:val="18"/>
                <w:szCs w:val="18"/>
              </w:rPr>
            </w:pPr>
            <w:r w:rsidRPr="001A480F">
              <w:rPr>
                <w:sz w:val="18"/>
                <w:szCs w:val="18"/>
              </w:rPr>
              <w:t xml:space="preserve">Make of Truck (Volvo, Ford, and others) </w:t>
            </w:r>
          </w:p>
        </w:tc>
      </w:tr>
      <w:tr w:rsidR="00570B77" w14:paraId="20CEE52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AF2B346" w14:textId="77777777" w:rsidR="00570B77" w:rsidRPr="00B720D8" w:rsidRDefault="00570B77" w:rsidP="00E5502A">
            <w:pPr>
              <w:pStyle w:val="TableBody"/>
              <w:rPr>
                <w:b/>
                <w:bCs/>
                <w:rPrChange w:id="1659" w:author="Moses, Robinson" w:date="2023-03-14T05:49:00Z">
                  <w:rPr/>
                </w:rPrChange>
              </w:rPr>
            </w:pPr>
            <w:r w:rsidRPr="00B720D8">
              <w:rPr>
                <w:b/>
                <w:bCs/>
                <w:rPrChange w:id="1660" w:author="Moses, Robinson" w:date="2023-03-14T05:49: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BD47664" w14:textId="6498C818" w:rsidR="00570B77" w:rsidRPr="001A480F" w:rsidRDefault="00570B77" w:rsidP="00E5502A">
            <w:pPr>
              <w:pStyle w:val="TableBody"/>
              <w:rPr>
                <w:rFonts w:cstheme="minorHAnsi"/>
                <w:sz w:val="18"/>
                <w:szCs w:val="18"/>
              </w:rPr>
            </w:pPr>
            <w:del w:id="1661" w:author="Moses, Robinson" w:date="2023-03-16T07:25:00Z">
              <w:r w:rsidRPr="001A480F" w:rsidDel="0014696D">
                <w:rPr>
                  <w:sz w:val="18"/>
                  <w:szCs w:val="18"/>
                </w:rPr>
                <w:delText xml:space="preserve">Particular </w:delText>
              </w:r>
            </w:del>
            <w:ins w:id="1662" w:author="Moses, Robinson" w:date="2023-03-16T07:25:00Z">
              <w:r w:rsidR="0014696D">
                <w:rPr>
                  <w:sz w:val="18"/>
                  <w:szCs w:val="18"/>
                </w:rPr>
                <w:t>The p</w:t>
              </w:r>
              <w:r w:rsidR="0014696D" w:rsidRPr="001A480F">
                <w:rPr>
                  <w:sz w:val="18"/>
                  <w:szCs w:val="18"/>
                </w:rPr>
                <w:t xml:space="preserve">articular </w:t>
              </w:r>
            </w:ins>
            <w:r w:rsidRPr="001A480F">
              <w:rPr>
                <w:sz w:val="18"/>
                <w:szCs w:val="18"/>
              </w:rPr>
              <w:t xml:space="preserve">model of truck to aid in identification for security purposes </w:t>
            </w:r>
          </w:p>
        </w:tc>
      </w:tr>
      <w:tr w:rsidR="00570B77" w14:paraId="55A4A6F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C3A92CA" w14:textId="77777777" w:rsidR="00570B77" w:rsidRPr="00B720D8" w:rsidRDefault="00570B77" w:rsidP="00E5502A">
            <w:pPr>
              <w:pStyle w:val="TableBody"/>
              <w:rPr>
                <w:b/>
                <w:bCs/>
                <w:rPrChange w:id="1663" w:author="Moses, Robinson" w:date="2023-03-14T05:49:00Z">
                  <w:rPr/>
                </w:rPrChange>
              </w:rPr>
            </w:pPr>
            <w:r w:rsidRPr="00B720D8">
              <w:rPr>
                <w:b/>
                <w:bCs/>
                <w:rPrChange w:id="1664" w:author="Moses, Robinson" w:date="2023-03-14T05:49: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2E1E2600" w14:textId="0860DA06" w:rsidR="00570B77" w:rsidRPr="001A480F" w:rsidRDefault="00570B77" w:rsidP="00E5502A">
            <w:pPr>
              <w:pStyle w:val="TableBody"/>
              <w:rPr>
                <w:rFonts w:cstheme="minorHAnsi"/>
                <w:sz w:val="18"/>
                <w:szCs w:val="18"/>
              </w:rPr>
            </w:pPr>
            <w:r w:rsidRPr="001A480F">
              <w:rPr>
                <w:sz w:val="18"/>
                <w:szCs w:val="18"/>
              </w:rPr>
              <w:t xml:space="preserve">Free Text field providing </w:t>
            </w:r>
            <w:ins w:id="1665" w:author="Moses, Robinson" w:date="2023-03-16T07:25:00Z">
              <w:r w:rsidR="0014696D">
                <w:rPr>
                  <w:sz w:val="18"/>
                  <w:szCs w:val="18"/>
                </w:rPr>
                <w:t xml:space="preserve">the </w:t>
              </w:r>
            </w:ins>
            <w:r w:rsidRPr="001A480F">
              <w:rPr>
                <w:sz w:val="18"/>
                <w:szCs w:val="18"/>
              </w:rPr>
              <w:t xml:space="preserve">ability to </w:t>
            </w:r>
            <w:del w:id="1666" w:author="Moses, Robinson" w:date="2023-03-14T05:51:00Z">
              <w:r w:rsidRPr="001A480F" w:rsidDel="00B720D8">
                <w:rPr>
                  <w:sz w:val="18"/>
                  <w:szCs w:val="18"/>
                </w:rPr>
                <w:delText xml:space="preserve">notate </w:delText>
              </w:r>
            </w:del>
            <w:ins w:id="1667" w:author="Moses, Robinson" w:date="2023-03-14T05:51:00Z">
              <w:r w:rsidR="00B720D8">
                <w:rPr>
                  <w:sz w:val="18"/>
                  <w:szCs w:val="18"/>
                </w:rPr>
                <w:t>note</w:t>
              </w:r>
              <w:r w:rsidR="00B720D8" w:rsidRPr="001A480F">
                <w:rPr>
                  <w:sz w:val="18"/>
                  <w:szCs w:val="18"/>
                </w:rPr>
                <w:t xml:space="preserve"> </w:t>
              </w:r>
            </w:ins>
            <w:r w:rsidRPr="001A480F">
              <w:rPr>
                <w:sz w:val="18"/>
                <w:szCs w:val="18"/>
              </w:rPr>
              <w:t xml:space="preserve">additional helpful information regarding each truck </w:t>
            </w:r>
          </w:p>
        </w:tc>
      </w:tr>
      <w:tr w:rsidR="00570B77" w14:paraId="6825B85D"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8A53655" w14:textId="77777777" w:rsidR="00570B77" w:rsidRPr="00B720D8" w:rsidRDefault="00570B77" w:rsidP="00E5502A">
            <w:pPr>
              <w:pStyle w:val="TableBody"/>
              <w:rPr>
                <w:b/>
                <w:bCs/>
                <w:rPrChange w:id="1668" w:author="Moses, Robinson" w:date="2023-03-14T05:49:00Z">
                  <w:rPr/>
                </w:rPrChange>
              </w:rPr>
            </w:pPr>
            <w:r w:rsidRPr="00B720D8">
              <w:rPr>
                <w:b/>
                <w:bCs/>
                <w:rPrChange w:id="1669" w:author="Moses, Robinson" w:date="2023-03-14T05:49: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652218FE" w14:textId="77777777" w:rsidR="00570B77" w:rsidRPr="001A480F" w:rsidRDefault="00570B77" w:rsidP="00E5502A">
            <w:pPr>
              <w:pStyle w:val="TableBody"/>
              <w:rPr>
                <w:rFonts w:cstheme="minorHAnsi"/>
                <w:sz w:val="18"/>
                <w:szCs w:val="18"/>
              </w:rPr>
            </w:pPr>
            <w:r w:rsidRPr="001A480F">
              <w:rPr>
                <w:sz w:val="18"/>
                <w:szCs w:val="18"/>
              </w:rPr>
              <w:t xml:space="preserve">Total hauling capacity of each truck </w:t>
            </w:r>
          </w:p>
        </w:tc>
      </w:tr>
      <w:tr w:rsidR="00570B77" w14:paraId="13001A64"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A1EBDCD" w14:textId="77777777" w:rsidR="00570B77" w:rsidRPr="00B720D8" w:rsidRDefault="00570B77" w:rsidP="00E5502A">
            <w:pPr>
              <w:pStyle w:val="TableBody"/>
              <w:rPr>
                <w:b/>
                <w:bCs/>
                <w:rPrChange w:id="1670" w:author="Moses, Robinson" w:date="2023-03-14T05:49:00Z">
                  <w:rPr/>
                </w:rPrChange>
              </w:rPr>
            </w:pPr>
            <w:r w:rsidRPr="00B720D8">
              <w:rPr>
                <w:b/>
                <w:bCs/>
                <w:rPrChange w:id="1671" w:author="Moses, Robinson" w:date="2023-03-14T05:49:00Z">
                  <w:rPr/>
                </w:rPrChange>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5864182B" w14:textId="77777777" w:rsidR="00570B77" w:rsidRPr="001A480F" w:rsidRDefault="00570B77" w:rsidP="00E5502A">
            <w:pPr>
              <w:pStyle w:val="TableBody"/>
              <w:rPr>
                <w:sz w:val="18"/>
                <w:szCs w:val="18"/>
              </w:rPr>
            </w:pPr>
            <w:r w:rsidRPr="001A480F">
              <w:rPr>
                <w:sz w:val="18"/>
                <w:szCs w:val="18"/>
              </w:rPr>
              <w:t xml:space="preserve">Ten available custom fields to provide additional description fields for usage in defining trucks </w:t>
            </w:r>
          </w:p>
        </w:tc>
      </w:tr>
    </w:tbl>
    <w:p w14:paraId="7699F510" w14:textId="77777777" w:rsidR="00570B77" w:rsidRPr="00E5502A" w:rsidRDefault="0014696D"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0B5B5AF4" w14:textId="77777777" w:rsidR="00570B77" w:rsidRDefault="00570B77" w:rsidP="00B720D8">
      <w:pPr>
        <w:pStyle w:val="BodyText"/>
        <w:pPrChange w:id="1672" w:author="Moses, Robinson" w:date="2023-03-14T05:54:00Z">
          <w:pPr>
            <w:spacing w:after="293"/>
          </w:pPr>
        </w:pPrChange>
      </w:pPr>
    </w:p>
    <w:p w14:paraId="4ABD0B19" w14:textId="77777777" w:rsidR="00570B77" w:rsidRDefault="00570B77" w:rsidP="00570B77">
      <w:pPr>
        <w:pStyle w:val="Heading2"/>
      </w:pPr>
      <w:bookmarkStart w:id="1673" w:name="_Toc111643075"/>
      <w:bookmarkStart w:id="1674" w:name="_Toc129572295"/>
      <w:r>
        <w:t>CREATE NEW TRUCK</w:t>
      </w:r>
      <w:bookmarkEnd w:id="1673"/>
      <w:bookmarkEnd w:id="1674"/>
    </w:p>
    <w:p w14:paraId="515F8A5C" w14:textId="4477C0ED" w:rsidR="00570B77" w:rsidRPr="00B720D8" w:rsidRDefault="00570B77" w:rsidP="00E5502A">
      <w:pPr>
        <w:pStyle w:val="BodyText"/>
        <w:rPr>
          <w:color w:val="4472C4" w:themeColor="accent1"/>
          <w:rPrChange w:id="1675" w:author="Moses, Robinson" w:date="2023-03-14T05:53:00Z">
            <w:rPr>
              <w:color w:val="92D050"/>
            </w:rPr>
          </w:rPrChange>
        </w:rPr>
      </w:pPr>
      <w:r>
        <w:t xml:space="preserve">By clicking </w:t>
      </w:r>
      <w:del w:id="1676" w:author="Moses, Robinson" w:date="2023-03-16T07:25:00Z">
        <w:r w:rsidDel="0014696D">
          <w:delText xml:space="preserve">on </w:delText>
        </w:r>
      </w:del>
      <w:r>
        <w:t xml:space="preserve">the </w:t>
      </w:r>
      <w:r w:rsidRPr="00B720D8">
        <w:rPr>
          <w:b/>
          <w:bCs/>
          <w:rPrChange w:id="1677" w:author="Moses, Robinson" w:date="2023-03-14T05:51:00Z">
            <w:rPr/>
          </w:rPrChange>
        </w:rPr>
        <w:t>Create New Truck</w:t>
      </w:r>
      <w:r>
        <w:t xml:space="preserve"> icon </w:t>
      </w:r>
      <w:r w:rsidRPr="00657DEC">
        <w:rPr>
          <w:noProof/>
        </w:rPr>
        <w:drawing>
          <wp:inline distT="0" distB="0" distL="0" distR="0" wp14:anchorId="7EAD546F" wp14:editId="5A8D2FF7">
            <wp:extent cx="104775" cy="150329"/>
            <wp:effectExtent l="0" t="0" r="0" b="2540"/>
            <wp:docPr id="56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t xml:space="preserve"> on </w:t>
      </w:r>
      <w:ins w:id="1678" w:author="Moses, Robinson" w:date="2023-03-16T07:25:00Z">
        <w:r w:rsidR="0014696D">
          <w:t xml:space="preserve">the </w:t>
        </w:r>
      </w:ins>
      <w:r w:rsidRPr="00B720D8">
        <w:rPr>
          <w:b/>
          <w:bCs/>
          <w:rPrChange w:id="1679" w:author="Moses, Robinson" w:date="2023-03-14T05:51:00Z">
            <w:rPr/>
          </w:rPrChange>
        </w:rPr>
        <w:t>Manage Trucks</w:t>
      </w:r>
      <w:r>
        <w:t xml:space="preserve"> page, </w:t>
      </w:r>
      <w:ins w:id="1680" w:author="Moses, Robinson" w:date="2023-03-14T05:52:00Z">
        <w:r w:rsidR="00B720D8">
          <w:t xml:space="preserve">the </w:t>
        </w:r>
      </w:ins>
      <w:r>
        <w:t>administrator</w:t>
      </w:r>
      <w:ins w:id="1681" w:author="Moses, Robinson" w:date="2023-03-14T05:52:00Z">
        <w:r w:rsidR="00B720D8">
          <w:t>s can</w:t>
        </w:r>
      </w:ins>
      <w:del w:id="1682" w:author="Moses, Robinson" w:date="2023-03-14T05:52:00Z">
        <w:r w:rsidDel="00B720D8">
          <w:delText>s</w:delText>
        </w:r>
      </w:del>
      <w:r>
        <w:t xml:space="preserve"> </w:t>
      </w:r>
      <w:del w:id="1683" w:author="Moses, Robinson" w:date="2023-03-14T05:52:00Z">
        <w:r w:rsidDel="00B720D8">
          <w:delText xml:space="preserve">access the ability to </w:delText>
        </w:r>
      </w:del>
      <w:r>
        <w:t xml:space="preserve">create new trucks. For field descriptions </w:t>
      </w:r>
      <w:del w:id="1684" w:author="Moses, Robinson" w:date="2023-03-14T05:53:00Z">
        <w:r w:rsidDel="00B720D8">
          <w:delText xml:space="preserve">please </w:delText>
        </w:r>
      </w:del>
      <w:ins w:id="1685" w:author="Moses, Robinson" w:date="2023-03-14T05:53:00Z">
        <w:r w:rsidR="00B720D8">
          <w:t>kindly</w:t>
        </w:r>
        <w:r w:rsidR="00B720D8">
          <w:t xml:space="preserve"> </w:t>
        </w:r>
      </w:ins>
      <w:r>
        <w:t xml:space="preserve">refer to </w:t>
      </w:r>
      <w:r w:rsidR="0014696D" w:rsidRPr="00B720D8">
        <w:rPr>
          <w:color w:val="4472C4" w:themeColor="accent1"/>
          <w:rPrChange w:id="1686" w:author="Moses, Robinson" w:date="2023-03-14T05:53:00Z">
            <w:rPr/>
          </w:rPrChange>
        </w:rPr>
        <w:fldChar w:fldCharType="begin"/>
      </w:r>
      <w:r w:rsidR="0014696D" w:rsidRPr="00B720D8">
        <w:rPr>
          <w:color w:val="4472C4" w:themeColor="accent1"/>
          <w:rPrChange w:id="1687" w:author="Moses, Robinson" w:date="2023-03-14T05:53:00Z">
            <w:rPr/>
          </w:rPrChange>
        </w:rPr>
        <w:instrText xml:space="preserve"> HYPERLINK \l "_FIGURE_</w:instrText>
      </w:r>
      <w:r w:rsidR="0014696D" w:rsidRPr="00B720D8">
        <w:rPr>
          <w:color w:val="4472C4" w:themeColor="accent1"/>
          <w:rPrChange w:id="1688" w:author="Moses, Robinson" w:date="2023-03-14T05:53:00Z">
            <w:rPr/>
          </w:rPrChange>
        </w:rPr>
        <w:instrText xml:space="preserve">16:_SHOW" </w:instrText>
      </w:r>
      <w:r w:rsidR="0014696D" w:rsidRPr="00B720D8">
        <w:rPr>
          <w:color w:val="4472C4" w:themeColor="accent1"/>
          <w:rPrChange w:id="1689" w:author="Moses, Robinson" w:date="2023-03-14T05:53:00Z">
            <w:rPr/>
          </w:rPrChange>
        </w:rPr>
        <w:fldChar w:fldCharType="separate"/>
      </w:r>
      <w:r w:rsidRPr="00B720D8">
        <w:rPr>
          <w:rStyle w:val="Hyperlink"/>
          <w:rFonts w:eastAsia="MS Mincho"/>
          <w:color w:val="4472C4" w:themeColor="accent1"/>
          <w:rPrChange w:id="1690" w:author="Moses, Robinson" w:date="2023-03-14T05:53:00Z">
            <w:rPr>
              <w:rStyle w:val="Hyperlink"/>
              <w:rFonts w:eastAsia="MS Mincho"/>
              <w:color w:val="92D050"/>
            </w:rPr>
          </w:rPrChange>
        </w:rPr>
        <w:t>Show Truck</w:t>
      </w:r>
      <w:r w:rsidR="0014696D" w:rsidRPr="00B720D8">
        <w:rPr>
          <w:rStyle w:val="Hyperlink"/>
          <w:rFonts w:eastAsia="MS Mincho"/>
          <w:color w:val="4472C4" w:themeColor="accent1"/>
          <w:rPrChange w:id="1691" w:author="Moses, Robinson" w:date="2023-03-14T05:53:00Z">
            <w:rPr>
              <w:rStyle w:val="Hyperlink"/>
              <w:rFonts w:eastAsia="MS Mincho"/>
              <w:color w:val="92D050"/>
            </w:rPr>
          </w:rPrChange>
        </w:rPr>
        <w:fldChar w:fldCharType="end"/>
      </w:r>
      <w:r w:rsidRPr="00B720D8">
        <w:rPr>
          <w:color w:val="4472C4" w:themeColor="accent1"/>
          <w:rPrChange w:id="1692" w:author="Moses, Robinson" w:date="2023-03-14T05:53:00Z">
            <w:rPr>
              <w:color w:val="92D050"/>
            </w:rPr>
          </w:rPrChange>
        </w:rPr>
        <w:t xml:space="preserve"> </w:t>
      </w:r>
    </w:p>
    <w:p w14:paraId="4A5732F6" w14:textId="77777777" w:rsidR="00570B77" w:rsidRPr="00E5502A" w:rsidRDefault="00570B77" w:rsidP="00E5502A">
      <w:pPr>
        <w:pStyle w:val="Caption"/>
      </w:pPr>
      <w:bookmarkStart w:id="1693" w:name="_Toc65568963"/>
      <w:r w:rsidRPr="00E5502A">
        <w:t xml:space="preserve">FIGURE </w:t>
      </w:r>
      <w:r w:rsidRPr="00E5502A">
        <w:fldChar w:fldCharType="begin"/>
      </w:r>
      <w:r w:rsidRPr="00E5502A">
        <w:instrText xml:space="preserve"> SEQ Figure \* ARABIC </w:instrText>
      </w:r>
      <w:r w:rsidRPr="00E5502A">
        <w:fldChar w:fldCharType="separate"/>
      </w:r>
      <w:r w:rsidRPr="00E5502A">
        <w:t>27</w:t>
      </w:r>
      <w:r w:rsidRPr="00E5502A">
        <w:fldChar w:fldCharType="end"/>
      </w:r>
      <w:r w:rsidRPr="00E5502A">
        <w:t>: CREATE TRUCK SCREEN</w:t>
      </w:r>
      <w:bookmarkEnd w:id="1693"/>
    </w:p>
    <w:p w14:paraId="0E4ADE83" w14:textId="77777777" w:rsidR="00570B77" w:rsidRPr="00264C56" w:rsidRDefault="00570B77" w:rsidP="00B720D8">
      <w:pPr>
        <w:pStyle w:val="BodyText"/>
        <w:pPrChange w:id="1694" w:author="Moses, Robinson" w:date="2023-03-14T05:53:00Z">
          <w:pPr>
            <w:jc w:val="center"/>
          </w:pPr>
        </w:pPrChange>
      </w:pPr>
      <w:r>
        <w:rPr>
          <w:noProof/>
        </w:rPr>
        <w:lastRenderedPageBreak/>
        <w:drawing>
          <wp:inline distT="0" distB="0" distL="0" distR="0" wp14:anchorId="75760A7E" wp14:editId="176472F5">
            <wp:extent cx="4148430" cy="2935812"/>
            <wp:effectExtent l="76200" t="76200" r="138430" b="131445"/>
            <wp:docPr id="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56067" cy="2941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70494" w14:textId="3AF13F1C" w:rsidR="00570B77" w:rsidRDefault="0014696D"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540EDAEE" w14:textId="77777777" w:rsidR="00E5502A" w:rsidRPr="00E5502A" w:rsidRDefault="00E5502A" w:rsidP="00E5502A"/>
    <w:p w14:paraId="64879C6C" w14:textId="77777777" w:rsidR="00570B77" w:rsidRDefault="00570B77" w:rsidP="00570B77">
      <w:pPr>
        <w:pStyle w:val="Heading2"/>
      </w:pPr>
      <w:bookmarkStart w:id="1695" w:name="_Toc111643076"/>
      <w:bookmarkStart w:id="1696" w:name="_Toc129572296"/>
      <w:r>
        <w:t>MANAGE DEFAULT ROUTES</w:t>
      </w:r>
      <w:bookmarkEnd w:id="1695"/>
      <w:bookmarkEnd w:id="1696"/>
      <w:r>
        <w:t xml:space="preserve"> </w:t>
      </w:r>
    </w:p>
    <w:p w14:paraId="4188C256" w14:textId="598E6142" w:rsidR="00570B77" w:rsidRDefault="00570B77" w:rsidP="00E5502A">
      <w:pPr>
        <w:pStyle w:val="BodyText"/>
      </w:pPr>
      <w:r w:rsidRPr="00B720D8">
        <w:rPr>
          <w:i/>
          <w:iCs/>
          <w:rPrChange w:id="1697" w:author="Moses, Robinson" w:date="2023-03-14T05:55:00Z">
            <w:rPr/>
          </w:rPrChange>
        </w:rPr>
        <w:t>Routes</w:t>
      </w:r>
      <w:r w:rsidRPr="00B720D8">
        <w:rPr>
          <w:rFonts w:ascii="Wingdings" w:eastAsia="Wingdings" w:hAnsi="Wingdings" w:cs="Wingdings"/>
          <w:i/>
          <w:iCs/>
          <w:rPrChange w:id="1698" w:author="Moses, Robinson" w:date="2023-03-14T05:55:00Z">
            <w:rPr>
              <w:rFonts w:ascii="Wingdings" w:eastAsia="Wingdings" w:hAnsi="Wingdings" w:cs="Wingdings"/>
            </w:rPr>
          </w:rPrChange>
        </w:rPr>
        <w:t></w:t>
      </w:r>
      <w:r w:rsidRPr="00B720D8">
        <w:rPr>
          <w:i/>
          <w:iCs/>
          <w:rPrChange w:id="1699" w:author="Moses, Robinson" w:date="2023-03-14T05:55:00Z">
            <w:rPr/>
          </w:rPrChange>
        </w:rPr>
        <w:t>Manage Default Routes</w:t>
      </w:r>
      <w:r>
        <w:t xml:space="preserve"> provide</w:t>
      </w:r>
      <w:del w:id="1700" w:author="Moses, Robinson" w:date="2023-03-16T07:26:00Z">
        <w:r w:rsidDel="0014696D">
          <w:delText>s</w:delText>
        </w:r>
      </w:del>
      <w:r>
        <w:t xml:space="preserve"> access to standard routes. These are similar to </w:t>
      </w:r>
      <w:ins w:id="1701" w:author="Moses, Robinson" w:date="2023-03-14T05:55:00Z">
        <w:r w:rsidR="00B720D8">
          <w:t xml:space="preserve">the </w:t>
        </w:r>
      </w:ins>
      <w:r>
        <w:t xml:space="preserve">templates </w:t>
      </w:r>
      <w:ins w:id="1702" w:author="Moses, Robinson" w:date="2023-03-14T05:55:00Z">
        <w:r w:rsidR="00B720D8">
          <w:t>of</w:t>
        </w:r>
      </w:ins>
      <w:del w:id="1703" w:author="Moses, Robinson" w:date="2023-03-14T05:55:00Z">
        <w:r w:rsidDel="00B720D8">
          <w:delText>for</w:delText>
        </w:r>
      </w:del>
      <w:r>
        <w:t xml:space="preserve"> routes. </w:t>
      </w:r>
      <w:r w:rsidRPr="00B720D8">
        <w:rPr>
          <w:b/>
          <w:bCs/>
          <w:rPrChange w:id="1704" w:author="Moses, Robinson" w:date="2023-03-14T05:56:00Z">
            <w:rPr/>
          </w:rPrChange>
        </w:rPr>
        <w:t>Default Routes</w:t>
      </w:r>
      <w:r>
        <w:t xml:space="preserve"> can be created and edited by navigating via the icons on the screen.</w:t>
      </w:r>
    </w:p>
    <w:p w14:paraId="369434AF" w14:textId="77777777" w:rsidR="00570B77" w:rsidRDefault="00570B77" w:rsidP="00E5502A">
      <w:pPr>
        <w:pStyle w:val="Caption"/>
      </w:pPr>
      <w:bookmarkStart w:id="1705" w:name="_Toc6556896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28</w:t>
      </w:r>
      <w:r w:rsidRPr="36CE550C">
        <w:rPr>
          <w:noProof/>
        </w:rPr>
        <w:fldChar w:fldCharType="end"/>
      </w:r>
      <w:r w:rsidRPr="36CE550C">
        <w:t xml:space="preserve">: </w:t>
      </w:r>
      <w:r>
        <w:t>LIST DEFAULT ROUTES SCREEN</w:t>
      </w:r>
      <w:bookmarkEnd w:id="1705"/>
    </w:p>
    <w:p w14:paraId="6EB5F670" w14:textId="4741BE28" w:rsidR="00570B77" w:rsidRDefault="00570B77" w:rsidP="00B720D8">
      <w:pPr>
        <w:pStyle w:val="BodyText"/>
        <w:pPrChange w:id="1706" w:author="Moses, Robinson" w:date="2023-03-14T05:56:00Z">
          <w:pPr>
            <w:spacing w:after="0"/>
            <w:ind w:right="1080"/>
            <w:jc w:val="center"/>
          </w:pPr>
        </w:pPrChange>
      </w:pPr>
      <w:r>
        <w:rPr>
          <w:noProof/>
        </w:rPr>
        <w:drawing>
          <wp:inline distT="0" distB="0" distL="0" distR="0" wp14:anchorId="042357AE" wp14:editId="3110444B">
            <wp:extent cx="5277382" cy="2613319"/>
            <wp:effectExtent l="76200" t="76200" r="133350" b="130175"/>
            <wp:docPr id="7944934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283487" cy="2616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C10DC" w14:textId="70A0948E" w:rsidR="00570B77" w:rsidDel="00B720D8" w:rsidRDefault="00570B77" w:rsidP="00570B77">
      <w:pPr>
        <w:spacing w:after="190" w:line="263" w:lineRule="auto"/>
        <w:ind w:left="-5" w:hanging="10"/>
        <w:rPr>
          <w:del w:id="1707" w:author="Moses, Robinson" w:date="2023-03-14T05:56:00Z"/>
        </w:rPr>
      </w:pPr>
    </w:p>
    <w:p w14:paraId="27017A5D" w14:textId="77777777" w:rsidR="00B720D8" w:rsidRDefault="00B720D8" w:rsidP="00E5502A">
      <w:pPr>
        <w:pStyle w:val="Caption"/>
        <w:rPr>
          <w:ins w:id="1708" w:author="Moses, Robinson" w:date="2023-03-14T05:56:00Z"/>
          <w:color w:val="auto"/>
        </w:rPr>
      </w:pPr>
      <w:bookmarkStart w:id="1709" w:name="_Toc65569027"/>
    </w:p>
    <w:p w14:paraId="2ADFB099" w14:textId="600E7DEB" w:rsidR="00570B77" w:rsidRDefault="00570B77" w:rsidP="00E5502A">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26</w:t>
      </w:r>
      <w:r w:rsidRPr="002946F8">
        <w:rPr>
          <w:color w:val="auto"/>
        </w:rPr>
        <w:fldChar w:fldCharType="end"/>
      </w:r>
      <w:r w:rsidRPr="002946F8">
        <w:rPr>
          <w:color w:val="auto"/>
        </w:rPr>
        <w:t xml:space="preserve">: </w:t>
      </w:r>
      <w:r>
        <w:t>LIST DEFAULT ROUTES FIELD DESCRIPTIONS</w:t>
      </w:r>
      <w:bookmarkEnd w:id="170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AAC48E" w14:textId="77777777" w:rsidTr="00E5502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86ADE7" w14:textId="77777777" w:rsidR="00570B77" w:rsidRDefault="00570B77" w:rsidP="00E5502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3CA6C54" w14:textId="77777777" w:rsidR="00570B77" w:rsidRDefault="00570B77" w:rsidP="00E5502A">
            <w:pPr>
              <w:pStyle w:val="TableHeading"/>
            </w:pPr>
            <w:r>
              <w:t xml:space="preserve">Description </w:t>
            </w:r>
          </w:p>
        </w:tc>
      </w:tr>
      <w:tr w:rsidR="00570B77" w14:paraId="2F73E2D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D4366F6" w14:textId="77777777" w:rsidR="00570B77" w:rsidRPr="00B720D8" w:rsidRDefault="00570B77" w:rsidP="00E5502A">
            <w:pPr>
              <w:pStyle w:val="TableBody"/>
              <w:rPr>
                <w:b/>
                <w:bCs/>
                <w:rPrChange w:id="1710" w:author="Moses, Robinson" w:date="2023-03-14T05:56:00Z">
                  <w:rPr/>
                </w:rPrChange>
              </w:rPr>
            </w:pPr>
            <w:r w:rsidRPr="00B720D8">
              <w:rPr>
                <w:b/>
                <w:bCs/>
                <w:rPrChange w:id="1711" w:author="Moses, Robinson" w:date="2023-03-14T05:56: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3DD1AA02" w14:textId="77777777" w:rsidR="00570B77" w:rsidRPr="002946F8" w:rsidRDefault="00570B77" w:rsidP="00E5502A">
            <w:pPr>
              <w:pStyle w:val="TableBody"/>
              <w:rPr>
                <w:sz w:val="18"/>
                <w:szCs w:val="18"/>
              </w:rPr>
            </w:pPr>
            <w:r w:rsidRPr="002946F8">
              <w:rPr>
                <w:sz w:val="18"/>
                <w:szCs w:val="18"/>
              </w:rPr>
              <w:t xml:space="preserve">Depot with which the route is associated. </w:t>
            </w:r>
          </w:p>
        </w:tc>
      </w:tr>
      <w:tr w:rsidR="00570B77" w14:paraId="51FD3F0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BD35E2E" w14:textId="77777777" w:rsidR="00570B77" w:rsidRPr="00B720D8" w:rsidRDefault="00570B77" w:rsidP="00E5502A">
            <w:pPr>
              <w:pStyle w:val="TableBody"/>
              <w:rPr>
                <w:b/>
                <w:bCs/>
                <w:rPrChange w:id="1712" w:author="Moses, Robinson" w:date="2023-03-14T05:56:00Z">
                  <w:rPr/>
                </w:rPrChange>
              </w:rPr>
            </w:pPr>
            <w:r w:rsidRPr="00B720D8">
              <w:rPr>
                <w:b/>
                <w:bCs/>
                <w:rPrChange w:id="1713" w:author="Moses, Robinson" w:date="2023-03-14T05:56: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46D0C408" w14:textId="0C4CB525" w:rsidR="00570B77" w:rsidRPr="002946F8" w:rsidRDefault="00570B77" w:rsidP="00E5502A">
            <w:pPr>
              <w:pStyle w:val="TableBody"/>
              <w:rPr>
                <w:sz w:val="18"/>
                <w:szCs w:val="18"/>
              </w:rPr>
            </w:pPr>
            <w:r w:rsidRPr="002946F8">
              <w:rPr>
                <w:sz w:val="18"/>
                <w:szCs w:val="18"/>
              </w:rPr>
              <w:t xml:space="preserve">Unique name of </w:t>
            </w:r>
            <w:ins w:id="1714" w:author="Moses, Robinson" w:date="2023-03-16T07:26:00Z">
              <w:r w:rsidR="0014696D">
                <w:rPr>
                  <w:sz w:val="18"/>
                  <w:szCs w:val="18"/>
                </w:rPr>
                <w:t xml:space="preserve">the </w:t>
              </w:r>
            </w:ins>
            <w:r w:rsidRPr="002946F8">
              <w:rPr>
                <w:sz w:val="18"/>
                <w:szCs w:val="18"/>
              </w:rPr>
              <w:t xml:space="preserve">route </w:t>
            </w:r>
          </w:p>
        </w:tc>
      </w:tr>
      <w:tr w:rsidR="00570B77" w14:paraId="504682D1" w14:textId="77777777" w:rsidTr="009958AC">
        <w:trPr>
          <w:trHeight w:val="766"/>
        </w:trPr>
        <w:tc>
          <w:tcPr>
            <w:tcW w:w="1881" w:type="dxa"/>
            <w:tcBorders>
              <w:top w:val="single" w:sz="4" w:space="0" w:color="000000"/>
              <w:left w:val="single" w:sz="4" w:space="0" w:color="000000"/>
              <w:bottom w:val="single" w:sz="4" w:space="0" w:color="000000"/>
              <w:right w:val="single" w:sz="4" w:space="0" w:color="000000"/>
            </w:tcBorders>
          </w:tcPr>
          <w:p w14:paraId="7B679408" w14:textId="77777777" w:rsidR="00570B77" w:rsidRPr="00B720D8" w:rsidRDefault="00570B77" w:rsidP="00E5502A">
            <w:pPr>
              <w:pStyle w:val="TableBody"/>
              <w:rPr>
                <w:b/>
                <w:bCs/>
                <w:rPrChange w:id="1715" w:author="Moses, Robinson" w:date="2023-03-14T05:56:00Z">
                  <w:rPr/>
                </w:rPrChange>
              </w:rPr>
            </w:pPr>
            <w:r w:rsidRPr="00B720D8">
              <w:rPr>
                <w:b/>
                <w:bCs/>
                <w:rPrChange w:id="1716" w:author="Moses, Robinson" w:date="2023-03-14T05:56:00Z">
                  <w:rPr/>
                </w:rPrChange>
              </w:rPr>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4FA6E25A" w14:textId="4256C03B" w:rsidR="00570B77" w:rsidRPr="002946F8" w:rsidRDefault="00570B77" w:rsidP="00E5502A">
            <w:pPr>
              <w:pStyle w:val="TableBody"/>
              <w:rPr>
                <w:sz w:val="18"/>
                <w:szCs w:val="18"/>
              </w:rPr>
            </w:pPr>
            <w:del w:id="1717" w:author="Moses, Robinson" w:date="2023-03-16T07:26:00Z">
              <w:r w:rsidRPr="002946F8" w:rsidDel="0014696D">
                <w:rPr>
                  <w:sz w:val="18"/>
                  <w:szCs w:val="18"/>
                </w:rPr>
                <w:delText xml:space="preserve">OptiSuite </w:delText>
              </w:r>
            </w:del>
            <w:ins w:id="1718" w:author="Moses, Robinson" w:date="2023-03-16T07:26:00Z">
              <w:r w:rsidR="0014696D" w:rsidRPr="002946F8">
                <w:rPr>
                  <w:sz w:val="18"/>
                  <w:szCs w:val="18"/>
                </w:rPr>
                <w:t>OptiSuite</w:t>
              </w:r>
              <w:r w:rsidR="0014696D">
                <w:rPr>
                  <w:sz w:val="18"/>
                  <w:szCs w:val="18"/>
                </w:rPr>
                <w:t>-</w:t>
              </w:r>
            </w:ins>
            <w:r w:rsidRPr="002946F8">
              <w:rPr>
                <w:sz w:val="18"/>
                <w:szCs w:val="18"/>
              </w:rPr>
              <w:t xml:space="preserve">defined ids of the cashpoints </w:t>
            </w:r>
            <w:ins w:id="1719" w:author="Moses, Robinson" w:date="2023-03-16T07:27:00Z">
              <w:r w:rsidR="0014696D">
                <w:rPr>
                  <w:sz w:val="18"/>
                  <w:szCs w:val="18"/>
                </w:rPr>
                <w:t>are</w:t>
              </w:r>
            </w:ins>
            <w:ins w:id="1720" w:author="Moses, Robinson" w:date="2023-03-14T05:58:00Z">
              <w:r w:rsidR="00B720D8">
                <w:rPr>
                  <w:sz w:val="18"/>
                  <w:szCs w:val="18"/>
                </w:rPr>
                <w:t xml:space="preserve"> </w:t>
              </w:r>
            </w:ins>
            <w:r w:rsidRPr="002946F8">
              <w:rPr>
                <w:sz w:val="18"/>
                <w:szCs w:val="18"/>
              </w:rPr>
              <w:t xml:space="preserve">included on the default route. When a new </w:t>
            </w:r>
            <w:r w:rsidRPr="00B720D8">
              <w:rPr>
                <w:b/>
                <w:bCs/>
                <w:sz w:val="18"/>
                <w:szCs w:val="18"/>
                <w:rPrChange w:id="1721" w:author="Moses, Robinson" w:date="2023-03-14T05:57:00Z">
                  <w:rPr>
                    <w:sz w:val="18"/>
                    <w:szCs w:val="18"/>
                  </w:rPr>
                </w:rPrChange>
              </w:rPr>
              <w:t>Route Plan</w:t>
            </w:r>
            <w:r w:rsidRPr="002946F8">
              <w:rPr>
                <w:sz w:val="18"/>
                <w:szCs w:val="18"/>
              </w:rPr>
              <w:t xml:space="preserve"> is created using this default, then </w:t>
            </w:r>
            <w:ins w:id="1722" w:author="Moses, Robinson" w:date="2023-03-14T05:58:00Z">
              <w:r w:rsidR="00B720D8">
                <w:rPr>
                  <w:sz w:val="18"/>
                  <w:szCs w:val="18"/>
                </w:rPr>
                <w:t xml:space="preserve">the </w:t>
              </w:r>
            </w:ins>
            <w:r w:rsidRPr="002946F8">
              <w:rPr>
                <w:sz w:val="18"/>
                <w:szCs w:val="18"/>
              </w:rPr>
              <w:t>orders for these cashpoints will be included by default (users may change</w:t>
            </w:r>
            <w:ins w:id="1723" w:author="Moses, Robinson" w:date="2023-03-14T05:59:00Z">
              <w:r w:rsidR="00B720D8">
                <w:rPr>
                  <w:sz w:val="18"/>
                  <w:szCs w:val="18"/>
                </w:rPr>
                <w:t xml:space="preserve"> it</w:t>
              </w:r>
            </w:ins>
            <w:r w:rsidRPr="002946F8">
              <w:rPr>
                <w:sz w:val="18"/>
                <w:szCs w:val="18"/>
              </w:rPr>
              <w:t xml:space="preserve"> </w:t>
            </w:r>
            <w:del w:id="1724" w:author="Moses, Robinson" w:date="2023-03-14T05:58:00Z">
              <w:r w:rsidRPr="002946F8" w:rsidDel="00B720D8">
                <w:rPr>
                  <w:sz w:val="18"/>
                  <w:szCs w:val="18"/>
                </w:rPr>
                <w:delText xml:space="preserve">afterward </w:delText>
              </w:r>
            </w:del>
            <w:r w:rsidRPr="002946F8">
              <w:rPr>
                <w:sz w:val="18"/>
                <w:szCs w:val="18"/>
              </w:rPr>
              <w:t xml:space="preserve">if desired). </w:t>
            </w:r>
          </w:p>
        </w:tc>
      </w:tr>
    </w:tbl>
    <w:p w14:paraId="1C8BFAC4" w14:textId="20DC729E" w:rsidR="00570B77" w:rsidRDefault="0014696D"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4425DA76" w14:textId="77777777" w:rsidR="00E5502A" w:rsidRPr="00E5502A" w:rsidRDefault="00E5502A" w:rsidP="00E5502A"/>
    <w:p w14:paraId="411FE7C0" w14:textId="77777777" w:rsidR="00570B77" w:rsidRDefault="00570B77" w:rsidP="00570B77">
      <w:pPr>
        <w:pStyle w:val="Heading2"/>
      </w:pPr>
      <w:bookmarkStart w:id="1725" w:name="_Toc111643077"/>
      <w:bookmarkStart w:id="1726" w:name="_Toc129572297"/>
      <w:r>
        <w:t>SHOW DEFAULT ROUTE</w:t>
      </w:r>
      <w:bookmarkEnd w:id="1725"/>
      <w:bookmarkEnd w:id="1726"/>
    </w:p>
    <w:p w14:paraId="000A9396" w14:textId="15C467BC" w:rsidR="00570B77" w:rsidRPr="00F465FC" w:rsidRDefault="00570B77" w:rsidP="00E5502A">
      <w:pPr>
        <w:pStyle w:val="BodyText"/>
        <w:rPr>
          <w:color w:val="92D050"/>
        </w:rPr>
      </w:pPr>
      <w:r>
        <w:t xml:space="preserve">By clicking on the </w:t>
      </w:r>
      <w:r w:rsidRPr="00B720D8">
        <w:rPr>
          <w:b/>
          <w:bCs/>
          <w:rPrChange w:id="1727" w:author="Moses, Robinson" w:date="2023-03-14T05:59:00Z">
            <w:rPr/>
          </w:rPrChange>
        </w:rPr>
        <w:t>Show Default</w:t>
      </w:r>
      <w:r w:rsidRPr="002946F8">
        <w:t xml:space="preserve"> </w:t>
      </w:r>
      <w:del w:id="1728" w:author="Moses, Robinson" w:date="2023-03-14T06:00:00Z">
        <w:r w:rsidRPr="002946F8" w:rsidDel="00B720D8">
          <w:rPr>
            <w:noProof/>
          </w:rPr>
          <w:drawing>
            <wp:inline distT="0" distB="0" distL="0" distR="0" wp14:anchorId="7A0B8990" wp14:editId="27A951CD">
              <wp:extent cx="158262" cy="152400"/>
              <wp:effectExtent l="0" t="0" r="0"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8225" cy="161994"/>
                      </a:xfrm>
                      <a:prstGeom prst="rect">
                        <a:avLst/>
                      </a:prstGeom>
                      <a:noFill/>
                      <a:ln>
                        <a:noFill/>
                      </a:ln>
                    </pic:spPr>
                  </pic:pic>
                </a:graphicData>
              </a:graphic>
            </wp:inline>
          </w:drawing>
        </w:r>
        <w:r w:rsidDel="00B720D8">
          <w:delText xml:space="preserve"> </w:delText>
        </w:r>
      </w:del>
      <w:r w:rsidRPr="00B720D8">
        <w:rPr>
          <w:b/>
          <w:bCs/>
          <w:rPrChange w:id="1729" w:author="Moses, Robinson" w:date="2023-03-14T06:00:00Z">
            <w:rPr/>
          </w:rPrChange>
        </w:rPr>
        <w:t xml:space="preserve">Route </w:t>
      </w:r>
      <w:r w:rsidRPr="00B720D8">
        <w:t>icon</w:t>
      </w:r>
      <w:ins w:id="1730" w:author="Moses, Robinson" w:date="2023-03-14T06:00:00Z">
        <w:r w:rsidR="00B720D8" w:rsidRPr="002946F8">
          <w:rPr>
            <w:noProof/>
          </w:rPr>
          <w:drawing>
            <wp:inline distT="0" distB="0" distL="0" distR="0" wp14:anchorId="4AFA3D31" wp14:editId="190B1038">
              <wp:extent cx="158262" cy="152400"/>
              <wp:effectExtent l="0" t="0" r="0" b="0"/>
              <wp:docPr id="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8262" cy="152400"/>
                      </a:xfrm>
                      <a:prstGeom prst="rect">
                        <a:avLst/>
                      </a:prstGeom>
                      <a:noFill/>
                      <a:ln>
                        <a:noFill/>
                      </a:ln>
                    </pic:spPr>
                  </pic:pic>
                </a:graphicData>
              </a:graphic>
            </wp:inline>
          </w:drawing>
        </w:r>
      </w:ins>
      <w:r>
        <w:t xml:space="preserve"> administrator users can access detailed information about each default route. For field descriptions </w:t>
      </w:r>
      <w:del w:id="1731" w:author="Moses, Robinson" w:date="2023-03-14T06:01:00Z">
        <w:r w:rsidDel="00B720D8">
          <w:delText xml:space="preserve">please </w:delText>
        </w:r>
      </w:del>
      <w:ins w:id="1732" w:author="Moses, Robinson" w:date="2023-03-14T06:01:00Z">
        <w:r w:rsidR="00B720D8">
          <w:t>kindly refer to</w:t>
        </w:r>
      </w:ins>
      <w:del w:id="1733" w:author="Moses, Robinson" w:date="2023-03-14T06:01:00Z">
        <w:r w:rsidDel="00B720D8">
          <w:delText>see</w:delText>
        </w:r>
      </w:del>
      <w:r>
        <w:t xml:space="preserve"> </w:t>
      </w:r>
      <w:r w:rsidRPr="00B720D8">
        <w:rPr>
          <w:b/>
          <w:bCs/>
          <w:rPrChange w:id="1734" w:author="Moses, Robinson" w:date="2023-03-14T06:01:00Z">
            <w:rPr/>
          </w:rPrChange>
        </w:rPr>
        <w:t>Update Default Route</w:t>
      </w:r>
      <w:r>
        <w:t xml:space="preserve"> </w:t>
      </w:r>
      <w:ins w:id="1735" w:author="Moses, Robinson" w:date="2023-03-14T06:01:00Z">
        <w:r w:rsidR="00B720D8">
          <w:t xml:space="preserve">listed </w:t>
        </w:r>
      </w:ins>
      <w:r>
        <w:t>below.</w:t>
      </w:r>
      <w:r w:rsidRPr="00F465FC">
        <w:rPr>
          <w:color w:val="92D050"/>
        </w:rPr>
        <w:t xml:space="preserve"> </w:t>
      </w:r>
    </w:p>
    <w:p w14:paraId="30CC8502" w14:textId="77777777" w:rsidR="00570B77" w:rsidRDefault="00570B77" w:rsidP="00570B77"/>
    <w:p w14:paraId="31177B51" w14:textId="77777777" w:rsidR="00570B77" w:rsidRDefault="00570B77" w:rsidP="00570B77">
      <w:pPr>
        <w:pStyle w:val="Heading2"/>
      </w:pPr>
      <w:bookmarkStart w:id="1736" w:name="_Toc111643078"/>
      <w:bookmarkStart w:id="1737" w:name="_Toc129572298"/>
      <w:r>
        <w:t>UPDATE DEFAULT ROUTE</w:t>
      </w:r>
      <w:bookmarkEnd w:id="1736"/>
      <w:bookmarkEnd w:id="1737"/>
    </w:p>
    <w:p w14:paraId="6CE28E84" w14:textId="77777777" w:rsidR="00570B77" w:rsidRPr="00F465FC" w:rsidRDefault="00570B77" w:rsidP="00E5502A">
      <w:pPr>
        <w:pStyle w:val="BodyText"/>
        <w:rPr>
          <w:color w:val="92D050"/>
        </w:rPr>
      </w:pPr>
      <w:r>
        <w:t xml:space="preserve">By clicking on the </w:t>
      </w:r>
      <w:r w:rsidRPr="00B720D8">
        <w:rPr>
          <w:b/>
          <w:bCs/>
          <w:rPrChange w:id="1738" w:author="Moses, Robinson" w:date="2023-03-14T06:02:00Z">
            <w:rPr/>
          </w:rPrChange>
        </w:rPr>
        <w:t>Update Default Route</w:t>
      </w:r>
      <w:r>
        <w:t xml:space="preserve"> icon </w:t>
      </w:r>
      <w:r w:rsidRPr="002946F8">
        <w:rPr>
          <w:noProof/>
        </w:rPr>
        <w:drawing>
          <wp:inline distT="0" distB="0" distL="0" distR="0" wp14:anchorId="25B3DBF3" wp14:editId="0009AEC8">
            <wp:extent cx="192552" cy="161495"/>
            <wp:effectExtent l="0" t="0" r="0"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t>administrator users can edit existing default routes.</w:t>
      </w:r>
    </w:p>
    <w:p w14:paraId="4A8251B8" w14:textId="77777777" w:rsidR="00570B77" w:rsidRDefault="00570B77" w:rsidP="00E5502A">
      <w:pPr>
        <w:pStyle w:val="Caption"/>
      </w:pPr>
      <w:bookmarkStart w:id="1739" w:name="_Toc6556896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29</w:t>
      </w:r>
      <w:r w:rsidRPr="36CE550C">
        <w:rPr>
          <w:noProof/>
        </w:rPr>
        <w:fldChar w:fldCharType="end"/>
      </w:r>
      <w:r w:rsidRPr="36CE550C">
        <w:t xml:space="preserve">: </w:t>
      </w:r>
      <w:r>
        <w:t>UPDATE DEFAULT ROUTES SCREEN</w:t>
      </w:r>
      <w:bookmarkEnd w:id="1739"/>
    </w:p>
    <w:p w14:paraId="0485CBC0" w14:textId="77777777" w:rsidR="00570B77" w:rsidRDefault="00570B77" w:rsidP="00B720D8">
      <w:pPr>
        <w:pStyle w:val="BodyText"/>
        <w:pPrChange w:id="1740" w:author="Moses, Robinson" w:date="2023-03-14T06:02:00Z">
          <w:pPr>
            <w:spacing w:after="0"/>
            <w:ind w:right="1080"/>
            <w:jc w:val="center"/>
          </w:pPr>
        </w:pPrChange>
      </w:pPr>
      <w:r>
        <w:rPr>
          <w:noProof/>
        </w:rPr>
        <w:lastRenderedPageBreak/>
        <w:drawing>
          <wp:inline distT="0" distB="0" distL="0" distR="0" wp14:anchorId="0E82D64C" wp14:editId="0045716F">
            <wp:extent cx="5364225" cy="2740912"/>
            <wp:effectExtent l="76200" t="76200" r="141605" b="135890"/>
            <wp:docPr id="2008282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66231" cy="2741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BE6384E" w14:textId="1DE2B9EB" w:rsidR="00570B77" w:rsidDel="00B720D8" w:rsidRDefault="00570B77" w:rsidP="00570B77">
      <w:pPr>
        <w:spacing w:after="190" w:line="263" w:lineRule="auto"/>
        <w:ind w:left="-5" w:hanging="10"/>
        <w:rPr>
          <w:del w:id="1741" w:author="Moses, Robinson" w:date="2023-03-14T06:02:00Z"/>
        </w:rPr>
      </w:pPr>
    </w:p>
    <w:p w14:paraId="6A0ABA9C" w14:textId="77777777" w:rsidR="00570B77" w:rsidRDefault="00570B77" w:rsidP="00D85A97">
      <w:pPr>
        <w:pStyle w:val="Caption"/>
      </w:pPr>
      <w:bookmarkStart w:id="1742" w:name="_Toc65569028"/>
      <w:r w:rsidRPr="002946F8">
        <w:t xml:space="preserve">Table </w:t>
      </w:r>
      <w:r w:rsidRPr="002946F8">
        <w:fldChar w:fldCharType="begin"/>
      </w:r>
      <w:r w:rsidRPr="002946F8">
        <w:instrText xml:space="preserve"> SEQ Table \* ARABIC </w:instrText>
      </w:r>
      <w:r w:rsidRPr="002946F8">
        <w:fldChar w:fldCharType="separate"/>
      </w:r>
      <w:r>
        <w:rPr>
          <w:noProof/>
        </w:rPr>
        <w:t>27</w:t>
      </w:r>
      <w:r w:rsidRPr="002946F8">
        <w:fldChar w:fldCharType="end"/>
      </w:r>
      <w:r w:rsidRPr="002946F8">
        <w:t xml:space="preserve">: </w:t>
      </w:r>
      <w:r>
        <w:t>UPDATE DEFAULT ROUTES FIELD DESCRIPTIONS</w:t>
      </w:r>
      <w:bookmarkEnd w:id="174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C8636C"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8A5EE4E"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0B3F4EF" w14:textId="77777777" w:rsidR="00570B77" w:rsidRDefault="00570B77" w:rsidP="00D85A97">
            <w:pPr>
              <w:pStyle w:val="TableHeading"/>
            </w:pPr>
            <w:r>
              <w:t xml:space="preserve">Description </w:t>
            </w:r>
          </w:p>
        </w:tc>
      </w:tr>
      <w:tr w:rsidR="00570B77" w14:paraId="613C5D3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C9ADD9A" w14:textId="77777777" w:rsidR="00570B77" w:rsidRPr="00B720D8" w:rsidRDefault="00570B77" w:rsidP="00D85A97">
            <w:pPr>
              <w:pStyle w:val="TableBody"/>
              <w:rPr>
                <w:b/>
                <w:bCs/>
                <w:rPrChange w:id="1743" w:author="Moses, Robinson" w:date="2023-03-14T06:03:00Z">
                  <w:rPr/>
                </w:rPrChange>
              </w:rPr>
            </w:pPr>
            <w:r w:rsidRPr="00B720D8">
              <w:rPr>
                <w:b/>
                <w:bCs/>
                <w:rPrChange w:id="1744" w:author="Moses, Robinson" w:date="2023-03-14T06:03: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346610"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Depot the route is associated with </w:t>
            </w:r>
          </w:p>
        </w:tc>
      </w:tr>
      <w:tr w:rsidR="00570B77" w14:paraId="5BAB620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3D1B670" w14:textId="77777777" w:rsidR="00570B77" w:rsidRPr="00B720D8" w:rsidRDefault="00570B77" w:rsidP="00D85A97">
            <w:pPr>
              <w:pStyle w:val="TableBody"/>
              <w:rPr>
                <w:b/>
                <w:bCs/>
                <w:rPrChange w:id="1745" w:author="Moses, Robinson" w:date="2023-03-14T06:03:00Z">
                  <w:rPr/>
                </w:rPrChange>
              </w:rPr>
            </w:pPr>
            <w:r w:rsidRPr="00B720D8">
              <w:rPr>
                <w:b/>
                <w:bCs/>
                <w:rPrChange w:id="1746" w:author="Moses, Robinson" w:date="2023-03-14T06:03: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F50D940" w14:textId="0ABB9BB0" w:rsidR="00570B77" w:rsidRPr="00453E7B" w:rsidRDefault="00570B77" w:rsidP="00D85A97">
            <w:pPr>
              <w:pStyle w:val="TableBody"/>
              <w:rPr>
                <w:rFonts w:cstheme="minorHAnsi"/>
                <w:sz w:val="18"/>
                <w:szCs w:val="18"/>
              </w:rPr>
            </w:pPr>
            <w:r w:rsidRPr="00453E7B">
              <w:rPr>
                <w:rFonts w:cstheme="minorHAnsi"/>
                <w:sz w:val="18"/>
                <w:szCs w:val="18"/>
              </w:rPr>
              <w:t>Unique user</w:t>
            </w:r>
            <w:ins w:id="1747" w:author="Moses, Robinson" w:date="2023-03-16T07:27:00Z">
              <w:r w:rsidR="0014696D">
                <w:rPr>
                  <w:rFonts w:cstheme="minorHAnsi"/>
                  <w:sz w:val="18"/>
                  <w:szCs w:val="18"/>
                </w:rPr>
                <w:t>-</w:t>
              </w:r>
            </w:ins>
            <w:del w:id="1748" w:author="Moses, Robinson" w:date="2023-03-14T06:03:00Z">
              <w:r w:rsidRPr="00453E7B" w:rsidDel="00B720D8">
                <w:rPr>
                  <w:rFonts w:cstheme="minorHAnsi"/>
                  <w:sz w:val="18"/>
                  <w:szCs w:val="18"/>
                </w:rPr>
                <w:delText>-</w:delText>
              </w:r>
            </w:del>
            <w:r w:rsidRPr="00453E7B">
              <w:rPr>
                <w:rFonts w:cstheme="minorHAnsi"/>
                <w:sz w:val="18"/>
                <w:szCs w:val="18"/>
              </w:rPr>
              <w:t xml:space="preserve">defined route name </w:t>
            </w:r>
          </w:p>
        </w:tc>
      </w:tr>
      <w:tr w:rsidR="00570B77" w14:paraId="166D6DA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8DCE1CA" w14:textId="77777777" w:rsidR="00570B77" w:rsidRPr="00B720D8" w:rsidRDefault="00570B77" w:rsidP="00D85A97">
            <w:pPr>
              <w:pStyle w:val="TableBody"/>
              <w:rPr>
                <w:b/>
                <w:bCs/>
                <w:rPrChange w:id="1749" w:author="Moses, Robinson" w:date="2023-03-14T06:03:00Z">
                  <w:rPr/>
                </w:rPrChange>
              </w:rPr>
            </w:pPr>
            <w:r w:rsidRPr="00B720D8">
              <w:rPr>
                <w:b/>
                <w:bCs/>
                <w:rPrChange w:id="1750" w:author="Moses, Robinson" w:date="2023-03-14T06:03: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CCED927"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Current Business Date </w:t>
            </w:r>
          </w:p>
        </w:tc>
      </w:tr>
      <w:tr w:rsidR="00570B77" w14:paraId="5BAE8A2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F15951B" w14:textId="77777777" w:rsidR="00570B77" w:rsidRPr="00B720D8" w:rsidRDefault="00570B77" w:rsidP="00D85A97">
            <w:pPr>
              <w:pStyle w:val="TableBody"/>
              <w:rPr>
                <w:b/>
                <w:bCs/>
                <w:rPrChange w:id="1751" w:author="Moses, Robinson" w:date="2023-03-14T06:03:00Z">
                  <w:rPr/>
                </w:rPrChange>
              </w:rPr>
            </w:pPr>
            <w:r w:rsidRPr="00B720D8">
              <w:rPr>
                <w:b/>
                <w:bCs/>
                <w:rPrChange w:id="1752" w:author="Moses, Robinson" w:date="2023-03-14T06:03: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7A063866" w14:textId="16BEAA22" w:rsidR="00570B77" w:rsidRPr="00453E7B" w:rsidRDefault="00570B77" w:rsidP="00D85A97">
            <w:pPr>
              <w:pStyle w:val="TableBody"/>
              <w:rPr>
                <w:rFonts w:cstheme="minorHAnsi"/>
                <w:sz w:val="18"/>
                <w:szCs w:val="18"/>
              </w:rPr>
            </w:pPr>
            <w:del w:id="1753" w:author="Moses, Robinson" w:date="2023-03-16T07:28:00Z">
              <w:r w:rsidRPr="00453E7B" w:rsidDel="0014696D">
                <w:rPr>
                  <w:rFonts w:cstheme="minorHAnsi"/>
                  <w:sz w:val="18"/>
                  <w:szCs w:val="18"/>
                </w:rPr>
                <w:delText xml:space="preserve">Current </w:delText>
              </w:r>
            </w:del>
            <w:ins w:id="1754" w:author="Moses, Robinson" w:date="2023-03-16T07:28:00Z">
              <w:r w:rsidR="0014696D">
                <w:rPr>
                  <w:rFonts w:cstheme="minorHAnsi"/>
                  <w:sz w:val="18"/>
                  <w:szCs w:val="18"/>
                </w:rPr>
                <w:t>The c</w:t>
              </w:r>
              <w:r w:rsidR="0014696D" w:rsidRPr="00453E7B">
                <w:rPr>
                  <w:rFonts w:cstheme="minorHAnsi"/>
                  <w:sz w:val="18"/>
                  <w:szCs w:val="18"/>
                </w:rPr>
                <w:t xml:space="preserve">urrent </w:t>
              </w:r>
            </w:ins>
            <w:r w:rsidRPr="00453E7B">
              <w:rPr>
                <w:rFonts w:cstheme="minorHAnsi"/>
                <w:sz w:val="18"/>
                <w:szCs w:val="18"/>
              </w:rPr>
              <w:t xml:space="preserve">state of Order </w:t>
            </w:r>
          </w:p>
        </w:tc>
      </w:tr>
      <w:tr w:rsidR="00570B77" w14:paraId="066DDD5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1F7DA8E" w14:textId="77777777" w:rsidR="00570B77" w:rsidRPr="00B720D8" w:rsidRDefault="00570B77" w:rsidP="00D85A97">
            <w:pPr>
              <w:pStyle w:val="TableBody"/>
              <w:rPr>
                <w:b/>
                <w:bCs/>
                <w:rPrChange w:id="1755" w:author="Moses, Robinson" w:date="2023-03-14T06:03:00Z">
                  <w:rPr/>
                </w:rPrChange>
              </w:rPr>
            </w:pPr>
            <w:r w:rsidRPr="00B720D8">
              <w:rPr>
                <w:b/>
                <w:bCs/>
                <w:rPrChange w:id="1756" w:author="Moses, Robinson" w:date="2023-03-14T06:03: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2C885D3E"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Name of Primary Driver </w:t>
            </w:r>
          </w:p>
        </w:tc>
      </w:tr>
      <w:tr w:rsidR="00570B77" w14:paraId="159F7B0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D0B622" w14:textId="77777777" w:rsidR="00570B77" w:rsidRPr="00B720D8" w:rsidRDefault="00570B77" w:rsidP="00D85A97">
            <w:pPr>
              <w:pStyle w:val="TableBody"/>
              <w:rPr>
                <w:b/>
                <w:bCs/>
                <w:rPrChange w:id="1757" w:author="Moses, Robinson" w:date="2023-03-14T06:03:00Z">
                  <w:rPr/>
                </w:rPrChange>
              </w:rPr>
            </w:pPr>
            <w:r w:rsidRPr="00B720D8">
              <w:rPr>
                <w:b/>
                <w:bCs/>
                <w:rPrChange w:id="1758" w:author="Moses, Robinson" w:date="2023-03-14T06:03: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44E80F4B"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Name of Secondary or substitute Driver </w:t>
            </w:r>
          </w:p>
        </w:tc>
      </w:tr>
      <w:tr w:rsidR="00570B77" w14:paraId="2763254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23F79A9" w14:textId="77777777" w:rsidR="00570B77" w:rsidRPr="00B720D8" w:rsidRDefault="00570B77" w:rsidP="00D85A97">
            <w:pPr>
              <w:pStyle w:val="TableBody"/>
              <w:rPr>
                <w:b/>
                <w:bCs/>
                <w:rPrChange w:id="1759" w:author="Moses, Robinson" w:date="2023-03-14T06:03:00Z">
                  <w:rPr/>
                </w:rPrChange>
              </w:rPr>
            </w:pPr>
            <w:r w:rsidRPr="00B720D8">
              <w:rPr>
                <w:b/>
                <w:bCs/>
                <w:rPrChange w:id="1760" w:author="Moses, Robinson" w:date="2023-03-14T06:03: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782B121F" w14:textId="77777777" w:rsidR="00570B77" w:rsidRPr="00453E7B" w:rsidRDefault="00570B77" w:rsidP="00D85A97">
            <w:pPr>
              <w:pStyle w:val="TableBody"/>
              <w:rPr>
                <w:rFonts w:cstheme="minorHAnsi"/>
                <w:sz w:val="18"/>
                <w:szCs w:val="18"/>
              </w:rPr>
            </w:pPr>
            <w:r>
              <w:rPr>
                <w:rFonts w:cstheme="minorHAnsi"/>
                <w:sz w:val="18"/>
                <w:szCs w:val="18"/>
              </w:rPr>
              <w:t>Name of Tertiary or substitute Driver</w:t>
            </w:r>
          </w:p>
        </w:tc>
      </w:tr>
      <w:tr w:rsidR="00570B77" w14:paraId="7902EF3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199CB91" w14:textId="77777777" w:rsidR="00570B77" w:rsidRPr="00B720D8" w:rsidRDefault="00570B77" w:rsidP="00D85A97">
            <w:pPr>
              <w:pStyle w:val="TableBody"/>
              <w:rPr>
                <w:b/>
                <w:bCs/>
                <w:rPrChange w:id="1761" w:author="Moses, Robinson" w:date="2023-03-14T06:03:00Z">
                  <w:rPr/>
                </w:rPrChange>
              </w:rPr>
            </w:pPr>
            <w:r w:rsidRPr="00B720D8">
              <w:rPr>
                <w:b/>
                <w:bCs/>
                <w:rPrChange w:id="1762" w:author="Moses, Robinson" w:date="2023-03-14T06:03: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24234B0D"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Supervisor/Manager level in charge of currency handling and delivery </w:t>
            </w:r>
          </w:p>
        </w:tc>
      </w:tr>
      <w:tr w:rsidR="00570B77" w14:paraId="7D4688C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0A0D5E0" w14:textId="77777777" w:rsidR="00570B77" w:rsidRPr="00B720D8" w:rsidRDefault="00570B77" w:rsidP="00D85A97">
            <w:pPr>
              <w:pStyle w:val="TableBody"/>
              <w:rPr>
                <w:b/>
                <w:bCs/>
                <w:rPrChange w:id="1763" w:author="Moses, Robinson" w:date="2023-03-14T06:03:00Z">
                  <w:rPr/>
                </w:rPrChange>
              </w:rPr>
            </w:pPr>
            <w:r w:rsidRPr="00B720D8">
              <w:rPr>
                <w:b/>
                <w:bCs/>
                <w:rPrChange w:id="1764" w:author="Moses, Robinson" w:date="2023-03-14T06:03: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5399644"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Additional Supervisor/Manager level in charge of currency handling and delivery </w:t>
            </w:r>
          </w:p>
        </w:tc>
      </w:tr>
      <w:tr w:rsidR="00570B77" w14:paraId="1AED3CF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5F9B949" w14:textId="77777777" w:rsidR="00570B77" w:rsidRPr="00B720D8" w:rsidRDefault="00570B77" w:rsidP="00D85A97">
            <w:pPr>
              <w:pStyle w:val="TableBody"/>
              <w:rPr>
                <w:b/>
                <w:bCs/>
                <w:rPrChange w:id="1765" w:author="Moses, Robinson" w:date="2023-03-14T06:03:00Z">
                  <w:rPr/>
                </w:rPrChange>
              </w:rPr>
            </w:pPr>
            <w:r w:rsidRPr="00B720D8">
              <w:rPr>
                <w:b/>
                <w:bCs/>
                <w:rPrChange w:id="1766" w:author="Moses, Robinson" w:date="2023-03-14T06:03: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2845DAF2" w14:textId="5CCD040A" w:rsidR="00570B77" w:rsidRPr="00453E7B" w:rsidRDefault="00570B77" w:rsidP="00D85A97">
            <w:pPr>
              <w:pStyle w:val="TableBody"/>
              <w:rPr>
                <w:rFonts w:cstheme="minorHAnsi"/>
                <w:sz w:val="18"/>
                <w:szCs w:val="18"/>
              </w:rPr>
            </w:pPr>
            <w:del w:id="1767" w:author="Moses, Robinson" w:date="2023-03-16T07:29:00Z">
              <w:r w:rsidRPr="00453E7B" w:rsidDel="0014696D">
                <w:rPr>
                  <w:rFonts w:cstheme="minorHAnsi"/>
                  <w:sz w:val="18"/>
                  <w:szCs w:val="18"/>
                </w:rPr>
                <w:delText xml:space="preserve">Available </w:delText>
              </w:r>
            </w:del>
            <w:ins w:id="1768" w:author="Moses, Robinson" w:date="2023-03-16T07:29:00Z">
              <w:r w:rsidR="0014696D">
                <w:rPr>
                  <w:rFonts w:cstheme="minorHAnsi"/>
                  <w:sz w:val="18"/>
                  <w:szCs w:val="18"/>
                </w:rPr>
                <w:t>The a</w:t>
              </w:r>
              <w:r w:rsidR="0014696D" w:rsidRPr="00453E7B">
                <w:rPr>
                  <w:rFonts w:cstheme="minorHAnsi"/>
                  <w:sz w:val="18"/>
                  <w:szCs w:val="18"/>
                </w:rPr>
                <w:t xml:space="preserve">vailable </w:t>
              </w:r>
            </w:ins>
            <w:r w:rsidRPr="00453E7B">
              <w:rPr>
                <w:rFonts w:cstheme="minorHAnsi"/>
                <w:sz w:val="18"/>
                <w:szCs w:val="18"/>
              </w:rPr>
              <w:t xml:space="preserve">field for defining additional security personnel in currency handling and delivery </w:t>
            </w:r>
          </w:p>
        </w:tc>
      </w:tr>
      <w:tr w:rsidR="00570B77" w14:paraId="4F5EEF7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47F140" w14:textId="77777777" w:rsidR="00570B77" w:rsidRPr="00B720D8" w:rsidRDefault="00570B77" w:rsidP="00D85A97">
            <w:pPr>
              <w:pStyle w:val="TableBody"/>
              <w:rPr>
                <w:b/>
                <w:bCs/>
                <w:rPrChange w:id="1769" w:author="Moses, Robinson" w:date="2023-03-14T06:03:00Z">
                  <w:rPr/>
                </w:rPrChange>
              </w:rPr>
            </w:pPr>
            <w:r w:rsidRPr="00B720D8">
              <w:rPr>
                <w:b/>
                <w:bCs/>
                <w:rPrChange w:id="1770" w:author="Moses, Robinson" w:date="2023-03-14T06:03: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54FED5DA" w14:textId="0E53573C" w:rsidR="00570B77" w:rsidRPr="00453E7B" w:rsidRDefault="00570B77" w:rsidP="00D85A97">
            <w:pPr>
              <w:pStyle w:val="TableBody"/>
              <w:rPr>
                <w:rFonts w:cstheme="minorHAnsi"/>
                <w:sz w:val="18"/>
                <w:szCs w:val="18"/>
              </w:rPr>
            </w:pPr>
            <w:del w:id="1771" w:author="Moses, Robinson" w:date="2023-03-16T07:29:00Z">
              <w:r w:rsidRPr="00453E7B" w:rsidDel="0014696D">
                <w:rPr>
                  <w:rFonts w:cstheme="minorHAnsi"/>
                  <w:sz w:val="18"/>
                  <w:szCs w:val="18"/>
                </w:rPr>
                <w:delText xml:space="preserve">Available </w:delText>
              </w:r>
            </w:del>
            <w:ins w:id="1772" w:author="Moses, Robinson" w:date="2023-03-16T07:29:00Z">
              <w:r w:rsidR="0014696D">
                <w:rPr>
                  <w:rFonts w:cstheme="minorHAnsi"/>
                  <w:sz w:val="18"/>
                  <w:szCs w:val="18"/>
                </w:rPr>
                <w:t>The a</w:t>
              </w:r>
              <w:r w:rsidR="0014696D" w:rsidRPr="00453E7B">
                <w:rPr>
                  <w:rFonts w:cstheme="minorHAnsi"/>
                  <w:sz w:val="18"/>
                  <w:szCs w:val="18"/>
                </w:rPr>
                <w:t xml:space="preserve">vailable </w:t>
              </w:r>
            </w:ins>
            <w:r w:rsidRPr="00453E7B">
              <w:rPr>
                <w:rFonts w:cstheme="minorHAnsi"/>
                <w:sz w:val="18"/>
                <w:szCs w:val="18"/>
              </w:rPr>
              <w:t xml:space="preserve">field for defining additional security personnel in currency handling and delivery </w:t>
            </w:r>
          </w:p>
        </w:tc>
      </w:tr>
      <w:tr w:rsidR="00570B77" w14:paraId="2BB93B5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815E8A6" w14:textId="77777777" w:rsidR="00570B77" w:rsidRPr="00B720D8" w:rsidRDefault="00570B77" w:rsidP="00D85A97">
            <w:pPr>
              <w:pStyle w:val="TableBody"/>
              <w:rPr>
                <w:b/>
                <w:bCs/>
                <w:rPrChange w:id="1773" w:author="Moses, Robinson" w:date="2023-03-14T06:03:00Z">
                  <w:rPr/>
                </w:rPrChange>
              </w:rPr>
            </w:pPr>
            <w:r w:rsidRPr="00B720D8">
              <w:rPr>
                <w:b/>
                <w:bCs/>
                <w:rPrChange w:id="1774" w:author="Moses, Robinson" w:date="2023-03-14T06:03:00Z">
                  <w:rPr/>
                </w:rPrChange>
              </w:rPr>
              <w:t>Truck</w:t>
            </w:r>
          </w:p>
        </w:tc>
        <w:tc>
          <w:tcPr>
            <w:tcW w:w="6194" w:type="dxa"/>
            <w:tcBorders>
              <w:top w:val="single" w:sz="4" w:space="0" w:color="000000"/>
              <w:left w:val="single" w:sz="4" w:space="0" w:color="000000"/>
              <w:bottom w:val="single" w:sz="4" w:space="0" w:color="000000"/>
              <w:right w:val="single" w:sz="4" w:space="0" w:color="000000"/>
            </w:tcBorders>
          </w:tcPr>
          <w:p w14:paraId="4B8AED2A" w14:textId="77777777" w:rsidR="00570B77" w:rsidRPr="00453E7B" w:rsidRDefault="00570B77" w:rsidP="00D85A97">
            <w:pPr>
              <w:pStyle w:val="TableBody"/>
              <w:rPr>
                <w:rFonts w:cstheme="minorHAnsi"/>
                <w:sz w:val="18"/>
                <w:szCs w:val="18"/>
              </w:rPr>
            </w:pPr>
            <w:r w:rsidRPr="00453E7B">
              <w:rPr>
                <w:rFonts w:cstheme="minorHAnsi"/>
                <w:sz w:val="18"/>
                <w:szCs w:val="18"/>
              </w:rPr>
              <w:t xml:space="preserve">Unique Truck Identification code </w:t>
            </w:r>
          </w:p>
        </w:tc>
      </w:tr>
      <w:tr w:rsidR="00570B77" w14:paraId="0CECEF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C25BB89" w14:textId="77777777" w:rsidR="00570B77" w:rsidRPr="00B720D8" w:rsidRDefault="00570B77" w:rsidP="00D85A97">
            <w:pPr>
              <w:pStyle w:val="TableBody"/>
              <w:rPr>
                <w:b/>
                <w:bCs/>
                <w:rPrChange w:id="1775" w:author="Moses, Robinson" w:date="2023-03-14T06:03:00Z">
                  <w:rPr/>
                </w:rPrChange>
              </w:rPr>
            </w:pPr>
            <w:r w:rsidRPr="00B720D8">
              <w:rPr>
                <w:b/>
                <w:bCs/>
                <w:rPrChange w:id="1776" w:author="Moses, Robinson" w:date="2023-03-14T06:03:00Z">
                  <w:rPr/>
                </w:rPrChange>
              </w:rPr>
              <w:lastRenderedPageBreak/>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E98758C" w14:textId="392C77C5" w:rsidR="00570B77" w:rsidRPr="00453E7B" w:rsidRDefault="00570B77" w:rsidP="00D85A97">
            <w:pPr>
              <w:pStyle w:val="TableBody"/>
              <w:rPr>
                <w:rFonts w:cstheme="minorHAnsi"/>
                <w:sz w:val="18"/>
                <w:szCs w:val="18"/>
              </w:rPr>
            </w:pPr>
            <w:del w:id="1777" w:author="Moses, Robinson" w:date="2023-03-16T07:29:00Z">
              <w:r w:rsidRPr="00453E7B" w:rsidDel="0014696D">
                <w:rPr>
                  <w:rFonts w:cstheme="minorHAnsi"/>
                  <w:sz w:val="18"/>
                  <w:szCs w:val="18"/>
                </w:rPr>
                <w:delText xml:space="preserve">Interactive </w:delText>
              </w:r>
            </w:del>
            <w:ins w:id="1778" w:author="Moses, Robinson" w:date="2023-03-16T07:29:00Z">
              <w:r w:rsidR="0014696D">
                <w:rPr>
                  <w:rFonts w:cstheme="minorHAnsi"/>
                  <w:sz w:val="18"/>
                  <w:szCs w:val="18"/>
                </w:rPr>
                <w:t>The i</w:t>
              </w:r>
              <w:r w:rsidR="0014696D" w:rsidRPr="00453E7B">
                <w:rPr>
                  <w:rFonts w:cstheme="minorHAnsi"/>
                  <w:sz w:val="18"/>
                  <w:szCs w:val="18"/>
                </w:rPr>
                <w:t xml:space="preserve">nteractive </w:t>
              </w:r>
            </w:ins>
            <w:ins w:id="1779" w:author="Moses, Robinson" w:date="2023-03-14T06:09:00Z">
              <w:r w:rsidR="00B720D8">
                <w:rPr>
                  <w:rFonts w:cstheme="minorHAnsi"/>
                  <w:sz w:val="18"/>
                  <w:szCs w:val="18"/>
                </w:rPr>
                <w:t>p</w:t>
              </w:r>
            </w:ins>
            <w:del w:id="1780" w:author="Moses, Robinson" w:date="2023-03-14T06:09:00Z">
              <w:r w:rsidRPr="00453E7B" w:rsidDel="00B720D8">
                <w:rPr>
                  <w:rFonts w:cstheme="minorHAnsi"/>
                  <w:sz w:val="18"/>
                  <w:szCs w:val="18"/>
                </w:rPr>
                <w:delText>P</w:delText>
              </w:r>
            </w:del>
            <w:r w:rsidRPr="00453E7B">
              <w:rPr>
                <w:rFonts w:cstheme="minorHAnsi"/>
                <w:sz w:val="18"/>
                <w:szCs w:val="18"/>
              </w:rPr>
              <w:t xml:space="preserve">ortion of </w:t>
            </w:r>
            <w:ins w:id="1781" w:author="Moses, Robinson" w:date="2023-03-14T06:06:00Z">
              <w:r w:rsidR="00B720D8">
                <w:rPr>
                  <w:rFonts w:cstheme="minorHAnsi"/>
                  <w:sz w:val="18"/>
                  <w:szCs w:val="18"/>
                </w:rPr>
                <w:t xml:space="preserve">the </w:t>
              </w:r>
            </w:ins>
            <w:del w:id="1782" w:author="Moses, Robinson" w:date="2023-03-14T06:06:00Z">
              <w:r w:rsidRPr="00453E7B" w:rsidDel="00B720D8">
                <w:rPr>
                  <w:rFonts w:cstheme="minorHAnsi"/>
                  <w:sz w:val="18"/>
                  <w:szCs w:val="18"/>
                </w:rPr>
                <w:delText>S</w:delText>
              </w:r>
            </w:del>
            <w:ins w:id="1783" w:author="Moses, Robinson" w:date="2023-03-14T06:06:00Z">
              <w:r w:rsidR="00B720D8">
                <w:rPr>
                  <w:rFonts w:cstheme="minorHAnsi"/>
                  <w:sz w:val="18"/>
                  <w:szCs w:val="18"/>
                </w:rPr>
                <w:t>s</w:t>
              </w:r>
            </w:ins>
            <w:r w:rsidRPr="00453E7B">
              <w:rPr>
                <w:rFonts w:cstheme="minorHAnsi"/>
                <w:sz w:val="18"/>
                <w:szCs w:val="18"/>
              </w:rPr>
              <w:t xml:space="preserve">creen </w:t>
            </w:r>
            <w:del w:id="1784" w:author="Moses, Robinson" w:date="2023-03-16T07:29:00Z">
              <w:r w:rsidRPr="00453E7B" w:rsidDel="0014696D">
                <w:rPr>
                  <w:rFonts w:cstheme="minorHAnsi"/>
                  <w:sz w:val="18"/>
                  <w:szCs w:val="18"/>
                </w:rPr>
                <w:delText xml:space="preserve">showing </w:delText>
              </w:r>
            </w:del>
            <w:ins w:id="1785" w:author="Moses, Robinson" w:date="2023-03-16T07:29:00Z">
              <w:r w:rsidR="0014696D" w:rsidRPr="00453E7B">
                <w:rPr>
                  <w:rFonts w:cstheme="minorHAnsi"/>
                  <w:sz w:val="18"/>
                  <w:szCs w:val="18"/>
                </w:rPr>
                <w:t>show</w:t>
              </w:r>
              <w:r w:rsidR="0014696D">
                <w:rPr>
                  <w:rFonts w:cstheme="minorHAnsi"/>
                  <w:sz w:val="18"/>
                  <w:szCs w:val="18"/>
                </w:rPr>
                <w:t>s</w:t>
              </w:r>
              <w:r w:rsidR="0014696D" w:rsidRPr="00453E7B">
                <w:rPr>
                  <w:rFonts w:cstheme="minorHAnsi"/>
                  <w:sz w:val="18"/>
                  <w:szCs w:val="18"/>
                </w:rPr>
                <w:t xml:space="preserve"> </w:t>
              </w:r>
            </w:ins>
            <w:r w:rsidRPr="00453E7B">
              <w:rPr>
                <w:rFonts w:cstheme="minorHAnsi"/>
                <w:sz w:val="18"/>
                <w:szCs w:val="18"/>
              </w:rPr>
              <w:t xml:space="preserve">individual cashpoints that make up the assigned route. Cashpoint Windows can be clicked and </w:t>
            </w:r>
            <w:commentRangeStart w:id="1786"/>
            <w:del w:id="1787" w:author="Moses, Robinson" w:date="2023-03-16T07:29:00Z">
              <w:r w:rsidRPr="00453E7B" w:rsidDel="0014696D">
                <w:rPr>
                  <w:rFonts w:cstheme="minorHAnsi"/>
                  <w:sz w:val="18"/>
                  <w:szCs w:val="18"/>
                </w:rPr>
                <w:delText xml:space="preserve">drug </w:delText>
              </w:r>
            </w:del>
            <w:commentRangeEnd w:id="1786"/>
            <w:ins w:id="1788" w:author="Moses, Robinson" w:date="2023-03-16T07:29:00Z">
              <w:r w:rsidR="0014696D" w:rsidRPr="00453E7B">
                <w:rPr>
                  <w:rFonts w:cstheme="minorHAnsi"/>
                  <w:sz w:val="18"/>
                  <w:szCs w:val="18"/>
                </w:rPr>
                <w:t>dr</w:t>
              </w:r>
              <w:r w:rsidR="0014696D">
                <w:rPr>
                  <w:rFonts w:cstheme="minorHAnsi"/>
                  <w:sz w:val="18"/>
                  <w:szCs w:val="18"/>
                </w:rPr>
                <w:t>agged</w:t>
              </w:r>
              <w:r w:rsidR="0014696D" w:rsidRPr="00453E7B">
                <w:rPr>
                  <w:rFonts w:cstheme="minorHAnsi"/>
                  <w:sz w:val="18"/>
                  <w:szCs w:val="18"/>
                </w:rPr>
                <w:t xml:space="preserve"> </w:t>
              </w:r>
            </w:ins>
            <w:r w:rsidR="00B720D8">
              <w:rPr>
                <w:rStyle w:val="CommentReference"/>
                <w:rFonts w:eastAsia="MS Mincho"/>
                <w:lang w:val="en-US"/>
              </w:rPr>
              <w:commentReference w:id="1786"/>
            </w:r>
            <w:r w:rsidRPr="00453E7B">
              <w:rPr>
                <w:rFonts w:cstheme="minorHAnsi"/>
                <w:sz w:val="18"/>
                <w:szCs w:val="18"/>
              </w:rPr>
              <w:t xml:space="preserve">between </w:t>
            </w:r>
            <w:r w:rsidRPr="00B720D8">
              <w:rPr>
                <w:rFonts w:cstheme="minorHAnsi"/>
                <w:b/>
                <w:bCs/>
                <w:sz w:val="18"/>
                <w:szCs w:val="18"/>
                <w:rPrChange w:id="1789" w:author="Moses, Robinson" w:date="2023-03-14T06:04:00Z">
                  <w:rPr>
                    <w:rFonts w:cstheme="minorHAnsi"/>
                    <w:sz w:val="18"/>
                    <w:szCs w:val="18"/>
                  </w:rPr>
                </w:rPrChange>
              </w:rPr>
              <w:t>Assigned</w:t>
            </w:r>
            <w:r w:rsidRPr="00453E7B">
              <w:rPr>
                <w:rFonts w:cstheme="minorHAnsi"/>
                <w:sz w:val="18"/>
                <w:szCs w:val="18"/>
              </w:rPr>
              <w:t xml:space="preserve"> and </w:t>
            </w:r>
            <w:r w:rsidRPr="00B720D8">
              <w:rPr>
                <w:rFonts w:cstheme="minorHAnsi"/>
                <w:b/>
                <w:bCs/>
                <w:sz w:val="18"/>
                <w:szCs w:val="18"/>
                <w:rPrChange w:id="1790" w:author="Moses, Robinson" w:date="2023-03-14T06:05:00Z">
                  <w:rPr>
                    <w:rFonts w:cstheme="minorHAnsi"/>
                    <w:sz w:val="18"/>
                    <w:szCs w:val="18"/>
                  </w:rPr>
                </w:rPrChange>
              </w:rPr>
              <w:t>Available</w:t>
            </w:r>
            <w:r w:rsidRPr="00453E7B">
              <w:rPr>
                <w:rFonts w:cstheme="minorHAnsi"/>
                <w:sz w:val="18"/>
                <w:szCs w:val="18"/>
              </w:rPr>
              <w:t xml:space="preserve"> Cashpoints to aid in the ease and speed of planning routes. </w:t>
            </w:r>
          </w:p>
          <w:p w14:paraId="49E26296" w14:textId="6A7AFD7F" w:rsidR="00570B77" w:rsidRPr="00453E7B" w:rsidRDefault="00570B77" w:rsidP="00D85A97">
            <w:pPr>
              <w:pStyle w:val="TableBody"/>
              <w:rPr>
                <w:rFonts w:cstheme="minorHAnsi"/>
                <w:sz w:val="18"/>
                <w:szCs w:val="18"/>
              </w:rPr>
            </w:pPr>
            <w:del w:id="1791" w:author="Moses, Robinson" w:date="2023-03-16T07:29:00Z">
              <w:r w:rsidRPr="00B720D8" w:rsidDel="0014696D">
                <w:rPr>
                  <w:rFonts w:cstheme="minorHAnsi"/>
                  <w:b/>
                  <w:bCs/>
                  <w:sz w:val="18"/>
                  <w:szCs w:val="18"/>
                  <w:rPrChange w:id="1792" w:author="Moses, Robinson" w:date="2023-03-14T06:08:00Z">
                    <w:rPr>
                      <w:rFonts w:cstheme="minorHAnsi"/>
                      <w:sz w:val="18"/>
                      <w:szCs w:val="18"/>
                    </w:rPr>
                  </w:rPrChange>
                </w:rPr>
                <w:delText xml:space="preserve">Assigned </w:delText>
              </w:r>
            </w:del>
            <w:ins w:id="1793" w:author="Moses, Robinson" w:date="2023-03-16T07:29:00Z">
              <w:r w:rsidR="0014696D">
                <w:rPr>
                  <w:rFonts w:cstheme="minorHAnsi"/>
                  <w:b/>
                  <w:bCs/>
                  <w:sz w:val="18"/>
                  <w:szCs w:val="18"/>
                </w:rPr>
                <w:t xml:space="preserve">The </w:t>
              </w:r>
            </w:ins>
            <w:ins w:id="1794" w:author="Moses, Robinson" w:date="2023-03-16T07:30:00Z">
              <w:r w:rsidR="0014696D">
                <w:rPr>
                  <w:rFonts w:cstheme="minorHAnsi"/>
                  <w:b/>
                  <w:bCs/>
                  <w:sz w:val="18"/>
                  <w:szCs w:val="18"/>
                </w:rPr>
                <w:t>A</w:t>
              </w:r>
            </w:ins>
            <w:ins w:id="1795" w:author="Moses, Robinson" w:date="2023-03-16T07:29:00Z">
              <w:r w:rsidR="0014696D" w:rsidRPr="00B720D8">
                <w:rPr>
                  <w:rFonts w:cstheme="minorHAnsi"/>
                  <w:b/>
                  <w:bCs/>
                  <w:sz w:val="18"/>
                  <w:szCs w:val="18"/>
                  <w:rPrChange w:id="1796" w:author="Moses, Robinson" w:date="2023-03-14T06:08:00Z">
                    <w:rPr>
                      <w:rFonts w:cstheme="minorHAnsi"/>
                      <w:sz w:val="18"/>
                      <w:szCs w:val="18"/>
                    </w:rPr>
                  </w:rPrChange>
                </w:rPr>
                <w:t xml:space="preserve">ssigned </w:t>
              </w:r>
            </w:ins>
            <w:r w:rsidRPr="00B720D8">
              <w:rPr>
                <w:rFonts w:cstheme="minorHAnsi"/>
                <w:b/>
                <w:bCs/>
                <w:sz w:val="18"/>
                <w:szCs w:val="18"/>
                <w:rPrChange w:id="1797" w:author="Moses, Robinson" w:date="2023-03-14T06:08:00Z">
                  <w:rPr>
                    <w:rFonts w:cstheme="minorHAnsi"/>
                    <w:sz w:val="18"/>
                    <w:szCs w:val="18"/>
                  </w:rPr>
                </w:rPrChange>
              </w:rPr>
              <w:t>Cashpoints</w:t>
            </w:r>
            <w:r w:rsidRPr="00453E7B">
              <w:rPr>
                <w:rFonts w:cstheme="minorHAnsi"/>
                <w:sz w:val="18"/>
                <w:szCs w:val="18"/>
              </w:rPr>
              <w:t xml:space="preserve"> column reflects only those that are assigned to the default route being reviewed/edited. </w:t>
            </w:r>
          </w:p>
        </w:tc>
      </w:tr>
      <w:tr w:rsidR="00570B77" w14:paraId="5233B3A0" w14:textId="77777777" w:rsidTr="00D85A97">
        <w:trPr>
          <w:trHeight w:val="19"/>
        </w:trPr>
        <w:tc>
          <w:tcPr>
            <w:tcW w:w="1881" w:type="dxa"/>
            <w:tcBorders>
              <w:top w:val="single" w:sz="4" w:space="0" w:color="000000"/>
              <w:left w:val="single" w:sz="4" w:space="0" w:color="000000"/>
              <w:bottom w:val="single" w:sz="4" w:space="0" w:color="000000"/>
              <w:right w:val="single" w:sz="4" w:space="0" w:color="000000"/>
            </w:tcBorders>
          </w:tcPr>
          <w:p w14:paraId="78AB229C" w14:textId="77777777" w:rsidR="00570B77" w:rsidRPr="00B720D8" w:rsidRDefault="00570B77" w:rsidP="00D85A97">
            <w:pPr>
              <w:pStyle w:val="TableBody"/>
              <w:rPr>
                <w:b/>
                <w:bCs/>
                <w:rPrChange w:id="1798" w:author="Moses, Robinson" w:date="2023-03-14T06:03:00Z">
                  <w:rPr/>
                </w:rPrChange>
              </w:rPr>
            </w:pPr>
            <w:r w:rsidRPr="00B720D8">
              <w:rPr>
                <w:b/>
                <w:bCs/>
                <w:rPrChange w:id="1799" w:author="Moses, Robinson" w:date="2023-03-14T06:03:00Z">
                  <w:rPr/>
                </w:rPrChange>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585BA2F9" w14:textId="28DC6500" w:rsidR="00570B77" w:rsidRPr="00453E7B" w:rsidRDefault="00570B77" w:rsidP="00D85A97">
            <w:pPr>
              <w:pStyle w:val="TableBody"/>
              <w:rPr>
                <w:rFonts w:cstheme="minorHAnsi"/>
                <w:sz w:val="18"/>
                <w:szCs w:val="18"/>
              </w:rPr>
            </w:pPr>
            <w:del w:id="1800" w:author="Moses, Robinson" w:date="2023-03-16T07:30:00Z">
              <w:r w:rsidRPr="00453E7B" w:rsidDel="0014696D">
                <w:rPr>
                  <w:rFonts w:cstheme="minorHAnsi"/>
                  <w:sz w:val="18"/>
                  <w:szCs w:val="18"/>
                </w:rPr>
                <w:delText xml:space="preserve">Interactive </w:delText>
              </w:r>
            </w:del>
            <w:ins w:id="1801" w:author="Moses, Robinson" w:date="2023-03-16T07:30:00Z">
              <w:r w:rsidR="0014696D">
                <w:rPr>
                  <w:rFonts w:cstheme="minorHAnsi"/>
                  <w:sz w:val="18"/>
                  <w:szCs w:val="18"/>
                </w:rPr>
                <w:t>The i</w:t>
              </w:r>
              <w:r w:rsidR="0014696D" w:rsidRPr="00453E7B">
                <w:rPr>
                  <w:rFonts w:cstheme="minorHAnsi"/>
                  <w:sz w:val="18"/>
                  <w:szCs w:val="18"/>
                </w:rPr>
                <w:t xml:space="preserve">nteractive </w:t>
              </w:r>
            </w:ins>
            <w:ins w:id="1802" w:author="Moses, Robinson" w:date="2023-03-14T06:09:00Z">
              <w:r w:rsidR="00B720D8">
                <w:rPr>
                  <w:rFonts w:cstheme="minorHAnsi"/>
                  <w:sz w:val="18"/>
                  <w:szCs w:val="18"/>
                </w:rPr>
                <w:t>p</w:t>
              </w:r>
            </w:ins>
            <w:del w:id="1803" w:author="Moses, Robinson" w:date="2023-03-14T06:09:00Z">
              <w:r w:rsidRPr="00453E7B" w:rsidDel="00B720D8">
                <w:rPr>
                  <w:rFonts w:cstheme="minorHAnsi"/>
                  <w:sz w:val="18"/>
                  <w:szCs w:val="18"/>
                </w:rPr>
                <w:delText>P</w:delText>
              </w:r>
            </w:del>
            <w:r w:rsidRPr="00453E7B">
              <w:rPr>
                <w:rFonts w:cstheme="minorHAnsi"/>
                <w:sz w:val="18"/>
                <w:szCs w:val="18"/>
              </w:rPr>
              <w:t xml:space="preserve">ortion of </w:t>
            </w:r>
            <w:ins w:id="1804" w:author="Moses, Robinson" w:date="2023-03-14T06:09:00Z">
              <w:r w:rsidR="00B720D8">
                <w:rPr>
                  <w:rFonts w:cstheme="minorHAnsi"/>
                  <w:sz w:val="18"/>
                  <w:szCs w:val="18"/>
                </w:rPr>
                <w:t xml:space="preserve">the </w:t>
              </w:r>
            </w:ins>
            <w:del w:id="1805" w:author="Moses, Robinson" w:date="2023-03-14T06:09:00Z">
              <w:r w:rsidRPr="00453E7B" w:rsidDel="00B720D8">
                <w:rPr>
                  <w:rFonts w:cstheme="minorHAnsi"/>
                  <w:sz w:val="18"/>
                  <w:szCs w:val="18"/>
                </w:rPr>
                <w:delText>S</w:delText>
              </w:r>
            </w:del>
            <w:ins w:id="1806" w:author="Moses, Robinson" w:date="2023-03-14T06:09:00Z">
              <w:r w:rsidR="00B720D8">
                <w:rPr>
                  <w:rFonts w:cstheme="minorHAnsi"/>
                  <w:sz w:val="18"/>
                  <w:szCs w:val="18"/>
                </w:rPr>
                <w:t>s</w:t>
              </w:r>
            </w:ins>
            <w:r w:rsidRPr="00453E7B">
              <w:rPr>
                <w:rFonts w:cstheme="minorHAnsi"/>
                <w:sz w:val="18"/>
                <w:szCs w:val="18"/>
              </w:rPr>
              <w:t xml:space="preserve">creen </w:t>
            </w:r>
            <w:del w:id="1807" w:author="Moses, Robinson" w:date="2023-03-16T07:30:00Z">
              <w:r w:rsidRPr="00453E7B" w:rsidDel="0014696D">
                <w:rPr>
                  <w:rFonts w:cstheme="minorHAnsi"/>
                  <w:sz w:val="18"/>
                  <w:szCs w:val="18"/>
                </w:rPr>
                <w:delText xml:space="preserve">showing </w:delText>
              </w:r>
            </w:del>
            <w:ins w:id="1808" w:author="Moses, Robinson" w:date="2023-03-16T07:30:00Z">
              <w:r w:rsidR="0014696D" w:rsidRPr="00453E7B">
                <w:rPr>
                  <w:rFonts w:cstheme="minorHAnsi"/>
                  <w:sz w:val="18"/>
                  <w:szCs w:val="18"/>
                </w:rPr>
                <w:t>show</w:t>
              </w:r>
              <w:r w:rsidR="0014696D">
                <w:rPr>
                  <w:rFonts w:cstheme="minorHAnsi"/>
                  <w:sz w:val="18"/>
                  <w:szCs w:val="18"/>
                </w:rPr>
                <w:t>s</w:t>
              </w:r>
              <w:r w:rsidR="0014696D" w:rsidRPr="00453E7B">
                <w:rPr>
                  <w:rFonts w:cstheme="minorHAnsi"/>
                  <w:sz w:val="18"/>
                  <w:szCs w:val="18"/>
                </w:rPr>
                <w:t xml:space="preserve"> </w:t>
              </w:r>
            </w:ins>
            <w:r w:rsidRPr="00453E7B">
              <w:rPr>
                <w:rFonts w:cstheme="minorHAnsi"/>
                <w:sz w:val="18"/>
                <w:szCs w:val="18"/>
              </w:rPr>
              <w:t xml:space="preserve">individual cashpoints that make up the assigned route. Cashpoint Windows can be clicked and </w:t>
            </w:r>
            <w:commentRangeStart w:id="1809"/>
            <w:del w:id="1810" w:author="Moses, Robinson" w:date="2023-03-16T07:30:00Z">
              <w:r w:rsidRPr="00453E7B" w:rsidDel="0014696D">
                <w:rPr>
                  <w:rFonts w:cstheme="minorHAnsi"/>
                  <w:sz w:val="18"/>
                  <w:szCs w:val="18"/>
                </w:rPr>
                <w:delText xml:space="preserve">drug </w:delText>
              </w:r>
            </w:del>
            <w:commentRangeEnd w:id="1809"/>
            <w:ins w:id="1811" w:author="Moses, Robinson" w:date="2023-03-16T07:30:00Z">
              <w:r w:rsidR="0014696D" w:rsidRPr="00453E7B">
                <w:rPr>
                  <w:rFonts w:cstheme="minorHAnsi"/>
                  <w:sz w:val="18"/>
                  <w:szCs w:val="18"/>
                </w:rPr>
                <w:t>dr</w:t>
              </w:r>
              <w:r w:rsidR="0014696D">
                <w:rPr>
                  <w:rFonts w:cstheme="minorHAnsi"/>
                  <w:sz w:val="18"/>
                  <w:szCs w:val="18"/>
                </w:rPr>
                <w:t>agged</w:t>
              </w:r>
              <w:r w:rsidR="0014696D" w:rsidRPr="00453E7B">
                <w:rPr>
                  <w:rFonts w:cstheme="minorHAnsi"/>
                  <w:sz w:val="18"/>
                  <w:szCs w:val="18"/>
                </w:rPr>
                <w:t xml:space="preserve"> </w:t>
              </w:r>
            </w:ins>
            <w:r w:rsidR="00B720D8">
              <w:rPr>
                <w:rStyle w:val="CommentReference"/>
                <w:rFonts w:eastAsia="MS Mincho"/>
                <w:lang w:val="en-US"/>
              </w:rPr>
              <w:commentReference w:id="1809"/>
            </w:r>
            <w:r w:rsidRPr="00453E7B">
              <w:rPr>
                <w:rFonts w:cstheme="minorHAnsi"/>
                <w:sz w:val="18"/>
                <w:szCs w:val="18"/>
              </w:rPr>
              <w:t xml:space="preserve">between </w:t>
            </w:r>
            <w:r w:rsidRPr="00B720D8">
              <w:rPr>
                <w:rFonts w:cstheme="minorHAnsi"/>
                <w:b/>
                <w:bCs/>
                <w:sz w:val="18"/>
                <w:szCs w:val="18"/>
                <w:rPrChange w:id="1812" w:author="Moses, Robinson" w:date="2023-03-14T06:10:00Z">
                  <w:rPr>
                    <w:rFonts w:cstheme="minorHAnsi"/>
                    <w:sz w:val="18"/>
                    <w:szCs w:val="18"/>
                  </w:rPr>
                </w:rPrChange>
              </w:rPr>
              <w:t>Assigned</w:t>
            </w:r>
            <w:r w:rsidRPr="00453E7B">
              <w:rPr>
                <w:rFonts w:cstheme="minorHAnsi"/>
                <w:sz w:val="18"/>
                <w:szCs w:val="18"/>
              </w:rPr>
              <w:t xml:space="preserve"> and </w:t>
            </w:r>
            <w:r w:rsidRPr="00B720D8">
              <w:rPr>
                <w:rFonts w:cstheme="minorHAnsi"/>
                <w:b/>
                <w:bCs/>
                <w:sz w:val="18"/>
                <w:szCs w:val="18"/>
                <w:rPrChange w:id="1813" w:author="Moses, Robinson" w:date="2023-03-14T06:10:00Z">
                  <w:rPr>
                    <w:rFonts w:cstheme="minorHAnsi"/>
                    <w:sz w:val="18"/>
                    <w:szCs w:val="18"/>
                  </w:rPr>
                </w:rPrChange>
              </w:rPr>
              <w:t>Available</w:t>
            </w:r>
            <w:r w:rsidRPr="00453E7B">
              <w:rPr>
                <w:rFonts w:cstheme="minorHAnsi"/>
                <w:sz w:val="18"/>
                <w:szCs w:val="18"/>
              </w:rPr>
              <w:t xml:space="preserve"> Cashpoints to aid in the ease and speed of planning routes. </w:t>
            </w:r>
          </w:p>
          <w:p w14:paraId="4E87FE4D" w14:textId="35C856FB" w:rsidR="00570B77" w:rsidRPr="00453E7B" w:rsidRDefault="00570B77" w:rsidP="00D85A97">
            <w:pPr>
              <w:pStyle w:val="TableBody"/>
              <w:rPr>
                <w:rFonts w:cstheme="minorHAnsi"/>
                <w:sz w:val="18"/>
                <w:szCs w:val="18"/>
              </w:rPr>
            </w:pPr>
            <w:del w:id="1814" w:author="Moses, Robinson" w:date="2023-03-16T07:30:00Z">
              <w:r w:rsidRPr="00B720D8" w:rsidDel="0014696D">
                <w:rPr>
                  <w:rFonts w:cstheme="minorHAnsi"/>
                  <w:b/>
                  <w:bCs/>
                  <w:sz w:val="18"/>
                  <w:szCs w:val="18"/>
                  <w:rPrChange w:id="1815" w:author="Moses, Robinson" w:date="2023-03-14T06:10:00Z">
                    <w:rPr>
                      <w:rFonts w:cstheme="minorHAnsi"/>
                      <w:sz w:val="18"/>
                      <w:szCs w:val="18"/>
                    </w:rPr>
                  </w:rPrChange>
                </w:rPr>
                <w:delText xml:space="preserve">Available </w:delText>
              </w:r>
            </w:del>
            <w:ins w:id="1816" w:author="Moses, Robinson" w:date="2023-03-16T07:30:00Z">
              <w:r w:rsidR="0014696D">
                <w:rPr>
                  <w:rFonts w:cstheme="minorHAnsi"/>
                  <w:b/>
                  <w:bCs/>
                  <w:sz w:val="18"/>
                  <w:szCs w:val="18"/>
                </w:rPr>
                <w:t>The A</w:t>
              </w:r>
              <w:r w:rsidR="0014696D" w:rsidRPr="00B720D8">
                <w:rPr>
                  <w:rFonts w:cstheme="minorHAnsi"/>
                  <w:b/>
                  <w:bCs/>
                  <w:sz w:val="18"/>
                  <w:szCs w:val="18"/>
                  <w:rPrChange w:id="1817" w:author="Moses, Robinson" w:date="2023-03-14T06:10:00Z">
                    <w:rPr>
                      <w:rFonts w:cstheme="minorHAnsi"/>
                      <w:sz w:val="18"/>
                      <w:szCs w:val="18"/>
                    </w:rPr>
                  </w:rPrChange>
                </w:rPr>
                <w:t xml:space="preserve">vailable </w:t>
              </w:r>
            </w:ins>
            <w:r w:rsidRPr="00B720D8">
              <w:rPr>
                <w:rFonts w:cstheme="minorHAnsi"/>
                <w:b/>
                <w:bCs/>
                <w:sz w:val="18"/>
                <w:szCs w:val="18"/>
                <w:rPrChange w:id="1818" w:author="Moses, Robinson" w:date="2023-03-14T06:10:00Z">
                  <w:rPr>
                    <w:rFonts w:cstheme="minorHAnsi"/>
                    <w:sz w:val="18"/>
                    <w:szCs w:val="18"/>
                  </w:rPr>
                </w:rPrChange>
              </w:rPr>
              <w:t>Cashpoints</w:t>
            </w:r>
            <w:r w:rsidRPr="00453E7B">
              <w:rPr>
                <w:rFonts w:cstheme="minorHAnsi"/>
                <w:sz w:val="18"/>
                <w:szCs w:val="18"/>
              </w:rPr>
              <w:t xml:space="preserve"> column reflects only those that are not yet assigned to a route. </w:t>
            </w:r>
          </w:p>
        </w:tc>
      </w:tr>
    </w:tbl>
    <w:p w14:paraId="34FBA0DD" w14:textId="77777777" w:rsidR="00570B77" w:rsidRPr="00B720D8" w:rsidRDefault="0014696D" w:rsidP="00B720D8">
      <w:pPr>
        <w:pStyle w:val="Caption"/>
        <w:rPr>
          <w:color w:val="70AD47" w:themeColor="accent6"/>
          <w:rPrChange w:id="1819" w:author="Moses, Robinson" w:date="2023-03-14T06:09:00Z">
            <w:rPr>
              <w:color w:val="92D050"/>
            </w:rPr>
          </w:rPrChange>
        </w:rPr>
        <w:pPrChange w:id="1820" w:author="Moses, Robinson" w:date="2023-03-14T06:09:00Z">
          <w:pPr>
            <w:spacing w:after="190" w:line="263" w:lineRule="auto"/>
            <w:ind w:left="-5" w:hanging="10"/>
          </w:pPr>
        </w:pPrChange>
      </w:pPr>
      <w:r w:rsidRPr="00B720D8">
        <w:rPr>
          <w:color w:val="70AD47" w:themeColor="accent6"/>
          <w:rPrChange w:id="1821" w:author="Moses, Robinson" w:date="2023-03-14T06:09:00Z">
            <w:rPr/>
          </w:rPrChange>
        </w:rPr>
        <w:fldChar w:fldCharType="begin"/>
      </w:r>
      <w:r w:rsidRPr="00B720D8">
        <w:rPr>
          <w:color w:val="70AD47" w:themeColor="accent6"/>
          <w:rPrChange w:id="1822" w:author="Moses, Robinson" w:date="2023-03-14T06:09:00Z">
            <w:rPr/>
          </w:rPrChange>
        </w:rPr>
        <w:instrText xml:space="preserve"> HYPERLINK \l "_SETTINGS" </w:instrText>
      </w:r>
      <w:r w:rsidRPr="00B720D8">
        <w:rPr>
          <w:color w:val="70AD47" w:themeColor="accent6"/>
          <w:rPrChange w:id="1823" w:author="Moses, Robinson" w:date="2023-03-14T06:09:00Z">
            <w:rPr/>
          </w:rPrChange>
        </w:rPr>
        <w:fldChar w:fldCharType="separate"/>
      </w:r>
      <w:r w:rsidR="00570B77" w:rsidRPr="00B720D8">
        <w:rPr>
          <w:rStyle w:val="Hyperlink"/>
          <w:color w:val="70AD47" w:themeColor="accent6"/>
          <w:rPrChange w:id="1824" w:author="Moses, Robinson" w:date="2023-03-14T06:09:00Z">
            <w:rPr>
              <w:rStyle w:val="Hyperlink"/>
              <w:color w:val="92D050"/>
            </w:rPr>
          </w:rPrChange>
        </w:rPr>
        <w:t>Return to: Routes</w:t>
      </w:r>
      <w:r w:rsidRPr="00B720D8">
        <w:rPr>
          <w:rStyle w:val="Hyperlink"/>
          <w:color w:val="70AD47" w:themeColor="accent6"/>
          <w:rPrChange w:id="1825" w:author="Moses, Robinson" w:date="2023-03-14T06:09:00Z">
            <w:rPr>
              <w:rStyle w:val="Hyperlink"/>
              <w:color w:val="92D050"/>
            </w:rPr>
          </w:rPrChange>
        </w:rPr>
        <w:fldChar w:fldCharType="end"/>
      </w:r>
      <w:r w:rsidR="00570B77" w:rsidRPr="00B720D8">
        <w:rPr>
          <w:color w:val="70AD47" w:themeColor="accent6"/>
          <w:rPrChange w:id="1826" w:author="Moses, Robinson" w:date="2023-03-14T06:09:00Z">
            <w:rPr>
              <w:color w:val="92D050"/>
            </w:rPr>
          </w:rPrChange>
        </w:rPr>
        <w:t xml:space="preserve"> </w:t>
      </w:r>
    </w:p>
    <w:p w14:paraId="3457173A" w14:textId="77777777" w:rsidR="00570B77" w:rsidRPr="00F465FC" w:rsidRDefault="00570B77" w:rsidP="00570B77">
      <w:pPr>
        <w:spacing w:after="190" w:line="263" w:lineRule="auto"/>
        <w:ind w:left="-5" w:hanging="10"/>
        <w:rPr>
          <w:color w:val="92D050"/>
        </w:rPr>
      </w:pPr>
    </w:p>
    <w:p w14:paraId="0C22D6DA" w14:textId="77777777" w:rsidR="00570B77" w:rsidRDefault="00570B77" w:rsidP="00570B77">
      <w:pPr>
        <w:pStyle w:val="Heading1"/>
        <w:ind w:left="-5"/>
      </w:pPr>
      <w:bookmarkStart w:id="1827" w:name="_CONTAINERS"/>
      <w:bookmarkStart w:id="1828" w:name="_Toc111643079"/>
      <w:bookmarkStart w:id="1829" w:name="_Toc129572299"/>
      <w:bookmarkEnd w:id="1827"/>
      <w:r>
        <w:lastRenderedPageBreak/>
        <w:t>CONTAINERS</w:t>
      </w:r>
      <w:bookmarkEnd w:id="1828"/>
      <w:bookmarkEnd w:id="1829"/>
      <w:r>
        <w:t xml:space="preserve"> </w:t>
      </w:r>
    </w:p>
    <w:p w14:paraId="2F992750" w14:textId="7D2AD876" w:rsidR="00570B77" w:rsidRDefault="00570B77" w:rsidP="00B720D8">
      <w:pPr>
        <w:pStyle w:val="BodyText"/>
        <w:pPrChange w:id="1830" w:author="Moses, Robinson" w:date="2023-03-14T06:10:00Z">
          <w:pPr>
            <w:spacing w:after="198" w:line="256" w:lineRule="auto"/>
            <w:ind w:left="-5" w:right="68" w:hanging="10"/>
          </w:pPr>
        </w:pPrChange>
      </w:pPr>
      <w:r>
        <w:t>Containers refer to ATM cassettes, deposit bags, etc. A physical container which holds cash during transfer between locations. Carrier</w:t>
      </w:r>
      <w:ins w:id="1831" w:author="Moses, Robinson" w:date="2023-03-14T06:11:00Z">
        <w:r w:rsidR="00B720D8">
          <w:t xml:space="preserve"> </w:t>
        </w:r>
      </w:ins>
      <w:r>
        <w:t xml:space="preserve">Web allows </w:t>
      </w:r>
      <w:ins w:id="1832" w:author="Moses, Robinson" w:date="2023-03-16T07:32:00Z">
        <w:r w:rsidR="0014696D">
          <w:t xml:space="preserve">users </w:t>
        </w:r>
      </w:ins>
      <w:r>
        <w:t xml:space="preserve">to record </w:t>
      </w:r>
      <w:ins w:id="1833" w:author="Moses, Robinson" w:date="2023-03-16T07:32:00Z">
        <w:r w:rsidR="0014696D">
          <w:t xml:space="preserve">the </w:t>
        </w:r>
      </w:ins>
      <w:del w:id="1834" w:author="Moses, Robinson" w:date="2023-03-16T07:31:00Z">
        <w:r w:rsidDel="0014696D">
          <w:delText xml:space="preserve">an </w:delText>
        </w:r>
      </w:del>
      <w:r>
        <w:t>inventory of containers and track their movements between locations. This is often, but not always</w:t>
      </w:r>
      <w:del w:id="1835" w:author="Moses, Robinson" w:date="2023-03-14T06:12:00Z">
        <w:r w:rsidDel="00B720D8">
          <w:delText>,</w:delText>
        </w:r>
      </w:del>
      <w:r>
        <w:t xml:space="preserve"> connected to Orders.</w:t>
      </w:r>
      <w:r>
        <w:br/>
      </w:r>
    </w:p>
    <w:p w14:paraId="2185F1CB" w14:textId="77777777" w:rsidR="00570B77" w:rsidRDefault="00570B77" w:rsidP="00570B77">
      <w:pPr>
        <w:pStyle w:val="Heading2"/>
      </w:pPr>
      <w:bookmarkStart w:id="1836" w:name="_Toc111643080"/>
      <w:bookmarkStart w:id="1837" w:name="_Toc129572300"/>
      <w:r>
        <w:t>IMPORT CONTAINERS</w:t>
      </w:r>
      <w:bookmarkEnd w:id="1836"/>
      <w:bookmarkEnd w:id="1837"/>
    </w:p>
    <w:p w14:paraId="2A99C866" w14:textId="02AB9160" w:rsidR="00570B77" w:rsidRDefault="00570B77" w:rsidP="00D85A97">
      <w:pPr>
        <w:pStyle w:val="BodyText"/>
      </w:pPr>
      <w:r w:rsidRPr="00B720D8">
        <w:rPr>
          <w:i/>
          <w:iCs/>
          <w:rPrChange w:id="1838" w:author="Moses, Robinson" w:date="2023-03-14T06:12:00Z">
            <w:rPr/>
          </w:rPrChange>
        </w:rPr>
        <w:t>Containers</w:t>
      </w:r>
      <w:r w:rsidRPr="00B720D8">
        <w:rPr>
          <w:rFonts w:ascii="Wingdings" w:eastAsia="Wingdings" w:hAnsi="Wingdings" w:cs="Wingdings"/>
          <w:i/>
          <w:iCs/>
          <w:sz w:val="16"/>
          <w:rPrChange w:id="1839" w:author="Moses, Robinson" w:date="2023-03-14T06:12:00Z">
            <w:rPr>
              <w:rFonts w:ascii="Wingdings" w:eastAsia="Wingdings" w:hAnsi="Wingdings" w:cs="Wingdings"/>
              <w:sz w:val="16"/>
            </w:rPr>
          </w:rPrChange>
        </w:rPr>
        <w:t></w:t>
      </w:r>
      <w:r w:rsidRPr="00B720D8">
        <w:rPr>
          <w:i/>
          <w:iCs/>
          <w:rPrChange w:id="1840" w:author="Moses, Robinson" w:date="2023-03-14T06:12:00Z">
            <w:rPr/>
          </w:rPrChange>
        </w:rPr>
        <w:t>Import</w:t>
      </w:r>
      <w:r>
        <w:t xml:space="preserve"> allows users to create containers by importing from a file. See </w:t>
      </w:r>
      <w:ins w:id="1841" w:author="Moses, Robinson" w:date="2023-03-16T07:33:00Z">
        <w:r w:rsidR="0014696D">
          <w:t xml:space="preserve">the </w:t>
        </w:r>
      </w:ins>
      <w:r>
        <w:t>separate document “</w:t>
      </w:r>
      <w:r w:rsidRPr="00B720D8">
        <w:rPr>
          <w:b/>
          <w:bCs/>
          <w:rPrChange w:id="1842" w:author="Moses, Robinson" w:date="2023-03-14T06:12:00Z">
            <w:rPr/>
          </w:rPrChange>
        </w:rPr>
        <w:t>Input Output Formats Guide</w:t>
      </w:r>
      <w:r>
        <w:t xml:space="preserve">” for </w:t>
      </w:r>
      <w:ins w:id="1843" w:author="Moses, Robinson" w:date="2023-03-16T07:33:00Z">
        <w:r w:rsidR="0014696D">
          <w:t xml:space="preserve">the </w:t>
        </w:r>
      </w:ins>
      <w:r>
        <w:t xml:space="preserve">format detail of </w:t>
      </w:r>
      <w:del w:id="1844" w:author="Moses, Robinson" w:date="2023-03-14T06:12:00Z">
        <w:r w:rsidDel="00B720D8">
          <w:delText xml:space="preserve">that </w:delText>
        </w:r>
      </w:del>
      <w:ins w:id="1845" w:author="Moses, Robinson" w:date="2023-03-14T06:12:00Z">
        <w:r w:rsidR="00B720D8">
          <w:t>the</w:t>
        </w:r>
        <w:r w:rsidR="00B720D8">
          <w:t xml:space="preserve"> </w:t>
        </w:r>
      </w:ins>
      <w:r>
        <w:t>file.</w:t>
      </w:r>
    </w:p>
    <w:p w14:paraId="4F956184" w14:textId="77777777" w:rsidR="00570B77" w:rsidRDefault="00570B77" w:rsidP="00D85A97">
      <w:pPr>
        <w:pStyle w:val="Caption"/>
      </w:pPr>
      <w:bookmarkStart w:id="1846" w:name="_Toc6556896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30</w:t>
      </w:r>
      <w:r w:rsidRPr="36CE550C">
        <w:rPr>
          <w:noProof/>
        </w:rPr>
        <w:fldChar w:fldCharType="end"/>
      </w:r>
      <w:r w:rsidRPr="36CE550C">
        <w:t xml:space="preserve">: </w:t>
      </w:r>
      <w:r>
        <w:t>IMPORT CONTAINERS SCREEN</w:t>
      </w:r>
      <w:bookmarkEnd w:id="1846"/>
    </w:p>
    <w:p w14:paraId="30CAECF4" w14:textId="77777777" w:rsidR="00570B77" w:rsidRDefault="00570B77" w:rsidP="00B720D8">
      <w:pPr>
        <w:pStyle w:val="BodyText"/>
        <w:pPrChange w:id="1847" w:author="Moses, Robinson" w:date="2023-03-14T06:12:00Z">
          <w:pPr>
            <w:spacing w:after="0"/>
            <w:ind w:left="-5" w:hanging="10"/>
            <w:jc w:val="center"/>
          </w:pPr>
        </w:pPrChange>
      </w:pPr>
      <w:r>
        <w:rPr>
          <w:noProof/>
        </w:rPr>
        <w:drawing>
          <wp:inline distT="0" distB="0" distL="0" distR="0" wp14:anchorId="2D73E680" wp14:editId="5A203752">
            <wp:extent cx="5939790" cy="1250950"/>
            <wp:effectExtent l="76200" t="76200" r="137160" b="13970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A869A" w14:textId="04500AF0" w:rsidR="00570B77" w:rsidRPr="00B720D8" w:rsidRDefault="0014696D" w:rsidP="00B720D8">
      <w:pPr>
        <w:pStyle w:val="Caption"/>
        <w:rPr>
          <w:color w:val="70AD47" w:themeColor="accent6"/>
        </w:rPr>
        <w:pPrChange w:id="1848" w:author="Moses, Robinson" w:date="2023-03-14T06:12:00Z">
          <w:pPr>
            <w:spacing w:after="0"/>
          </w:pPr>
        </w:pPrChange>
      </w:pPr>
      <w:r w:rsidRPr="00B720D8">
        <w:rPr>
          <w:color w:val="70AD47" w:themeColor="accent6"/>
          <w:rPrChange w:id="1849" w:author="Moses, Robinson" w:date="2023-03-14T06:12:00Z">
            <w:rPr/>
          </w:rPrChange>
        </w:rPr>
        <w:fldChar w:fldCharType="begin"/>
      </w:r>
      <w:r w:rsidRPr="00B720D8">
        <w:rPr>
          <w:color w:val="70AD47" w:themeColor="accent6"/>
          <w:rPrChange w:id="1850" w:author="Moses, Robinson" w:date="2023-03-14T06:12:00Z">
            <w:rPr/>
          </w:rPrChange>
        </w:rPr>
        <w:instrText xml:space="preserve"> HYPERLINK \l "_CONTAINERS" </w:instrText>
      </w:r>
      <w:r w:rsidRPr="00B720D8">
        <w:rPr>
          <w:color w:val="70AD47" w:themeColor="accent6"/>
          <w:rPrChange w:id="1851" w:author="Moses, Robinson" w:date="2023-03-14T06:12:00Z">
            <w:rPr/>
          </w:rPrChange>
        </w:rPr>
        <w:fldChar w:fldCharType="separate"/>
      </w:r>
      <w:r w:rsidR="00570B77" w:rsidRPr="00B720D8">
        <w:rPr>
          <w:rStyle w:val="Hyperlink"/>
          <w:color w:val="70AD47" w:themeColor="accent6"/>
        </w:rPr>
        <w:t>Return to: Containers</w:t>
      </w:r>
      <w:r w:rsidRPr="00B720D8">
        <w:rPr>
          <w:rStyle w:val="Hyperlink"/>
          <w:color w:val="70AD47" w:themeColor="accent6"/>
        </w:rPr>
        <w:fldChar w:fldCharType="end"/>
      </w:r>
      <w:r w:rsidR="00570B77" w:rsidRPr="00B720D8">
        <w:rPr>
          <w:color w:val="70AD47" w:themeColor="accent6"/>
        </w:rPr>
        <w:t xml:space="preserve"> </w:t>
      </w:r>
    </w:p>
    <w:p w14:paraId="0DC03BF5" w14:textId="77777777" w:rsidR="00D85A97" w:rsidRPr="00D85A97" w:rsidRDefault="00D85A97" w:rsidP="00B720D8">
      <w:pPr>
        <w:pStyle w:val="BodyText"/>
        <w:pPrChange w:id="1852" w:author="Moses, Robinson" w:date="2023-03-14T06:13:00Z">
          <w:pPr>
            <w:spacing w:after="0"/>
          </w:pPr>
        </w:pPrChange>
      </w:pPr>
    </w:p>
    <w:p w14:paraId="5CDA6409" w14:textId="77777777" w:rsidR="00570B77" w:rsidRDefault="00570B77" w:rsidP="00570B77">
      <w:pPr>
        <w:pStyle w:val="Heading2"/>
      </w:pPr>
      <w:bookmarkStart w:id="1853" w:name="_Toc111643081"/>
      <w:bookmarkStart w:id="1854" w:name="_Toc129572301"/>
      <w:r>
        <w:t>CREATE NEW CONTAINER</w:t>
      </w:r>
      <w:bookmarkEnd w:id="1853"/>
      <w:bookmarkEnd w:id="1854"/>
    </w:p>
    <w:p w14:paraId="413C9FE9" w14:textId="77777777" w:rsidR="00570B77" w:rsidRDefault="00570B77" w:rsidP="00D85A97">
      <w:pPr>
        <w:pStyle w:val="BodyText"/>
      </w:pPr>
      <w:r w:rsidRPr="00B720D8">
        <w:rPr>
          <w:i/>
          <w:iCs/>
          <w:rPrChange w:id="1855" w:author="Moses, Robinson" w:date="2023-03-14T06:13:00Z">
            <w:rPr/>
          </w:rPrChange>
        </w:rPr>
        <w:t>Containers</w:t>
      </w:r>
      <w:r w:rsidRPr="00B720D8">
        <w:rPr>
          <w:rFonts w:ascii="Wingdings" w:eastAsia="Wingdings" w:hAnsi="Wingdings" w:cs="Wingdings"/>
          <w:i/>
          <w:iCs/>
          <w:sz w:val="16"/>
          <w:rPrChange w:id="1856" w:author="Moses, Robinson" w:date="2023-03-14T06:13:00Z">
            <w:rPr>
              <w:rFonts w:ascii="Wingdings" w:eastAsia="Wingdings" w:hAnsi="Wingdings" w:cs="Wingdings"/>
              <w:sz w:val="16"/>
            </w:rPr>
          </w:rPrChange>
        </w:rPr>
        <w:t></w:t>
      </w:r>
      <w:r w:rsidRPr="00B720D8">
        <w:rPr>
          <w:i/>
          <w:iCs/>
          <w:rPrChange w:id="1857" w:author="Moses, Robinson" w:date="2023-03-14T06:13:00Z">
            <w:rPr/>
          </w:rPrChange>
        </w:rPr>
        <w:t>Create New</w:t>
      </w:r>
      <w:r>
        <w:t xml:space="preserve"> allows users to create a single container. </w:t>
      </w:r>
    </w:p>
    <w:p w14:paraId="2D0937AB" w14:textId="77777777" w:rsidR="00570B77" w:rsidRDefault="00570B77" w:rsidP="00D85A97">
      <w:pPr>
        <w:pStyle w:val="Caption"/>
      </w:pPr>
      <w:bookmarkStart w:id="1858" w:name="_Toc6556896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31</w:t>
      </w:r>
      <w:r w:rsidRPr="36CE550C">
        <w:rPr>
          <w:noProof/>
        </w:rPr>
        <w:fldChar w:fldCharType="end"/>
      </w:r>
      <w:r w:rsidRPr="36CE550C">
        <w:t xml:space="preserve">: </w:t>
      </w:r>
      <w:r>
        <w:t>CREATE NEW CONTAINER SCREEN</w:t>
      </w:r>
      <w:bookmarkEnd w:id="1858"/>
    </w:p>
    <w:p w14:paraId="55A97243" w14:textId="77777777" w:rsidR="00570B77" w:rsidRDefault="00570B77" w:rsidP="00B720D8">
      <w:pPr>
        <w:pStyle w:val="BodyText"/>
        <w:pPrChange w:id="1859" w:author="Moses, Robinson" w:date="2023-03-14T06:13:00Z">
          <w:pPr>
            <w:spacing w:after="0"/>
            <w:ind w:left="-5" w:hanging="10"/>
            <w:jc w:val="center"/>
          </w:pPr>
        </w:pPrChange>
      </w:pPr>
      <w:r>
        <w:rPr>
          <w:noProof/>
        </w:rPr>
        <w:lastRenderedPageBreak/>
        <w:drawing>
          <wp:inline distT="0" distB="0" distL="0" distR="0" wp14:anchorId="11C5D8C3" wp14:editId="0238A576">
            <wp:extent cx="4005395" cy="2944741"/>
            <wp:effectExtent l="76200" t="76200" r="128905" b="141605"/>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16392" cy="2952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157B1" w14:textId="77777777" w:rsidR="00570B77" w:rsidRDefault="00570B77" w:rsidP="00570B77">
      <w:pPr>
        <w:spacing w:after="0"/>
        <w:jc w:val="right"/>
      </w:pPr>
      <w:r>
        <w:rPr>
          <w:sz w:val="18"/>
        </w:rPr>
        <w:t xml:space="preserve"> </w:t>
      </w:r>
    </w:p>
    <w:p w14:paraId="42DE1BF5" w14:textId="77777777" w:rsidR="00570B77" w:rsidRDefault="00570B77" w:rsidP="00D85A97">
      <w:pPr>
        <w:pStyle w:val="Caption"/>
      </w:pPr>
      <w:bookmarkStart w:id="1860" w:name="_Toc6556902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28</w:t>
      </w:r>
      <w:r w:rsidRPr="002946F8">
        <w:rPr>
          <w:color w:val="auto"/>
        </w:rPr>
        <w:fldChar w:fldCharType="end"/>
      </w:r>
      <w:r w:rsidRPr="002946F8">
        <w:rPr>
          <w:color w:val="auto"/>
        </w:rPr>
        <w:t xml:space="preserve">: </w:t>
      </w:r>
      <w:r>
        <w:t>CREATE NEW CONTAINER FIELD DESCRIPTIONS</w:t>
      </w:r>
      <w:bookmarkEnd w:id="186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3F47C1D"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DE36D1B"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DD7C3F" w14:textId="77777777" w:rsidR="00570B77" w:rsidRDefault="00570B77" w:rsidP="00D85A97">
            <w:pPr>
              <w:pStyle w:val="TableHeading"/>
            </w:pPr>
            <w:r>
              <w:t xml:space="preserve">Description </w:t>
            </w:r>
          </w:p>
        </w:tc>
      </w:tr>
      <w:tr w:rsidR="00570B77" w14:paraId="2B4F663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54A4EDC" w14:textId="77777777" w:rsidR="00570B77" w:rsidRPr="00B720D8" w:rsidRDefault="00570B77" w:rsidP="00D85A97">
            <w:pPr>
              <w:pStyle w:val="TableBody"/>
              <w:rPr>
                <w:b/>
                <w:bCs/>
                <w:rPrChange w:id="1861" w:author="Moses, Robinson" w:date="2023-03-14T06:13:00Z">
                  <w:rPr/>
                </w:rPrChange>
              </w:rPr>
            </w:pPr>
            <w:r w:rsidRPr="00B720D8">
              <w:rPr>
                <w:b/>
                <w:bCs/>
                <w:rPrChange w:id="1862" w:author="Moses, Robinson" w:date="2023-03-14T06:1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7EC01E17" w14:textId="6CFE1845" w:rsidR="00570B77" w:rsidRPr="00453E7B" w:rsidRDefault="00570B77" w:rsidP="00D85A97">
            <w:pPr>
              <w:pStyle w:val="TableBody"/>
              <w:rPr>
                <w:rFonts w:cstheme="minorHAnsi"/>
                <w:sz w:val="18"/>
                <w:szCs w:val="18"/>
              </w:rPr>
            </w:pPr>
            <w:r>
              <w:rPr>
                <w:rFonts w:cstheme="minorHAnsi"/>
                <w:sz w:val="18"/>
                <w:szCs w:val="18"/>
              </w:rPr>
              <w:t>An identifier for the container to be created.</w:t>
            </w:r>
            <w:r w:rsidRPr="00453E7B">
              <w:rPr>
                <w:rFonts w:cstheme="minorHAnsi"/>
                <w:sz w:val="18"/>
                <w:szCs w:val="18"/>
              </w:rPr>
              <w:t xml:space="preserve"> </w:t>
            </w:r>
            <w:r>
              <w:rPr>
                <w:rFonts w:cstheme="minorHAnsi"/>
                <w:sz w:val="18"/>
                <w:szCs w:val="18"/>
              </w:rPr>
              <w:t xml:space="preserve">Must be different </w:t>
            </w:r>
            <w:del w:id="1863" w:author="Moses, Robinson" w:date="2023-03-16T07:33:00Z">
              <w:r w:rsidDel="0014696D">
                <w:rPr>
                  <w:rFonts w:cstheme="minorHAnsi"/>
                  <w:sz w:val="18"/>
                  <w:szCs w:val="18"/>
                </w:rPr>
                <w:delText xml:space="preserve">than </w:delText>
              </w:r>
            </w:del>
            <w:ins w:id="1864" w:author="Moses, Robinson" w:date="2023-03-16T07:33:00Z">
              <w:r w:rsidR="0014696D">
                <w:rPr>
                  <w:rFonts w:cstheme="minorHAnsi"/>
                  <w:sz w:val="18"/>
                  <w:szCs w:val="18"/>
                </w:rPr>
                <w:t>from</w:t>
              </w:r>
              <w:r w:rsidR="0014696D">
                <w:rPr>
                  <w:rFonts w:cstheme="minorHAnsi"/>
                  <w:sz w:val="18"/>
                  <w:szCs w:val="18"/>
                </w:rPr>
                <w:t xml:space="preserve"> </w:t>
              </w:r>
            </w:ins>
            <w:r>
              <w:rPr>
                <w:rFonts w:cstheme="minorHAnsi"/>
                <w:sz w:val="18"/>
                <w:szCs w:val="18"/>
              </w:rPr>
              <w:t xml:space="preserve">other container IDs </w:t>
            </w:r>
            <w:ins w:id="1865" w:author="Moses, Robinson" w:date="2023-03-16T07:34:00Z">
              <w:r w:rsidR="0014696D">
                <w:rPr>
                  <w:rFonts w:cstheme="minorHAnsi"/>
                  <w:sz w:val="18"/>
                  <w:szCs w:val="18"/>
                </w:rPr>
                <w:t xml:space="preserve">i.e., </w:t>
              </w:r>
            </w:ins>
            <w:r>
              <w:rPr>
                <w:rFonts w:cstheme="minorHAnsi"/>
                <w:sz w:val="18"/>
                <w:szCs w:val="18"/>
              </w:rPr>
              <w:t>already in use.</w:t>
            </w:r>
          </w:p>
        </w:tc>
      </w:tr>
      <w:tr w:rsidR="00570B77" w14:paraId="244E1D3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0106029" w14:textId="77777777" w:rsidR="00570B77" w:rsidRPr="00B720D8" w:rsidRDefault="00570B77" w:rsidP="00D85A97">
            <w:pPr>
              <w:pStyle w:val="TableBody"/>
              <w:rPr>
                <w:b/>
                <w:bCs/>
                <w:rPrChange w:id="1866" w:author="Moses, Robinson" w:date="2023-03-14T06:13:00Z">
                  <w:rPr/>
                </w:rPrChange>
              </w:rPr>
            </w:pPr>
            <w:r w:rsidRPr="00B720D8">
              <w:rPr>
                <w:b/>
                <w:bCs/>
                <w:rPrChange w:id="1867" w:author="Moses, Robinson" w:date="2023-03-14T06:1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2F45D020" w14:textId="77777777" w:rsidR="00570B77" w:rsidRPr="00453E7B" w:rsidRDefault="00570B77" w:rsidP="00D85A97">
            <w:pPr>
              <w:pStyle w:val="TableBody"/>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570B77" w14:paraId="1DF8BD3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3C291CD" w14:textId="77777777" w:rsidR="00570B77" w:rsidRPr="00B720D8" w:rsidRDefault="00570B77" w:rsidP="00D85A97">
            <w:pPr>
              <w:pStyle w:val="TableBody"/>
              <w:rPr>
                <w:b/>
                <w:bCs/>
                <w:rPrChange w:id="1868" w:author="Moses, Robinson" w:date="2023-03-14T06:13:00Z">
                  <w:rPr/>
                </w:rPrChange>
              </w:rPr>
            </w:pPr>
            <w:r w:rsidRPr="00B720D8">
              <w:rPr>
                <w:b/>
                <w:bCs/>
                <w:rPrChange w:id="1869" w:author="Moses, Robinson" w:date="2023-03-14T06:1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3A605DBC" w14:textId="77777777" w:rsidR="00570B77" w:rsidRPr="00453E7B" w:rsidRDefault="00570B77" w:rsidP="00D85A97">
            <w:pPr>
              <w:pStyle w:val="TableBody"/>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570B77" w14:paraId="1776BED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A80424B" w14:textId="77777777" w:rsidR="00570B77" w:rsidRPr="00B720D8" w:rsidRDefault="00570B77" w:rsidP="00D85A97">
            <w:pPr>
              <w:pStyle w:val="TableBody"/>
              <w:rPr>
                <w:b/>
                <w:bCs/>
                <w:rPrChange w:id="1870" w:author="Moses, Robinson" w:date="2023-03-14T06:13:00Z">
                  <w:rPr/>
                </w:rPrChange>
              </w:rPr>
            </w:pPr>
            <w:r w:rsidRPr="00B720D8">
              <w:rPr>
                <w:b/>
                <w:bCs/>
                <w:rPrChange w:id="1871" w:author="Moses, Robinson" w:date="2023-03-14T06:1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57C2A7C" w14:textId="77777777" w:rsidR="00570B77" w:rsidRDefault="00570B77" w:rsidP="00D85A97">
            <w:pPr>
              <w:pStyle w:val="TableBody"/>
              <w:rPr>
                <w:rFonts w:cstheme="minorHAnsi"/>
                <w:sz w:val="18"/>
                <w:szCs w:val="18"/>
              </w:rPr>
            </w:pPr>
            <w:r>
              <w:rPr>
                <w:rFonts w:cstheme="minorHAnsi"/>
                <w:sz w:val="18"/>
                <w:szCs w:val="18"/>
              </w:rPr>
              <w:t xml:space="preserve">Optional alternative identifiers for the container. </w:t>
            </w:r>
            <w:r w:rsidRPr="00B720D8">
              <w:rPr>
                <w:rFonts w:cstheme="minorHAnsi"/>
                <w:b/>
                <w:bCs/>
                <w:sz w:val="18"/>
                <w:szCs w:val="18"/>
                <w:u w:val="single"/>
                <w:rPrChange w:id="1872" w:author="Moses, Robinson" w:date="2023-03-14T07:15:00Z">
                  <w:rPr>
                    <w:rFonts w:cstheme="minorHAnsi"/>
                    <w:sz w:val="18"/>
                    <w:szCs w:val="18"/>
                  </w:rPr>
                </w:rPrChange>
              </w:rPr>
              <w:t>For example</w:t>
            </w:r>
            <w:r>
              <w:rPr>
                <w:rFonts w:cstheme="minorHAnsi"/>
                <w:sz w:val="18"/>
                <w:szCs w:val="18"/>
              </w:rPr>
              <w:t>, a manufacturer’s serial number (if different from the main ID).</w:t>
            </w:r>
          </w:p>
        </w:tc>
      </w:tr>
      <w:tr w:rsidR="00570B77" w14:paraId="5A3B4DB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1836E15" w14:textId="77777777" w:rsidR="00570B77" w:rsidRPr="00B720D8" w:rsidRDefault="00570B77" w:rsidP="00D85A97">
            <w:pPr>
              <w:pStyle w:val="TableBody"/>
              <w:rPr>
                <w:b/>
                <w:bCs/>
                <w:rPrChange w:id="1873" w:author="Moses, Robinson" w:date="2023-03-14T06:13:00Z">
                  <w:rPr/>
                </w:rPrChange>
              </w:rPr>
            </w:pPr>
            <w:r w:rsidRPr="00B720D8">
              <w:rPr>
                <w:b/>
                <w:bCs/>
                <w:rPrChange w:id="1874" w:author="Moses, Robinson" w:date="2023-03-14T06:1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6A22F5C4" w14:textId="43425123" w:rsidR="00570B77" w:rsidRDefault="00570B77" w:rsidP="00D85A97">
            <w:pPr>
              <w:pStyle w:val="TableBody"/>
              <w:rPr>
                <w:rFonts w:cstheme="minorHAnsi"/>
                <w:sz w:val="18"/>
                <w:szCs w:val="18"/>
              </w:rPr>
            </w:pPr>
            <w:del w:id="1875" w:author="Moses, Robinson" w:date="2023-03-16T07:33:00Z">
              <w:r w:rsidDel="0014696D">
                <w:rPr>
                  <w:rFonts w:cstheme="minorHAnsi"/>
                  <w:sz w:val="18"/>
                  <w:szCs w:val="18"/>
                </w:rPr>
                <w:delText xml:space="preserve">Entity </w:delText>
              </w:r>
            </w:del>
            <w:ins w:id="1876" w:author="Moses, Robinson" w:date="2023-03-16T07:33:00Z">
              <w:r w:rsidR="0014696D">
                <w:rPr>
                  <w:rFonts w:cstheme="minorHAnsi"/>
                  <w:sz w:val="18"/>
                  <w:szCs w:val="18"/>
                </w:rPr>
                <w:t>The e</w:t>
              </w:r>
              <w:r w:rsidR="0014696D">
                <w:rPr>
                  <w:rFonts w:cstheme="minorHAnsi"/>
                  <w:sz w:val="18"/>
                  <w:szCs w:val="18"/>
                </w:rPr>
                <w:t>ntity</w:t>
              </w:r>
            </w:ins>
            <w:ins w:id="1877" w:author="Moses, Robinson" w:date="2023-03-16T07:34:00Z">
              <w:r w:rsidR="0014696D">
                <w:rPr>
                  <w:rFonts w:cstheme="minorHAnsi"/>
                  <w:sz w:val="18"/>
                  <w:szCs w:val="18"/>
                </w:rPr>
                <w:t xml:space="preserve"> is</w:t>
              </w:r>
            </w:ins>
            <w:ins w:id="1878" w:author="Moses, Robinson" w:date="2023-03-16T07:33:00Z">
              <w:r w:rsidR="0014696D">
                <w:rPr>
                  <w:rFonts w:cstheme="minorHAnsi"/>
                  <w:sz w:val="18"/>
                  <w:szCs w:val="18"/>
                </w:rPr>
                <w:t xml:space="preserve"> </w:t>
              </w:r>
            </w:ins>
            <w:r>
              <w:rPr>
                <w:rFonts w:cstheme="minorHAnsi"/>
                <w:sz w:val="18"/>
                <w:szCs w:val="18"/>
              </w:rPr>
              <w:t xml:space="preserve">responsible for this container. Refers to a Depot or Servicer from OptiCash. This is part of access control: only users associated with the chosen Depot or Servicer </w:t>
            </w:r>
            <w:del w:id="1879" w:author="Moses, Robinson" w:date="2023-03-16T07:34:00Z">
              <w:r w:rsidDel="0014696D">
                <w:rPr>
                  <w:rFonts w:cstheme="minorHAnsi"/>
                  <w:sz w:val="18"/>
                  <w:szCs w:val="18"/>
                </w:rPr>
                <w:delText>are able to</w:delText>
              </w:r>
            </w:del>
            <w:ins w:id="1880" w:author="Moses, Robinson" w:date="2023-03-16T07:34:00Z">
              <w:r w:rsidR="0014696D">
                <w:rPr>
                  <w:rFonts w:cstheme="minorHAnsi"/>
                  <w:sz w:val="18"/>
                  <w:szCs w:val="18"/>
                </w:rPr>
                <w:t>can</w:t>
              </w:r>
            </w:ins>
            <w:r>
              <w:rPr>
                <w:rFonts w:cstheme="minorHAnsi"/>
                <w:sz w:val="18"/>
                <w:szCs w:val="18"/>
              </w:rPr>
              <w:t xml:space="preserve"> use this container.</w:t>
            </w:r>
          </w:p>
        </w:tc>
      </w:tr>
      <w:tr w:rsidR="00570B77" w14:paraId="1D255B2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2287A8" w14:textId="77777777" w:rsidR="00570B77" w:rsidRPr="00B720D8" w:rsidRDefault="00570B77" w:rsidP="00D85A97">
            <w:pPr>
              <w:pStyle w:val="TableBody"/>
              <w:rPr>
                <w:b/>
                <w:bCs/>
                <w:rPrChange w:id="1881" w:author="Moses, Robinson" w:date="2023-03-14T06:13:00Z">
                  <w:rPr/>
                </w:rPrChange>
              </w:rPr>
            </w:pPr>
            <w:r w:rsidRPr="00B720D8">
              <w:rPr>
                <w:b/>
                <w:bCs/>
                <w:rPrChange w:id="1882" w:author="Moses, Robinson" w:date="2023-03-14T06:13: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37BB07C1" w14:textId="77777777" w:rsidR="00570B77" w:rsidRDefault="00570B77" w:rsidP="00D85A97">
            <w:pPr>
              <w:pStyle w:val="TableBody"/>
              <w:rPr>
                <w:rFonts w:cstheme="minorHAnsi"/>
                <w:sz w:val="18"/>
                <w:szCs w:val="18"/>
              </w:rPr>
            </w:pPr>
            <w:r>
              <w:rPr>
                <w:rFonts w:cstheme="minorHAnsi"/>
                <w:sz w:val="18"/>
                <w:szCs w:val="18"/>
              </w:rPr>
              <w:t>Container fields whose meaning may be customized by your institution.</w:t>
            </w:r>
          </w:p>
        </w:tc>
      </w:tr>
    </w:tbl>
    <w:p w14:paraId="04598196" w14:textId="49F07E25" w:rsidR="00570B77" w:rsidRDefault="0014696D" w:rsidP="00D85A97">
      <w:pPr>
        <w:pStyle w:val="Caption"/>
        <w:rPr>
          <w:ins w:id="1883" w:author="Moses, Robinson" w:date="2023-03-14T07:14:00Z"/>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A242969" w14:textId="77777777" w:rsidR="00B720D8" w:rsidRPr="00B720D8" w:rsidRDefault="00B720D8" w:rsidP="00B720D8">
      <w:pPr>
        <w:rPr>
          <w:rPrChange w:id="1884" w:author="Moses, Robinson" w:date="2023-03-14T07:14:00Z">
            <w:rPr>
              <w:color w:val="70AD47" w:themeColor="accent6"/>
            </w:rPr>
          </w:rPrChange>
        </w:rPr>
        <w:pPrChange w:id="1885" w:author="Moses, Robinson" w:date="2023-03-14T07:14:00Z">
          <w:pPr>
            <w:pStyle w:val="Caption"/>
          </w:pPr>
        </w:pPrChange>
      </w:pPr>
    </w:p>
    <w:p w14:paraId="78CD0BF0" w14:textId="77777777" w:rsidR="00570B77" w:rsidRDefault="00570B77" w:rsidP="00570B77">
      <w:pPr>
        <w:pStyle w:val="Heading2"/>
      </w:pPr>
      <w:bookmarkStart w:id="1886" w:name="_Toc111643082"/>
      <w:bookmarkStart w:id="1887" w:name="_Toc129572302"/>
      <w:r>
        <w:t>CONTAINER BULK CREATION</w:t>
      </w:r>
      <w:bookmarkEnd w:id="1886"/>
      <w:bookmarkEnd w:id="1887"/>
    </w:p>
    <w:p w14:paraId="6D4FFC15" w14:textId="38018370" w:rsidR="00570B77" w:rsidRDefault="00570B77" w:rsidP="00D85A97">
      <w:pPr>
        <w:pStyle w:val="BodyText"/>
      </w:pPr>
      <w:r w:rsidRPr="00B720D8">
        <w:rPr>
          <w:i/>
          <w:iCs/>
          <w:rPrChange w:id="1888" w:author="Moses, Robinson" w:date="2023-03-14T07:16:00Z">
            <w:rPr/>
          </w:rPrChange>
        </w:rPr>
        <w:t>Containers</w:t>
      </w:r>
      <w:r w:rsidRPr="00B720D8">
        <w:rPr>
          <w:rFonts w:ascii="Wingdings" w:eastAsia="Wingdings" w:hAnsi="Wingdings" w:cs="Wingdings"/>
          <w:i/>
          <w:iCs/>
          <w:sz w:val="16"/>
          <w:rPrChange w:id="1889" w:author="Moses, Robinson" w:date="2023-03-14T07:16:00Z">
            <w:rPr>
              <w:rFonts w:ascii="Wingdings" w:eastAsia="Wingdings" w:hAnsi="Wingdings" w:cs="Wingdings"/>
              <w:sz w:val="16"/>
            </w:rPr>
          </w:rPrChange>
        </w:rPr>
        <w:t></w:t>
      </w:r>
      <w:r w:rsidRPr="00B720D8">
        <w:rPr>
          <w:i/>
          <w:iCs/>
          <w:rPrChange w:id="1890" w:author="Moses, Robinson" w:date="2023-03-14T07:16:00Z">
            <w:rPr/>
          </w:rPrChange>
        </w:rPr>
        <w:t>Bulk Creation</w:t>
      </w:r>
      <w:r>
        <w:t xml:space="preserve"> allows users to create multiple containers in a block. Each container will be created with a different ID according to a sequence. </w:t>
      </w:r>
      <w:r w:rsidRPr="00B720D8">
        <w:rPr>
          <w:b/>
          <w:bCs/>
          <w:u w:val="single"/>
          <w:rPrChange w:id="1891" w:author="Moses, Robinson" w:date="2023-03-14T07:17:00Z">
            <w:rPr/>
          </w:rPrChange>
        </w:rPr>
        <w:t>For example</w:t>
      </w:r>
      <w:r>
        <w:t xml:space="preserve">: </w:t>
      </w:r>
      <w:r>
        <w:lastRenderedPageBreak/>
        <w:t xml:space="preserve">ABB0001, ABB0002, ABB0003, etc. The numeric part of </w:t>
      </w:r>
      <w:ins w:id="1892" w:author="Moses, Robinson" w:date="2023-03-16T07:35:00Z">
        <w:r w:rsidR="0014696D">
          <w:t xml:space="preserve">the </w:t>
        </w:r>
      </w:ins>
      <w:r>
        <w:t>sequence will begin larger than whatever largest value already exists with the same prefix – so if ABB0003 already exists, then Bulk Creation automatically starts with ABB0004. User</w:t>
      </w:r>
      <w:ins w:id="1893" w:author="Moses, Robinson" w:date="2023-03-16T07:35:00Z">
        <w:r w:rsidR="0014696D">
          <w:t>s</w:t>
        </w:r>
      </w:ins>
      <w:r>
        <w:t xml:space="preserve"> may choose how many containers to create in this block. Containers will be created with </w:t>
      </w:r>
      <w:del w:id="1894" w:author="Moses, Robinson" w:date="2023-03-14T07:19:00Z">
        <w:r w:rsidDel="00B720D8">
          <w:delText xml:space="preserve">like </w:delText>
        </w:r>
      </w:del>
      <w:ins w:id="1895" w:author="Moses, Robinson" w:date="2023-03-14T07:19:00Z">
        <w:r w:rsidR="00B720D8">
          <w:t>the</w:t>
        </w:r>
        <w:r w:rsidR="00B720D8">
          <w:t xml:space="preserve"> </w:t>
        </w:r>
      </w:ins>
      <w:r>
        <w:t>values for all fields other than container ID.</w:t>
      </w:r>
    </w:p>
    <w:p w14:paraId="380B2507" w14:textId="77777777" w:rsidR="00570B77" w:rsidRDefault="00570B77" w:rsidP="00D85A97">
      <w:pPr>
        <w:pStyle w:val="Caption"/>
      </w:pPr>
      <w:bookmarkStart w:id="1896" w:name="_Toc6556896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32</w:t>
      </w:r>
      <w:r w:rsidRPr="36CE550C">
        <w:rPr>
          <w:noProof/>
        </w:rPr>
        <w:fldChar w:fldCharType="end"/>
      </w:r>
      <w:r w:rsidRPr="36CE550C">
        <w:t xml:space="preserve">: </w:t>
      </w:r>
      <w:r>
        <w:t>CONTAINER BULK CREATION SCREEN</w:t>
      </w:r>
      <w:bookmarkEnd w:id="1896"/>
    </w:p>
    <w:p w14:paraId="1E9844BA" w14:textId="72B33CBC" w:rsidR="00570B77" w:rsidRDefault="00570B77" w:rsidP="00B720D8">
      <w:pPr>
        <w:pStyle w:val="BodyText"/>
        <w:pPrChange w:id="1897" w:author="Moses, Robinson" w:date="2023-03-14T07:19:00Z">
          <w:pPr>
            <w:spacing w:after="0"/>
            <w:jc w:val="center"/>
          </w:pPr>
        </w:pPrChange>
      </w:pPr>
      <w:r>
        <w:rPr>
          <w:noProof/>
        </w:rPr>
        <w:drawing>
          <wp:inline distT="0" distB="0" distL="0" distR="0" wp14:anchorId="6260641C" wp14:editId="3CAE27EA">
            <wp:extent cx="5938520" cy="5662295"/>
            <wp:effectExtent l="76200" t="76200" r="138430" b="128905"/>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8520" cy="566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79D4E" w14:textId="4DBE8ED3" w:rsidR="00B720D8" w:rsidRDefault="00B720D8">
      <w:pPr>
        <w:rPr>
          <w:ins w:id="1898" w:author="Moses, Robinson" w:date="2023-03-14T07:20:00Z"/>
          <w:i/>
          <w:iCs/>
          <w:sz w:val="18"/>
          <w:szCs w:val="18"/>
        </w:rPr>
      </w:pPr>
      <w:bookmarkStart w:id="1899" w:name="_Toc65569030"/>
      <w:ins w:id="1900" w:author="Moses, Robinson" w:date="2023-03-14T07:20:00Z">
        <w:r>
          <w:br w:type="page"/>
        </w:r>
      </w:ins>
    </w:p>
    <w:p w14:paraId="227A0919" w14:textId="4E089E2D" w:rsidR="00D85A97" w:rsidDel="00B720D8" w:rsidRDefault="00D85A97" w:rsidP="00D85A97">
      <w:pPr>
        <w:pStyle w:val="Caption"/>
        <w:rPr>
          <w:del w:id="1901" w:author="Moses, Robinson" w:date="2023-03-14T07:20:00Z"/>
          <w:color w:val="auto"/>
        </w:rPr>
      </w:pPr>
    </w:p>
    <w:p w14:paraId="52915C7A" w14:textId="55EAAE25" w:rsidR="00570B77" w:rsidRDefault="00570B77" w:rsidP="00D85A97">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29</w:t>
      </w:r>
      <w:r w:rsidRPr="002946F8">
        <w:rPr>
          <w:color w:val="auto"/>
        </w:rPr>
        <w:fldChar w:fldCharType="end"/>
      </w:r>
      <w:r w:rsidRPr="002946F8">
        <w:rPr>
          <w:color w:val="auto"/>
        </w:rPr>
        <w:t xml:space="preserve">: </w:t>
      </w:r>
      <w:r>
        <w:t>CONTAINER BULK CREATION FIELD DESCRIPTIONS</w:t>
      </w:r>
      <w:bookmarkEnd w:id="189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1902" w:author="Moses, Robinson" w:date="2023-03-14T07: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1903">
          <w:tblGrid>
            <w:gridCol w:w="1881"/>
            <w:gridCol w:w="6194"/>
          </w:tblGrid>
        </w:tblGridChange>
      </w:tblGrid>
      <w:tr w:rsidR="00570B77" w14:paraId="40AA98D3" w14:textId="77777777" w:rsidTr="00B720D8">
        <w:trPr>
          <w:trHeight w:val="372"/>
          <w:trPrChange w:id="1904" w:author="Moses, Robinson" w:date="2023-03-14T07:2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1905" w:author="Moses, Robinson" w:date="2023-03-14T07: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D95840C"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1906" w:author="Moses, Robinson" w:date="2023-03-14T07: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5BF77E06" w14:textId="77777777" w:rsidR="00570B77" w:rsidRDefault="00570B77" w:rsidP="00D85A97">
            <w:pPr>
              <w:pStyle w:val="TableHeading"/>
            </w:pPr>
            <w:r>
              <w:t xml:space="preserve">Description </w:t>
            </w:r>
          </w:p>
        </w:tc>
      </w:tr>
      <w:tr w:rsidR="00570B77" w14:paraId="4027649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BB5BF06" w14:textId="77777777" w:rsidR="00570B77" w:rsidRPr="00B720D8" w:rsidRDefault="00570B77" w:rsidP="00D85A97">
            <w:pPr>
              <w:pStyle w:val="TableBody"/>
              <w:rPr>
                <w:b/>
                <w:bCs/>
                <w:rPrChange w:id="1907" w:author="Moses, Robinson" w:date="2023-03-14T07:20:00Z">
                  <w:rPr/>
                </w:rPrChange>
              </w:rPr>
            </w:pPr>
            <w:r w:rsidRPr="00B720D8">
              <w:rPr>
                <w:b/>
                <w:bCs/>
                <w:rPrChange w:id="1908" w:author="Moses, Robinson" w:date="2023-03-14T07:2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66E4A5B" w14:textId="4533B12B" w:rsidR="00570B77" w:rsidRPr="00453E7B" w:rsidRDefault="00570B77" w:rsidP="00D85A97">
            <w:pPr>
              <w:pStyle w:val="TableBody"/>
              <w:rPr>
                <w:rFonts w:cstheme="minorHAnsi"/>
                <w:sz w:val="18"/>
                <w:szCs w:val="18"/>
              </w:rPr>
            </w:pPr>
            <w:r>
              <w:rPr>
                <w:rFonts w:cstheme="minorHAnsi"/>
                <w:sz w:val="18"/>
                <w:szCs w:val="18"/>
              </w:rPr>
              <w:t xml:space="preserve">A preview display of the container IDs that will be created. Based on </w:t>
            </w:r>
            <w:ins w:id="1909" w:author="Moses, Robinson" w:date="2023-03-16T07:35:00Z">
              <w:r w:rsidR="0014696D">
                <w:rPr>
                  <w:rFonts w:cstheme="minorHAnsi"/>
                  <w:sz w:val="18"/>
                  <w:szCs w:val="18"/>
                </w:rPr>
                <w:t xml:space="preserve">the </w:t>
              </w:r>
            </w:ins>
            <w:r>
              <w:rPr>
                <w:rFonts w:cstheme="minorHAnsi"/>
                <w:sz w:val="18"/>
                <w:szCs w:val="18"/>
              </w:rPr>
              <w:t xml:space="preserve">prefix </w:t>
            </w:r>
            <w:del w:id="1910" w:author="Moses, Robinson" w:date="2023-03-16T07:36:00Z">
              <w:r w:rsidDel="0014696D">
                <w:rPr>
                  <w:rFonts w:cstheme="minorHAnsi"/>
                  <w:sz w:val="18"/>
                  <w:szCs w:val="18"/>
                </w:rPr>
                <w:delText xml:space="preserve">if </w:delText>
              </w:r>
            </w:del>
            <w:r>
              <w:rPr>
                <w:rFonts w:cstheme="minorHAnsi"/>
                <w:sz w:val="18"/>
                <w:szCs w:val="18"/>
              </w:rPr>
              <w:t>entered</w:t>
            </w:r>
            <w:del w:id="1911" w:author="Moses, Robinson" w:date="2023-03-14T07:21:00Z">
              <w:r w:rsidDel="00B720D8">
                <w:rPr>
                  <w:rFonts w:cstheme="minorHAnsi"/>
                  <w:sz w:val="18"/>
                  <w:szCs w:val="18"/>
                </w:rPr>
                <w:delText xml:space="preserve"> below</w:delText>
              </w:r>
            </w:del>
            <w:r>
              <w:rPr>
                <w:rFonts w:cstheme="minorHAnsi"/>
                <w:sz w:val="18"/>
                <w:szCs w:val="18"/>
              </w:rPr>
              <w:t xml:space="preserve">, and </w:t>
            </w:r>
            <w:ins w:id="1912" w:author="Moses, Robinson" w:date="2023-03-16T07:36:00Z">
              <w:r w:rsidR="0014696D">
                <w:rPr>
                  <w:rFonts w:cstheme="minorHAnsi"/>
                  <w:sz w:val="18"/>
                  <w:szCs w:val="18"/>
                </w:rPr>
                <w:t xml:space="preserve">the </w:t>
              </w:r>
            </w:ins>
            <w:r>
              <w:rPr>
                <w:rFonts w:cstheme="minorHAnsi"/>
                <w:sz w:val="18"/>
                <w:szCs w:val="18"/>
              </w:rPr>
              <w:t xml:space="preserve">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534F958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24AE566" w14:textId="77777777" w:rsidR="00570B77" w:rsidRPr="00B720D8" w:rsidRDefault="00570B77" w:rsidP="00D85A97">
            <w:pPr>
              <w:pStyle w:val="TableBody"/>
              <w:rPr>
                <w:b/>
                <w:bCs/>
                <w:rPrChange w:id="1913" w:author="Moses, Robinson" w:date="2023-03-14T07:20:00Z">
                  <w:rPr/>
                </w:rPrChange>
              </w:rPr>
            </w:pPr>
            <w:r w:rsidRPr="00B720D8">
              <w:rPr>
                <w:b/>
                <w:bCs/>
                <w:rPrChange w:id="1914" w:author="Moses, Robinson" w:date="2023-03-14T07:20:00Z">
                  <w:rPr/>
                </w:rPrChange>
              </w:rPr>
              <w:t>Id Prefix</w:t>
            </w:r>
          </w:p>
        </w:tc>
        <w:tc>
          <w:tcPr>
            <w:tcW w:w="6194" w:type="dxa"/>
            <w:tcBorders>
              <w:top w:val="single" w:sz="3" w:space="0" w:color="000000"/>
              <w:left w:val="single" w:sz="4" w:space="0" w:color="000000"/>
              <w:bottom w:val="single" w:sz="4" w:space="0" w:color="000000"/>
              <w:right w:val="single" w:sz="4" w:space="0" w:color="000000"/>
            </w:tcBorders>
          </w:tcPr>
          <w:p w14:paraId="4E4F4D26" w14:textId="77777777" w:rsidR="00570B77" w:rsidRDefault="00570B77" w:rsidP="00D85A97">
            <w:pPr>
              <w:pStyle w:val="TableBody"/>
              <w:rPr>
                <w:rFonts w:cstheme="minorHAnsi"/>
                <w:sz w:val="18"/>
                <w:szCs w:val="18"/>
              </w:rPr>
            </w:pPr>
            <w:r>
              <w:rPr>
                <w:rFonts w:cstheme="minorHAnsi"/>
                <w:sz w:val="18"/>
                <w:szCs w:val="18"/>
              </w:rPr>
              <w:t>Prefix to appear in front of the numeric sequence in container IDs.</w:t>
            </w:r>
          </w:p>
        </w:tc>
      </w:tr>
      <w:tr w:rsidR="00570B77" w14:paraId="0C6D387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F274284" w14:textId="77777777" w:rsidR="00570B77" w:rsidRPr="00B720D8" w:rsidRDefault="00570B77" w:rsidP="00D85A97">
            <w:pPr>
              <w:pStyle w:val="TableBody"/>
              <w:rPr>
                <w:b/>
                <w:bCs/>
                <w:rPrChange w:id="1915" w:author="Moses, Robinson" w:date="2023-03-14T07:20:00Z">
                  <w:rPr/>
                </w:rPrChange>
              </w:rPr>
            </w:pPr>
            <w:r w:rsidRPr="00B720D8">
              <w:rPr>
                <w:b/>
                <w:bCs/>
                <w:rPrChange w:id="1916" w:author="Moses, Robinson" w:date="2023-03-14T07:20:00Z">
                  <w:rPr/>
                </w:rPrChange>
              </w:rPr>
              <w:t>Quantity</w:t>
            </w:r>
          </w:p>
        </w:tc>
        <w:tc>
          <w:tcPr>
            <w:tcW w:w="6194" w:type="dxa"/>
            <w:tcBorders>
              <w:top w:val="single" w:sz="3" w:space="0" w:color="000000"/>
              <w:left w:val="single" w:sz="4" w:space="0" w:color="000000"/>
              <w:bottom w:val="single" w:sz="4" w:space="0" w:color="000000"/>
              <w:right w:val="single" w:sz="4" w:space="0" w:color="000000"/>
            </w:tcBorders>
          </w:tcPr>
          <w:p w14:paraId="102F94D4" w14:textId="07B9217A" w:rsidR="00570B77" w:rsidRDefault="00570B77" w:rsidP="00D85A97">
            <w:pPr>
              <w:pStyle w:val="TableBody"/>
              <w:rPr>
                <w:rFonts w:cstheme="minorHAnsi"/>
                <w:sz w:val="18"/>
                <w:szCs w:val="18"/>
              </w:rPr>
            </w:pPr>
            <w:del w:id="1917" w:author="Moses, Robinson" w:date="2023-03-16T07:36:00Z">
              <w:r w:rsidDel="0014696D">
                <w:rPr>
                  <w:rFonts w:cstheme="minorHAnsi"/>
                  <w:sz w:val="18"/>
                  <w:szCs w:val="18"/>
                </w:rPr>
                <w:delText xml:space="preserve">Number </w:delText>
              </w:r>
            </w:del>
            <w:ins w:id="1918" w:author="Moses, Robinson" w:date="2023-03-16T07:36:00Z">
              <w:r w:rsidR="0014696D">
                <w:rPr>
                  <w:rFonts w:cstheme="minorHAnsi"/>
                  <w:sz w:val="18"/>
                  <w:szCs w:val="18"/>
                </w:rPr>
                <w:t>The n</w:t>
              </w:r>
              <w:r w:rsidR="0014696D">
                <w:rPr>
                  <w:rFonts w:cstheme="minorHAnsi"/>
                  <w:sz w:val="18"/>
                  <w:szCs w:val="18"/>
                </w:rPr>
                <w:t xml:space="preserve">umber </w:t>
              </w:r>
            </w:ins>
            <w:r>
              <w:rPr>
                <w:rFonts w:cstheme="minorHAnsi"/>
                <w:sz w:val="18"/>
                <w:szCs w:val="18"/>
              </w:rPr>
              <w:t>of containers to create in this block.</w:t>
            </w:r>
          </w:p>
        </w:tc>
      </w:tr>
      <w:tr w:rsidR="00570B77" w14:paraId="7D52EF1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51B466E" w14:textId="77777777" w:rsidR="00570B77" w:rsidRPr="00B720D8" w:rsidRDefault="00570B77" w:rsidP="00D85A97">
            <w:pPr>
              <w:pStyle w:val="TableBody"/>
              <w:rPr>
                <w:b/>
                <w:bCs/>
                <w:rPrChange w:id="1919" w:author="Moses, Robinson" w:date="2023-03-14T07:20:00Z">
                  <w:rPr/>
                </w:rPrChange>
              </w:rPr>
            </w:pPr>
            <w:r w:rsidRPr="00B720D8">
              <w:rPr>
                <w:b/>
                <w:bCs/>
                <w:rPrChange w:id="1920" w:author="Moses, Robinson" w:date="2023-03-14T07:2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269BBB6" w14:textId="77777777" w:rsidR="00570B77" w:rsidRPr="00453E7B" w:rsidRDefault="00570B77" w:rsidP="00D85A97">
            <w:pPr>
              <w:pStyle w:val="TableBody"/>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570B77" w14:paraId="02BCA82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1ABF5A3" w14:textId="77777777" w:rsidR="00570B77" w:rsidRPr="00B720D8" w:rsidRDefault="00570B77" w:rsidP="00D85A97">
            <w:pPr>
              <w:pStyle w:val="TableBody"/>
              <w:rPr>
                <w:b/>
                <w:bCs/>
                <w:rPrChange w:id="1921" w:author="Moses, Robinson" w:date="2023-03-14T07:20:00Z">
                  <w:rPr/>
                </w:rPrChange>
              </w:rPr>
            </w:pPr>
            <w:r w:rsidRPr="00B720D8">
              <w:rPr>
                <w:b/>
                <w:bCs/>
                <w:rPrChange w:id="1922" w:author="Moses, Robinson" w:date="2023-03-14T07:20: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6CFB60C7" w14:textId="77777777" w:rsidR="00570B77" w:rsidRPr="00453E7B" w:rsidRDefault="00570B77" w:rsidP="00D85A97">
            <w:pPr>
              <w:pStyle w:val="TableBody"/>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570B77" w14:paraId="092034F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8BD5BC" w14:textId="77777777" w:rsidR="00570B77" w:rsidRPr="00B720D8" w:rsidRDefault="00570B77" w:rsidP="00D85A97">
            <w:pPr>
              <w:pStyle w:val="TableBody"/>
              <w:rPr>
                <w:b/>
                <w:bCs/>
                <w:rPrChange w:id="1923" w:author="Moses, Robinson" w:date="2023-03-14T07:20:00Z">
                  <w:rPr/>
                </w:rPrChange>
              </w:rPr>
            </w:pPr>
            <w:r w:rsidRPr="00B720D8">
              <w:rPr>
                <w:b/>
                <w:bCs/>
                <w:rPrChange w:id="1924" w:author="Moses, Robinson" w:date="2023-03-14T07:20: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193408E" w14:textId="77777777" w:rsidR="00570B77" w:rsidRDefault="00570B77" w:rsidP="00D85A97">
            <w:pPr>
              <w:pStyle w:val="TableBody"/>
              <w:rPr>
                <w:rFonts w:cstheme="minorHAnsi"/>
                <w:sz w:val="18"/>
                <w:szCs w:val="18"/>
              </w:rPr>
            </w:pPr>
            <w:r>
              <w:rPr>
                <w:rFonts w:cstheme="minorHAnsi"/>
                <w:sz w:val="18"/>
                <w:szCs w:val="18"/>
              </w:rPr>
              <w:t xml:space="preserve">Optional alternative identifiers for the container. </w:t>
            </w:r>
            <w:r w:rsidRPr="00B720D8">
              <w:rPr>
                <w:rFonts w:cstheme="minorHAnsi"/>
                <w:b/>
                <w:bCs/>
                <w:sz w:val="18"/>
                <w:szCs w:val="18"/>
                <w:u w:val="single"/>
                <w:rPrChange w:id="1925" w:author="Moses, Robinson" w:date="2023-03-14T07:22:00Z">
                  <w:rPr>
                    <w:rFonts w:cstheme="minorHAnsi"/>
                    <w:sz w:val="18"/>
                    <w:szCs w:val="18"/>
                  </w:rPr>
                </w:rPrChange>
              </w:rPr>
              <w:t>For example</w:t>
            </w:r>
            <w:r>
              <w:rPr>
                <w:rFonts w:cstheme="minorHAnsi"/>
                <w:sz w:val="18"/>
                <w:szCs w:val="18"/>
              </w:rPr>
              <w:t>, a manufacturer’s serial number (if different from the main ID).</w:t>
            </w:r>
          </w:p>
        </w:tc>
      </w:tr>
      <w:tr w:rsidR="00570B77" w14:paraId="16B6BEA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39DD0F6" w14:textId="77777777" w:rsidR="00570B77" w:rsidRPr="00B720D8" w:rsidRDefault="00570B77" w:rsidP="00D85A97">
            <w:pPr>
              <w:pStyle w:val="TableBody"/>
              <w:rPr>
                <w:b/>
                <w:bCs/>
                <w:rPrChange w:id="1926" w:author="Moses, Robinson" w:date="2023-03-14T07:20:00Z">
                  <w:rPr/>
                </w:rPrChange>
              </w:rPr>
            </w:pPr>
            <w:r w:rsidRPr="00B720D8">
              <w:rPr>
                <w:b/>
                <w:bCs/>
                <w:rPrChange w:id="1927" w:author="Moses, Robinson" w:date="2023-03-14T07:20: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86646CB" w14:textId="0CA69B18" w:rsidR="00570B77" w:rsidRDefault="00570B77" w:rsidP="00D85A97">
            <w:pPr>
              <w:pStyle w:val="TableBody"/>
              <w:rPr>
                <w:rFonts w:cstheme="minorHAnsi"/>
                <w:sz w:val="18"/>
                <w:szCs w:val="18"/>
              </w:rPr>
            </w:pPr>
            <w:del w:id="1928" w:author="Moses, Robinson" w:date="2023-03-16T07:37:00Z">
              <w:r w:rsidDel="0014696D">
                <w:rPr>
                  <w:rFonts w:cstheme="minorHAnsi"/>
                  <w:sz w:val="18"/>
                  <w:szCs w:val="18"/>
                </w:rPr>
                <w:delText xml:space="preserve">Entity </w:delText>
              </w:r>
            </w:del>
            <w:ins w:id="1929" w:author="Moses, Robinson" w:date="2023-03-16T07:37:00Z">
              <w:r w:rsidR="0014696D">
                <w:rPr>
                  <w:rFonts w:cstheme="minorHAnsi"/>
                  <w:sz w:val="18"/>
                  <w:szCs w:val="18"/>
                </w:rPr>
                <w:t>The e</w:t>
              </w:r>
              <w:r w:rsidR="0014696D">
                <w:rPr>
                  <w:rFonts w:cstheme="minorHAnsi"/>
                  <w:sz w:val="18"/>
                  <w:szCs w:val="18"/>
                </w:rPr>
                <w:t>ntity</w:t>
              </w:r>
              <w:r w:rsidR="0014696D">
                <w:rPr>
                  <w:rFonts w:cstheme="minorHAnsi"/>
                  <w:sz w:val="18"/>
                  <w:szCs w:val="18"/>
                </w:rPr>
                <w:t xml:space="preserve"> is</w:t>
              </w:r>
              <w:r w:rsidR="0014696D">
                <w:rPr>
                  <w:rFonts w:cstheme="minorHAnsi"/>
                  <w:sz w:val="18"/>
                  <w:szCs w:val="18"/>
                </w:rPr>
                <w:t xml:space="preserve"> </w:t>
              </w:r>
            </w:ins>
            <w:r>
              <w:rPr>
                <w:rFonts w:cstheme="minorHAnsi"/>
                <w:sz w:val="18"/>
                <w:szCs w:val="18"/>
              </w:rPr>
              <w:t xml:space="preserve">responsible for this container. Refers to a Depot or Servicer from OptiCash. This is part of access control: only users associated with the chosen Depot or Servicer </w:t>
            </w:r>
            <w:del w:id="1930" w:author="Moses, Robinson" w:date="2023-03-16T07:37:00Z">
              <w:r w:rsidDel="0014696D">
                <w:rPr>
                  <w:rFonts w:cstheme="minorHAnsi"/>
                  <w:sz w:val="18"/>
                  <w:szCs w:val="18"/>
                </w:rPr>
                <w:delText>are able to</w:delText>
              </w:r>
            </w:del>
            <w:ins w:id="1931" w:author="Moses, Robinson" w:date="2023-03-16T07:37:00Z">
              <w:r w:rsidR="0014696D">
                <w:rPr>
                  <w:rFonts w:cstheme="minorHAnsi"/>
                  <w:sz w:val="18"/>
                  <w:szCs w:val="18"/>
                </w:rPr>
                <w:t>can</w:t>
              </w:r>
            </w:ins>
            <w:r>
              <w:rPr>
                <w:rFonts w:cstheme="minorHAnsi"/>
                <w:sz w:val="18"/>
                <w:szCs w:val="18"/>
              </w:rPr>
              <w:t xml:space="preserve"> use this container.</w:t>
            </w:r>
          </w:p>
        </w:tc>
      </w:tr>
      <w:tr w:rsidR="00570B77" w14:paraId="6E4958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BBC501F" w14:textId="77777777" w:rsidR="00570B77" w:rsidRPr="00B720D8" w:rsidRDefault="00570B77" w:rsidP="00D85A97">
            <w:pPr>
              <w:pStyle w:val="TableBody"/>
              <w:rPr>
                <w:b/>
                <w:bCs/>
                <w:rPrChange w:id="1932" w:author="Moses, Robinson" w:date="2023-03-14T07:20:00Z">
                  <w:rPr/>
                </w:rPrChange>
              </w:rPr>
            </w:pPr>
            <w:r w:rsidRPr="00B720D8">
              <w:rPr>
                <w:b/>
                <w:bCs/>
                <w:rPrChange w:id="1933" w:author="Moses, Robinson" w:date="2023-03-14T07:20: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025ABE76" w14:textId="77777777" w:rsidR="00570B77" w:rsidRDefault="00570B77" w:rsidP="00D85A97">
            <w:pPr>
              <w:pStyle w:val="TableBody"/>
              <w:rPr>
                <w:rFonts w:cstheme="minorHAnsi"/>
                <w:sz w:val="18"/>
                <w:szCs w:val="18"/>
              </w:rPr>
            </w:pPr>
            <w:r>
              <w:rPr>
                <w:rFonts w:cstheme="minorHAnsi"/>
                <w:sz w:val="18"/>
                <w:szCs w:val="18"/>
              </w:rPr>
              <w:t>Container fields whose meaning may be customized by your institution.</w:t>
            </w:r>
          </w:p>
        </w:tc>
      </w:tr>
    </w:tbl>
    <w:p w14:paraId="5ED8D839" w14:textId="4B2D34BE" w:rsidR="00570B77" w:rsidRDefault="0014696D" w:rsidP="00D85A97">
      <w:pPr>
        <w:pStyle w:val="Caption"/>
        <w:rPr>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04D2BED" w14:textId="77777777" w:rsidR="00D85A97" w:rsidRPr="00D85A97" w:rsidRDefault="00D85A97" w:rsidP="00D85A97"/>
    <w:p w14:paraId="3FEBF280" w14:textId="77777777" w:rsidR="00570B77" w:rsidRDefault="00570B77" w:rsidP="00570B77">
      <w:pPr>
        <w:pStyle w:val="Heading2"/>
      </w:pPr>
      <w:bookmarkStart w:id="1934" w:name="_Toc111643083"/>
      <w:bookmarkStart w:id="1935" w:name="_Toc129572303"/>
      <w:r>
        <w:t>LIST ALL CONTAINERS</w:t>
      </w:r>
      <w:bookmarkEnd w:id="1934"/>
      <w:bookmarkEnd w:id="1935"/>
    </w:p>
    <w:p w14:paraId="59C2F2A3" w14:textId="77777777" w:rsidR="00570B77" w:rsidRDefault="00570B77" w:rsidP="00D85A97">
      <w:pPr>
        <w:pStyle w:val="BodyText"/>
      </w:pPr>
      <w:r w:rsidRPr="00B720D8">
        <w:rPr>
          <w:i/>
          <w:iCs/>
          <w:rPrChange w:id="1936" w:author="Moses, Robinson" w:date="2023-03-14T07:22:00Z">
            <w:rPr/>
          </w:rPrChange>
        </w:rPr>
        <w:t>Containers</w:t>
      </w:r>
      <w:r w:rsidRPr="00B720D8">
        <w:rPr>
          <w:rFonts w:ascii="Wingdings" w:eastAsia="Wingdings" w:hAnsi="Wingdings" w:cs="Wingdings"/>
          <w:i/>
          <w:iCs/>
          <w:sz w:val="16"/>
          <w:rPrChange w:id="1937" w:author="Moses, Robinson" w:date="2023-03-14T07:22:00Z">
            <w:rPr>
              <w:rFonts w:ascii="Wingdings" w:eastAsia="Wingdings" w:hAnsi="Wingdings" w:cs="Wingdings"/>
              <w:sz w:val="16"/>
            </w:rPr>
          </w:rPrChange>
        </w:rPr>
        <w:t></w:t>
      </w:r>
      <w:r w:rsidRPr="00B720D8">
        <w:rPr>
          <w:i/>
          <w:iCs/>
          <w:rPrChange w:id="1938" w:author="Moses, Robinson" w:date="2023-03-14T07:22:00Z">
            <w:rPr/>
          </w:rPrChange>
        </w:rPr>
        <w:t xml:space="preserve">List All </w:t>
      </w:r>
      <w:r>
        <w:t>allows users to view and modify containers. Container location moves and custodian assignments may be done here, as well as update and delete container fields.</w:t>
      </w:r>
    </w:p>
    <w:p w14:paraId="77D1B5BE" w14:textId="77777777" w:rsidR="00570B77" w:rsidRDefault="00570B77" w:rsidP="00D85A97">
      <w:pPr>
        <w:pStyle w:val="Caption"/>
      </w:pPr>
      <w:bookmarkStart w:id="1939" w:name="_Toc6556896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33</w:t>
      </w:r>
      <w:r w:rsidRPr="36CE550C">
        <w:rPr>
          <w:noProof/>
        </w:rPr>
        <w:fldChar w:fldCharType="end"/>
      </w:r>
      <w:r w:rsidRPr="36CE550C">
        <w:t xml:space="preserve">: </w:t>
      </w:r>
      <w:r>
        <w:t>LIST ALL CONTAINERS SCREEN</w:t>
      </w:r>
      <w:bookmarkEnd w:id="1939"/>
    </w:p>
    <w:p w14:paraId="4336301C" w14:textId="6C4F91A8" w:rsidR="00570B77" w:rsidRDefault="00570B77" w:rsidP="00B720D8">
      <w:pPr>
        <w:pStyle w:val="BodyText"/>
        <w:pPrChange w:id="1940" w:author="Moses, Robinson" w:date="2023-03-14T07:23:00Z">
          <w:pPr>
            <w:spacing w:after="0"/>
            <w:jc w:val="center"/>
          </w:pPr>
        </w:pPrChange>
      </w:pPr>
      <w:r>
        <w:rPr>
          <w:noProof/>
        </w:rPr>
        <w:lastRenderedPageBreak/>
        <w:drawing>
          <wp:inline distT="0" distB="0" distL="0" distR="0" wp14:anchorId="7D10132C" wp14:editId="06791D8C">
            <wp:extent cx="4638835" cy="3568335"/>
            <wp:effectExtent l="76200" t="76200" r="123825" b="127635"/>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40282" cy="35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08634" w14:textId="77777777" w:rsidR="00570B77" w:rsidRDefault="00570B77" w:rsidP="00D85A97">
      <w:pPr>
        <w:pStyle w:val="Caption"/>
      </w:pPr>
      <w:bookmarkStart w:id="1941" w:name="_Toc6556903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30</w:t>
      </w:r>
      <w:r w:rsidRPr="002946F8">
        <w:rPr>
          <w:color w:val="auto"/>
        </w:rPr>
        <w:fldChar w:fldCharType="end"/>
      </w:r>
      <w:r w:rsidRPr="002946F8">
        <w:rPr>
          <w:color w:val="auto"/>
        </w:rPr>
        <w:t xml:space="preserve">: </w:t>
      </w:r>
      <w:r>
        <w:t>LIST ALL CONTAINERS FIELD DESCRIPTIONS</w:t>
      </w:r>
      <w:bookmarkEnd w:id="194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6759B3D" w14:textId="77777777" w:rsidTr="0019703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0893F2D"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C49635B" w14:textId="77777777" w:rsidR="00570B77" w:rsidRDefault="00570B77" w:rsidP="00D85A97">
            <w:pPr>
              <w:pStyle w:val="TableHeading"/>
            </w:pPr>
            <w:r>
              <w:t xml:space="preserve">Description </w:t>
            </w:r>
          </w:p>
        </w:tc>
      </w:tr>
      <w:tr w:rsidR="00570B77" w14:paraId="6B16A98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8D12C56" w14:textId="77777777" w:rsidR="00570B77" w:rsidRPr="00B720D8" w:rsidRDefault="00570B77" w:rsidP="00D85A97">
            <w:pPr>
              <w:pStyle w:val="TableBody"/>
              <w:rPr>
                <w:b/>
                <w:bCs/>
                <w:rPrChange w:id="1942" w:author="Moses, Robinson" w:date="2023-03-14T07:23:00Z">
                  <w:rPr/>
                </w:rPrChange>
              </w:rPr>
            </w:pPr>
            <w:r w:rsidRPr="00B720D8">
              <w:rPr>
                <w:b/>
                <w:bCs/>
                <w:rPrChange w:id="1943" w:author="Moses, Robinson" w:date="2023-03-14T07:23:00Z">
                  <w:rPr/>
                </w:rPrChange>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5B9E830E" w14:textId="77777777" w:rsidR="00570B77" w:rsidRPr="00D85A97" w:rsidRDefault="00570B77" w:rsidP="00D85A97">
            <w:pPr>
              <w:pStyle w:val="TableBody"/>
            </w:pPr>
            <w:r w:rsidRPr="00D85A97">
              <w:t>Opens a PDF file containing the barcode of Container IDs for the listed containers.</w:t>
            </w:r>
          </w:p>
        </w:tc>
      </w:tr>
      <w:tr w:rsidR="00570B77" w14:paraId="43824AC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F732431" w14:textId="77777777" w:rsidR="00570B77" w:rsidRPr="00B720D8" w:rsidRDefault="00570B77" w:rsidP="00D85A97">
            <w:pPr>
              <w:pStyle w:val="TableBody"/>
              <w:rPr>
                <w:b/>
                <w:bCs/>
                <w:rPrChange w:id="1944" w:author="Moses, Robinson" w:date="2023-03-14T07:23:00Z">
                  <w:rPr/>
                </w:rPrChange>
              </w:rPr>
            </w:pPr>
            <w:r w:rsidRPr="00B720D8">
              <w:rPr>
                <w:b/>
                <w:bCs/>
                <w:rPrChange w:id="1945" w:author="Moses, Robinson" w:date="2023-03-14T07:23:00Z">
                  <w:rPr/>
                </w:rPrChange>
              </w:rPr>
              <w:t>IDs List</w:t>
            </w:r>
          </w:p>
        </w:tc>
        <w:tc>
          <w:tcPr>
            <w:tcW w:w="6194" w:type="dxa"/>
            <w:tcBorders>
              <w:top w:val="single" w:sz="3" w:space="0" w:color="000000"/>
              <w:left w:val="single" w:sz="4" w:space="0" w:color="000000"/>
              <w:bottom w:val="single" w:sz="4" w:space="0" w:color="000000"/>
              <w:right w:val="single" w:sz="4" w:space="0" w:color="000000"/>
            </w:tcBorders>
          </w:tcPr>
          <w:p w14:paraId="5F405ED0" w14:textId="77777777" w:rsidR="00570B77" w:rsidRPr="00D85A97" w:rsidRDefault="00570B77" w:rsidP="00D85A97">
            <w:pPr>
              <w:pStyle w:val="TableBody"/>
            </w:pPr>
            <w:r w:rsidRPr="00D85A97">
              <w:t>Opens a CSV file containing the IDs of the listed containers.</w:t>
            </w:r>
          </w:p>
        </w:tc>
      </w:tr>
      <w:tr w:rsidR="00570B77" w14:paraId="596CD19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87C49E6" w14:textId="77777777" w:rsidR="00570B77" w:rsidRPr="00B720D8" w:rsidRDefault="00570B77" w:rsidP="00D85A97">
            <w:pPr>
              <w:pStyle w:val="TableBody"/>
              <w:rPr>
                <w:b/>
                <w:bCs/>
                <w:rPrChange w:id="1946" w:author="Moses, Robinson" w:date="2023-03-14T07:23:00Z">
                  <w:rPr/>
                </w:rPrChange>
              </w:rPr>
            </w:pPr>
            <w:r w:rsidRPr="00B720D8">
              <w:rPr>
                <w:b/>
                <w:bCs/>
                <w:rPrChange w:id="1947" w:author="Moses, Robinson" w:date="2023-03-14T07:2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532BFBEF" w14:textId="1460B35F" w:rsidR="00570B77" w:rsidRPr="00D85A97" w:rsidRDefault="00570B77" w:rsidP="00D85A97">
            <w:pPr>
              <w:pStyle w:val="TableBody"/>
            </w:pPr>
            <w:r w:rsidRPr="00D85A97">
              <w:t xml:space="preserve">A preview display of the container IDs that will be created. Based on </w:t>
            </w:r>
            <w:ins w:id="1948" w:author="Moses, Robinson" w:date="2023-03-16T07:37:00Z">
              <w:r w:rsidR="0014696D">
                <w:t xml:space="preserve">the </w:t>
              </w:r>
            </w:ins>
            <w:r w:rsidRPr="00D85A97">
              <w:t xml:space="preserve">prefix </w:t>
            </w:r>
            <w:del w:id="1949" w:author="Moses, Robinson" w:date="2023-03-16T07:37:00Z">
              <w:r w:rsidRPr="00D85A97" w:rsidDel="0014696D">
                <w:delText xml:space="preserve">if </w:delText>
              </w:r>
            </w:del>
            <w:r w:rsidRPr="00D85A97">
              <w:t xml:space="preserve">entered below, and </w:t>
            </w:r>
            <w:ins w:id="1950" w:author="Moses, Robinson" w:date="2023-03-16T07:37:00Z">
              <w:r w:rsidR="0014696D">
                <w:t xml:space="preserve">the </w:t>
              </w:r>
            </w:ins>
            <w:r w:rsidRPr="00D85A97">
              <w:t>system setting Bulk Container Creation Sequence Length.</w:t>
            </w:r>
          </w:p>
        </w:tc>
      </w:tr>
      <w:tr w:rsidR="00570B77" w14:paraId="1A467606"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EB0AE66" w14:textId="77777777" w:rsidR="00570B77" w:rsidRPr="00B720D8" w:rsidRDefault="00570B77" w:rsidP="00D85A97">
            <w:pPr>
              <w:pStyle w:val="TableBody"/>
              <w:rPr>
                <w:b/>
                <w:bCs/>
                <w:rPrChange w:id="1951" w:author="Moses, Robinson" w:date="2023-03-14T07:23:00Z">
                  <w:rPr/>
                </w:rPrChange>
              </w:rPr>
            </w:pPr>
            <w:r w:rsidRPr="00B720D8">
              <w:rPr>
                <w:b/>
                <w:bCs/>
                <w:rPrChange w:id="1952" w:author="Moses, Robinson" w:date="2023-03-14T07:2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B1F4929" w14:textId="77777777" w:rsidR="00570B77" w:rsidRPr="00D85A97" w:rsidRDefault="00570B77" w:rsidP="00D85A97">
            <w:pPr>
              <w:pStyle w:val="TableBody"/>
            </w:pPr>
            <w:r w:rsidRPr="00D85A97">
              <w:t xml:space="preserve">Type of container. Options may be configured by your institution. </w:t>
            </w:r>
          </w:p>
        </w:tc>
      </w:tr>
      <w:tr w:rsidR="00570B77" w14:paraId="78DF592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2A8CA3" w14:textId="77777777" w:rsidR="00570B77" w:rsidRPr="00B720D8" w:rsidRDefault="00570B77" w:rsidP="00D85A97">
            <w:pPr>
              <w:pStyle w:val="TableBody"/>
              <w:rPr>
                <w:b/>
                <w:bCs/>
                <w:rPrChange w:id="1953" w:author="Moses, Robinson" w:date="2023-03-14T07:23:00Z">
                  <w:rPr/>
                </w:rPrChange>
              </w:rPr>
            </w:pPr>
            <w:r w:rsidRPr="00B720D8">
              <w:rPr>
                <w:b/>
                <w:bCs/>
                <w:rPrChange w:id="1954" w:author="Moses, Robinson" w:date="2023-03-14T07:2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2762157E" w14:textId="77777777" w:rsidR="00570B77" w:rsidRPr="00D85A97" w:rsidRDefault="00570B77" w:rsidP="00D85A97">
            <w:pPr>
              <w:pStyle w:val="TableBody"/>
            </w:pPr>
            <w:r w:rsidRPr="00D85A97">
              <w:t xml:space="preserve">Owner entity for this container. Options may be configured by your institution. </w:t>
            </w:r>
          </w:p>
        </w:tc>
      </w:tr>
      <w:tr w:rsidR="00570B77" w14:paraId="4C95495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B6C8AA8" w14:textId="77777777" w:rsidR="00570B77" w:rsidRPr="00B720D8" w:rsidRDefault="00570B77" w:rsidP="00D85A97">
            <w:pPr>
              <w:pStyle w:val="TableBody"/>
              <w:rPr>
                <w:b/>
                <w:bCs/>
                <w:rPrChange w:id="1955" w:author="Moses, Robinson" w:date="2023-03-14T07:23:00Z">
                  <w:rPr/>
                </w:rPrChange>
              </w:rPr>
            </w:pPr>
            <w:r w:rsidRPr="00B720D8">
              <w:rPr>
                <w:b/>
                <w:bCs/>
                <w:rPrChange w:id="1956" w:author="Moses, Robinson" w:date="2023-03-14T07:2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E10262B" w14:textId="77777777" w:rsidR="00570B77" w:rsidRPr="00D85A97" w:rsidRDefault="00570B77" w:rsidP="00D85A97">
            <w:pPr>
              <w:pStyle w:val="TableBody"/>
            </w:pPr>
            <w:r w:rsidRPr="00D85A97">
              <w:t xml:space="preserve">Optional alternative identifiers for the container. </w:t>
            </w:r>
            <w:r w:rsidRPr="00B720D8">
              <w:rPr>
                <w:b/>
                <w:bCs/>
                <w:u w:val="single"/>
                <w:rPrChange w:id="1957" w:author="Moses, Robinson" w:date="2023-03-14T07:24:00Z">
                  <w:rPr/>
                </w:rPrChange>
              </w:rPr>
              <w:t>For example</w:t>
            </w:r>
            <w:r w:rsidRPr="00D85A97">
              <w:t>, a manufacturer’s serial number (if different from the main ID).</w:t>
            </w:r>
          </w:p>
        </w:tc>
      </w:tr>
      <w:tr w:rsidR="00570B77" w14:paraId="6D45F04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62B630D" w14:textId="77777777" w:rsidR="00570B77" w:rsidRPr="00B720D8" w:rsidRDefault="00570B77" w:rsidP="00D85A97">
            <w:pPr>
              <w:pStyle w:val="TableBody"/>
              <w:rPr>
                <w:b/>
                <w:bCs/>
                <w:rPrChange w:id="1958" w:author="Moses, Robinson" w:date="2023-03-14T07:23:00Z">
                  <w:rPr/>
                </w:rPrChange>
              </w:rPr>
            </w:pPr>
            <w:r w:rsidRPr="00B720D8">
              <w:rPr>
                <w:b/>
                <w:bCs/>
                <w:rPrChange w:id="1959" w:author="Moses, Robinson" w:date="2023-03-14T07:23: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
          <w:p w14:paraId="1983B866" w14:textId="77777777" w:rsidR="00570B77" w:rsidRPr="00D85A97" w:rsidRDefault="00570B77" w:rsidP="00D85A97">
            <w:pPr>
              <w:pStyle w:val="TableBody"/>
            </w:pPr>
            <w:r w:rsidRPr="00D85A97">
              <w:t>Current last known location of the container.</w:t>
            </w:r>
          </w:p>
        </w:tc>
      </w:tr>
      <w:tr w:rsidR="00570B77" w14:paraId="56F88D4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F1EC73B" w14:textId="77777777" w:rsidR="00570B77" w:rsidRPr="00B720D8" w:rsidRDefault="00570B77" w:rsidP="0019703C">
            <w:pPr>
              <w:pStyle w:val="TableBody"/>
              <w:rPr>
                <w:b/>
                <w:bCs/>
                <w:rPrChange w:id="1960" w:author="Moses, Robinson" w:date="2023-03-14T07:23:00Z">
                  <w:rPr/>
                </w:rPrChange>
              </w:rPr>
            </w:pPr>
            <w:r w:rsidRPr="00B720D8">
              <w:rPr>
                <w:b/>
                <w:bCs/>
                <w:rPrChange w:id="1961" w:author="Moses, Robinson" w:date="2023-03-14T07:2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ACDDF33" w14:textId="60F7ED17" w:rsidR="00570B77" w:rsidRPr="00B720D8" w:rsidRDefault="00570B77" w:rsidP="00B720D8">
            <w:pPr>
              <w:pStyle w:val="TableBody"/>
              <w:rPr>
                <w:rPrChange w:id="1962" w:author="Moses, Robinson" w:date="2023-03-14T07:23:00Z">
                  <w:rPr>
                    <w:rFonts w:cstheme="minorHAnsi"/>
                    <w:sz w:val="18"/>
                    <w:szCs w:val="18"/>
                  </w:rPr>
                </w:rPrChange>
              </w:rPr>
            </w:pPr>
            <w:del w:id="1963" w:author="Moses, Robinson" w:date="2023-03-16T09:07:00Z">
              <w:r w:rsidRPr="00B720D8" w:rsidDel="0014696D">
                <w:rPr>
                  <w:rPrChange w:id="1964" w:author="Moses, Robinson" w:date="2023-03-14T07:23:00Z">
                    <w:rPr>
                      <w:rFonts w:cstheme="minorHAnsi"/>
                      <w:sz w:val="18"/>
                      <w:szCs w:val="18"/>
                    </w:rPr>
                  </w:rPrChange>
                </w:rPr>
                <w:delText xml:space="preserve">Entity </w:delText>
              </w:r>
            </w:del>
            <w:ins w:id="1965" w:author="Moses, Robinson" w:date="2023-03-16T09:07:00Z">
              <w:r w:rsidR="0014696D">
                <w:t>The e</w:t>
              </w:r>
              <w:r w:rsidR="0014696D" w:rsidRPr="00B720D8">
                <w:rPr>
                  <w:rPrChange w:id="1966" w:author="Moses, Robinson" w:date="2023-03-14T07:23:00Z">
                    <w:rPr>
                      <w:rFonts w:cstheme="minorHAnsi"/>
                      <w:sz w:val="18"/>
                      <w:szCs w:val="18"/>
                    </w:rPr>
                  </w:rPrChange>
                </w:rPr>
                <w:t>ntity</w:t>
              </w:r>
              <w:r w:rsidR="0014696D">
                <w:t xml:space="preserve"> is</w:t>
              </w:r>
              <w:r w:rsidR="0014696D" w:rsidRPr="00B720D8">
                <w:rPr>
                  <w:rPrChange w:id="1967" w:author="Moses, Robinson" w:date="2023-03-14T07:23:00Z">
                    <w:rPr>
                      <w:rFonts w:cstheme="minorHAnsi"/>
                      <w:sz w:val="18"/>
                      <w:szCs w:val="18"/>
                    </w:rPr>
                  </w:rPrChange>
                </w:rPr>
                <w:t xml:space="preserve"> </w:t>
              </w:r>
            </w:ins>
            <w:r w:rsidRPr="00B720D8">
              <w:rPr>
                <w:rPrChange w:id="1968" w:author="Moses, Robinson" w:date="2023-03-14T07:23:00Z">
                  <w:rPr>
                    <w:rFonts w:cstheme="minorHAnsi"/>
                    <w:sz w:val="18"/>
                    <w:szCs w:val="18"/>
                  </w:rPr>
                </w:rPrChange>
              </w:rPr>
              <w:t xml:space="preserve">responsible for this container. Refers to a Depot or Servicer from OptiCash. This is part of access control: only users </w:t>
            </w:r>
            <w:r w:rsidRPr="00B720D8">
              <w:rPr>
                <w:rPrChange w:id="1969" w:author="Moses, Robinson" w:date="2023-03-14T07:23:00Z">
                  <w:rPr>
                    <w:rFonts w:cstheme="minorHAnsi"/>
                    <w:sz w:val="18"/>
                    <w:szCs w:val="18"/>
                  </w:rPr>
                </w:rPrChange>
              </w:rPr>
              <w:lastRenderedPageBreak/>
              <w:t xml:space="preserve">associated with the chosen Depot or Servicer </w:t>
            </w:r>
            <w:del w:id="1970" w:author="Moses, Robinson" w:date="2023-03-16T09:07:00Z">
              <w:r w:rsidRPr="00B720D8" w:rsidDel="0014696D">
                <w:rPr>
                  <w:rPrChange w:id="1971" w:author="Moses, Robinson" w:date="2023-03-14T07:23:00Z">
                    <w:rPr>
                      <w:rFonts w:cstheme="minorHAnsi"/>
                      <w:sz w:val="18"/>
                      <w:szCs w:val="18"/>
                    </w:rPr>
                  </w:rPrChange>
                </w:rPr>
                <w:delText>are able to</w:delText>
              </w:r>
            </w:del>
            <w:ins w:id="1972" w:author="Moses, Robinson" w:date="2023-03-16T09:07:00Z">
              <w:r w:rsidR="0014696D">
                <w:t>can</w:t>
              </w:r>
            </w:ins>
            <w:r w:rsidRPr="00B720D8">
              <w:rPr>
                <w:rPrChange w:id="1973" w:author="Moses, Robinson" w:date="2023-03-14T07:23:00Z">
                  <w:rPr>
                    <w:rFonts w:cstheme="minorHAnsi"/>
                    <w:sz w:val="18"/>
                    <w:szCs w:val="18"/>
                  </w:rPr>
                </w:rPrChange>
              </w:rPr>
              <w:t xml:space="preserve"> use this container.</w:t>
            </w:r>
          </w:p>
        </w:tc>
      </w:tr>
      <w:tr w:rsidR="00570B77" w14:paraId="42F902A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850D043" w14:textId="77777777" w:rsidR="00570B77" w:rsidRPr="00B720D8" w:rsidRDefault="00570B77" w:rsidP="0019703C">
            <w:pPr>
              <w:pStyle w:val="TableBody"/>
              <w:rPr>
                <w:b/>
                <w:bCs/>
                <w:rPrChange w:id="1974" w:author="Moses, Robinson" w:date="2023-03-14T07:25:00Z">
                  <w:rPr/>
                </w:rPrChange>
              </w:rPr>
            </w:pPr>
            <w:r w:rsidRPr="00B720D8">
              <w:rPr>
                <w:b/>
                <w:bCs/>
                <w:rPrChange w:id="1975" w:author="Moses, Robinson" w:date="2023-03-14T07:25:00Z">
                  <w:rPr/>
                </w:rPrChange>
              </w:rPr>
              <w:lastRenderedPageBreak/>
              <w:t>Edit button</w:t>
            </w:r>
          </w:p>
        </w:tc>
        <w:tc>
          <w:tcPr>
            <w:tcW w:w="6194" w:type="dxa"/>
            <w:tcBorders>
              <w:top w:val="single" w:sz="4" w:space="0" w:color="000000"/>
              <w:left w:val="single" w:sz="4" w:space="0" w:color="000000"/>
              <w:bottom w:val="single" w:sz="4" w:space="0" w:color="000000"/>
              <w:right w:val="single" w:sz="4" w:space="0" w:color="000000"/>
            </w:tcBorders>
          </w:tcPr>
          <w:p w14:paraId="6F524A4B" w14:textId="56703464" w:rsidR="00570B77" w:rsidRPr="00B720D8" w:rsidRDefault="00570B77" w:rsidP="00B720D8">
            <w:pPr>
              <w:pStyle w:val="TableBody"/>
              <w:rPr>
                <w:rPrChange w:id="1976" w:author="Moses, Robinson" w:date="2023-03-14T07:25:00Z">
                  <w:rPr>
                    <w:rFonts w:cstheme="minorHAnsi"/>
                    <w:sz w:val="18"/>
                    <w:szCs w:val="18"/>
                  </w:rPr>
                </w:rPrChange>
              </w:rPr>
            </w:pPr>
            <w:r w:rsidRPr="00B720D8">
              <w:rPr>
                <w:rPrChange w:id="1977" w:author="Moses, Robinson" w:date="2023-03-14T07:25:00Z">
                  <w:rPr>
                    <w:rFonts w:cstheme="minorHAnsi"/>
                    <w:sz w:val="18"/>
                    <w:szCs w:val="18"/>
                  </w:rPr>
                </w:rPrChange>
              </w:rPr>
              <w:t xml:space="preserve">Opens the Edit Container page described below. </w:t>
            </w:r>
            <w:del w:id="1978" w:author="Moses, Robinson" w:date="2023-03-16T09:08:00Z">
              <w:r w:rsidRPr="00B720D8" w:rsidDel="0014696D">
                <w:rPr>
                  <w:rPrChange w:id="1979" w:author="Moses, Robinson" w:date="2023-03-14T07:25:00Z">
                    <w:rPr>
                      <w:rFonts w:cstheme="minorHAnsi"/>
                      <w:sz w:val="18"/>
                      <w:szCs w:val="18"/>
                    </w:rPr>
                  </w:rPrChange>
                </w:rPr>
                <w:delText xml:space="preserve">Page </w:delText>
              </w:r>
            </w:del>
            <w:ins w:id="1980" w:author="Moses, Robinson" w:date="2023-03-16T09:08:00Z">
              <w:r w:rsidR="0014696D">
                <w:t>The p</w:t>
              </w:r>
              <w:r w:rsidR="0014696D" w:rsidRPr="00B720D8">
                <w:rPr>
                  <w:rPrChange w:id="1981" w:author="Moses, Robinson" w:date="2023-03-14T07:25:00Z">
                    <w:rPr>
                      <w:rFonts w:cstheme="minorHAnsi"/>
                      <w:sz w:val="18"/>
                      <w:szCs w:val="18"/>
                    </w:rPr>
                  </w:rPrChange>
                </w:rPr>
                <w:t xml:space="preserve">age </w:t>
              </w:r>
            </w:ins>
            <w:r w:rsidRPr="00B720D8">
              <w:rPr>
                <w:rPrChange w:id="1982" w:author="Moses, Robinson" w:date="2023-03-14T07:25:00Z">
                  <w:rPr>
                    <w:rFonts w:cstheme="minorHAnsi"/>
                    <w:sz w:val="18"/>
                    <w:szCs w:val="18"/>
                  </w:rPr>
                </w:rPrChange>
              </w:rPr>
              <w:t>is for changing the properties of the container.</w:t>
            </w:r>
          </w:p>
        </w:tc>
      </w:tr>
      <w:tr w:rsidR="00570B77" w14:paraId="1133CCE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5E8822F" w14:textId="77777777" w:rsidR="00570B77" w:rsidRPr="00B720D8" w:rsidRDefault="00570B77" w:rsidP="0019703C">
            <w:pPr>
              <w:pStyle w:val="TableBody"/>
              <w:rPr>
                <w:b/>
                <w:bCs/>
                <w:rPrChange w:id="1983" w:author="Moses, Robinson" w:date="2023-03-14T07:25:00Z">
                  <w:rPr/>
                </w:rPrChange>
              </w:rPr>
            </w:pPr>
            <w:r w:rsidRPr="00B720D8">
              <w:rPr>
                <w:b/>
                <w:bCs/>
                <w:rPrChange w:id="1984" w:author="Moses, Robinson" w:date="2023-03-14T07:25:00Z">
                  <w:rPr/>
                </w:rPrChange>
              </w:rPr>
              <w:t>Delete button</w:t>
            </w:r>
          </w:p>
        </w:tc>
        <w:tc>
          <w:tcPr>
            <w:tcW w:w="6194" w:type="dxa"/>
            <w:tcBorders>
              <w:top w:val="single" w:sz="4" w:space="0" w:color="000000"/>
              <w:left w:val="single" w:sz="4" w:space="0" w:color="000000"/>
              <w:bottom w:val="single" w:sz="4" w:space="0" w:color="000000"/>
              <w:right w:val="single" w:sz="4" w:space="0" w:color="000000"/>
            </w:tcBorders>
          </w:tcPr>
          <w:p w14:paraId="23D72F06" w14:textId="77777777" w:rsidR="00570B77" w:rsidRPr="00B720D8" w:rsidRDefault="00570B77" w:rsidP="00B720D8">
            <w:pPr>
              <w:pStyle w:val="TableBody"/>
              <w:rPr>
                <w:rPrChange w:id="1985" w:author="Moses, Robinson" w:date="2023-03-14T07:25:00Z">
                  <w:rPr>
                    <w:rFonts w:cstheme="minorHAnsi"/>
                    <w:sz w:val="18"/>
                    <w:szCs w:val="18"/>
                  </w:rPr>
                </w:rPrChange>
              </w:rPr>
            </w:pPr>
            <w:r w:rsidRPr="00B720D8">
              <w:rPr>
                <w:rPrChange w:id="1986" w:author="Moses, Robinson" w:date="2023-03-14T07:25:00Z">
                  <w:rPr>
                    <w:rFonts w:cstheme="minorHAnsi"/>
                    <w:sz w:val="18"/>
                    <w:szCs w:val="18"/>
                  </w:rPr>
                </w:rPrChange>
              </w:rPr>
              <w:t>Deletes the associated container.</w:t>
            </w:r>
          </w:p>
        </w:tc>
      </w:tr>
      <w:tr w:rsidR="00570B77" w14:paraId="43B9921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B478319" w14:textId="77777777" w:rsidR="00570B77" w:rsidRPr="00B720D8" w:rsidRDefault="00570B77" w:rsidP="0019703C">
            <w:pPr>
              <w:pStyle w:val="TableBody"/>
              <w:rPr>
                <w:b/>
                <w:bCs/>
                <w:rPrChange w:id="1987" w:author="Moses, Robinson" w:date="2023-03-14T07:25:00Z">
                  <w:rPr/>
                </w:rPrChange>
              </w:rPr>
            </w:pPr>
            <w:r w:rsidRPr="00B720D8">
              <w:rPr>
                <w:b/>
                <w:bCs/>
                <w:rPrChange w:id="1988" w:author="Moses, Robinson" w:date="2023-03-14T07:25:00Z">
                  <w:rPr/>
                </w:rPrChange>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17D01C4" w14:textId="6FE3C2CB" w:rsidR="00570B77" w:rsidRPr="00B720D8" w:rsidRDefault="00570B77" w:rsidP="00B720D8">
            <w:pPr>
              <w:pStyle w:val="TableBody"/>
              <w:rPr>
                <w:rPrChange w:id="1989" w:author="Moses, Robinson" w:date="2023-03-14T07:25:00Z">
                  <w:rPr>
                    <w:rFonts w:cstheme="minorHAnsi"/>
                    <w:sz w:val="18"/>
                    <w:szCs w:val="18"/>
                  </w:rPr>
                </w:rPrChange>
              </w:rPr>
            </w:pPr>
            <w:r w:rsidRPr="00B720D8">
              <w:rPr>
                <w:rPrChange w:id="1990" w:author="Moses, Robinson" w:date="2023-03-14T07:25:00Z">
                  <w:rPr>
                    <w:rFonts w:cstheme="minorHAnsi"/>
                    <w:sz w:val="18"/>
                    <w:szCs w:val="18"/>
                  </w:rPr>
                </w:rPrChange>
              </w:rPr>
              <w:t xml:space="preserve">To manually move </w:t>
            </w:r>
            <w:ins w:id="1991" w:author="Moses, Robinson" w:date="2023-03-16T09:08:00Z">
              <w:r w:rsidR="0014696D">
                <w:t xml:space="preserve">the </w:t>
              </w:r>
            </w:ins>
            <w:r w:rsidRPr="00B720D8">
              <w:rPr>
                <w:rPrChange w:id="1992" w:author="Moses, Robinson" w:date="2023-03-14T07:25:00Z">
                  <w:rPr>
                    <w:rFonts w:cstheme="minorHAnsi"/>
                    <w:sz w:val="18"/>
                    <w:szCs w:val="18"/>
                  </w:rPr>
                </w:rPrChange>
              </w:rPr>
              <w:t xml:space="preserve">location of selected containers, choose the new location and click </w:t>
            </w:r>
            <w:ins w:id="1993" w:author="Moses, Robinson" w:date="2023-03-16T09:08:00Z">
              <w:r w:rsidR="0014696D">
                <w:t xml:space="preserve">the </w:t>
              </w:r>
            </w:ins>
            <w:r w:rsidRPr="00B720D8">
              <w:rPr>
                <w:b/>
                <w:bCs/>
                <w:rPrChange w:id="1994" w:author="Moses, Robinson" w:date="2023-03-14T07:26:00Z">
                  <w:rPr>
                    <w:rFonts w:cstheme="minorHAnsi"/>
                    <w:sz w:val="18"/>
                    <w:szCs w:val="18"/>
                  </w:rPr>
                </w:rPrChange>
              </w:rPr>
              <w:t>Move</w:t>
            </w:r>
            <w:r w:rsidRPr="00B720D8">
              <w:rPr>
                <w:rPrChange w:id="1995" w:author="Moses, Robinson" w:date="2023-03-14T07:25:00Z">
                  <w:rPr>
                    <w:rFonts w:cstheme="minorHAnsi"/>
                    <w:sz w:val="18"/>
                    <w:szCs w:val="18"/>
                  </w:rPr>
                </w:rPrChange>
              </w:rPr>
              <w:t xml:space="preserve"> button.</w:t>
            </w:r>
          </w:p>
        </w:tc>
      </w:tr>
      <w:tr w:rsidR="00570B77" w14:paraId="264A271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1259C86" w14:textId="77777777" w:rsidR="00570B77" w:rsidRPr="00B720D8" w:rsidRDefault="00570B77" w:rsidP="0019703C">
            <w:pPr>
              <w:pStyle w:val="TableBody"/>
              <w:rPr>
                <w:b/>
                <w:bCs/>
                <w:rPrChange w:id="1996" w:author="Moses, Robinson" w:date="2023-03-14T07:25:00Z">
                  <w:rPr/>
                </w:rPrChange>
              </w:rPr>
            </w:pPr>
            <w:r w:rsidRPr="00B720D8">
              <w:rPr>
                <w:b/>
                <w:bCs/>
                <w:rPrChange w:id="1997" w:author="Moses, Robinson" w:date="2023-03-14T07:25:00Z">
                  <w:rPr/>
                </w:rPrChange>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60B3B3BD" w14:textId="286D8A95" w:rsidR="00B720D8" w:rsidRDefault="00570B77" w:rsidP="00B720D8">
            <w:pPr>
              <w:pStyle w:val="TableBody"/>
              <w:rPr>
                <w:ins w:id="1998" w:author="Moses, Robinson" w:date="2023-03-14T07:26:00Z"/>
              </w:rPr>
            </w:pPr>
            <w:r w:rsidRPr="00B720D8">
              <w:rPr>
                <w:rPrChange w:id="1999" w:author="Moses, Robinson" w:date="2023-03-14T07:25:00Z">
                  <w:rPr>
                    <w:rFonts w:cstheme="minorHAnsi"/>
                    <w:sz w:val="18"/>
                    <w:szCs w:val="18"/>
                  </w:rPr>
                </w:rPrChange>
              </w:rPr>
              <w:t xml:space="preserve">To change </w:t>
            </w:r>
            <w:ins w:id="2000" w:author="Moses, Robinson" w:date="2023-03-16T09:08:00Z">
              <w:r w:rsidR="0014696D">
                <w:t xml:space="preserve">the </w:t>
              </w:r>
            </w:ins>
            <w:r w:rsidRPr="00B720D8">
              <w:rPr>
                <w:rPrChange w:id="2001" w:author="Moses, Robinson" w:date="2023-03-14T07:25:00Z">
                  <w:rPr>
                    <w:rFonts w:cstheme="minorHAnsi"/>
                    <w:sz w:val="18"/>
                    <w:szCs w:val="18"/>
                  </w:rPr>
                </w:rPrChange>
              </w:rPr>
              <w:t xml:space="preserve">custodian of selected containers, choose the new custodian, optionally add a comment, and then click </w:t>
            </w:r>
            <w:ins w:id="2002" w:author="Moses, Robinson" w:date="2023-03-16T09:08:00Z">
              <w:r w:rsidR="0014696D">
                <w:t xml:space="preserve">the </w:t>
              </w:r>
            </w:ins>
            <w:r w:rsidRPr="00B720D8">
              <w:rPr>
                <w:b/>
                <w:bCs/>
                <w:rPrChange w:id="2003" w:author="Moses, Robinson" w:date="2023-03-14T07:26:00Z">
                  <w:rPr>
                    <w:rFonts w:cstheme="minorHAnsi"/>
                    <w:sz w:val="18"/>
                    <w:szCs w:val="18"/>
                  </w:rPr>
                </w:rPrChange>
              </w:rPr>
              <w:t>Assign</w:t>
            </w:r>
            <w:r w:rsidRPr="00B720D8">
              <w:rPr>
                <w:rPrChange w:id="2004" w:author="Moses, Robinson" w:date="2023-03-14T07:25:00Z">
                  <w:rPr>
                    <w:rFonts w:cstheme="minorHAnsi"/>
                    <w:sz w:val="18"/>
                    <w:szCs w:val="18"/>
                  </w:rPr>
                </w:rPrChange>
              </w:rPr>
              <w:t xml:space="preserve"> button. </w:t>
            </w:r>
          </w:p>
          <w:p w14:paraId="5AF28E4E" w14:textId="692C68DD" w:rsidR="00570B77" w:rsidRPr="00B720D8" w:rsidRDefault="00570B77" w:rsidP="00B720D8">
            <w:pPr>
              <w:pStyle w:val="TableNote"/>
              <w:rPr>
                <w:rPrChange w:id="2005" w:author="Moses, Robinson" w:date="2023-03-14T07:25:00Z">
                  <w:rPr>
                    <w:rFonts w:cstheme="minorHAnsi"/>
                    <w:sz w:val="18"/>
                    <w:szCs w:val="18"/>
                  </w:rPr>
                </w:rPrChange>
              </w:rPr>
              <w:pPrChange w:id="2006" w:author="Moses, Robinson" w:date="2023-03-14T07:27:00Z">
                <w:pPr>
                  <w:pStyle w:val="TableBody"/>
                </w:pPr>
              </w:pPrChange>
            </w:pPr>
            <w:r w:rsidRPr="00B720D8">
              <w:rPr>
                <w:b/>
                <w:bCs/>
                <w:rPrChange w:id="2007" w:author="Moses, Robinson" w:date="2023-03-14T07:27:00Z">
                  <w:rPr>
                    <w:rFonts w:cstheme="minorHAnsi"/>
                    <w:sz w:val="18"/>
                    <w:szCs w:val="18"/>
                  </w:rPr>
                </w:rPrChange>
              </w:rPr>
              <w:t>Note</w:t>
            </w:r>
            <w:r w:rsidRPr="00B720D8">
              <w:rPr>
                <w:rPrChange w:id="2008" w:author="Moses, Robinson" w:date="2023-03-14T07:25:00Z">
                  <w:rPr>
                    <w:rFonts w:cstheme="minorHAnsi"/>
                    <w:sz w:val="18"/>
                    <w:szCs w:val="18"/>
                  </w:rPr>
                </w:rPrChange>
              </w:rPr>
              <w:t xml:space="preserve">: If </w:t>
            </w:r>
            <w:del w:id="2009" w:author="Moses, Robinson" w:date="2023-03-14T07:27:00Z">
              <w:r w:rsidRPr="00B720D8" w:rsidDel="00B720D8">
                <w:rPr>
                  <w:rPrChange w:id="2010" w:author="Moses, Robinson" w:date="2023-03-14T07:25:00Z">
                    <w:rPr>
                      <w:rFonts w:cstheme="minorHAnsi"/>
                      <w:sz w:val="18"/>
                      <w:szCs w:val="18"/>
                    </w:rPr>
                  </w:rPrChange>
                </w:rPr>
                <w:delText xml:space="preserve">doing a </w:delText>
              </w:r>
            </w:del>
            <w:r w:rsidRPr="00B720D8">
              <w:rPr>
                <w:rPrChange w:id="2011" w:author="Moses, Robinson" w:date="2023-03-14T07:25:00Z">
                  <w:rPr>
                    <w:rFonts w:cstheme="minorHAnsi"/>
                    <w:sz w:val="18"/>
                    <w:szCs w:val="18"/>
                  </w:rPr>
                </w:rPrChange>
              </w:rPr>
              <w:t xml:space="preserve">container handover </w:t>
            </w:r>
            <w:del w:id="2012" w:author="Moses, Robinson" w:date="2023-03-16T09:09:00Z">
              <w:r w:rsidRPr="00B720D8" w:rsidDel="0014696D">
                <w:rPr>
                  <w:rPrChange w:id="2013" w:author="Moses, Robinson" w:date="2023-03-14T07:25:00Z">
                    <w:rPr>
                      <w:rFonts w:cstheme="minorHAnsi"/>
                      <w:sz w:val="18"/>
                      <w:szCs w:val="18"/>
                    </w:rPr>
                  </w:rPrChange>
                </w:rPr>
                <w:delText xml:space="preserve">that </w:delText>
              </w:r>
            </w:del>
            <w:r w:rsidRPr="00B720D8">
              <w:rPr>
                <w:rPrChange w:id="2014" w:author="Moses, Robinson" w:date="2023-03-14T07:25:00Z">
                  <w:rPr>
                    <w:rFonts w:cstheme="minorHAnsi"/>
                    <w:sz w:val="18"/>
                    <w:szCs w:val="18"/>
                  </w:rPr>
                </w:rPrChange>
              </w:rPr>
              <w:t xml:space="preserve">involves changing both </w:t>
            </w:r>
            <w:r w:rsidRPr="00B720D8">
              <w:rPr>
                <w:b/>
                <w:bCs/>
                <w:rPrChange w:id="2015" w:author="Moses, Robinson" w:date="2023-03-14T07:28:00Z">
                  <w:rPr>
                    <w:rFonts w:cstheme="minorHAnsi"/>
                    <w:sz w:val="18"/>
                    <w:szCs w:val="18"/>
                  </w:rPr>
                </w:rPrChange>
              </w:rPr>
              <w:t>Location</w:t>
            </w:r>
            <w:r w:rsidRPr="00B720D8">
              <w:rPr>
                <w:rPrChange w:id="2016" w:author="Moses, Robinson" w:date="2023-03-14T07:25:00Z">
                  <w:rPr>
                    <w:rFonts w:cstheme="minorHAnsi"/>
                    <w:sz w:val="18"/>
                    <w:szCs w:val="18"/>
                  </w:rPr>
                </w:rPrChange>
              </w:rPr>
              <w:t xml:space="preserve"> and </w:t>
            </w:r>
            <w:r w:rsidRPr="00B720D8">
              <w:rPr>
                <w:b/>
                <w:bCs/>
                <w:rPrChange w:id="2017" w:author="Moses, Robinson" w:date="2023-03-14T07:28:00Z">
                  <w:rPr>
                    <w:rFonts w:cstheme="minorHAnsi"/>
                    <w:sz w:val="18"/>
                    <w:szCs w:val="18"/>
                  </w:rPr>
                </w:rPrChange>
              </w:rPr>
              <w:t>Custodian</w:t>
            </w:r>
            <w:r w:rsidRPr="00B720D8">
              <w:rPr>
                <w:rPrChange w:id="2018" w:author="Moses, Robinson" w:date="2023-03-14T07:25:00Z">
                  <w:rPr>
                    <w:rFonts w:cstheme="minorHAnsi"/>
                    <w:sz w:val="18"/>
                    <w:szCs w:val="18"/>
                  </w:rPr>
                </w:rPrChange>
              </w:rPr>
              <w:t xml:space="preserve"> for containers, do the Location change first, since the Custodian change may cause you to lose access to the containers.</w:t>
            </w:r>
          </w:p>
        </w:tc>
      </w:tr>
    </w:tbl>
    <w:p w14:paraId="23AA1726" w14:textId="42F74E94" w:rsidR="00570B77" w:rsidRPr="00B720D8" w:rsidRDefault="00570B77" w:rsidP="00B720D8">
      <w:pPr>
        <w:pStyle w:val="BodyText"/>
      </w:pPr>
      <w:r w:rsidRPr="00B720D8">
        <w:t xml:space="preserve">If </w:t>
      </w:r>
      <w:ins w:id="2019" w:author="Moses, Robinson" w:date="2023-03-16T09:10:00Z">
        <w:r w:rsidR="0014696D">
          <w:t xml:space="preserve">the </w:t>
        </w:r>
      </w:ins>
      <w:r w:rsidRPr="00B720D8">
        <w:t xml:space="preserve">user clicks </w:t>
      </w:r>
      <w:ins w:id="2020" w:author="Moses, Robinson" w:date="2023-03-16T09:09:00Z">
        <w:r w:rsidR="0014696D">
          <w:t xml:space="preserve">the </w:t>
        </w:r>
      </w:ins>
      <w:r w:rsidRPr="00B720D8">
        <w:rPr>
          <w:b/>
          <w:bCs/>
          <w:rPrChange w:id="2021" w:author="Moses, Robinson" w:date="2023-03-14T07:28:00Z">
            <w:rPr/>
          </w:rPrChange>
        </w:rPr>
        <w:t>Edit</w:t>
      </w:r>
      <w:r w:rsidRPr="00B720D8">
        <w:t xml:space="preserve"> button, then </w:t>
      </w:r>
      <w:ins w:id="2022" w:author="Moses, Robinson" w:date="2023-03-16T09:09:00Z">
        <w:r w:rsidR="0014696D">
          <w:t xml:space="preserve">the </w:t>
        </w:r>
      </w:ins>
      <w:r w:rsidRPr="00B720D8">
        <w:t xml:space="preserve">screen below </w:t>
      </w:r>
      <w:del w:id="2023" w:author="Moses, Robinson" w:date="2023-03-16T09:10:00Z">
        <w:r w:rsidRPr="00B720D8" w:rsidDel="0014696D">
          <w:delText>is shown</w:delText>
        </w:r>
      </w:del>
      <w:ins w:id="2024" w:author="Moses, Robinson" w:date="2023-03-16T09:10:00Z">
        <w:r w:rsidR="0014696D">
          <w:t>will appear</w:t>
        </w:r>
      </w:ins>
      <w:r w:rsidRPr="00B720D8">
        <w:t>.</w:t>
      </w:r>
    </w:p>
    <w:p w14:paraId="4F46D722" w14:textId="283B629D" w:rsidR="00570B77" w:rsidRPr="002873B0" w:rsidDel="00B720D8" w:rsidRDefault="00570B77" w:rsidP="00570B77">
      <w:pPr>
        <w:rPr>
          <w:del w:id="2025" w:author="Moses, Robinson" w:date="2023-03-14T07:28:00Z"/>
        </w:rPr>
      </w:pPr>
    </w:p>
    <w:p w14:paraId="6BB81462" w14:textId="77777777" w:rsidR="00570B77" w:rsidRDefault="00570B77" w:rsidP="0019703C">
      <w:pPr>
        <w:pStyle w:val="Caption"/>
      </w:pPr>
      <w:bookmarkStart w:id="2026" w:name="_Toc6556897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34</w:t>
      </w:r>
      <w:r w:rsidRPr="36CE550C">
        <w:rPr>
          <w:noProof/>
        </w:rPr>
        <w:fldChar w:fldCharType="end"/>
      </w:r>
      <w:r w:rsidRPr="36CE550C">
        <w:t xml:space="preserve">: </w:t>
      </w:r>
      <w:r>
        <w:t>EDIT CONTAINER</w:t>
      </w:r>
      <w:bookmarkEnd w:id="2026"/>
    </w:p>
    <w:p w14:paraId="0FF2D610" w14:textId="263E01A2" w:rsidR="00570B77" w:rsidRDefault="00570B77" w:rsidP="0019703C">
      <w:pPr>
        <w:spacing w:after="0"/>
        <w:jc w:val="center"/>
      </w:pPr>
      <w:r>
        <w:rPr>
          <w:noProof/>
          <w:sz w:val="18"/>
        </w:rPr>
        <w:drawing>
          <wp:inline distT="0" distB="0" distL="0" distR="0" wp14:anchorId="12D60F50" wp14:editId="6DC17E38">
            <wp:extent cx="5938520" cy="3657600"/>
            <wp:effectExtent l="76200" t="76200" r="138430" b="133350"/>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A2070" w14:textId="77777777" w:rsidR="0019703C" w:rsidRDefault="0019703C" w:rsidP="0019703C">
      <w:pPr>
        <w:pStyle w:val="Caption"/>
      </w:pPr>
      <w:bookmarkStart w:id="2027" w:name="_Toc65569032"/>
    </w:p>
    <w:p w14:paraId="6E919F8D" w14:textId="77777777" w:rsidR="00B720D8" w:rsidRDefault="00B720D8">
      <w:pPr>
        <w:rPr>
          <w:ins w:id="2028" w:author="Moses, Robinson" w:date="2023-03-14T07:28:00Z"/>
          <w:i/>
          <w:iCs/>
          <w:color w:val="44546A" w:themeColor="text2"/>
          <w:sz w:val="18"/>
          <w:szCs w:val="18"/>
        </w:rPr>
      </w:pPr>
      <w:ins w:id="2029" w:author="Moses, Robinson" w:date="2023-03-14T07:28:00Z">
        <w:r>
          <w:lastRenderedPageBreak/>
          <w:br w:type="page"/>
        </w:r>
      </w:ins>
    </w:p>
    <w:p w14:paraId="720ACAFF" w14:textId="3B921738" w:rsidR="00570B77" w:rsidRPr="0019703C" w:rsidRDefault="00570B77" w:rsidP="0019703C">
      <w:pPr>
        <w:pStyle w:val="Caption"/>
      </w:pPr>
      <w:r w:rsidRPr="0019703C">
        <w:lastRenderedPageBreak/>
        <w:t xml:space="preserve">Table </w:t>
      </w:r>
      <w:r w:rsidRPr="0019703C">
        <w:fldChar w:fldCharType="begin"/>
      </w:r>
      <w:r w:rsidRPr="0019703C">
        <w:instrText xml:space="preserve"> SEQ Table \* ARABIC </w:instrText>
      </w:r>
      <w:r w:rsidRPr="0019703C">
        <w:fldChar w:fldCharType="separate"/>
      </w:r>
      <w:r w:rsidRPr="0019703C">
        <w:t>31</w:t>
      </w:r>
      <w:r w:rsidRPr="0019703C">
        <w:fldChar w:fldCharType="end"/>
      </w:r>
      <w:r w:rsidRPr="0019703C">
        <w:t>: EDIT CONTAINER FIELD DESCRIPTIONS</w:t>
      </w:r>
      <w:bookmarkEnd w:id="2027"/>
      <w:r w:rsidRPr="0019703C">
        <w:t xml:space="preserve"> </w:t>
      </w:r>
      <w:r w:rsidRPr="0019703C">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2030" w:author="Moses, Robinson" w:date="2023-03-14T07: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2031">
          <w:tblGrid>
            <w:gridCol w:w="1881"/>
            <w:gridCol w:w="6194"/>
          </w:tblGrid>
        </w:tblGridChange>
      </w:tblGrid>
      <w:tr w:rsidR="00570B77" w14:paraId="55B59E88" w14:textId="77777777" w:rsidTr="00B720D8">
        <w:trPr>
          <w:trHeight w:val="372"/>
          <w:trPrChange w:id="2032" w:author="Moses, Robinson" w:date="2023-03-14T07:28: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2033" w:author="Moses, Robinson" w:date="2023-03-14T07:28: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31A98C4" w14:textId="77777777" w:rsidR="00570B77" w:rsidRDefault="00570B77" w:rsidP="0019703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2034" w:author="Moses, Robinson" w:date="2023-03-14T07:28: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E63620E" w14:textId="77777777" w:rsidR="00570B77" w:rsidRDefault="00570B77" w:rsidP="0019703C">
            <w:pPr>
              <w:pStyle w:val="TableHeading"/>
            </w:pPr>
            <w:r>
              <w:t xml:space="preserve">Description </w:t>
            </w:r>
          </w:p>
        </w:tc>
      </w:tr>
      <w:tr w:rsidR="00570B77" w14:paraId="2336C3E2"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338FB361" w14:textId="77777777" w:rsidR="00570B77" w:rsidRPr="00B720D8" w:rsidRDefault="00570B77" w:rsidP="0019703C">
            <w:pPr>
              <w:pStyle w:val="TableBody"/>
              <w:rPr>
                <w:b/>
                <w:bCs/>
                <w:color w:val="000000" w:themeColor="text1"/>
                <w:rPrChange w:id="2035" w:author="Moses, Robinson" w:date="2023-03-14T07:28:00Z">
                  <w:rPr/>
                </w:rPrChange>
              </w:rPr>
            </w:pPr>
            <w:r w:rsidRPr="00B720D8">
              <w:rPr>
                <w:b/>
                <w:bCs/>
                <w:color w:val="000000" w:themeColor="text1"/>
                <w:rPrChange w:id="2036" w:author="Moses, Robinson" w:date="2023-03-14T07:28:00Z">
                  <w:rPr/>
                </w:rPrChange>
              </w:rPr>
              <w:t>Id</w:t>
            </w:r>
          </w:p>
        </w:tc>
        <w:tc>
          <w:tcPr>
            <w:tcW w:w="6194" w:type="dxa"/>
            <w:tcBorders>
              <w:top w:val="single" w:sz="3" w:space="0" w:color="000000"/>
              <w:left w:val="single" w:sz="4" w:space="0" w:color="000000"/>
              <w:bottom w:val="single" w:sz="3" w:space="0" w:color="000000"/>
              <w:right w:val="single" w:sz="4" w:space="0" w:color="000000"/>
            </w:tcBorders>
          </w:tcPr>
          <w:p w14:paraId="2AE16043" w14:textId="539DD1BC" w:rsidR="00570B77" w:rsidRDefault="00570B77" w:rsidP="0019703C">
            <w:pPr>
              <w:pStyle w:val="TableBody"/>
              <w:rPr>
                <w:rFonts w:cstheme="minorHAnsi"/>
                <w:sz w:val="18"/>
                <w:szCs w:val="18"/>
              </w:rPr>
            </w:pPr>
            <w:r>
              <w:rPr>
                <w:rFonts w:cstheme="minorHAnsi"/>
                <w:sz w:val="18"/>
                <w:szCs w:val="18"/>
              </w:rPr>
              <w:t xml:space="preserve">A preview display of the container IDs that will be created. Based on </w:t>
            </w:r>
            <w:ins w:id="2037" w:author="Moses, Robinson" w:date="2023-03-16T09:11:00Z">
              <w:r w:rsidR="0014696D">
                <w:rPr>
                  <w:rFonts w:cstheme="minorHAnsi"/>
                  <w:sz w:val="18"/>
                  <w:szCs w:val="18"/>
                </w:rPr>
                <w:t xml:space="preserve">the </w:t>
              </w:r>
            </w:ins>
            <w:r>
              <w:rPr>
                <w:rFonts w:cstheme="minorHAnsi"/>
                <w:sz w:val="18"/>
                <w:szCs w:val="18"/>
              </w:rPr>
              <w:t xml:space="preserve">prefix </w:t>
            </w:r>
            <w:del w:id="2038" w:author="Moses, Robinson" w:date="2023-03-16T09:11:00Z">
              <w:r w:rsidDel="0014696D">
                <w:rPr>
                  <w:rFonts w:cstheme="minorHAnsi"/>
                  <w:sz w:val="18"/>
                  <w:szCs w:val="18"/>
                </w:rPr>
                <w:delText xml:space="preserve">if </w:delText>
              </w:r>
            </w:del>
            <w:r>
              <w:rPr>
                <w:rFonts w:cstheme="minorHAnsi"/>
                <w:sz w:val="18"/>
                <w:szCs w:val="18"/>
              </w:rPr>
              <w:t>entered</w:t>
            </w:r>
            <w:del w:id="2039" w:author="Moses, Robinson" w:date="2023-03-14T07:29:00Z">
              <w:r w:rsidDel="00B720D8">
                <w:rPr>
                  <w:rFonts w:cstheme="minorHAnsi"/>
                  <w:sz w:val="18"/>
                  <w:szCs w:val="18"/>
                </w:rPr>
                <w:delText xml:space="preserve"> below</w:delText>
              </w:r>
            </w:del>
            <w:r>
              <w:rPr>
                <w:rFonts w:cstheme="minorHAnsi"/>
                <w:sz w:val="18"/>
                <w:szCs w:val="18"/>
              </w:rPr>
              <w:t xml:space="preserve">, and </w:t>
            </w:r>
            <w:ins w:id="2040" w:author="Moses, Robinson" w:date="2023-03-16T09:11:00Z">
              <w:r w:rsidR="0014696D">
                <w:rPr>
                  <w:rFonts w:cstheme="minorHAnsi"/>
                  <w:sz w:val="18"/>
                  <w:szCs w:val="18"/>
                </w:rPr>
                <w:t xml:space="preserve">the </w:t>
              </w:r>
            </w:ins>
            <w:r>
              <w:rPr>
                <w:rFonts w:cstheme="minorHAnsi"/>
                <w:sz w:val="18"/>
                <w:szCs w:val="18"/>
              </w:rPr>
              <w:t xml:space="preserve">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1C3BBFB1"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07056AE7" w14:textId="77777777" w:rsidR="00570B77" w:rsidRPr="00B720D8" w:rsidRDefault="00570B77" w:rsidP="0019703C">
            <w:pPr>
              <w:pStyle w:val="TableBody"/>
              <w:rPr>
                <w:b/>
                <w:bCs/>
                <w:color w:val="000000" w:themeColor="text1"/>
                <w:rPrChange w:id="2041" w:author="Moses, Robinson" w:date="2023-03-14T07:28:00Z">
                  <w:rPr/>
                </w:rPrChange>
              </w:rPr>
            </w:pPr>
            <w:r w:rsidRPr="00B720D8">
              <w:rPr>
                <w:b/>
                <w:bCs/>
                <w:color w:val="000000" w:themeColor="text1"/>
                <w:rPrChange w:id="2042" w:author="Moses, Robinson" w:date="2023-03-14T07:28:00Z">
                  <w:rPr/>
                </w:rPrChange>
              </w:rPr>
              <w:t xml:space="preserve">Type </w:t>
            </w:r>
          </w:p>
        </w:tc>
        <w:tc>
          <w:tcPr>
            <w:tcW w:w="6194" w:type="dxa"/>
            <w:tcBorders>
              <w:top w:val="single" w:sz="3" w:space="0" w:color="000000"/>
              <w:left w:val="single" w:sz="4" w:space="0" w:color="000000"/>
              <w:bottom w:val="single" w:sz="3" w:space="0" w:color="000000"/>
              <w:right w:val="single" w:sz="4" w:space="0" w:color="000000"/>
            </w:tcBorders>
          </w:tcPr>
          <w:p w14:paraId="75E2E36D" w14:textId="77777777" w:rsidR="00570B77" w:rsidRDefault="00570B77" w:rsidP="0019703C">
            <w:pPr>
              <w:pStyle w:val="TableBody"/>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570B77" w14:paraId="4324901F"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3B359CC7" w14:textId="77777777" w:rsidR="00570B77" w:rsidRPr="00B720D8" w:rsidRDefault="00570B77" w:rsidP="0019703C">
            <w:pPr>
              <w:pStyle w:val="TableBody"/>
              <w:rPr>
                <w:b/>
                <w:bCs/>
                <w:color w:val="000000" w:themeColor="text1"/>
                <w:rPrChange w:id="2043" w:author="Moses, Robinson" w:date="2023-03-14T07:28:00Z">
                  <w:rPr/>
                </w:rPrChange>
              </w:rPr>
            </w:pPr>
            <w:r w:rsidRPr="00B720D8">
              <w:rPr>
                <w:b/>
                <w:bCs/>
                <w:color w:val="000000" w:themeColor="text1"/>
                <w:rPrChange w:id="2044" w:author="Moses, Robinson" w:date="2023-03-14T07:28:00Z">
                  <w:rPr/>
                </w:rPrChange>
              </w:rPr>
              <w:t>Owner</w:t>
            </w:r>
          </w:p>
        </w:tc>
        <w:tc>
          <w:tcPr>
            <w:tcW w:w="6194" w:type="dxa"/>
            <w:tcBorders>
              <w:top w:val="single" w:sz="3" w:space="0" w:color="000000"/>
              <w:left w:val="single" w:sz="4" w:space="0" w:color="000000"/>
              <w:bottom w:val="single" w:sz="3" w:space="0" w:color="000000"/>
              <w:right w:val="single" w:sz="4" w:space="0" w:color="000000"/>
            </w:tcBorders>
          </w:tcPr>
          <w:p w14:paraId="12CC4FF8" w14:textId="77777777" w:rsidR="00570B77" w:rsidRDefault="00570B77" w:rsidP="0019703C">
            <w:pPr>
              <w:pStyle w:val="TableBody"/>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570B77" w14:paraId="23623D50"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6CB9C37C" w14:textId="77777777" w:rsidR="00570B77" w:rsidRPr="00B720D8" w:rsidRDefault="00570B77" w:rsidP="0019703C">
            <w:pPr>
              <w:pStyle w:val="TableBody"/>
              <w:rPr>
                <w:b/>
                <w:bCs/>
                <w:color w:val="000000" w:themeColor="text1"/>
                <w:rPrChange w:id="2045" w:author="Moses, Robinson" w:date="2023-03-14T07:28:00Z">
                  <w:rPr/>
                </w:rPrChange>
              </w:rPr>
            </w:pPr>
            <w:r w:rsidRPr="00B720D8">
              <w:rPr>
                <w:b/>
                <w:bCs/>
                <w:color w:val="000000" w:themeColor="text1"/>
                <w:rPrChange w:id="2046" w:author="Moses, Robinson" w:date="2023-03-14T07:28:00Z">
                  <w:rPr/>
                </w:rPrChange>
              </w:rPr>
              <w:t>Life Cycle</w:t>
            </w:r>
          </w:p>
        </w:tc>
        <w:tc>
          <w:tcPr>
            <w:tcW w:w="6194" w:type="dxa"/>
            <w:tcBorders>
              <w:top w:val="single" w:sz="3" w:space="0" w:color="000000"/>
              <w:left w:val="single" w:sz="4" w:space="0" w:color="000000"/>
              <w:bottom w:val="single" w:sz="3" w:space="0" w:color="000000"/>
              <w:right w:val="single" w:sz="4" w:space="0" w:color="000000"/>
            </w:tcBorders>
          </w:tcPr>
          <w:p w14:paraId="2D8D5E2A" w14:textId="77777777" w:rsidR="00570B77" w:rsidRDefault="00570B77" w:rsidP="0019703C">
            <w:pPr>
              <w:pStyle w:val="TableBody"/>
              <w:rPr>
                <w:rFonts w:cstheme="minorHAnsi"/>
                <w:sz w:val="18"/>
                <w:szCs w:val="18"/>
              </w:rPr>
            </w:pPr>
            <w:r>
              <w:rPr>
                <w:rFonts w:cstheme="minorHAnsi"/>
                <w:sz w:val="18"/>
                <w:szCs w:val="18"/>
              </w:rPr>
              <w:t>Indicates what life cycle stage this container is in. New, In Use, Damaged, Missing, etc. – these options may be customized by your institution.</w:t>
            </w:r>
          </w:p>
        </w:tc>
      </w:tr>
      <w:tr w:rsidR="00570B77" w14:paraId="048595C9"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0AD6E78E" w14:textId="77777777" w:rsidR="00570B77" w:rsidRPr="00B720D8" w:rsidRDefault="00570B77" w:rsidP="0019703C">
            <w:pPr>
              <w:pStyle w:val="TableBody"/>
              <w:rPr>
                <w:b/>
                <w:bCs/>
                <w:color w:val="000000" w:themeColor="text1"/>
                <w:rPrChange w:id="2047" w:author="Moses, Robinson" w:date="2023-03-14T07:28:00Z">
                  <w:rPr/>
                </w:rPrChange>
              </w:rPr>
            </w:pPr>
            <w:r w:rsidRPr="00B720D8">
              <w:rPr>
                <w:b/>
                <w:bCs/>
                <w:color w:val="000000" w:themeColor="text1"/>
                <w:rPrChange w:id="2048" w:author="Moses, Robinson" w:date="2023-03-14T07:28:00Z">
                  <w:rPr/>
                </w:rPrChange>
              </w:rPr>
              <w:t>Alias1, Alias2</w:t>
            </w:r>
          </w:p>
        </w:tc>
        <w:tc>
          <w:tcPr>
            <w:tcW w:w="6194" w:type="dxa"/>
            <w:tcBorders>
              <w:top w:val="single" w:sz="3" w:space="0" w:color="000000"/>
              <w:left w:val="single" w:sz="4" w:space="0" w:color="000000"/>
              <w:bottom w:val="single" w:sz="3" w:space="0" w:color="000000"/>
              <w:right w:val="single" w:sz="4" w:space="0" w:color="000000"/>
            </w:tcBorders>
          </w:tcPr>
          <w:p w14:paraId="717DDC9E" w14:textId="77777777" w:rsidR="00570B77" w:rsidRDefault="00570B77" w:rsidP="0019703C">
            <w:pPr>
              <w:pStyle w:val="TableBody"/>
              <w:rPr>
                <w:rFonts w:cstheme="minorHAnsi"/>
                <w:sz w:val="18"/>
                <w:szCs w:val="18"/>
              </w:rPr>
            </w:pPr>
            <w:r>
              <w:rPr>
                <w:rFonts w:cstheme="minorHAnsi"/>
                <w:sz w:val="18"/>
                <w:szCs w:val="18"/>
              </w:rPr>
              <w:t xml:space="preserve">Optional alternative identifiers for the container. </w:t>
            </w:r>
            <w:r w:rsidRPr="00B720D8">
              <w:rPr>
                <w:rFonts w:cstheme="minorHAnsi"/>
                <w:b/>
                <w:bCs/>
                <w:sz w:val="18"/>
                <w:szCs w:val="18"/>
                <w:u w:val="single"/>
                <w:rPrChange w:id="2049" w:author="Moses, Robinson" w:date="2023-03-14T07:29:00Z">
                  <w:rPr>
                    <w:rFonts w:cstheme="minorHAnsi"/>
                    <w:sz w:val="18"/>
                    <w:szCs w:val="18"/>
                  </w:rPr>
                </w:rPrChange>
              </w:rPr>
              <w:t>For example</w:t>
            </w:r>
            <w:r>
              <w:rPr>
                <w:rFonts w:cstheme="minorHAnsi"/>
                <w:sz w:val="18"/>
                <w:szCs w:val="18"/>
              </w:rPr>
              <w:t>, a manufacturer’s serial number (if different from the main ID).</w:t>
            </w:r>
          </w:p>
        </w:tc>
      </w:tr>
      <w:tr w:rsidR="00570B77" w14:paraId="7683914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3CFE137" w14:textId="77777777" w:rsidR="00570B77" w:rsidRPr="00B720D8" w:rsidRDefault="00570B77" w:rsidP="0019703C">
            <w:pPr>
              <w:pStyle w:val="TableBody"/>
              <w:rPr>
                <w:b/>
                <w:bCs/>
                <w:color w:val="000000" w:themeColor="text1"/>
                <w:rPrChange w:id="2050" w:author="Moses, Robinson" w:date="2023-03-14T07:28:00Z">
                  <w:rPr/>
                </w:rPrChange>
              </w:rPr>
            </w:pPr>
            <w:r w:rsidRPr="00B720D8">
              <w:rPr>
                <w:b/>
                <w:bCs/>
                <w:color w:val="000000" w:themeColor="text1"/>
                <w:rPrChange w:id="2051" w:author="Moses, Robinson" w:date="2023-03-14T07:28:00Z">
                  <w:rPr/>
                </w:rPrChange>
              </w:rPr>
              <w:t>Custom 1-10</w:t>
            </w:r>
          </w:p>
        </w:tc>
        <w:tc>
          <w:tcPr>
            <w:tcW w:w="6194" w:type="dxa"/>
            <w:tcBorders>
              <w:top w:val="single" w:sz="3" w:space="0" w:color="000000"/>
              <w:left w:val="single" w:sz="4" w:space="0" w:color="000000"/>
              <w:bottom w:val="single" w:sz="4" w:space="0" w:color="000000"/>
              <w:right w:val="single" w:sz="4" w:space="0" w:color="000000"/>
            </w:tcBorders>
          </w:tcPr>
          <w:p w14:paraId="28FFC05E" w14:textId="77777777" w:rsidR="00570B77" w:rsidRDefault="00570B77" w:rsidP="0019703C">
            <w:pPr>
              <w:pStyle w:val="TableBody"/>
              <w:rPr>
                <w:rFonts w:cstheme="minorHAnsi"/>
                <w:sz w:val="18"/>
                <w:szCs w:val="18"/>
              </w:rPr>
            </w:pPr>
            <w:r>
              <w:rPr>
                <w:rFonts w:cstheme="minorHAnsi"/>
                <w:sz w:val="18"/>
                <w:szCs w:val="18"/>
              </w:rPr>
              <w:t>Container fields whose meaning may be customized by your institution.</w:t>
            </w:r>
          </w:p>
        </w:tc>
      </w:tr>
    </w:tbl>
    <w:p w14:paraId="3E24EC59" w14:textId="360CA0F6" w:rsidR="00570B77" w:rsidRDefault="0014696D" w:rsidP="0019703C">
      <w:pPr>
        <w:pStyle w:val="Caption"/>
        <w:rPr>
          <w:color w:val="70AD47" w:themeColor="accent6"/>
        </w:rPr>
      </w:pPr>
      <w:hyperlink w:anchor="_CONTAINERS" w:history="1">
        <w:r w:rsidR="00570B77" w:rsidRPr="0019703C">
          <w:rPr>
            <w:rStyle w:val="Hyperlink"/>
            <w:color w:val="70AD47" w:themeColor="accent6"/>
          </w:rPr>
          <w:t>Return to: Containers</w:t>
        </w:r>
      </w:hyperlink>
      <w:r w:rsidR="00570B77" w:rsidRPr="0019703C">
        <w:rPr>
          <w:color w:val="70AD47" w:themeColor="accent6"/>
        </w:rPr>
        <w:t xml:space="preserve"> </w:t>
      </w:r>
    </w:p>
    <w:p w14:paraId="1D87DF13" w14:textId="77777777" w:rsidR="0019703C" w:rsidRPr="0019703C" w:rsidRDefault="0019703C" w:rsidP="0019703C"/>
    <w:p w14:paraId="298BE069" w14:textId="77777777" w:rsidR="00570B77" w:rsidRDefault="00570B77" w:rsidP="00570B77">
      <w:pPr>
        <w:pStyle w:val="Heading2"/>
      </w:pPr>
      <w:bookmarkStart w:id="2052" w:name="_Toc111643084"/>
      <w:bookmarkStart w:id="2053" w:name="_Toc129572304"/>
      <w:r>
        <w:t>CONTAINER LOCATIONS</w:t>
      </w:r>
      <w:bookmarkEnd w:id="2052"/>
      <w:bookmarkEnd w:id="2053"/>
    </w:p>
    <w:p w14:paraId="762CD9F5" w14:textId="6428E823" w:rsidR="00570B77" w:rsidRDefault="00570B77" w:rsidP="0019703C">
      <w:pPr>
        <w:pStyle w:val="BodyText"/>
      </w:pPr>
      <w:r w:rsidRPr="00B720D8">
        <w:rPr>
          <w:i/>
          <w:iCs/>
          <w:rPrChange w:id="2054" w:author="Moses, Robinson" w:date="2023-03-14T07:29:00Z">
            <w:rPr/>
          </w:rPrChange>
        </w:rPr>
        <w:t>Containers</w:t>
      </w:r>
      <w:r w:rsidRPr="00B720D8">
        <w:rPr>
          <w:rFonts w:ascii="Wingdings" w:eastAsia="Wingdings" w:hAnsi="Wingdings" w:cs="Wingdings"/>
          <w:i/>
          <w:iCs/>
          <w:sz w:val="16"/>
          <w:rPrChange w:id="2055" w:author="Moses, Robinson" w:date="2023-03-14T07:29:00Z">
            <w:rPr>
              <w:rFonts w:ascii="Wingdings" w:eastAsia="Wingdings" w:hAnsi="Wingdings" w:cs="Wingdings"/>
              <w:sz w:val="16"/>
            </w:rPr>
          </w:rPrChange>
        </w:rPr>
        <w:t></w:t>
      </w:r>
      <w:r w:rsidRPr="00B720D8">
        <w:rPr>
          <w:i/>
          <w:iCs/>
          <w:rPrChange w:id="2056" w:author="Moses, Robinson" w:date="2023-03-14T07:29:00Z">
            <w:rPr/>
          </w:rPrChange>
        </w:rPr>
        <w:t>Locations</w:t>
      </w:r>
      <w:r>
        <w:t xml:space="preserve"> allow</w:t>
      </w:r>
      <w:del w:id="2057" w:author="Moses, Robinson" w:date="2023-03-16T09:11:00Z">
        <w:r w:rsidDel="0014696D">
          <w:delText>s</w:delText>
        </w:r>
      </w:del>
      <w:r>
        <w:t xml:space="preserve"> the user to either find the location of specific </w:t>
      </w:r>
      <w:del w:id="2058" w:author="Moses, Robinson" w:date="2023-03-14T07:30:00Z">
        <w:r w:rsidDel="00B720D8">
          <w:delText>containers, or</w:delText>
        </w:r>
      </w:del>
      <w:ins w:id="2059" w:author="Moses, Robinson" w:date="2023-03-14T07:30:00Z">
        <w:r w:rsidR="00B720D8">
          <w:t>containers or</w:t>
        </w:r>
      </w:ins>
      <w:r>
        <w:t xml:space="preserve"> find a location and list </w:t>
      </w:r>
      <w:del w:id="2060" w:author="Moses, Robinson" w:date="2023-03-14T07:31:00Z">
        <w:r w:rsidDel="00B720D8">
          <w:delText xml:space="preserve">what </w:delText>
        </w:r>
      </w:del>
      <w:ins w:id="2061" w:author="Moses, Robinson" w:date="2023-03-14T07:31:00Z">
        <w:r w:rsidR="00B720D8">
          <w:t>all</w:t>
        </w:r>
        <w:r w:rsidR="00B720D8">
          <w:t xml:space="preserve"> </w:t>
        </w:r>
      </w:ins>
      <w:r>
        <w:t xml:space="preserve">containers </w:t>
      </w:r>
      <w:ins w:id="2062" w:author="Moses, Robinson" w:date="2023-03-14T07:31:00Z">
        <w:r w:rsidR="00B720D8">
          <w:t xml:space="preserve">that </w:t>
        </w:r>
      </w:ins>
      <w:r>
        <w:t xml:space="preserve">are currently </w:t>
      </w:r>
      <w:del w:id="2063" w:author="Moses, Robinson" w:date="2023-03-14T07:31:00Z">
        <w:r w:rsidDel="00B720D8">
          <w:delText>there</w:delText>
        </w:r>
      </w:del>
      <w:ins w:id="2064" w:author="Moses, Robinson" w:date="2023-03-14T07:31:00Z">
        <w:r w:rsidR="00B720D8">
          <w:t>available</w:t>
        </w:r>
      </w:ins>
      <w:r>
        <w:t>.</w:t>
      </w:r>
    </w:p>
    <w:p w14:paraId="28E208A0" w14:textId="77777777" w:rsidR="00570B77" w:rsidRDefault="00570B77" w:rsidP="002D13EA">
      <w:pPr>
        <w:pStyle w:val="Caption"/>
      </w:pPr>
      <w:bookmarkStart w:id="2065" w:name="_Toc6556897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35</w:t>
      </w:r>
      <w:r w:rsidRPr="36CE550C">
        <w:rPr>
          <w:noProof/>
        </w:rPr>
        <w:fldChar w:fldCharType="end"/>
      </w:r>
      <w:r w:rsidRPr="36CE550C">
        <w:t xml:space="preserve">: </w:t>
      </w:r>
      <w:r>
        <w:t>CONTAINER LOCATIONS SEARCH SCREEN</w:t>
      </w:r>
      <w:bookmarkEnd w:id="2065"/>
    </w:p>
    <w:p w14:paraId="0271BDB1" w14:textId="77777777" w:rsidR="00570B77" w:rsidRDefault="00570B77" w:rsidP="00B720D8">
      <w:pPr>
        <w:pStyle w:val="BodyText"/>
        <w:pPrChange w:id="2066" w:author="Moses, Robinson" w:date="2023-03-14T07:34:00Z">
          <w:pPr>
            <w:spacing w:after="0"/>
            <w:jc w:val="right"/>
          </w:pPr>
        </w:pPrChange>
      </w:pPr>
      <w:r>
        <w:rPr>
          <w:noProof/>
        </w:rPr>
        <w:drawing>
          <wp:inline distT="0" distB="0" distL="0" distR="0" wp14:anchorId="2346E0D2" wp14:editId="2B8452E4">
            <wp:extent cx="5180323" cy="490779"/>
            <wp:effectExtent l="76200" t="76200" r="135255" b="13843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89971" cy="491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6E16D" w14:textId="77777777" w:rsidR="00570B77" w:rsidRDefault="00570B77" w:rsidP="00570B77">
      <w:pPr>
        <w:spacing w:after="0"/>
        <w:jc w:val="right"/>
      </w:pPr>
      <w:r>
        <w:rPr>
          <w:sz w:val="18"/>
        </w:rPr>
        <w:t xml:space="preserve"> </w:t>
      </w:r>
    </w:p>
    <w:p w14:paraId="3183004C" w14:textId="77777777" w:rsidR="00570B77" w:rsidRDefault="00570B77" w:rsidP="002D13EA">
      <w:pPr>
        <w:pStyle w:val="Caption"/>
      </w:pPr>
      <w:bookmarkStart w:id="2067" w:name="_Toc6556903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32</w:t>
      </w:r>
      <w:r w:rsidRPr="002946F8">
        <w:rPr>
          <w:color w:val="auto"/>
        </w:rPr>
        <w:fldChar w:fldCharType="end"/>
      </w:r>
      <w:r w:rsidRPr="002946F8">
        <w:rPr>
          <w:color w:val="auto"/>
        </w:rPr>
        <w:t xml:space="preserve">: </w:t>
      </w:r>
      <w:r>
        <w:t>CONTAINER LOCATIONS SEARCH FIELD DESCRIPTIONS</w:t>
      </w:r>
      <w:bookmarkEnd w:id="206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2068" w:author="Moses, Robinson" w:date="2023-03-14T07:3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2069">
          <w:tblGrid>
            <w:gridCol w:w="1881"/>
            <w:gridCol w:w="6194"/>
          </w:tblGrid>
        </w:tblGridChange>
      </w:tblGrid>
      <w:tr w:rsidR="00570B77" w14:paraId="5F335BF4" w14:textId="77777777" w:rsidTr="00B720D8">
        <w:trPr>
          <w:trHeight w:val="372"/>
          <w:trPrChange w:id="2070" w:author="Moses, Robinson" w:date="2023-03-14T07:32: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2071" w:author="Moses, Robinson" w:date="2023-03-14T07:32: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9AF2B18"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2072" w:author="Moses, Robinson" w:date="2023-03-14T07:32: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014F623" w14:textId="77777777" w:rsidR="00570B77" w:rsidRDefault="00570B77" w:rsidP="002D13EA">
            <w:pPr>
              <w:pStyle w:val="TableHeading"/>
            </w:pPr>
            <w:r>
              <w:t xml:space="preserve">Description </w:t>
            </w:r>
          </w:p>
        </w:tc>
      </w:tr>
      <w:tr w:rsidR="00570B77" w14:paraId="3304446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05B852B" w14:textId="77777777" w:rsidR="00570B77" w:rsidRPr="00B720D8" w:rsidRDefault="00570B77" w:rsidP="002D13EA">
            <w:pPr>
              <w:pStyle w:val="TableBody"/>
              <w:rPr>
                <w:b/>
                <w:bCs/>
                <w:rPrChange w:id="2073" w:author="Moses, Robinson" w:date="2023-03-14T07:32:00Z">
                  <w:rPr/>
                </w:rPrChange>
              </w:rPr>
            </w:pPr>
            <w:r w:rsidRPr="00B720D8">
              <w:rPr>
                <w:b/>
                <w:bCs/>
                <w:rPrChange w:id="2074" w:author="Moses, Robinson" w:date="2023-03-14T07:32:00Z">
                  <w:rPr/>
                </w:rPrChange>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6210A12E" w14:textId="5771FD94" w:rsidR="00570B77" w:rsidRPr="00453E7B" w:rsidRDefault="00570B77" w:rsidP="002D13EA">
            <w:pPr>
              <w:pStyle w:val="TableBody"/>
              <w:rPr>
                <w:rFonts w:cstheme="minorHAnsi"/>
                <w:sz w:val="18"/>
                <w:szCs w:val="18"/>
              </w:rPr>
            </w:pPr>
            <w:r>
              <w:rPr>
                <w:rFonts w:cstheme="minorHAnsi"/>
                <w:sz w:val="18"/>
                <w:szCs w:val="18"/>
              </w:rPr>
              <w:t>Option to search for containers. User</w:t>
            </w:r>
            <w:ins w:id="2075" w:author="Moses, Robinson" w:date="2023-03-16T09:12:00Z">
              <w:r w:rsidR="0014696D">
                <w:rPr>
                  <w:rFonts w:cstheme="minorHAnsi"/>
                  <w:sz w:val="18"/>
                  <w:szCs w:val="18"/>
                </w:rPr>
                <w:t>s</w:t>
              </w:r>
            </w:ins>
            <w:r>
              <w:rPr>
                <w:rFonts w:cstheme="minorHAnsi"/>
                <w:sz w:val="18"/>
                <w:szCs w:val="18"/>
              </w:rPr>
              <w:t xml:space="preserve"> may type all or part of a container’s ID or Alias1/Alias2</w:t>
            </w:r>
            <w:del w:id="2076" w:author="Moses, Robinson" w:date="2023-03-16T09:12:00Z">
              <w:r w:rsidDel="0014696D">
                <w:rPr>
                  <w:rFonts w:cstheme="minorHAnsi"/>
                  <w:sz w:val="18"/>
                  <w:szCs w:val="18"/>
                </w:rPr>
                <w:delText>,</w:delText>
              </w:r>
            </w:del>
            <w:r>
              <w:rPr>
                <w:rFonts w:cstheme="minorHAnsi"/>
                <w:sz w:val="18"/>
                <w:szCs w:val="18"/>
              </w:rPr>
              <w:t xml:space="preserve"> </w:t>
            </w:r>
            <w:ins w:id="2077" w:author="Moses, Robinson" w:date="2023-03-14T07:32:00Z">
              <w:r w:rsidR="00B720D8">
                <w:rPr>
                  <w:rFonts w:cstheme="minorHAnsi"/>
                  <w:sz w:val="18"/>
                  <w:szCs w:val="18"/>
                </w:rPr>
                <w:t xml:space="preserve">and </w:t>
              </w:r>
            </w:ins>
            <w:r>
              <w:rPr>
                <w:rFonts w:cstheme="minorHAnsi"/>
                <w:sz w:val="18"/>
                <w:szCs w:val="18"/>
              </w:rPr>
              <w:t xml:space="preserve">then </w:t>
            </w:r>
            <w:del w:id="2078" w:author="Moses, Robinson" w:date="2023-03-16T09:12:00Z">
              <w:r w:rsidDel="0014696D">
                <w:rPr>
                  <w:rFonts w:cstheme="minorHAnsi"/>
                  <w:sz w:val="18"/>
                  <w:szCs w:val="18"/>
                </w:rPr>
                <w:delText xml:space="preserve">press </w:delText>
              </w:r>
            </w:del>
            <w:ins w:id="2079" w:author="Moses, Robinson" w:date="2023-03-16T09:12:00Z">
              <w:r w:rsidR="0014696D">
                <w:rPr>
                  <w:rFonts w:cstheme="minorHAnsi"/>
                  <w:sz w:val="18"/>
                  <w:szCs w:val="18"/>
                </w:rPr>
                <w:t>click</w:t>
              </w:r>
              <w:r w:rsidR="0014696D">
                <w:rPr>
                  <w:rFonts w:cstheme="minorHAnsi"/>
                  <w:sz w:val="18"/>
                  <w:szCs w:val="18"/>
                </w:rPr>
                <w:t xml:space="preserve"> </w:t>
              </w:r>
              <w:r w:rsidR="0014696D">
                <w:rPr>
                  <w:rFonts w:cstheme="minorHAnsi"/>
                  <w:sz w:val="18"/>
                  <w:szCs w:val="18"/>
                </w:rPr>
                <w:t xml:space="preserve">the </w:t>
              </w:r>
            </w:ins>
            <w:r w:rsidRPr="00B720D8">
              <w:rPr>
                <w:rFonts w:cstheme="minorHAnsi"/>
                <w:b/>
                <w:bCs/>
                <w:sz w:val="18"/>
                <w:szCs w:val="18"/>
                <w:rPrChange w:id="2080" w:author="Moses, Robinson" w:date="2023-03-14T07:32:00Z">
                  <w:rPr>
                    <w:rFonts w:cstheme="minorHAnsi"/>
                    <w:sz w:val="18"/>
                    <w:szCs w:val="18"/>
                  </w:rPr>
                </w:rPrChange>
              </w:rPr>
              <w:t>Find</w:t>
            </w:r>
            <w:r>
              <w:rPr>
                <w:rFonts w:cstheme="minorHAnsi"/>
                <w:sz w:val="18"/>
                <w:szCs w:val="18"/>
              </w:rPr>
              <w:t xml:space="preserve"> button.</w:t>
            </w:r>
          </w:p>
        </w:tc>
      </w:tr>
      <w:tr w:rsidR="00570B77" w14:paraId="5A2C8547"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5C092A2" w14:textId="77777777" w:rsidR="00570B77" w:rsidRPr="00B720D8" w:rsidRDefault="00570B77" w:rsidP="002D13EA">
            <w:pPr>
              <w:pStyle w:val="TableBody"/>
              <w:rPr>
                <w:b/>
                <w:bCs/>
                <w:rPrChange w:id="2081" w:author="Moses, Robinson" w:date="2023-03-14T07:32:00Z">
                  <w:rPr/>
                </w:rPrChange>
              </w:rPr>
            </w:pPr>
            <w:r w:rsidRPr="00B720D8">
              <w:rPr>
                <w:b/>
                <w:bCs/>
                <w:rPrChange w:id="2082" w:author="Moses, Robinson" w:date="2023-03-14T07:32:00Z">
                  <w:rPr/>
                </w:rPrChange>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07C636AF" w14:textId="73DFF6CF" w:rsidR="00570B77" w:rsidRPr="00453E7B" w:rsidRDefault="00570B77" w:rsidP="002D13EA">
            <w:pPr>
              <w:pStyle w:val="TableBody"/>
              <w:rPr>
                <w:rFonts w:cstheme="minorHAnsi"/>
                <w:sz w:val="18"/>
                <w:szCs w:val="18"/>
              </w:rPr>
            </w:pPr>
            <w:r>
              <w:rPr>
                <w:rFonts w:cstheme="minorHAnsi"/>
                <w:sz w:val="18"/>
                <w:szCs w:val="18"/>
              </w:rPr>
              <w:t xml:space="preserve">Option to search for </w:t>
            </w:r>
            <w:ins w:id="2083" w:author="Moses, Robinson" w:date="2023-03-16T09:12:00Z">
              <w:r w:rsidR="0014696D">
                <w:rPr>
                  <w:rFonts w:cstheme="minorHAnsi"/>
                  <w:sz w:val="18"/>
                  <w:szCs w:val="18"/>
                </w:rPr>
                <w:t xml:space="preserve">a </w:t>
              </w:r>
            </w:ins>
            <w:r>
              <w:rPr>
                <w:rFonts w:cstheme="minorHAnsi"/>
                <w:sz w:val="18"/>
                <w:szCs w:val="18"/>
              </w:rPr>
              <w:t>location. User</w:t>
            </w:r>
            <w:ins w:id="2084" w:author="Moses, Robinson" w:date="2023-03-16T09:12:00Z">
              <w:r w:rsidR="0014696D">
                <w:rPr>
                  <w:rFonts w:cstheme="minorHAnsi"/>
                  <w:sz w:val="18"/>
                  <w:szCs w:val="18"/>
                </w:rPr>
                <w:t>s</w:t>
              </w:r>
            </w:ins>
            <w:r>
              <w:rPr>
                <w:rFonts w:cstheme="minorHAnsi"/>
                <w:sz w:val="18"/>
                <w:szCs w:val="18"/>
              </w:rPr>
              <w:t xml:space="preserve"> may type all or part of the location ID</w:t>
            </w:r>
            <w:del w:id="2085" w:author="Moses, Robinson" w:date="2023-03-16T09:13:00Z">
              <w:r w:rsidDel="0014696D">
                <w:rPr>
                  <w:rFonts w:cstheme="minorHAnsi"/>
                  <w:sz w:val="18"/>
                  <w:szCs w:val="18"/>
                </w:rPr>
                <w:delText>,</w:delText>
              </w:r>
            </w:del>
            <w:r>
              <w:rPr>
                <w:rFonts w:cstheme="minorHAnsi"/>
                <w:sz w:val="18"/>
                <w:szCs w:val="18"/>
              </w:rPr>
              <w:t xml:space="preserve"> </w:t>
            </w:r>
            <w:ins w:id="2086" w:author="Moses, Robinson" w:date="2023-03-14T07:34:00Z">
              <w:r w:rsidR="00B720D8">
                <w:rPr>
                  <w:rFonts w:cstheme="minorHAnsi"/>
                  <w:sz w:val="18"/>
                  <w:szCs w:val="18"/>
                </w:rPr>
                <w:t xml:space="preserve">and </w:t>
              </w:r>
            </w:ins>
            <w:r>
              <w:rPr>
                <w:rFonts w:cstheme="minorHAnsi"/>
                <w:sz w:val="18"/>
                <w:szCs w:val="18"/>
              </w:rPr>
              <w:t xml:space="preserve">then </w:t>
            </w:r>
            <w:del w:id="2087" w:author="Moses, Robinson" w:date="2023-03-16T09:12:00Z">
              <w:r w:rsidDel="0014696D">
                <w:rPr>
                  <w:rFonts w:cstheme="minorHAnsi"/>
                  <w:sz w:val="18"/>
                  <w:szCs w:val="18"/>
                </w:rPr>
                <w:delText xml:space="preserve">press </w:delText>
              </w:r>
            </w:del>
            <w:ins w:id="2088" w:author="Moses, Robinson" w:date="2023-03-16T09:13:00Z">
              <w:r w:rsidR="0014696D">
                <w:rPr>
                  <w:rFonts w:cstheme="minorHAnsi"/>
                  <w:sz w:val="18"/>
                  <w:szCs w:val="18"/>
                </w:rPr>
                <w:t>click</w:t>
              </w:r>
            </w:ins>
            <w:ins w:id="2089" w:author="Moses, Robinson" w:date="2023-03-16T09:12:00Z">
              <w:r w:rsidR="0014696D">
                <w:rPr>
                  <w:rFonts w:cstheme="minorHAnsi"/>
                  <w:sz w:val="18"/>
                  <w:szCs w:val="18"/>
                </w:rPr>
                <w:t xml:space="preserve"> </w:t>
              </w:r>
              <w:r w:rsidR="0014696D">
                <w:rPr>
                  <w:rFonts w:cstheme="minorHAnsi"/>
                  <w:sz w:val="18"/>
                  <w:szCs w:val="18"/>
                </w:rPr>
                <w:t xml:space="preserve">the </w:t>
              </w:r>
            </w:ins>
            <w:r w:rsidRPr="00B720D8">
              <w:rPr>
                <w:rFonts w:cstheme="minorHAnsi"/>
                <w:b/>
                <w:bCs/>
                <w:sz w:val="18"/>
                <w:szCs w:val="18"/>
                <w:rPrChange w:id="2090" w:author="Moses, Robinson" w:date="2023-03-14T07:34:00Z">
                  <w:rPr>
                    <w:rFonts w:cstheme="minorHAnsi"/>
                    <w:sz w:val="18"/>
                    <w:szCs w:val="18"/>
                  </w:rPr>
                </w:rPrChange>
              </w:rPr>
              <w:t>Find</w:t>
            </w:r>
            <w:r>
              <w:rPr>
                <w:rFonts w:cstheme="minorHAnsi"/>
                <w:sz w:val="18"/>
                <w:szCs w:val="18"/>
              </w:rPr>
              <w:t xml:space="preserve"> button.</w:t>
            </w:r>
            <w:r w:rsidRPr="00453E7B">
              <w:rPr>
                <w:rFonts w:cstheme="minorHAnsi"/>
                <w:sz w:val="18"/>
                <w:szCs w:val="18"/>
              </w:rPr>
              <w:t xml:space="preserve"> </w:t>
            </w:r>
          </w:p>
        </w:tc>
      </w:tr>
    </w:tbl>
    <w:p w14:paraId="59FB7980" w14:textId="477A2941" w:rsidR="00570B77" w:rsidRDefault="00570B77" w:rsidP="002D13EA">
      <w:pPr>
        <w:pStyle w:val="BodyText"/>
      </w:pPr>
      <w:r>
        <w:t xml:space="preserve">If </w:t>
      </w:r>
      <w:ins w:id="2091" w:author="Moses, Robinson" w:date="2023-03-16T09:13:00Z">
        <w:r w:rsidR="0014696D">
          <w:t xml:space="preserve">the </w:t>
        </w:r>
      </w:ins>
      <w:r>
        <w:t xml:space="preserve">user chooses to Search by Container, then the results page </w:t>
      </w:r>
      <w:del w:id="2092" w:author="Moses, Robinson" w:date="2023-03-16T09:13:00Z">
        <w:r w:rsidDel="0014696D">
          <w:delText>looks like below</w:delText>
        </w:r>
      </w:del>
      <w:ins w:id="2093" w:author="Moses, Robinson" w:date="2023-03-16T09:13:00Z">
        <w:r w:rsidR="0014696D">
          <w:t>will appe</w:t>
        </w:r>
      </w:ins>
      <w:ins w:id="2094" w:author="Moses, Robinson" w:date="2023-03-16T09:14:00Z">
        <w:r w:rsidR="0014696D">
          <w:t>ar as below</w:t>
        </w:r>
      </w:ins>
      <w:r>
        <w:t>.</w:t>
      </w:r>
    </w:p>
    <w:p w14:paraId="1F70FB3E" w14:textId="77777777" w:rsidR="00570B77" w:rsidRPr="00CC5DFE" w:rsidRDefault="00570B77" w:rsidP="00570B77"/>
    <w:p w14:paraId="4C6347E6" w14:textId="77777777" w:rsidR="00570B77" w:rsidRDefault="00570B77" w:rsidP="002D13EA">
      <w:pPr>
        <w:pStyle w:val="Caption"/>
      </w:pPr>
      <w:bookmarkStart w:id="2095" w:name="_Toc65568972"/>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36</w:t>
      </w:r>
      <w:r w:rsidRPr="36CE550C">
        <w:rPr>
          <w:noProof/>
        </w:rPr>
        <w:fldChar w:fldCharType="end"/>
      </w:r>
      <w:r w:rsidRPr="36CE550C">
        <w:t xml:space="preserve">: </w:t>
      </w:r>
      <w:r>
        <w:t>CONTAINER SEARCH RESULTS SCREEN</w:t>
      </w:r>
      <w:bookmarkEnd w:id="2095"/>
    </w:p>
    <w:p w14:paraId="17CA1C3F" w14:textId="77777777" w:rsidR="00570B77" w:rsidRDefault="00570B77" w:rsidP="00B720D8">
      <w:pPr>
        <w:pStyle w:val="BodyText"/>
        <w:pPrChange w:id="2096" w:author="Moses, Robinson" w:date="2023-03-14T07:34:00Z">
          <w:pPr>
            <w:spacing w:after="0"/>
            <w:jc w:val="center"/>
          </w:pPr>
        </w:pPrChange>
      </w:pPr>
      <w:r>
        <w:rPr>
          <w:noProof/>
        </w:rPr>
        <w:drawing>
          <wp:inline distT="0" distB="0" distL="0" distR="0" wp14:anchorId="32CAFFC4" wp14:editId="1BAE193D">
            <wp:extent cx="4705244" cy="816771"/>
            <wp:effectExtent l="76200" t="76200" r="133985" b="135890"/>
            <wp:docPr id="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08695" cy="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A609F" w14:textId="3B107997" w:rsidR="00570B77" w:rsidDel="00B720D8" w:rsidRDefault="00570B77" w:rsidP="002D13EA">
      <w:pPr>
        <w:pStyle w:val="Caption"/>
        <w:rPr>
          <w:del w:id="2097" w:author="Moses, Robinson" w:date="2023-03-14T07:35:00Z"/>
        </w:rPr>
      </w:pPr>
      <w:del w:id="2098" w:author="Moses, Robinson" w:date="2023-03-16T09:14:00Z">
        <w:r w:rsidDel="0014696D">
          <w:delText xml:space="preserve"> </w:delText>
        </w:r>
      </w:del>
    </w:p>
    <w:p w14:paraId="06499566" w14:textId="77777777" w:rsidR="00570B77" w:rsidRDefault="00570B77" w:rsidP="002D13EA">
      <w:pPr>
        <w:pStyle w:val="Caption"/>
      </w:pPr>
      <w:bookmarkStart w:id="2099" w:name="_Toc6556903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33</w:t>
      </w:r>
      <w:r w:rsidRPr="002946F8">
        <w:rPr>
          <w:color w:val="auto"/>
        </w:rPr>
        <w:fldChar w:fldCharType="end"/>
      </w:r>
      <w:r w:rsidRPr="002946F8">
        <w:rPr>
          <w:color w:val="auto"/>
        </w:rPr>
        <w:t xml:space="preserve">: </w:t>
      </w:r>
      <w:r>
        <w:t>CONTAINER SEARCH RESULTS FIELD DESCRIPTIONS</w:t>
      </w:r>
      <w:bookmarkEnd w:id="209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2100" w:author="Moses, Robinson" w:date="2023-03-14T07:35: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2101">
          <w:tblGrid>
            <w:gridCol w:w="1881"/>
            <w:gridCol w:w="6194"/>
          </w:tblGrid>
        </w:tblGridChange>
      </w:tblGrid>
      <w:tr w:rsidR="00570B77" w14:paraId="312BE4B2" w14:textId="77777777" w:rsidTr="00B720D8">
        <w:trPr>
          <w:trHeight w:val="372"/>
          <w:trPrChange w:id="2102" w:author="Moses, Robinson" w:date="2023-03-14T07:35: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2103" w:author="Moses, Robinson" w:date="2023-03-14T07:35: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FF5112B"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2104" w:author="Moses, Robinson" w:date="2023-03-14T07:35: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7A0716C" w14:textId="77777777" w:rsidR="00570B77" w:rsidRDefault="00570B77" w:rsidP="002D13EA">
            <w:pPr>
              <w:pStyle w:val="TableHeading"/>
            </w:pPr>
            <w:r>
              <w:t xml:space="preserve">Description </w:t>
            </w:r>
          </w:p>
        </w:tc>
      </w:tr>
      <w:tr w:rsidR="00570B77" w14:paraId="557F0C7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BF15DCC" w14:textId="77777777" w:rsidR="00570B77" w:rsidRPr="00B720D8" w:rsidRDefault="00570B77" w:rsidP="002D13EA">
            <w:pPr>
              <w:pStyle w:val="TableBody"/>
              <w:rPr>
                <w:b/>
                <w:bCs/>
                <w:rPrChange w:id="2105" w:author="Moses, Robinson" w:date="2023-03-14T07:35:00Z">
                  <w:rPr/>
                </w:rPrChange>
              </w:rPr>
            </w:pPr>
            <w:r w:rsidRPr="00B720D8">
              <w:rPr>
                <w:b/>
                <w:bCs/>
                <w:rPrChange w:id="2106" w:author="Moses, Robinson" w:date="2023-03-14T07:35: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75A852D8" w14:textId="03C79454" w:rsidR="00570B77" w:rsidRPr="00453E7B" w:rsidRDefault="00570B77" w:rsidP="002D13EA">
            <w:pPr>
              <w:pStyle w:val="TableBody"/>
              <w:rPr>
                <w:rFonts w:cstheme="minorHAnsi"/>
                <w:sz w:val="18"/>
                <w:szCs w:val="18"/>
              </w:rPr>
            </w:pPr>
            <w:r>
              <w:rPr>
                <w:rFonts w:cstheme="minorHAnsi"/>
                <w:sz w:val="18"/>
                <w:szCs w:val="18"/>
              </w:rPr>
              <w:t xml:space="preserve">A preview display of the container IDs that will be created. Based on </w:t>
            </w:r>
            <w:ins w:id="2107" w:author="Moses, Robinson" w:date="2023-03-16T09:14:00Z">
              <w:r w:rsidR="0014696D">
                <w:rPr>
                  <w:rFonts w:cstheme="minorHAnsi"/>
                  <w:sz w:val="18"/>
                  <w:szCs w:val="18"/>
                </w:rPr>
                <w:t xml:space="preserve">the </w:t>
              </w:r>
            </w:ins>
            <w:r>
              <w:rPr>
                <w:rFonts w:cstheme="minorHAnsi"/>
                <w:sz w:val="18"/>
                <w:szCs w:val="18"/>
              </w:rPr>
              <w:t xml:space="preserve">prefix </w:t>
            </w:r>
            <w:del w:id="2108" w:author="Moses, Robinson" w:date="2023-03-16T09:15:00Z">
              <w:r w:rsidDel="0014696D">
                <w:rPr>
                  <w:rFonts w:cstheme="minorHAnsi"/>
                  <w:sz w:val="18"/>
                  <w:szCs w:val="18"/>
                </w:rPr>
                <w:delText xml:space="preserve">if </w:delText>
              </w:r>
            </w:del>
            <w:r>
              <w:rPr>
                <w:rFonts w:cstheme="minorHAnsi"/>
                <w:sz w:val="18"/>
                <w:szCs w:val="18"/>
              </w:rPr>
              <w:t>entered</w:t>
            </w:r>
            <w:del w:id="2109" w:author="Moses, Robinson" w:date="2023-03-14T07:35:00Z">
              <w:r w:rsidDel="00B720D8">
                <w:rPr>
                  <w:rFonts w:cstheme="minorHAnsi"/>
                  <w:sz w:val="18"/>
                  <w:szCs w:val="18"/>
                </w:rPr>
                <w:delText xml:space="preserve"> below</w:delText>
              </w:r>
            </w:del>
            <w:r>
              <w:rPr>
                <w:rFonts w:cstheme="minorHAnsi"/>
                <w:sz w:val="18"/>
                <w:szCs w:val="18"/>
              </w:rPr>
              <w:t xml:space="preserve">, and </w:t>
            </w:r>
            <w:ins w:id="2110" w:author="Moses, Robinson" w:date="2023-03-16T09:15:00Z">
              <w:r w:rsidR="0014696D">
                <w:rPr>
                  <w:rFonts w:cstheme="minorHAnsi"/>
                  <w:sz w:val="18"/>
                  <w:szCs w:val="18"/>
                </w:rPr>
                <w:t xml:space="preserve">the </w:t>
              </w:r>
            </w:ins>
            <w:r>
              <w:rPr>
                <w:rFonts w:cstheme="minorHAnsi"/>
                <w:sz w:val="18"/>
                <w:szCs w:val="18"/>
              </w:rPr>
              <w:t xml:space="preserve">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0564049D"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60F50DD" w14:textId="77777777" w:rsidR="00570B77" w:rsidRPr="00B720D8" w:rsidRDefault="00570B77" w:rsidP="002D13EA">
            <w:pPr>
              <w:pStyle w:val="TableBody"/>
              <w:rPr>
                <w:b/>
                <w:bCs/>
                <w:rPrChange w:id="2111" w:author="Moses, Robinson" w:date="2023-03-14T07:35:00Z">
                  <w:rPr/>
                </w:rPrChange>
              </w:rPr>
            </w:pPr>
            <w:r w:rsidRPr="00B720D8">
              <w:rPr>
                <w:b/>
                <w:bCs/>
                <w:rPrChange w:id="2112" w:author="Moses, Robinson" w:date="2023-03-14T07:35: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49DD0E8" w14:textId="77777777" w:rsidR="00570B77" w:rsidRPr="00453E7B" w:rsidRDefault="00570B77" w:rsidP="002D13EA">
            <w:pPr>
              <w:pStyle w:val="TableBody"/>
              <w:rPr>
                <w:rFonts w:cstheme="minorHAnsi"/>
                <w:sz w:val="18"/>
                <w:szCs w:val="18"/>
              </w:rPr>
            </w:pPr>
            <w:r>
              <w:rPr>
                <w:rFonts w:cstheme="minorHAnsi"/>
                <w:sz w:val="18"/>
                <w:szCs w:val="18"/>
              </w:rPr>
              <w:t>Type of container. Options may be configured by your institution.</w:t>
            </w:r>
            <w:r w:rsidRPr="00453E7B">
              <w:rPr>
                <w:rFonts w:cstheme="minorHAnsi"/>
                <w:sz w:val="18"/>
                <w:szCs w:val="18"/>
              </w:rPr>
              <w:t xml:space="preserve"> </w:t>
            </w:r>
          </w:p>
        </w:tc>
      </w:tr>
      <w:tr w:rsidR="00570B77" w14:paraId="0991C9E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911B494" w14:textId="77777777" w:rsidR="00570B77" w:rsidRPr="00B720D8" w:rsidRDefault="00570B77" w:rsidP="002D13EA">
            <w:pPr>
              <w:pStyle w:val="TableBody"/>
              <w:rPr>
                <w:b/>
                <w:bCs/>
                <w:rPrChange w:id="2113" w:author="Moses, Robinson" w:date="2023-03-14T07:35:00Z">
                  <w:rPr/>
                </w:rPrChange>
              </w:rPr>
            </w:pPr>
            <w:r w:rsidRPr="00B720D8">
              <w:rPr>
                <w:b/>
                <w:bCs/>
                <w:rPrChange w:id="2114" w:author="Moses, Robinson" w:date="2023-03-14T07:35: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67497EC9" w14:textId="77777777" w:rsidR="00570B77" w:rsidRDefault="00570B77" w:rsidP="002D13EA">
            <w:pPr>
              <w:pStyle w:val="TableBody"/>
              <w:rPr>
                <w:rFonts w:cstheme="minorHAnsi"/>
                <w:sz w:val="18"/>
                <w:szCs w:val="18"/>
              </w:rPr>
            </w:pPr>
            <w:r>
              <w:rPr>
                <w:rFonts w:cstheme="minorHAnsi"/>
                <w:sz w:val="18"/>
                <w:szCs w:val="18"/>
              </w:rPr>
              <w:t>Owner entity for this container. Options may be configured by your institution.</w:t>
            </w:r>
            <w:r w:rsidRPr="00453E7B">
              <w:rPr>
                <w:rFonts w:cstheme="minorHAnsi"/>
                <w:sz w:val="18"/>
                <w:szCs w:val="18"/>
              </w:rPr>
              <w:t xml:space="preserve"> </w:t>
            </w:r>
          </w:p>
        </w:tc>
      </w:tr>
      <w:tr w:rsidR="00570B77" w14:paraId="6747E3B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8FA5C95" w14:textId="77777777" w:rsidR="00570B77" w:rsidRPr="00B720D8" w:rsidRDefault="00570B77" w:rsidP="002D13EA">
            <w:pPr>
              <w:pStyle w:val="TableBody"/>
              <w:rPr>
                <w:b/>
                <w:bCs/>
                <w:rPrChange w:id="2115" w:author="Moses, Robinson" w:date="2023-03-14T07:35:00Z">
                  <w:rPr/>
                </w:rPrChange>
              </w:rPr>
            </w:pPr>
            <w:r w:rsidRPr="00B720D8">
              <w:rPr>
                <w:b/>
                <w:bCs/>
                <w:rPrChange w:id="2116" w:author="Moses, Robinson" w:date="2023-03-14T07:35: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7BEA188" w14:textId="77777777" w:rsidR="00570B77" w:rsidRDefault="00570B77" w:rsidP="002D13EA">
            <w:pPr>
              <w:pStyle w:val="TableBody"/>
              <w:rPr>
                <w:rFonts w:cstheme="minorHAnsi"/>
                <w:sz w:val="18"/>
                <w:szCs w:val="18"/>
              </w:rPr>
            </w:pPr>
            <w:r>
              <w:rPr>
                <w:rFonts w:cstheme="minorHAnsi"/>
                <w:sz w:val="18"/>
                <w:szCs w:val="18"/>
              </w:rPr>
              <w:t xml:space="preserve">Optional alternative identifiers for the container. </w:t>
            </w:r>
            <w:r w:rsidRPr="00B720D8">
              <w:rPr>
                <w:rFonts w:cstheme="minorHAnsi"/>
                <w:b/>
                <w:bCs/>
                <w:sz w:val="18"/>
                <w:szCs w:val="18"/>
                <w:u w:val="single"/>
                <w:rPrChange w:id="2117" w:author="Moses, Robinson" w:date="2023-03-14T07:37:00Z">
                  <w:rPr>
                    <w:rFonts w:cstheme="minorHAnsi"/>
                    <w:sz w:val="18"/>
                    <w:szCs w:val="18"/>
                  </w:rPr>
                </w:rPrChange>
              </w:rPr>
              <w:t>For example</w:t>
            </w:r>
            <w:r>
              <w:rPr>
                <w:rFonts w:cstheme="minorHAnsi"/>
                <w:sz w:val="18"/>
                <w:szCs w:val="18"/>
              </w:rPr>
              <w:t>, a manufacturer’s serial number (if different from the main ID).</w:t>
            </w:r>
          </w:p>
        </w:tc>
      </w:tr>
      <w:tr w:rsidR="00570B77" w14:paraId="199E2C5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BF74FA0" w14:textId="77777777" w:rsidR="00570B77" w:rsidRPr="00B720D8" w:rsidRDefault="00570B77" w:rsidP="002D13EA">
            <w:pPr>
              <w:pStyle w:val="TableBody"/>
              <w:rPr>
                <w:b/>
                <w:bCs/>
                <w:rPrChange w:id="2118" w:author="Moses, Robinson" w:date="2023-03-14T07:35:00Z">
                  <w:rPr/>
                </w:rPrChange>
              </w:rPr>
            </w:pPr>
            <w:r w:rsidRPr="00B720D8">
              <w:rPr>
                <w:b/>
                <w:bCs/>
                <w:rPrChange w:id="2119" w:author="Moses, Robinson" w:date="2023-03-14T07:35: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
          <w:p w14:paraId="69B681CB" w14:textId="77777777" w:rsidR="00570B77" w:rsidRDefault="00570B77" w:rsidP="002D13EA">
            <w:pPr>
              <w:pStyle w:val="TableBody"/>
              <w:rPr>
                <w:rFonts w:cstheme="minorHAnsi"/>
                <w:sz w:val="18"/>
                <w:szCs w:val="18"/>
              </w:rPr>
            </w:pPr>
            <w:r>
              <w:rPr>
                <w:rFonts w:cstheme="minorHAnsi"/>
                <w:sz w:val="18"/>
                <w:szCs w:val="18"/>
              </w:rPr>
              <w:t>Current last known location of the container.</w:t>
            </w:r>
          </w:p>
        </w:tc>
      </w:tr>
      <w:tr w:rsidR="00570B77" w14:paraId="17ABD2E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417555A" w14:textId="77777777" w:rsidR="00570B77" w:rsidRPr="00B720D8" w:rsidRDefault="00570B77" w:rsidP="002D13EA">
            <w:pPr>
              <w:pStyle w:val="TableBody"/>
              <w:rPr>
                <w:b/>
                <w:bCs/>
                <w:rPrChange w:id="2120" w:author="Moses, Robinson" w:date="2023-03-14T07:35:00Z">
                  <w:rPr/>
                </w:rPrChange>
              </w:rPr>
            </w:pPr>
            <w:r w:rsidRPr="00B720D8">
              <w:rPr>
                <w:b/>
                <w:bCs/>
                <w:rPrChange w:id="2121" w:author="Moses, Robinson" w:date="2023-03-14T07:35:00Z">
                  <w:rPr/>
                </w:rPrChange>
              </w:rPr>
              <w:t>Location Type</w:t>
            </w:r>
          </w:p>
        </w:tc>
        <w:tc>
          <w:tcPr>
            <w:tcW w:w="6194" w:type="dxa"/>
            <w:tcBorders>
              <w:top w:val="single" w:sz="4" w:space="0" w:color="000000"/>
              <w:left w:val="single" w:sz="4" w:space="0" w:color="000000"/>
              <w:bottom w:val="single" w:sz="4" w:space="0" w:color="000000"/>
              <w:right w:val="single" w:sz="4" w:space="0" w:color="000000"/>
            </w:tcBorders>
          </w:tcPr>
          <w:p w14:paraId="6E32386E" w14:textId="77777777" w:rsidR="00570B77" w:rsidRDefault="00570B77" w:rsidP="002D13EA">
            <w:pPr>
              <w:pStyle w:val="TableBody"/>
              <w:rPr>
                <w:rFonts w:cstheme="minorHAnsi"/>
                <w:sz w:val="18"/>
                <w:szCs w:val="18"/>
              </w:rPr>
            </w:pPr>
            <w:r>
              <w:rPr>
                <w:rFonts w:cstheme="minorHAnsi"/>
                <w:sz w:val="18"/>
                <w:szCs w:val="18"/>
              </w:rPr>
              <w:t>ATM, Branch, or Depot</w:t>
            </w:r>
          </w:p>
        </w:tc>
      </w:tr>
      <w:tr w:rsidR="00570B77" w14:paraId="0562B0C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5C64347" w14:textId="77777777" w:rsidR="00570B77" w:rsidRPr="00B720D8" w:rsidRDefault="00570B77" w:rsidP="002D13EA">
            <w:pPr>
              <w:pStyle w:val="TableBody"/>
              <w:rPr>
                <w:b/>
                <w:bCs/>
                <w:rPrChange w:id="2122" w:author="Moses, Robinson" w:date="2023-03-14T07:35:00Z">
                  <w:rPr/>
                </w:rPrChange>
              </w:rPr>
            </w:pPr>
            <w:r w:rsidRPr="00B720D8">
              <w:rPr>
                <w:b/>
                <w:bCs/>
                <w:rPrChange w:id="2123" w:author="Moses, Robinson" w:date="2023-03-14T07:35:00Z">
                  <w:rPr/>
                </w:rPrChange>
              </w:rPr>
              <w:t>Latest Action</w:t>
            </w:r>
          </w:p>
        </w:tc>
        <w:tc>
          <w:tcPr>
            <w:tcW w:w="6194" w:type="dxa"/>
            <w:tcBorders>
              <w:top w:val="single" w:sz="4" w:space="0" w:color="000000"/>
              <w:left w:val="single" w:sz="4" w:space="0" w:color="000000"/>
              <w:bottom w:val="single" w:sz="4" w:space="0" w:color="000000"/>
              <w:right w:val="single" w:sz="4" w:space="0" w:color="000000"/>
            </w:tcBorders>
          </w:tcPr>
          <w:p w14:paraId="120FDB74" w14:textId="77777777" w:rsidR="00570B77" w:rsidRDefault="00570B77" w:rsidP="002D13EA">
            <w:pPr>
              <w:pStyle w:val="TableBody"/>
              <w:rPr>
                <w:rFonts w:cstheme="minorHAnsi"/>
                <w:sz w:val="18"/>
                <w:szCs w:val="18"/>
              </w:rPr>
            </w:pPr>
            <w:r>
              <w:rPr>
                <w:rFonts w:cstheme="minorHAnsi"/>
                <w:sz w:val="18"/>
                <w:szCs w:val="18"/>
              </w:rPr>
              <w:t>Arrival, Departure, or Confirm.</w:t>
            </w:r>
          </w:p>
        </w:tc>
      </w:tr>
      <w:tr w:rsidR="00570B77" w14:paraId="2E3AA38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623BE1F" w14:textId="77777777" w:rsidR="00570B77" w:rsidRPr="00B720D8" w:rsidRDefault="00570B77" w:rsidP="002D13EA">
            <w:pPr>
              <w:pStyle w:val="TableBody"/>
              <w:rPr>
                <w:b/>
                <w:bCs/>
                <w:rPrChange w:id="2124" w:author="Moses, Robinson" w:date="2023-03-14T07:35:00Z">
                  <w:rPr/>
                </w:rPrChange>
              </w:rPr>
            </w:pPr>
            <w:r w:rsidRPr="00B720D8">
              <w:rPr>
                <w:b/>
                <w:bCs/>
                <w:rPrChange w:id="2125" w:author="Moses, Robinson" w:date="2023-03-14T07:35:00Z">
                  <w:rPr/>
                </w:rPrChange>
              </w:rPr>
              <w:t>Timestamp</w:t>
            </w:r>
          </w:p>
        </w:tc>
        <w:tc>
          <w:tcPr>
            <w:tcW w:w="6194" w:type="dxa"/>
            <w:tcBorders>
              <w:top w:val="single" w:sz="4" w:space="0" w:color="000000"/>
              <w:left w:val="single" w:sz="4" w:space="0" w:color="000000"/>
              <w:bottom w:val="single" w:sz="4" w:space="0" w:color="000000"/>
              <w:right w:val="single" w:sz="4" w:space="0" w:color="000000"/>
            </w:tcBorders>
          </w:tcPr>
          <w:p w14:paraId="14417538" w14:textId="6008C7EA" w:rsidR="00570B77" w:rsidRDefault="00570B77" w:rsidP="002D13EA">
            <w:pPr>
              <w:pStyle w:val="TableBody"/>
              <w:rPr>
                <w:rFonts w:cstheme="minorHAnsi"/>
                <w:sz w:val="18"/>
                <w:szCs w:val="18"/>
              </w:rPr>
            </w:pPr>
            <w:r>
              <w:rPr>
                <w:rFonts w:cstheme="minorHAnsi"/>
                <w:sz w:val="18"/>
                <w:szCs w:val="18"/>
              </w:rPr>
              <w:t xml:space="preserve">Date and time when </w:t>
            </w:r>
            <w:ins w:id="2126" w:author="Moses, Robinson" w:date="2023-03-16T09:15:00Z">
              <w:r w:rsidR="0014696D">
                <w:rPr>
                  <w:rFonts w:cstheme="minorHAnsi"/>
                  <w:sz w:val="18"/>
                  <w:szCs w:val="18"/>
                </w:rPr>
                <w:t xml:space="preserve">the </w:t>
              </w:r>
            </w:ins>
            <w:r>
              <w:rPr>
                <w:rFonts w:cstheme="minorHAnsi"/>
                <w:sz w:val="18"/>
                <w:szCs w:val="18"/>
              </w:rPr>
              <w:t>Latest Action occurred.</w:t>
            </w:r>
          </w:p>
        </w:tc>
      </w:tr>
      <w:tr w:rsidR="00570B77" w14:paraId="296D14B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AA08F78" w14:textId="77777777" w:rsidR="00570B77" w:rsidRPr="00B720D8" w:rsidRDefault="00570B77" w:rsidP="002D13EA">
            <w:pPr>
              <w:pStyle w:val="TableBody"/>
              <w:rPr>
                <w:b/>
                <w:bCs/>
                <w:rPrChange w:id="2127" w:author="Moses, Robinson" w:date="2023-03-14T07:35:00Z">
                  <w:rPr/>
                </w:rPrChange>
              </w:rPr>
            </w:pPr>
            <w:r w:rsidRPr="00B720D8">
              <w:rPr>
                <w:b/>
                <w:bCs/>
                <w:rPrChange w:id="2128" w:author="Moses, Robinson" w:date="2023-03-14T07:35:00Z">
                  <w:rPr/>
                </w:rPrChange>
              </w:rPr>
              <w:t>Move button</w:t>
            </w:r>
          </w:p>
        </w:tc>
        <w:tc>
          <w:tcPr>
            <w:tcW w:w="6194" w:type="dxa"/>
            <w:tcBorders>
              <w:top w:val="single" w:sz="4" w:space="0" w:color="000000"/>
              <w:left w:val="single" w:sz="4" w:space="0" w:color="000000"/>
              <w:bottom w:val="single" w:sz="4" w:space="0" w:color="000000"/>
              <w:right w:val="single" w:sz="4" w:space="0" w:color="000000"/>
            </w:tcBorders>
          </w:tcPr>
          <w:p w14:paraId="1CACBA20" w14:textId="3D2C454B" w:rsidR="00570B77" w:rsidRDefault="00570B77" w:rsidP="002D13EA">
            <w:pPr>
              <w:pStyle w:val="TableBody"/>
              <w:rPr>
                <w:rFonts w:cstheme="minorHAnsi"/>
                <w:sz w:val="18"/>
                <w:szCs w:val="18"/>
              </w:rPr>
            </w:pPr>
            <w:r>
              <w:rPr>
                <w:rFonts w:cstheme="minorHAnsi"/>
                <w:sz w:val="18"/>
                <w:szCs w:val="18"/>
              </w:rPr>
              <w:t xml:space="preserve">Allows </w:t>
            </w:r>
            <w:ins w:id="2129" w:author="Moses, Robinson" w:date="2023-03-16T09:15:00Z">
              <w:r w:rsidR="0014696D">
                <w:rPr>
                  <w:rFonts w:cstheme="minorHAnsi"/>
                  <w:sz w:val="18"/>
                  <w:szCs w:val="18"/>
                </w:rPr>
                <w:t xml:space="preserve">the </w:t>
              </w:r>
            </w:ins>
            <w:r>
              <w:rPr>
                <w:rFonts w:cstheme="minorHAnsi"/>
                <w:sz w:val="18"/>
                <w:szCs w:val="18"/>
              </w:rPr>
              <w:t>user to manually move the container to a new location.</w:t>
            </w:r>
          </w:p>
        </w:tc>
      </w:tr>
    </w:tbl>
    <w:p w14:paraId="58BFDDE9" w14:textId="317D60C9" w:rsidR="00570B77" w:rsidDel="00B720D8" w:rsidRDefault="00570B77" w:rsidP="002D13EA">
      <w:pPr>
        <w:pStyle w:val="BodyText"/>
        <w:rPr>
          <w:del w:id="2130" w:author="Moses, Robinson" w:date="2023-03-14T07:39:00Z"/>
        </w:rPr>
      </w:pPr>
    </w:p>
    <w:p w14:paraId="53B1070A" w14:textId="6B667B1D" w:rsidR="00570B77" w:rsidRDefault="00570B77" w:rsidP="002D13EA">
      <w:pPr>
        <w:pStyle w:val="BodyText"/>
      </w:pPr>
      <w:r>
        <w:t xml:space="preserve">If </w:t>
      </w:r>
      <w:ins w:id="2131" w:author="Moses, Robinson" w:date="2023-03-16T09:15:00Z">
        <w:r w:rsidR="0014696D">
          <w:t xml:space="preserve">the </w:t>
        </w:r>
      </w:ins>
      <w:r>
        <w:t xml:space="preserve">user chooses to </w:t>
      </w:r>
      <w:r w:rsidRPr="00B720D8">
        <w:rPr>
          <w:b/>
          <w:bCs/>
          <w:rPrChange w:id="2132" w:author="Moses, Robinson" w:date="2023-03-14T07:39:00Z">
            <w:rPr/>
          </w:rPrChange>
        </w:rPr>
        <w:t>Search Locations</w:t>
      </w:r>
      <w:r>
        <w:t xml:space="preserve">, then the results page </w:t>
      </w:r>
      <w:del w:id="2133" w:author="Moses, Robinson" w:date="2023-03-16T09:16:00Z">
        <w:r w:rsidDel="0014696D">
          <w:delText>looks like</w:delText>
        </w:r>
      </w:del>
      <w:ins w:id="2134" w:author="Moses, Robinson" w:date="2023-03-16T09:16:00Z">
        <w:r w:rsidR="0014696D">
          <w:t xml:space="preserve">will appear as </w:t>
        </w:r>
      </w:ins>
      <w:del w:id="2135" w:author="Moses, Robinson" w:date="2023-03-16T09:16:00Z">
        <w:r w:rsidDel="0014696D">
          <w:delText xml:space="preserve"> </w:delText>
        </w:r>
      </w:del>
      <w:r>
        <w:t>below.</w:t>
      </w:r>
    </w:p>
    <w:p w14:paraId="4967EAD7" w14:textId="74435D4B" w:rsidR="00570B77" w:rsidRPr="00CC5DFE" w:rsidDel="00B720D8" w:rsidRDefault="00570B77" w:rsidP="00570B77">
      <w:pPr>
        <w:rPr>
          <w:del w:id="2136" w:author="Moses, Robinson" w:date="2023-03-14T07:39:00Z"/>
        </w:rPr>
      </w:pPr>
    </w:p>
    <w:p w14:paraId="32A91CA3" w14:textId="77777777" w:rsidR="00570B77" w:rsidRDefault="00570B77" w:rsidP="002D13EA">
      <w:pPr>
        <w:pStyle w:val="Caption"/>
      </w:pPr>
      <w:bookmarkStart w:id="2137" w:name="_Toc6556897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37</w:t>
      </w:r>
      <w:r w:rsidRPr="36CE550C">
        <w:rPr>
          <w:noProof/>
        </w:rPr>
        <w:fldChar w:fldCharType="end"/>
      </w:r>
      <w:r w:rsidRPr="36CE550C">
        <w:t xml:space="preserve">: </w:t>
      </w:r>
      <w:r>
        <w:t>LOCATION SEARCH RESULTS SCREEN</w:t>
      </w:r>
      <w:bookmarkEnd w:id="2137"/>
    </w:p>
    <w:p w14:paraId="1CBC6D96" w14:textId="77777777" w:rsidR="00570B77" w:rsidRDefault="00570B77" w:rsidP="00B720D8">
      <w:pPr>
        <w:pStyle w:val="BodyText"/>
        <w:pPrChange w:id="2138" w:author="Moses, Robinson" w:date="2023-03-14T07:39:00Z">
          <w:pPr>
            <w:spacing w:after="0"/>
            <w:jc w:val="right"/>
          </w:pPr>
        </w:pPrChange>
      </w:pPr>
      <w:r>
        <w:rPr>
          <w:noProof/>
        </w:rPr>
        <w:drawing>
          <wp:inline distT="0" distB="0" distL="0" distR="0" wp14:anchorId="3EAE6199" wp14:editId="5DD611C1">
            <wp:extent cx="5943600" cy="1005840"/>
            <wp:effectExtent l="76200" t="76200" r="133350" b="13716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4DB34" w14:textId="77777777" w:rsidR="00570B77" w:rsidRDefault="00570B77" w:rsidP="00570B77">
      <w:pPr>
        <w:spacing w:after="0"/>
        <w:jc w:val="right"/>
      </w:pPr>
      <w:r>
        <w:rPr>
          <w:sz w:val="18"/>
        </w:rPr>
        <w:lastRenderedPageBreak/>
        <w:t xml:space="preserve"> </w:t>
      </w:r>
    </w:p>
    <w:p w14:paraId="124359D8" w14:textId="77777777" w:rsidR="00B720D8" w:rsidRDefault="00B720D8">
      <w:pPr>
        <w:rPr>
          <w:ins w:id="2139" w:author="Moses, Robinson" w:date="2023-03-14T07:39:00Z"/>
          <w:i/>
          <w:iCs/>
          <w:sz w:val="18"/>
          <w:szCs w:val="18"/>
        </w:rPr>
      </w:pPr>
      <w:bookmarkStart w:id="2140" w:name="_Toc65569035"/>
      <w:ins w:id="2141" w:author="Moses, Robinson" w:date="2023-03-14T07:39:00Z">
        <w:r>
          <w:br w:type="page"/>
        </w:r>
      </w:ins>
    </w:p>
    <w:p w14:paraId="321A06D9" w14:textId="2A5822FF" w:rsidR="00570B77" w:rsidRDefault="00570B77" w:rsidP="00A37044">
      <w:pPr>
        <w:pStyle w:val="Caption"/>
      </w:pPr>
      <w:r w:rsidRPr="002946F8">
        <w:rPr>
          <w:color w:val="auto"/>
        </w:rPr>
        <w:lastRenderedPageBreak/>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34</w:t>
      </w:r>
      <w:r w:rsidRPr="002946F8">
        <w:rPr>
          <w:color w:val="auto"/>
        </w:rPr>
        <w:fldChar w:fldCharType="end"/>
      </w:r>
      <w:r w:rsidRPr="002946F8">
        <w:rPr>
          <w:color w:val="auto"/>
        </w:rPr>
        <w:t xml:space="preserve">: </w:t>
      </w:r>
      <w:r>
        <w:t>LOCATION SEARCH RESULTS FIELD DESCRIPTIONS</w:t>
      </w:r>
      <w:bookmarkEnd w:id="214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8ABACCB"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B858C13"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5B7531" w14:textId="77777777" w:rsidR="00570B77" w:rsidRDefault="00570B77" w:rsidP="00A37044">
            <w:pPr>
              <w:pStyle w:val="TableHeading"/>
            </w:pPr>
            <w:r>
              <w:t xml:space="preserve">Description </w:t>
            </w:r>
          </w:p>
        </w:tc>
      </w:tr>
      <w:tr w:rsidR="00570B77" w14:paraId="4103691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D10D956" w14:textId="77777777" w:rsidR="00570B77" w:rsidRPr="00B720D8" w:rsidRDefault="00570B77" w:rsidP="00A37044">
            <w:pPr>
              <w:pStyle w:val="TableBody"/>
              <w:rPr>
                <w:b/>
                <w:bCs/>
                <w:rPrChange w:id="2142" w:author="Moses, Robinson" w:date="2023-03-14T07:40:00Z">
                  <w:rPr/>
                </w:rPrChange>
              </w:rPr>
            </w:pPr>
            <w:r w:rsidRPr="00B720D8">
              <w:rPr>
                <w:b/>
                <w:bCs/>
                <w:rPrChange w:id="2143" w:author="Moses, Robinson" w:date="2023-03-14T07:4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A6EA02B" w14:textId="77777777" w:rsidR="00570B77" w:rsidRPr="00453E7B" w:rsidRDefault="00570B77" w:rsidP="00A37044">
            <w:pPr>
              <w:pStyle w:val="TableBody"/>
              <w:rPr>
                <w:rFonts w:cstheme="minorHAnsi"/>
                <w:sz w:val="18"/>
                <w:szCs w:val="18"/>
              </w:rPr>
            </w:pPr>
            <w:r>
              <w:rPr>
                <w:rFonts w:cstheme="minorHAnsi"/>
                <w:sz w:val="18"/>
                <w:szCs w:val="18"/>
              </w:rPr>
              <w:t>Location ID.</w:t>
            </w:r>
          </w:p>
        </w:tc>
      </w:tr>
      <w:tr w:rsidR="00570B77" w14:paraId="77EA7E6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AE263AE" w14:textId="77777777" w:rsidR="00570B77" w:rsidRPr="00B720D8" w:rsidRDefault="00570B77" w:rsidP="00A37044">
            <w:pPr>
              <w:pStyle w:val="TableBody"/>
              <w:rPr>
                <w:b/>
                <w:bCs/>
                <w:rPrChange w:id="2144" w:author="Moses, Robinson" w:date="2023-03-14T07:40:00Z">
                  <w:rPr/>
                </w:rPrChange>
              </w:rPr>
            </w:pPr>
            <w:r w:rsidRPr="00B720D8">
              <w:rPr>
                <w:b/>
                <w:bCs/>
                <w:rPrChange w:id="2145" w:author="Moses, Robinson" w:date="2023-03-14T07:4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A16CE06" w14:textId="77777777" w:rsidR="00570B77" w:rsidRPr="00453E7B" w:rsidRDefault="00570B77" w:rsidP="00A37044">
            <w:pPr>
              <w:pStyle w:val="TableBody"/>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570B77" w14:paraId="463141C6"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A009839" w14:textId="77777777" w:rsidR="00570B77" w:rsidRPr="00B720D8" w:rsidRDefault="00570B77" w:rsidP="00A37044">
            <w:pPr>
              <w:pStyle w:val="TableBody"/>
              <w:rPr>
                <w:b/>
                <w:bCs/>
                <w:rPrChange w:id="2146" w:author="Moses, Robinson" w:date="2023-03-14T07:40:00Z">
                  <w:rPr/>
                </w:rPrChange>
              </w:rPr>
            </w:pPr>
            <w:r w:rsidRPr="00B720D8">
              <w:rPr>
                <w:b/>
                <w:bCs/>
                <w:rPrChange w:id="2147" w:author="Moses, Robinson" w:date="2023-03-14T07:40:00Z">
                  <w:rPr/>
                </w:rPrChange>
              </w:rPr>
              <w:t>View button</w:t>
            </w:r>
          </w:p>
        </w:tc>
        <w:tc>
          <w:tcPr>
            <w:tcW w:w="6194" w:type="dxa"/>
            <w:tcBorders>
              <w:top w:val="single" w:sz="4" w:space="0" w:color="000000"/>
              <w:left w:val="single" w:sz="4" w:space="0" w:color="000000"/>
              <w:bottom w:val="single" w:sz="4" w:space="0" w:color="000000"/>
              <w:right w:val="single" w:sz="4" w:space="0" w:color="000000"/>
            </w:tcBorders>
          </w:tcPr>
          <w:p w14:paraId="03DCBC52" w14:textId="788154AE" w:rsidR="00570B77" w:rsidRDefault="00570B77" w:rsidP="00A37044">
            <w:pPr>
              <w:pStyle w:val="TableBody"/>
              <w:rPr>
                <w:rFonts w:cstheme="minorHAnsi"/>
                <w:sz w:val="18"/>
                <w:szCs w:val="18"/>
              </w:rPr>
            </w:pPr>
            <w:r>
              <w:rPr>
                <w:rFonts w:cstheme="minorHAnsi"/>
                <w:sz w:val="18"/>
                <w:szCs w:val="18"/>
              </w:rPr>
              <w:t xml:space="preserve">Allows </w:t>
            </w:r>
            <w:ins w:id="2148" w:author="Moses, Robinson" w:date="2023-03-16T09:16:00Z">
              <w:r w:rsidR="0014696D">
                <w:rPr>
                  <w:rFonts w:cstheme="minorHAnsi"/>
                  <w:sz w:val="18"/>
                  <w:szCs w:val="18"/>
                </w:rPr>
                <w:t xml:space="preserve">the </w:t>
              </w:r>
            </w:ins>
            <w:r>
              <w:rPr>
                <w:rFonts w:cstheme="minorHAnsi"/>
                <w:sz w:val="18"/>
                <w:szCs w:val="18"/>
              </w:rPr>
              <w:t>user to see a list of the containers currently at that location.</w:t>
            </w:r>
          </w:p>
        </w:tc>
      </w:tr>
    </w:tbl>
    <w:p w14:paraId="3FD8EA33" w14:textId="5C539AFA" w:rsidR="00570B77" w:rsidRDefault="0014696D" w:rsidP="00A37044">
      <w:pPr>
        <w:pStyle w:val="Caption"/>
        <w:rPr>
          <w:ins w:id="2149" w:author="Moses, Robinson" w:date="2023-03-14T07:40:00Z"/>
          <w:color w:val="70AD47" w:themeColor="accent6"/>
        </w:rPr>
      </w:pPr>
      <w:hyperlink w:anchor="_CONTAINERS" w:history="1">
        <w:r w:rsidR="00570B77" w:rsidRPr="00A37044">
          <w:rPr>
            <w:rStyle w:val="Hyperlink"/>
            <w:color w:val="70AD47" w:themeColor="accent6"/>
          </w:rPr>
          <w:t>Return to: Containers</w:t>
        </w:r>
      </w:hyperlink>
      <w:r w:rsidR="00570B77" w:rsidRPr="00A37044">
        <w:rPr>
          <w:color w:val="70AD47" w:themeColor="accent6"/>
        </w:rPr>
        <w:t xml:space="preserve"> </w:t>
      </w:r>
    </w:p>
    <w:p w14:paraId="0E6D51A6" w14:textId="77777777" w:rsidR="00B720D8" w:rsidRPr="00B720D8" w:rsidRDefault="00B720D8" w:rsidP="00B720D8">
      <w:pPr>
        <w:rPr>
          <w:rPrChange w:id="2150" w:author="Moses, Robinson" w:date="2023-03-14T07:40:00Z">
            <w:rPr>
              <w:color w:val="70AD47" w:themeColor="accent6"/>
            </w:rPr>
          </w:rPrChange>
        </w:rPr>
        <w:pPrChange w:id="2151" w:author="Moses, Robinson" w:date="2023-03-14T07:40:00Z">
          <w:pPr>
            <w:pStyle w:val="Caption"/>
          </w:pPr>
        </w:pPrChange>
      </w:pPr>
    </w:p>
    <w:p w14:paraId="7F9D75A6" w14:textId="77777777" w:rsidR="00570B77" w:rsidRDefault="00570B77" w:rsidP="00570B77">
      <w:pPr>
        <w:pStyle w:val="Heading2"/>
      </w:pPr>
      <w:bookmarkStart w:id="2152" w:name="_Toc111643085"/>
      <w:bookmarkStart w:id="2153" w:name="_Toc129572305"/>
      <w:r>
        <w:t>CONTAINER ALERTS</w:t>
      </w:r>
      <w:bookmarkEnd w:id="2152"/>
      <w:bookmarkEnd w:id="2153"/>
    </w:p>
    <w:p w14:paraId="56B75A50" w14:textId="59156234" w:rsidR="00570B77" w:rsidRDefault="00570B77" w:rsidP="00A37044">
      <w:pPr>
        <w:pStyle w:val="BodyText"/>
      </w:pPr>
      <w:r w:rsidRPr="00B720D8">
        <w:rPr>
          <w:i/>
          <w:iCs/>
          <w:rPrChange w:id="2154" w:author="Moses, Robinson" w:date="2023-03-14T07:40:00Z">
            <w:rPr/>
          </w:rPrChange>
        </w:rPr>
        <w:t>Containers</w:t>
      </w:r>
      <w:r w:rsidRPr="00B720D8">
        <w:rPr>
          <w:rFonts w:ascii="Wingdings" w:eastAsia="Wingdings" w:hAnsi="Wingdings" w:cs="Wingdings"/>
          <w:i/>
          <w:iCs/>
          <w:sz w:val="16"/>
          <w:rPrChange w:id="2155" w:author="Moses, Robinson" w:date="2023-03-14T07:40:00Z">
            <w:rPr>
              <w:rFonts w:ascii="Wingdings" w:eastAsia="Wingdings" w:hAnsi="Wingdings" w:cs="Wingdings"/>
              <w:sz w:val="16"/>
            </w:rPr>
          </w:rPrChange>
        </w:rPr>
        <w:t></w:t>
      </w:r>
      <w:r w:rsidRPr="00B720D8">
        <w:rPr>
          <w:i/>
          <w:iCs/>
          <w:rPrChange w:id="2156" w:author="Moses, Robinson" w:date="2023-03-14T07:40:00Z">
            <w:rPr/>
          </w:rPrChange>
        </w:rPr>
        <w:t>Alerts</w:t>
      </w:r>
      <w:r>
        <w:t xml:space="preserve"> allow</w:t>
      </w:r>
      <w:del w:id="2157" w:author="Moses, Robinson" w:date="2023-03-16T09:16:00Z">
        <w:r w:rsidDel="0014696D">
          <w:delText>s</w:delText>
        </w:r>
      </w:del>
      <w:r>
        <w:t xml:space="preserve"> users to view alert messages regarding container actions. </w:t>
      </w:r>
      <w:r w:rsidRPr="00B720D8">
        <w:rPr>
          <w:b/>
          <w:bCs/>
          <w:u w:val="single"/>
          <w:rPrChange w:id="2158" w:author="Moses, Robinson" w:date="2023-03-14T07:40:00Z">
            <w:rPr/>
          </w:rPrChange>
        </w:rPr>
        <w:t>For example:</w:t>
      </w:r>
      <w:r>
        <w:t xml:space="preserve"> A container was marked present at a location (during Stock Taking), or a container was marked missing at an ATM when the order record said it should have been there.</w:t>
      </w:r>
    </w:p>
    <w:p w14:paraId="3E664050" w14:textId="77777777" w:rsidR="00570B77" w:rsidRDefault="00570B77" w:rsidP="00A37044">
      <w:pPr>
        <w:pStyle w:val="Caption"/>
      </w:pPr>
      <w:bookmarkStart w:id="2159" w:name="_Toc6556897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38</w:t>
      </w:r>
      <w:r w:rsidRPr="36CE550C">
        <w:rPr>
          <w:noProof/>
        </w:rPr>
        <w:fldChar w:fldCharType="end"/>
      </w:r>
      <w:r w:rsidRPr="36CE550C">
        <w:t xml:space="preserve">: </w:t>
      </w:r>
      <w:r>
        <w:t>CONTAINER ALERTS SCREEN</w:t>
      </w:r>
      <w:bookmarkEnd w:id="2159"/>
    </w:p>
    <w:p w14:paraId="73BE0990" w14:textId="77777777" w:rsidR="00570B77" w:rsidRDefault="00570B77" w:rsidP="00B720D8">
      <w:pPr>
        <w:pStyle w:val="BodyText"/>
        <w:pPrChange w:id="2160" w:author="Moses, Robinson" w:date="2023-03-14T07:41:00Z">
          <w:pPr>
            <w:spacing w:after="0"/>
            <w:jc w:val="center"/>
          </w:pPr>
        </w:pPrChange>
      </w:pPr>
      <w:r>
        <w:rPr>
          <w:noProof/>
        </w:rPr>
        <w:drawing>
          <wp:inline distT="0" distB="0" distL="0" distR="0" wp14:anchorId="1BBA2310" wp14:editId="6E689730">
            <wp:extent cx="5221190" cy="2249128"/>
            <wp:effectExtent l="76200" t="76200" r="132080" b="132715"/>
            <wp:docPr id="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27747" cy="225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1C49C" w14:textId="77777777" w:rsidR="00570B77" w:rsidRDefault="00570B77" w:rsidP="00570B77">
      <w:pPr>
        <w:spacing w:after="0"/>
        <w:jc w:val="right"/>
      </w:pPr>
      <w:r>
        <w:rPr>
          <w:sz w:val="18"/>
        </w:rPr>
        <w:t xml:space="preserve"> </w:t>
      </w:r>
    </w:p>
    <w:p w14:paraId="796072B4" w14:textId="77777777" w:rsidR="00570B77" w:rsidRDefault="00570B77" w:rsidP="00A37044">
      <w:pPr>
        <w:pStyle w:val="Caption"/>
      </w:pPr>
      <w:bookmarkStart w:id="2161" w:name="_Toc6556903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35</w:t>
      </w:r>
      <w:r w:rsidRPr="002946F8">
        <w:rPr>
          <w:color w:val="auto"/>
        </w:rPr>
        <w:fldChar w:fldCharType="end"/>
      </w:r>
      <w:r w:rsidRPr="002946F8">
        <w:rPr>
          <w:color w:val="auto"/>
        </w:rPr>
        <w:t xml:space="preserve">: </w:t>
      </w:r>
      <w:r>
        <w:t>CONTAINER ALERTS FIELD DESCRIPTIONS</w:t>
      </w:r>
      <w:bookmarkEnd w:id="216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E160740"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41D6206"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4632C1" w14:textId="77777777" w:rsidR="00570B77" w:rsidRDefault="00570B77" w:rsidP="00A37044">
            <w:pPr>
              <w:pStyle w:val="TableHeading"/>
            </w:pPr>
            <w:r>
              <w:t xml:space="preserve">Description </w:t>
            </w:r>
          </w:p>
        </w:tc>
      </w:tr>
      <w:tr w:rsidR="00570B77" w14:paraId="0472AE1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E212D3E" w14:textId="77777777" w:rsidR="00570B77" w:rsidRPr="00B720D8" w:rsidRDefault="00570B77" w:rsidP="00A37044">
            <w:pPr>
              <w:pStyle w:val="TableBody"/>
              <w:rPr>
                <w:b/>
                <w:bCs/>
                <w:rPrChange w:id="2162" w:author="Moses, Robinson" w:date="2023-03-14T07:41:00Z">
                  <w:rPr/>
                </w:rPrChange>
              </w:rPr>
            </w:pPr>
            <w:r w:rsidRPr="00B720D8">
              <w:rPr>
                <w:b/>
                <w:bCs/>
                <w:rPrChange w:id="2163" w:author="Moses, Robinson" w:date="2023-03-14T07:41:00Z">
                  <w:rPr/>
                </w:rPrChange>
              </w:rPr>
              <w:t>Timestamp</w:t>
            </w:r>
          </w:p>
        </w:tc>
        <w:tc>
          <w:tcPr>
            <w:tcW w:w="6194" w:type="dxa"/>
            <w:tcBorders>
              <w:top w:val="single" w:sz="3" w:space="0" w:color="000000"/>
              <w:left w:val="single" w:sz="4" w:space="0" w:color="000000"/>
              <w:bottom w:val="single" w:sz="4" w:space="0" w:color="000000"/>
              <w:right w:val="single" w:sz="4" w:space="0" w:color="000000"/>
            </w:tcBorders>
          </w:tcPr>
          <w:p w14:paraId="49D17B44" w14:textId="44A7345C" w:rsidR="00570B77" w:rsidRPr="00453E7B" w:rsidRDefault="00570B77" w:rsidP="00A37044">
            <w:pPr>
              <w:pStyle w:val="TableBody"/>
              <w:rPr>
                <w:rFonts w:cstheme="minorHAnsi"/>
                <w:sz w:val="18"/>
                <w:szCs w:val="18"/>
              </w:rPr>
            </w:pPr>
            <w:r>
              <w:rPr>
                <w:rFonts w:cstheme="minorHAnsi"/>
                <w:sz w:val="18"/>
                <w:szCs w:val="18"/>
              </w:rPr>
              <w:t xml:space="preserve">Date and time when the alert </w:t>
            </w:r>
            <w:del w:id="2164" w:author="Moses, Robinson" w:date="2023-03-14T07:41:00Z">
              <w:r w:rsidDel="00B720D8">
                <w:rPr>
                  <w:rFonts w:cstheme="minorHAnsi"/>
                  <w:sz w:val="18"/>
                  <w:szCs w:val="18"/>
                </w:rPr>
                <w:delText>was</w:delText>
              </w:r>
            </w:del>
            <w:ins w:id="2165" w:author="Moses, Robinson" w:date="2023-03-14T07:41:00Z">
              <w:r w:rsidR="00B720D8">
                <w:rPr>
                  <w:rFonts w:cstheme="minorHAnsi"/>
                  <w:sz w:val="18"/>
                  <w:szCs w:val="18"/>
                </w:rPr>
                <w:t>w</w:t>
              </w:r>
            </w:ins>
            <w:ins w:id="2166" w:author="Moses, Robinson" w:date="2023-03-16T09:17:00Z">
              <w:r w:rsidR="0014696D">
                <w:rPr>
                  <w:rFonts w:cstheme="minorHAnsi"/>
                  <w:sz w:val="18"/>
                  <w:szCs w:val="18"/>
                </w:rPr>
                <w:t>as</w:t>
              </w:r>
            </w:ins>
            <w:r>
              <w:rPr>
                <w:rFonts w:cstheme="minorHAnsi"/>
                <w:sz w:val="18"/>
                <w:szCs w:val="18"/>
              </w:rPr>
              <w:t xml:space="preserve"> generated.</w:t>
            </w:r>
          </w:p>
        </w:tc>
      </w:tr>
      <w:tr w:rsidR="00570B77" w14:paraId="0654844C" w14:textId="77777777" w:rsidTr="00A37044">
        <w:trPr>
          <w:trHeight w:val="480"/>
        </w:trPr>
        <w:tc>
          <w:tcPr>
            <w:tcW w:w="1881" w:type="dxa"/>
            <w:tcBorders>
              <w:top w:val="single" w:sz="4" w:space="0" w:color="000000"/>
              <w:left w:val="single" w:sz="4" w:space="0" w:color="000000"/>
              <w:bottom w:val="single" w:sz="4" w:space="0" w:color="000000"/>
              <w:right w:val="single" w:sz="4" w:space="0" w:color="000000"/>
            </w:tcBorders>
          </w:tcPr>
          <w:p w14:paraId="3E8D0EF5" w14:textId="77777777" w:rsidR="00570B77" w:rsidRPr="00B720D8" w:rsidRDefault="00570B77" w:rsidP="00A37044">
            <w:pPr>
              <w:pStyle w:val="TableBody"/>
              <w:rPr>
                <w:b/>
                <w:bCs/>
                <w:rPrChange w:id="2167" w:author="Moses, Robinson" w:date="2023-03-14T07:41:00Z">
                  <w:rPr/>
                </w:rPrChange>
              </w:rPr>
            </w:pPr>
            <w:r w:rsidRPr="00B720D8">
              <w:rPr>
                <w:b/>
                <w:bCs/>
                <w:rPrChange w:id="2168" w:author="Moses, Robinson" w:date="2023-03-14T07:41:00Z">
                  <w:rPr/>
                </w:rPrChange>
              </w:rPr>
              <w:t>User</w:t>
            </w:r>
          </w:p>
        </w:tc>
        <w:tc>
          <w:tcPr>
            <w:tcW w:w="6194" w:type="dxa"/>
            <w:tcBorders>
              <w:top w:val="single" w:sz="4" w:space="0" w:color="000000"/>
              <w:left w:val="single" w:sz="4" w:space="0" w:color="000000"/>
              <w:bottom w:val="single" w:sz="4" w:space="0" w:color="000000"/>
              <w:right w:val="single" w:sz="4" w:space="0" w:color="000000"/>
            </w:tcBorders>
          </w:tcPr>
          <w:p w14:paraId="448390BD" w14:textId="3EFE917C" w:rsidR="00570B77" w:rsidRPr="00453E7B" w:rsidRDefault="00570B77" w:rsidP="00A37044">
            <w:pPr>
              <w:pStyle w:val="TableBody"/>
              <w:rPr>
                <w:rFonts w:cstheme="minorHAnsi"/>
                <w:sz w:val="18"/>
                <w:szCs w:val="18"/>
              </w:rPr>
            </w:pPr>
            <w:r>
              <w:rPr>
                <w:rFonts w:cstheme="minorHAnsi"/>
                <w:sz w:val="18"/>
                <w:szCs w:val="18"/>
              </w:rPr>
              <w:t xml:space="preserve">The user who executed the action </w:t>
            </w:r>
            <w:del w:id="2169" w:author="Moses, Robinson" w:date="2023-03-16T09:17:00Z">
              <w:r w:rsidDel="0014696D">
                <w:rPr>
                  <w:rFonts w:cstheme="minorHAnsi"/>
                  <w:sz w:val="18"/>
                  <w:szCs w:val="18"/>
                </w:rPr>
                <w:delText xml:space="preserve">which </w:delText>
              </w:r>
            </w:del>
            <w:r>
              <w:rPr>
                <w:rFonts w:cstheme="minorHAnsi"/>
                <w:sz w:val="18"/>
                <w:szCs w:val="18"/>
              </w:rPr>
              <w:t>generated this alert.</w:t>
            </w:r>
            <w:r w:rsidRPr="00453E7B">
              <w:rPr>
                <w:rFonts w:cstheme="minorHAnsi"/>
                <w:sz w:val="18"/>
                <w:szCs w:val="18"/>
              </w:rPr>
              <w:t xml:space="preserve"> </w:t>
            </w:r>
          </w:p>
        </w:tc>
      </w:tr>
      <w:tr w:rsidR="00570B77" w14:paraId="6B983F4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363FEB8" w14:textId="77777777" w:rsidR="00570B77" w:rsidRPr="00B720D8" w:rsidRDefault="00570B77" w:rsidP="00A37044">
            <w:pPr>
              <w:pStyle w:val="TableBody"/>
              <w:rPr>
                <w:b/>
                <w:bCs/>
                <w:rPrChange w:id="2170" w:author="Moses, Robinson" w:date="2023-03-14T07:41:00Z">
                  <w:rPr/>
                </w:rPrChange>
              </w:rPr>
            </w:pPr>
            <w:r w:rsidRPr="00B720D8">
              <w:rPr>
                <w:b/>
                <w:bCs/>
                <w:rPrChange w:id="2171" w:author="Moses, Robinson" w:date="2023-03-14T07:41:00Z">
                  <w:rPr/>
                </w:rPrChange>
              </w:rPr>
              <w:t>Container ID</w:t>
            </w:r>
          </w:p>
        </w:tc>
        <w:tc>
          <w:tcPr>
            <w:tcW w:w="6194" w:type="dxa"/>
            <w:tcBorders>
              <w:top w:val="single" w:sz="4" w:space="0" w:color="000000"/>
              <w:left w:val="single" w:sz="4" w:space="0" w:color="000000"/>
              <w:bottom w:val="single" w:sz="4" w:space="0" w:color="000000"/>
              <w:right w:val="single" w:sz="4" w:space="0" w:color="000000"/>
            </w:tcBorders>
          </w:tcPr>
          <w:p w14:paraId="5E2FD200" w14:textId="77777777" w:rsidR="00570B77" w:rsidRPr="00453E7B" w:rsidRDefault="00570B77" w:rsidP="00A37044">
            <w:pPr>
              <w:pStyle w:val="TableBody"/>
              <w:rPr>
                <w:rFonts w:cstheme="minorHAnsi"/>
                <w:sz w:val="18"/>
                <w:szCs w:val="18"/>
              </w:rPr>
            </w:pPr>
            <w:r>
              <w:rPr>
                <w:rFonts w:cstheme="minorHAnsi"/>
                <w:sz w:val="18"/>
                <w:szCs w:val="18"/>
              </w:rPr>
              <w:t>The container involved in whatever action caused this alert.</w:t>
            </w:r>
            <w:r w:rsidRPr="00453E7B">
              <w:rPr>
                <w:rFonts w:cstheme="minorHAnsi"/>
                <w:sz w:val="18"/>
                <w:szCs w:val="18"/>
              </w:rPr>
              <w:t xml:space="preserve"> </w:t>
            </w:r>
          </w:p>
        </w:tc>
      </w:tr>
      <w:tr w:rsidR="00570B77" w14:paraId="2175910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ABFD172" w14:textId="77777777" w:rsidR="00570B77" w:rsidRPr="00B720D8" w:rsidRDefault="00570B77" w:rsidP="00A37044">
            <w:pPr>
              <w:pStyle w:val="TableBody"/>
              <w:rPr>
                <w:b/>
                <w:bCs/>
                <w:rPrChange w:id="2172" w:author="Moses, Robinson" w:date="2023-03-14T07:41:00Z">
                  <w:rPr/>
                </w:rPrChange>
              </w:rPr>
            </w:pPr>
            <w:r w:rsidRPr="00B720D8">
              <w:rPr>
                <w:b/>
                <w:bCs/>
                <w:rPrChange w:id="2173" w:author="Moses, Robinson" w:date="2023-03-14T07:41:00Z">
                  <w:rPr/>
                </w:rPrChange>
              </w:rPr>
              <w:lastRenderedPageBreak/>
              <w:t>Type</w:t>
            </w:r>
          </w:p>
        </w:tc>
        <w:tc>
          <w:tcPr>
            <w:tcW w:w="6194" w:type="dxa"/>
            <w:tcBorders>
              <w:top w:val="single" w:sz="4" w:space="0" w:color="000000"/>
              <w:left w:val="single" w:sz="4" w:space="0" w:color="000000"/>
              <w:bottom w:val="single" w:sz="4" w:space="0" w:color="000000"/>
              <w:right w:val="single" w:sz="4" w:space="0" w:color="000000"/>
            </w:tcBorders>
          </w:tcPr>
          <w:p w14:paraId="3BD2CFAA" w14:textId="77777777" w:rsidR="00570B77" w:rsidRDefault="00570B77" w:rsidP="00A37044">
            <w:pPr>
              <w:pStyle w:val="TableBody"/>
              <w:rPr>
                <w:rFonts w:cstheme="minorHAnsi"/>
                <w:sz w:val="18"/>
                <w:szCs w:val="18"/>
              </w:rPr>
            </w:pPr>
            <w:r>
              <w:rPr>
                <w:rFonts w:cstheme="minorHAnsi"/>
                <w:sz w:val="18"/>
                <w:szCs w:val="18"/>
              </w:rPr>
              <w:t>Type of Alert. Info, Warn, or Severe.</w:t>
            </w:r>
          </w:p>
        </w:tc>
      </w:tr>
      <w:tr w:rsidR="00570B77" w14:paraId="352AF0C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648FB47" w14:textId="77777777" w:rsidR="00570B77" w:rsidRPr="00B720D8" w:rsidRDefault="00570B77" w:rsidP="00A37044">
            <w:pPr>
              <w:pStyle w:val="TableBody"/>
              <w:rPr>
                <w:b/>
                <w:bCs/>
                <w:rPrChange w:id="2174" w:author="Moses, Robinson" w:date="2023-03-14T07:41:00Z">
                  <w:rPr/>
                </w:rPrChange>
              </w:rPr>
            </w:pPr>
            <w:r w:rsidRPr="00B720D8">
              <w:rPr>
                <w:b/>
                <w:bCs/>
                <w:rPrChange w:id="2175" w:author="Moses, Robinson" w:date="2023-03-14T07:41:00Z">
                  <w:rPr/>
                </w:rPrChange>
              </w:rPr>
              <w:t>Message</w:t>
            </w:r>
          </w:p>
        </w:tc>
        <w:tc>
          <w:tcPr>
            <w:tcW w:w="6194" w:type="dxa"/>
            <w:tcBorders>
              <w:top w:val="single" w:sz="4" w:space="0" w:color="000000"/>
              <w:left w:val="single" w:sz="4" w:space="0" w:color="000000"/>
              <w:bottom w:val="single" w:sz="4" w:space="0" w:color="000000"/>
              <w:right w:val="single" w:sz="4" w:space="0" w:color="000000"/>
            </w:tcBorders>
          </w:tcPr>
          <w:p w14:paraId="28DCAECF" w14:textId="64891683" w:rsidR="00570B77" w:rsidRDefault="00570B77" w:rsidP="00A37044">
            <w:pPr>
              <w:pStyle w:val="TableBody"/>
              <w:rPr>
                <w:rFonts w:cstheme="minorHAnsi"/>
                <w:sz w:val="18"/>
                <w:szCs w:val="18"/>
              </w:rPr>
            </w:pPr>
            <w:r>
              <w:rPr>
                <w:rFonts w:cstheme="minorHAnsi"/>
                <w:sz w:val="18"/>
                <w:szCs w:val="18"/>
              </w:rPr>
              <w:t xml:space="preserve">Description of </w:t>
            </w:r>
            <w:del w:id="2176" w:author="Moses, Robinson" w:date="2023-03-14T07:42:00Z">
              <w:r w:rsidDel="00B720D8">
                <w:rPr>
                  <w:rFonts w:cstheme="minorHAnsi"/>
                  <w:sz w:val="18"/>
                  <w:szCs w:val="18"/>
                </w:rPr>
                <w:delText>what happened</w:delText>
              </w:r>
            </w:del>
            <w:ins w:id="2177" w:author="Moses, Robinson" w:date="2023-03-14T07:42:00Z">
              <w:r w:rsidR="00B720D8">
                <w:rPr>
                  <w:rFonts w:cstheme="minorHAnsi"/>
                  <w:sz w:val="18"/>
                  <w:szCs w:val="18"/>
                </w:rPr>
                <w:t>the incident</w:t>
              </w:r>
            </w:ins>
            <w:r>
              <w:rPr>
                <w:rFonts w:cstheme="minorHAnsi"/>
                <w:sz w:val="18"/>
                <w:szCs w:val="18"/>
              </w:rPr>
              <w:t>.</w:t>
            </w:r>
          </w:p>
        </w:tc>
      </w:tr>
    </w:tbl>
    <w:bookmarkStart w:id="2178" w:name="_Hlk54168593"/>
    <w:p w14:paraId="4A8640A5" w14:textId="77777777" w:rsidR="00570B77" w:rsidRPr="00D745E1" w:rsidRDefault="00570B77" w:rsidP="00D745E1">
      <w:pPr>
        <w:pStyle w:val="Caption"/>
        <w:rPr>
          <w:color w:val="70AD47" w:themeColor="accent6"/>
        </w:rPr>
      </w:pPr>
      <w:r w:rsidRPr="00D745E1">
        <w:fldChar w:fldCharType="begin"/>
      </w:r>
      <w:r w:rsidRPr="00D745E1">
        <w:rPr>
          <w:color w:val="70AD47" w:themeColor="accent6"/>
        </w:rPr>
        <w:instrText xml:space="preserve"> HYPERLINK \l "_CONTAINERS" </w:instrText>
      </w:r>
      <w:r w:rsidRPr="00D745E1">
        <w:fldChar w:fldCharType="separate"/>
      </w:r>
      <w:r w:rsidRPr="00D745E1">
        <w:rPr>
          <w:rStyle w:val="Hyperlink"/>
          <w:color w:val="70AD47" w:themeColor="accent6"/>
        </w:rPr>
        <w:t>Return to: Containers</w:t>
      </w:r>
      <w:r w:rsidRPr="00D745E1">
        <w:rPr>
          <w:rStyle w:val="Hyperlink"/>
          <w:color w:val="70AD47" w:themeColor="accent6"/>
        </w:rPr>
        <w:fldChar w:fldCharType="end"/>
      </w:r>
      <w:r w:rsidRPr="00D745E1">
        <w:rPr>
          <w:color w:val="70AD47" w:themeColor="accent6"/>
        </w:rPr>
        <w:t xml:space="preserve"> </w:t>
      </w:r>
    </w:p>
    <w:bookmarkEnd w:id="2178"/>
    <w:p w14:paraId="1B6AD2A9" w14:textId="77777777" w:rsidR="00570B77" w:rsidRDefault="00570B77" w:rsidP="00570B77"/>
    <w:p w14:paraId="6C205344" w14:textId="77777777" w:rsidR="00570B77" w:rsidRDefault="00570B77" w:rsidP="00570B77"/>
    <w:p w14:paraId="2F27488C" w14:textId="77777777" w:rsidR="00570B77" w:rsidRDefault="00570B77" w:rsidP="00570B77">
      <w:pPr>
        <w:pStyle w:val="Heading1"/>
        <w:ind w:left="-5"/>
      </w:pPr>
      <w:bookmarkStart w:id="2179" w:name="_REPORTS"/>
      <w:bookmarkStart w:id="2180" w:name="_Toc111643086"/>
      <w:bookmarkStart w:id="2181" w:name="_Toc129572306"/>
      <w:bookmarkEnd w:id="2179"/>
      <w:r>
        <w:lastRenderedPageBreak/>
        <w:t>REPORTS</w:t>
      </w:r>
      <w:bookmarkEnd w:id="2180"/>
      <w:bookmarkEnd w:id="2181"/>
      <w:r>
        <w:t xml:space="preserve"> </w:t>
      </w:r>
    </w:p>
    <w:p w14:paraId="5BF12EC2" w14:textId="5EE65262" w:rsidR="00B720D8" w:rsidRDefault="00570B77" w:rsidP="00B720D8">
      <w:pPr>
        <w:pStyle w:val="BodyText"/>
        <w:rPr>
          <w:ins w:id="2182" w:author="Moses, Robinson" w:date="2023-03-14T07:43:00Z"/>
        </w:rPr>
      </w:pPr>
      <w:del w:id="2183" w:author="Moses, Robinson" w:date="2023-03-16T09:17:00Z">
        <w:r w:rsidDel="0014696D">
          <w:delText xml:space="preserve">Reports </w:delText>
        </w:r>
      </w:del>
      <w:ins w:id="2184" w:author="Moses, Robinson" w:date="2023-03-16T09:17:00Z">
        <w:r w:rsidR="0014696D">
          <w:t xml:space="preserve">The </w:t>
        </w:r>
      </w:ins>
      <w:ins w:id="2185" w:author="Moses, Robinson" w:date="2023-03-16T09:18:00Z">
        <w:r w:rsidR="0014696D">
          <w:t>R</w:t>
        </w:r>
      </w:ins>
      <w:ins w:id="2186" w:author="Moses, Robinson" w:date="2023-03-16T09:17:00Z">
        <w:r w:rsidR="0014696D">
          <w:t xml:space="preserve">eports </w:t>
        </w:r>
      </w:ins>
      <w:r>
        <w:t xml:space="preserve">tab shows various reporting options. </w:t>
      </w:r>
    </w:p>
    <w:p w14:paraId="1116EB9E" w14:textId="3270918C" w:rsidR="00570B77" w:rsidRDefault="00570B77" w:rsidP="00B720D8">
      <w:pPr>
        <w:pStyle w:val="Note"/>
        <w:rPr>
          <w:ins w:id="2187" w:author="Moses, Robinson" w:date="2023-03-14T07:44:00Z"/>
        </w:rPr>
      </w:pPr>
      <w:del w:id="2188" w:author="Moses, Robinson" w:date="2023-03-14T07:43:00Z">
        <w:r w:rsidRPr="00B720D8" w:rsidDel="00B720D8">
          <w:rPr>
            <w:b/>
            <w:bCs/>
            <w:rPrChange w:id="2189" w:author="Moses, Robinson" w:date="2023-03-14T07:44:00Z">
              <w:rPr/>
            </w:rPrChange>
          </w:rPr>
          <w:delText>Please n</w:delText>
        </w:r>
      </w:del>
      <w:ins w:id="2190" w:author="Moses, Robinson" w:date="2023-03-14T07:44:00Z">
        <w:r w:rsidR="00B720D8" w:rsidRPr="00B720D8">
          <w:rPr>
            <w:b/>
            <w:bCs/>
            <w:rPrChange w:id="2191" w:author="Moses, Robinson" w:date="2023-03-14T07:44:00Z">
              <w:rPr/>
            </w:rPrChange>
          </w:rPr>
          <w:t>N</w:t>
        </w:r>
      </w:ins>
      <w:r w:rsidRPr="00B720D8">
        <w:rPr>
          <w:b/>
          <w:bCs/>
          <w:rPrChange w:id="2192" w:author="Moses, Robinson" w:date="2023-03-14T07:44:00Z">
            <w:rPr/>
          </w:rPrChange>
        </w:rPr>
        <w:t>ote</w:t>
      </w:r>
      <w:ins w:id="2193" w:author="Moses, Robinson" w:date="2023-03-14T07:44:00Z">
        <w:r w:rsidR="00B720D8">
          <w:t>:</w:t>
        </w:r>
      </w:ins>
      <w:r>
        <w:t xml:space="preserve"> </w:t>
      </w:r>
      <w:del w:id="2194" w:author="Moses, Robinson" w:date="2023-03-14T07:44:00Z">
        <w:r w:rsidDel="00B720D8">
          <w:delText xml:space="preserve">that </w:delText>
        </w:r>
      </w:del>
      <w:ins w:id="2195" w:author="Moses, Robinson" w:date="2023-03-14T07:44:00Z">
        <w:r w:rsidR="00B720D8">
          <w:t xml:space="preserve">The </w:t>
        </w:r>
      </w:ins>
      <w:r>
        <w:t>reports may be enabled or disabled by your institution.</w:t>
      </w:r>
    </w:p>
    <w:p w14:paraId="238C854C" w14:textId="77777777" w:rsidR="00B720D8" w:rsidRPr="00B720D8" w:rsidRDefault="00B720D8" w:rsidP="00B720D8">
      <w:pPr>
        <w:pStyle w:val="BodyText"/>
        <w:pPrChange w:id="2196" w:author="Moses, Robinson" w:date="2023-03-14T07:44:00Z">
          <w:pPr>
            <w:spacing w:after="198" w:line="256" w:lineRule="auto"/>
            <w:ind w:left="-5" w:right="68" w:hanging="10"/>
          </w:pPr>
        </w:pPrChange>
      </w:pPr>
    </w:p>
    <w:p w14:paraId="3759CE30" w14:textId="77777777" w:rsidR="00570B77" w:rsidRDefault="00570B77" w:rsidP="00570B77">
      <w:pPr>
        <w:pStyle w:val="Heading2"/>
      </w:pPr>
      <w:bookmarkStart w:id="2197" w:name="_Toc111643087"/>
      <w:bookmarkStart w:id="2198" w:name="_Toc129572307"/>
      <w:r>
        <w:t>ROUTE PLAN SUMMARY REPORT</w:t>
      </w:r>
      <w:bookmarkEnd w:id="2197"/>
      <w:bookmarkEnd w:id="2198"/>
      <w:r>
        <w:t xml:space="preserve"> </w:t>
      </w:r>
    </w:p>
    <w:p w14:paraId="0B47CD59" w14:textId="77777777" w:rsidR="00570B77" w:rsidRDefault="00570B77" w:rsidP="00D745E1">
      <w:pPr>
        <w:pStyle w:val="Caption"/>
      </w:pPr>
      <w:bookmarkStart w:id="2199" w:name="_Toc6556897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39</w:t>
      </w:r>
      <w:r w:rsidRPr="36CE550C">
        <w:rPr>
          <w:noProof/>
        </w:rPr>
        <w:fldChar w:fldCharType="end"/>
      </w:r>
      <w:r w:rsidRPr="36CE550C">
        <w:t xml:space="preserve">: </w:t>
      </w:r>
      <w:r>
        <w:t>ROUTE PLAN SUMMARY REPORT</w:t>
      </w:r>
      <w:bookmarkEnd w:id="2199"/>
    </w:p>
    <w:p w14:paraId="5C9D94DD" w14:textId="77777777" w:rsidR="00570B77" w:rsidRDefault="00570B77" w:rsidP="00B720D8">
      <w:pPr>
        <w:pStyle w:val="BodyText"/>
        <w:pPrChange w:id="2200" w:author="Moses, Robinson" w:date="2023-03-14T07:44:00Z">
          <w:pPr>
            <w:spacing w:after="0"/>
            <w:ind w:right="1080"/>
            <w:jc w:val="center"/>
          </w:pPr>
        </w:pPrChange>
      </w:pPr>
      <w:r w:rsidRPr="00B720D8">
        <w:rPr>
          <w:rPrChange w:id="2201" w:author="Moses, Robinson" w:date="2023-03-14T07:44:00Z">
            <w:rPr>
              <w:noProof/>
            </w:rPr>
          </w:rPrChange>
        </w:rPr>
        <w:drawing>
          <wp:inline distT="0" distB="0" distL="0" distR="0" wp14:anchorId="7C37EDB0" wp14:editId="1C3D123C">
            <wp:extent cx="4730786" cy="2191021"/>
            <wp:effectExtent l="76200" t="76200" r="127000" b="133350"/>
            <wp:docPr id="585516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734021" cy="2192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464D1B5" w14:textId="24495ADE" w:rsidR="00570B77" w:rsidDel="00B720D8" w:rsidRDefault="00570B77" w:rsidP="00570B77">
      <w:pPr>
        <w:spacing w:after="190" w:line="263" w:lineRule="auto"/>
        <w:ind w:left="-5" w:hanging="10"/>
        <w:rPr>
          <w:del w:id="2202" w:author="Moses, Robinson" w:date="2023-03-14T07:43:00Z"/>
        </w:rPr>
      </w:pPr>
    </w:p>
    <w:p w14:paraId="4ACDC40D" w14:textId="77777777" w:rsidR="00570B77" w:rsidRDefault="00570B77" w:rsidP="00D745E1">
      <w:pPr>
        <w:pStyle w:val="Caption"/>
      </w:pPr>
      <w:bookmarkStart w:id="2203" w:name="_Toc6556903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36</w:t>
      </w:r>
      <w:r w:rsidRPr="002946F8">
        <w:rPr>
          <w:color w:val="auto"/>
        </w:rPr>
        <w:fldChar w:fldCharType="end"/>
      </w:r>
      <w:r w:rsidRPr="002946F8">
        <w:rPr>
          <w:color w:val="auto"/>
        </w:rPr>
        <w:t xml:space="preserve">: </w:t>
      </w:r>
      <w:r>
        <w:t>ROUTE PLAN SUMMARY REPORT FIELD DESCRIPTIONS</w:t>
      </w:r>
      <w:bookmarkEnd w:id="220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350F17" w14:textId="77777777" w:rsidTr="00D745E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2E70282" w14:textId="77777777" w:rsidR="00570B77" w:rsidRDefault="00570B77" w:rsidP="00D745E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5822A0" w14:textId="77777777" w:rsidR="00570B77" w:rsidRDefault="00570B77" w:rsidP="00D745E1">
            <w:pPr>
              <w:pStyle w:val="TableHeading"/>
            </w:pPr>
            <w:r>
              <w:t xml:space="preserve">Description </w:t>
            </w:r>
          </w:p>
        </w:tc>
      </w:tr>
      <w:tr w:rsidR="00570B77" w14:paraId="0DE405F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990E3AE" w14:textId="77777777" w:rsidR="00570B77" w:rsidRPr="00B720D8" w:rsidRDefault="00570B77" w:rsidP="00D745E1">
            <w:pPr>
              <w:pStyle w:val="TableBody"/>
              <w:rPr>
                <w:b/>
                <w:bCs/>
                <w:rPrChange w:id="2204" w:author="Moses, Robinson" w:date="2023-03-14T07:43:00Z">
                  <w:rPr/>
                </w:rPrChange>
              </w:rPr>
            </w:pPr>
            <w:r w:rsidRPr="00B720D8">
              <w:rPr>
                <w:b/>
                <w:bCs/>
                <w:rPrChange w:id="2205" w:author="Moses, Robinson" w:date="2023-03-14T07:43:00Z">
                  <w:rPr/>
                </w:rPrChange>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467B93DB" w14:textId="77777777" w:rsidR="00570B77" w:rsidRPr="006C3C2E" w:rsidRDefault="00570B77" w:rsidP="00D745E1">
            <w:pPr>
              <w:pStyle w:val="TableBody"/>
              <w:rPr>
                <w:rFonts w:cstheme="minorHAnsi"/>
                <w:sz w:val="18"/>
                <w:szCs w:val="18"/>
              </w:rPr>
            </w:pPr>
            <w:r w:rsidRPr="006C3C2E">
              <w:rPr>
                <w:sz w:val="18"/>
                <w:szCs w:val="18"/>
              </w:rPr>
              <w:t xml:space="preserve">Sequence of stops </w:t>
            </w:r>
          </w:p>
        </w:tc>
      </w:tr>
      <w:tr w:rsidR="00570B77" w14:paraId="1897460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FC57A31" w14:textId="77777777" w:rsidR="00570B77" w:rsidRPr="00B720D8" w:rsidRDefault="00570B77" w:rsidP="00D745E1">
            <w:pPr>
              <w:pStyle w:val="TableBody"/>
              <w:rPr>
                <w:b/>
                <w:bCs/>
                <w:rPrChange w:id="2206" w:author="Moses, Robinson" w:date="2023-03-14T07:43:00Z">
                  <w:rPr/>
                </w:rPrChange>
              </w:rPr>
            </w:pPr>
            <w:r w:rsidRPr="00B720D8">
              <w:rPr>
                <w:b/>
                <w:bCs/>
                <w:rPrChange w:id="2207" w:author="Moses, Robinson" w:date="2023-03-14T07:43: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EDA31C" w14:textId="77777777" w:rsidR="00570B77" w:rsidRPr="006C3C2E" w:rsidRDefault="00570B77" w:rsidP="00D745E1">
            <w:pPr>
              <w:pStyle w:val="TableBody"/>
              <w:rPr>
                <w:rFonts w:cstheme="minorHAnsi"/>
                <w:sz w:val="18"/>
                <w:szCs w:val="18"/>
              </w:rPr>
            </w:pPr>
            <w:r w:rsidRPr="006C3C2E">
              <w:rPr>
                <w:sz w:val="18"/>
                <w:szCs w:val="18"/>
              </w:rPr>
              <w:t xml:space="preserve">Cashpoint ID of the location being visited </w:t>
            </w:r>
          </w:p>
        </w:tc>
      </w:tr>
      <w:tr w:rsidR="00570B77" w14:paraId="60E16AD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E659696" w14:textId="77777777" w:rsidR="00570B77" w:rsidRPr="00B720D8" w:rsidRDefault="00570B77" w:rsidP="00D745E1">
            <w:pPr>
              <w:pStyle w:val="TableBody"/>
              <w:rPr>
                <w:b/>
                <w:bCs/>
                <w:rPrChange w:id="2208" w:author="Moses, Robinson" w:date="2023-03-14T07:43:00Z">
                  <w:rPr/>
                </w:rPrChange>
              </w:rPr>
            </w:pPr>
            <w:r w:rsidRPr="00B720D8">
              <w:rPr>
                <w:b/>
                <w:bCs/>
                <w:rPrChange w:id="2209" w:author="Moses, Robinson" w:date="2023-03-14T07:43:00Z">
                  <w:rPr/>
                </w:rPrChange>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A4EECDC" w14:textId="77777777" w:rsidR="00570B77" w:rsidRPr="006C3C2E" w:rsidRDefault="00570B77" w:rsidP="00D745E1">
            <w:pPr>
              <w:pStyle w:val="TableBody"/>
              <w:rPr>
                <w:rFonts w:cstheme="minorHAnsi"/>
                <w:sz w:val="18"/>
                <w:szCs w:val="18"/>
              </w:rPr>
            </w:pPr>
            <w:r w:rsidRPr="006C3C2E">
              <w:rPr>
                <w:sz w:val="18"/>
                <w:szCs w:val="18"/>
              </w:rPr>
              <w:t xml:space="preserve">Cashpoint Name of the location being visited </w:t>
            </w:r>
          </w:p>
        </w:tc>
      </w:tr>
      <w:tr w:rsidR="00570B77" w14:paraId="6C2459E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2CCBFC7" w14:textId="77777777" w:rsidR="00570B77" w:rsidRPr="00B720D8" w:rsidRDefault="00570B77" w:rsidP="00D745E1">
            <w:pPr>
              <w:pStyle w:val="TableBody"/>
              <w:rPr>
                <w:b/>
                <w:bCs/>
                <w:rPrChange w:id="2210" w:author="Moses, Robinson" w:date="2023-03-14T07:43:00Z">
                  <w:rPr/>
                </w:rPrChange>
              </w:rPr>
            </w:pPr>
            <w:r w:rsidRPr="00B720D8">
              <w:rPr>
                <w:b/>
                <w:bCs/>
                <w:rPrChange w:id="2211" w:author="Moses, Robinson" w:date="2023-03-14T07:43:00Z">
                  <w:rPr/>
                </w:rPrChange>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43E610EE" w14:textId="4247C014" w:rsidR="00570B77" w:rsidRPr="006C3C2E" w:rsidRDefault="00570B77" w:rsidP="00D745E1">
            <w:pPr>
              <w:pStyle w:val="TableBody"/>
              <w:rPr>
                <w:rFonts w:cstheme="minorHAnsi"/>
                <w:sz w:val="18"/>
                <w:szCs w:val="18"/>
              </w:rPr>
            </w:pPr>
            <w:r w:rsidRPr="006C3C2E">
              <w:rPr>
                <w:sz w:val="18"/>
                <w:szCs w:val="18"/>
              </w:rPr>
              <w:t xml:space="preserve">Additional info regarding the cashpoint. </w:t>
            </w:r>
            <w:del w:id="2212" w:author="Moses, Robinson" w:date="2023-03-14T07:45:00Z">
              <w:r w:rsidRPr="006C3C2E" w:rsidDel="00B720D8">
                <w:rPr>
                  <w:sz w:val="18"/>
                  <w:szCs w:val="18"/>
                </w:rPr>
                <w:delText xml:space="preserve">Meaning </w:delText>
              </w:r>
            </w:del>
            <w:ins w:id="2213" w:author="Moses, Robinson" w:date="2023-03-14T07:45:00Z">
              <w:r w:rsidR="00B720D8">
                <w:rPr>
                  <w:sz w:val="18"/>
                  <w:szCs w:val="18"/>
                </w:rPr>
                <w:t>Definition</w:t>
              </w:r>
              <w:r w:rsidR="00B720D8" w:rsidRPr="006C3C2E">
                <w:rPr>
                  <w:sz w:val="18"/>
                  <w:szCs w:val="18"/>
                </w:rPr>
                <w:t xml:space="preserve"> </w:t>
              </w:r>
            </w:ins>
            <w:r w:rsidRPr="006C3C2E">
              <w:rPr>
                <w:sz w:val="18"/>
                <w:szCs w:val="18"/>
              </w:rPr>
              <w:t xml:space="preserve">determined by user institution. </w:t>
            </w:r>
          </w:p>
        </w:tc>
      </w:tr>
      <w:tr w:rsidR="00570B77" w14:paraId="6394682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99A75F2" w14:textId="77777777" w:rsidR="00570B77" w:rsidRPr="00B720D8" w:rsidRDefault="00570B77" w:rsidP="00D745E1">
            <w:pPr>
              <w:pStyle w:val="TableBody"/>
              <w:rPr>
                <w:b/>
                <w:bCs/>
                <w:rPrChange w:id="2214" w:author="Moses, Robinson" w:date="2023-03-14T07:43:00Z">
                  <w:rPr/>
                </w:rPrChange>
              </w:rPr>
            </w:pPr>
            <w:r w:rsidRPr="00B720D8">
              <w:rPr>
                <w:b/>
                <w:bCs/>
                <w:rPrChange w:id="2215" w:author="Moses, Robinson" w:date="2023-03-14T07:43:00Z">
                  <w:rPr/>
                </w:rPrChange>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45AB9C35" w14:textId="77777777" w:rsidR="00570B77" w:rsidRPr="006C3C2E" w:rsidRDefault="00570B77" w:rsidP="00D745E1">
            <w:pPr>
              <w:pStyle w:val="TableBody"/>
              <w:rPr>
                <w:rFonts w:cstheme="minorHAnsi"/>
                <w:sz w:val="18"/>
                <w:szCs w:val="18"/>
              </w:rPr>
            </w:pPr>
            <w:r w:rsidRPr="006C3C2E">
              <w:rPr>
                <w:sz w:val="18"/>
                <w:szCs w:val="18"/>
              </w:rPr>
              <w:t xml:space="preserve">Type of order </w:t>
            </w:r>
          </w:p>
        </w:tc>
      </w:tr>
      <w:tr w:rsidR="00570B77" w14:paraId="7D93F6B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F6D9F20" w14:textId="77777777" w:rsidR="00570B77" w:rsidRPr="00B720D8" w:rsidRDefault="00570B77" w:rsidP="00D745E1">
            <w:pPr>
              <w:pStyle w:val="TableBody"/>
              <w:rPr>
                <w:b/>
                <w:bCs/>
                <w:rPrChange w:id="2216" w:author="Moses, Robinson" w:date="2023-03-14T07:43:00Z">
                  <w:rPr/>
                </w:rPrChange>
              </w:rPr>
            </w:pPr>
            <w:r w:rsidRPr="00B720D8">
              <w:rPr>
                <w:b/>
                <w:bCs/>
                <w:rPrChange w:id="2217" w:author="Moses, Robinson" w:date="2023-03-14T07:43:00Z">
                  <w:rPr/>
                </w:rPrChange>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3B7E767A" w14:textId="426CDDA7" w:rsidR="00570B77" w:rsidRPr="006C3C2E" w:rsidRDefault="00570B77" w:rsidP="00D745E1">
            <w:pPr>
              <w:pStyle w:val="TableBody"/>
              <w:rPr>
                <w:rFonts w:cstheme="minorHAnsi"/>
                <w:sz w:val="18"/>
                <w:szCs w:val="18"/>
              </w:rPr>
            </w:pPr>
            <w:r w:rsidRPr="006C3C2E">
              <w:rPr>
                <w:sz w:val="18"/>
                <w:szCs w:val="18"/>
              </w:rPr>
              <w:t xml:space="preserve">For each denomination, the number of pieces and amount value </w:t>
            </w:r>
            <w:ins w:id="2218" w:author="Moses, Robinson" w:date="2023-03-16T09:18:00Z">
              <w:r w:rsidR="0014696D">
                <w:rPr>
                  <w:sz w:val="18"/>
                  <w:szCs w:val="18"/>
                </w:rPr>
                <w:t xml:space="preserve">are </w:t>
              </w:r>
            </w:ins>
            <w:r w:rsidRPr="006C3C2E">
              <w:rPr>
                <w:sz w:val="18"/>
                <w:szCs w:val="18"/>
              </w:rPr>
              <w:t xml:space="preserve">to be transported. </w:t>
            </w:r>
          </w:p>
        </w:tc>
      </w:tr>
      <w:tr w:rsidR="00570B77" w14:paraId="586CCAD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6CC6DD" w14:textId="77777777" w:rsidR="00570B77" w:rsidRPr="00B720D8" w:rsidRDefault="00570B77" w:rsidP="00D745E1">
            <w:pPr>
              <w:pStyle w:val="TableBody"/>
              <w:rPr>
                <w:b/>
                <w:bCs/>
                <w:rPrChange w:id="2219" w:author="Moses, Robinson" w:date="2023-03-14T07:43:00Z">
                  <w:rPr/>
                </w:rPrChange>
              </w:rPr>
            </w:pPr>
            <w:r w:rsidRPr="00B720D8">
              <w:rPr>
                <w:b/>
                <w:bCs/>
                <w:rPrChange w:id="2220" w:author="Moses, Robinson" w:date="2023-03-14T07:43:00Z">
                  <w:rPr/>
                </w:rPrChange>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815D3D7" w14:textId="77777777" w:rsidR="00570B77" w:rsidRPr="006C3C2E" w:rsidRDefault="00570B77" w:rsidP="00D745E1">
            <w:pPr>
              <w:pStyle w:val="TableBody"/>
              <w:rPr>
                <w:rFonts w:cstheme="minorHAnsi"/>
                <w:sz w:val="18"/>
                <w:szCs w:val="18"/>
              </w:rPr>
            </w:pPr>
            <w:r w:rsidRPr="006C3C2E">
              <w:rPr>
                <w:sz w:val="18"/>
                <w:szCs w:val="18"/>
              </w:rPr>
              <w:t xml:space="preserve">Total amount value </w:t>
            </w:r>
          </w:p>
        </w:tc>
      </w:tr>
      <w:tr w:rsidR="00570B77" w14:paraId="5C7EC8C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0AEEEAD" w14:textId="77777777" w:rsidR="00570B77" w:rsidRPr="00B720D8" w:rsidRDefault="00570B77" w:rsidP="00D745E1">
            <w:pPr>
              <w:pStyle w:val="TableBody"/>
              <w:rPr>
                <w:b/>
                <w:bCs/>
                <w:rPrChange w:id="2221" w:author="Moses, Robinson" w:date="2023-03-14T07:43:00Z">
                  <w:rPr/>
                </w:rPrChange>
              </w:rPr>
            </w:pPr>
            <w:r w:rsidRPr="00B720D8">
              <w:rPr>
                <w:b/>
                <w:bCs/>
                <w:rPrChange w:id="2222" w:author="Moses, Robinson" w:date="2023-03-14T07:43:00Z">
                  <w:rPr/>
                </w:rPrChange>
              </w:rPr>
              <w:lastRenderedPageBreak/>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320748C0" w14:textId="77777777" w:rsidR="00570B77" w:rsidRPr="006C3C2E" w:rsidRDefault="00570B77" w:rsidP="00D745E1">
            <w:pPr>
              <w:pStyle w:val="TableBody"/>
              <w:rPr>
                <w:rFonts w:cstheme="minorHAnsi"/>
                <w:sz w:val="18"/>
                <w:szCs w:val="18"/>
              </w:rPr>
            </w:pPr>
            <w:r w:rsidRPr="006C3C2E">
              <w:rPr>
                <w:sz w:val="18"/>
                <w:szCs w:val="18"/>
              </w:rPr>
              <w:t xml:space="preserve">Free field </w:t>
            </w:r>
          </w:p>
        </w:tc>
      </w:tr>
    </w:tbl>
    <w:p w14:paraId="06E9BB76" w14:textId="0213AAD9" w:rsidR="00570B77" w:rsidRPr="00B720D8" w:rsidDel="00B720D8" w:rsidRDefault="00570B77" w:rsidP="00B720D8">
      <w:pPr>
        <w:pStyle w:val="Caption"/>
        <w:rPr>
          <w:del w:id="2223" w:author="Moses, Robinson" w:date="2023-03-14T07:46:00Z"/>
          <w:color w:val="70AD47" w:themeColor="accent6"/>
          <w:rPrChange w:id="2224" w:author="Moses, Robinson" w:date="2023-03-14T07:46:00Z">
            <w:rPr>
              <w:del w:id="2225" w:author="Moses, Robinson" w:date="2023-03-14T07:46:00Z"/>
            </w:rPr>
          </w:rPrChange>
        </w:rPr>
        <w:pPrChange w:id="2226" w:author="Moses, Robinson" w:date="2023-03-14T07:46:00Z">
          <w:pPr>
            <w:spacing w:after="198" w:line="256" w:lineRule="auto"/>
            <w:ind w:left="-5" w:right="68" w:hanging="10"/>
          </w:pPr>
        </w:pPrChange>
      </w:pPr>
    </w:p>
    <w:p w14:paraId="4FC95BAF" w14:textId="77777777" w:rsidR="00570B77" w:rsidRPr="00B720D8" w:rsidRDefault="0014696D" w:rsidP="00B720D8">
      <w:pPr>
        <w:pStyle w:val="Caption"/>
        <w:rPr>
          <w:color w:val="70AD47" w:themeColor="accent6"/>
          <w:rPrChange w:id="2227" w:author="Moses, Robinson" w:date="2023-03-14T07:46:00Z">
            <w:rPr>
              <w:color w:val="92D050"/>
            </w:rPr>
          </w:rPrChange>
        </w:rPr>
        <w:pPrChange w:id="2228" w:author="Moses, Robinson" w:date="2023-03-14T07:46:00Z">
          <w:pPr>
            <w:spacing w:after="190" w:line="263" w:lineRule="auto"/>
            <w:ind w:left="-5" w:hanging="10"/>
          </w:pPr>
        </w:pPrChange>
      </w:pPr>
      <w:r w:rsidRPr="00B720D8">
        <w:rPr>
          <w:color w:val="70AD47" w:themeColor="accent6"/>
          <w:rPrChange w:id="2229" w:author="Moses, Robinson" w:date="2023-03-14T07:46:00Z">
            <w:rPr/>
          </w:rPrChange>
        </w:rPr>
        <w:fldChar w:fldCharType="begin"/>
      </w:r>
      <w:r w:rsidRPr="00B720D8">
        <w:rPr>
          <w:color w:val="70AD47" w:themeColor="accent6"/>
          <w:rPrChange w:id="2230" w:author="Moses, Robinson" w:date="2023-03-14T07:46:00Z">
            <w:rPr/>
          </w:rPrChange>
        </w:rPr>
        <w:instrText xml:space="preserve"> HYPERLINK \l "_REPORTS" </w:instrText>
      </w:r>
      <w:r w:rsidRPr="00B720D8">
        <w:rPr>
          <w:color w:val="70AD47" w:themeColor="accent6"/>
          <w:rPrChange w:id="2231" w:author="Moses, Robinson" w:date="2023-03-14T07:46:00Z">
            <w:rPr/>
          </w:rPrChange>
        </w:rPr>
        <w:fldChar w:fldCharType="separate"/>
      </w:r>
      <w:r w:rsidR="00570B77" w:rsidRPr="00B720D8">
        <w:rPr>
          <w:rStyle w:val="Hyperlink"/>
          <w:color w:val="70AD47" w:themeColor="accent6"/>
          <w:rPrChange w:id="2232" w:author="Moses, Robinson" w:date="2023-03-14T07:46:00Z">
            <w:rPr>
              <w:rStyle w:val="Hyperlink"/>
              <w:color w:val="92D050"/>
            </w:rPr>
          </w:rPrChange>
        </w:rPr>
        <w:t>Return to: Reports</w:t>
      </w:r>
      <w:r w:rsidRPr="00B720D8">
        <w:rPr>
          <w:rStyle w:val="Hyperlink"/>
          <w:color w:val="70AD47" w:themeColor="accent6"/>
          <w:rPrChange w:id="2233" w:author="Moses, Robinson" w:date="2023-03-14T07:46:00Z">
            <w:rPr>
              <w:rStyle w:val="Hyperlink"/>
              <w:color w:val="92D050"/>
            </w:rPr>
          </w:rPrChange>
        </w:rPr>
        <w:fldChar w:fldCharType="end"/>
      </w:r>
      <w:r w:rsidR="00570B77" w:rsidRPr="00B720D8">
        <w:rPr>
          <w:color w:val="70AD47" w:themeColor="accent6"/>
          <w:rPrChange w:id="2234" w:author="Moses, Robinson" w:date="2023-03-14T07:46:00Z">
            <w:rPr>
              <w:color w:val="92D050"/>
            </w:rPr>
          </w:rPrChange>
        </w:rPr>
        <w:t xml:space="preserve"> </w:t>
      </w:r>
    </w:p>
    <w:p w14:paraId="7ACF1CCA" w14:textId="77777777" w:rsidR="00570B77" w:rsidRDefault="00570B77" w:rsidP="00570B77">
      <w:pPr>
        <w:pStyle w:val="Heading2"/>
      </w:pPr>
      <w:bookmarkStart w:id="2235" w:name="_Toc111643088"/>
      <w:bookmarkStart w:id="2236" w:name="_Toc129572308"/>
      <w:r>
        <w:t>ATM RESIDUALS REPORT</w:t>
      </w:r>
      <w:bookmarkEnd w:id="2235"/>
      <w:bookmarkEnd w:id="2236"/>
      <w:r>
        <w:t xml:space="preserve"> </w:t>
      </w:r>
    </w:p>
    <w:p w14:paraId="769077E0" w14:textId="371B5BDA" w:rsidR="00570B77" w:rsidRPr="00A2141A" w:rsidRDefault="00570B77" w:rsidP="00B720D8">
      <w:pPr>
        <w:pStyle w:val="BodyText"/>
        <w:pPrChange w:id="2237" w:author="Moses, Robinson" w:date="2023-03-14T07:46:00Z">
          <w:pPr/>
        </w:pPrChange>
      </w:pPr>
      <w:r>
        <w:t>This report allows user</w:t>
      </w:r>
      <w:ins w:id="2238" w:author="Moses, Robinson" w:date="2023-03-16T09:18:00Z">
        <w:r w:rsidR="0014696D">
          <w:t>s</w:t>
        </w:r>
      </w:ins>
      <w:r>
        <w:t xml:space="preserve"> to view ATM Residual data previously loaded into the system in a CSV file (spreadsheet file).</w:t>
      </w:r>
    </w:p>
    <w:p w14:paraId="1F53CE61" w14:textId="77777777" w:rsidR="00570B77" w:rsidRDefault="00570B77" w:rsidP="00D745E1">
      <w:pPr>
        <w:pStyle w:val="Caption"/>
      </w:pPr>
      <w:bookmarkStart w:id="2239" w:name="_Toc6556897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40</w:t>
      </w:r>
      <w:r w:rsidRPr="36CE550C">
        <w:rPr>
          <w:noProof/>
        </w:rPr>
        <w:fldChar w:fldCharType="end"/>
      </w:r>
      <w:r w:rsidRPr="36CE550C">
        <w:t xml:space="preserve">: </w:t>
      </w:r>
      <w:r>
        <w:t>ATM RESIDUALS REPORT</w:t>
      </w:r>
      <w:bookmarkEnd w:id="2239"/>
    </w:p>
    <w:p w14:paraId="6D211868" w14:textId="77777777" w:rsidR="00570B77" w:rsidRDefault="00570B77" w:rsidP="00B720D8">
      <w:pPr>
        <w:pStyle w:val="BodyText"/>
        <w:pPrChange w:id="2240" w:author="Moses, Robinson" w:date="2023-03-14T07:46:00Z">
          <w:pPr>
            <w:spacing w:after="0"/>
            <w:ind w:right="1080"/>
            <w:jc w:val="center"/>
          </w:pPr>
        </w:pPrChange>
      </w:pPr>
      <w:r>
        <w:rPr>
          <w:noProof/>
        </w:rPr>
        <w:drawing>
          <wp:inline distT="0" distB="0" distL="0" distR="0" wp14:anchorId="754E6E26" wp14:editId="23CC9469">
            <wp:extent cx="4981096" cy="1053530"/>
            <wp:effectExtent l="76200" t="76200" r="124460" b="127635"/>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84926" cy="105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9B23E53" w14:textId="0A3C4968" w:rsidR="00570B77" w:rsidDel="00B720D8" w:rsidRDefault="00570B77" w:rsidP="00570B77">
      <w:pPr>
        <w:spacing w:after="190" w:line="263" w:lineRule="auto"/>
        <w:ind w:left="-5" w:hanging="10"/>
        <w:rPr>
          <w:del w:id="2241" w:author="Moses, Robinson" w:date="2023-03-14T07:46:00Z"/>
        </w:rPr>
      </w:pPr>
    </w:p>
    <w:p w14:paraId="360DC966" w14:textId="77777777" w:rsidR="00570B77" w:rsidRDefault="00570B77" w:rsidP="00D745E1">
      <w:pPr>
        <w:pStyle w:val="Caption"/>
      </w:pPr>
      <w:bookmarkStart w:id="2242" w:name="_Toc6556903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37</w:t>
      </w:r>
      <w:r w:rsidRPr="002946F8">
        <w:rPr>
          <w:color w:val="auto"/>
        </w:rPr>
        <w:fldChar w:fldCharType="end"/>
      </w:r>
      <w:r w:rsidRPr="002946F8">
        <w:rPr>
          <w:color w:val="auto"/>
        </w:rPr>
        <w:t xml:space="preserve">: </w:t>
      </w:r>
      <w:r>
        <w:t>ATM RESIDUALS REPORT FIELD DESCRIPTIONS</w:t>
      </w:r>
      <w:bookmarkEnd w:id="224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3492"/>
        <w:gridCol w:w="4583"/>
      </w:tblGrid>
      <w:tr w:rsidR="00570B77" w14:paraId="630F29B7" w14:textId="77777777" w:rsidTr="00D745E1">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9F42053" w14:textId="77777777" w:rsidR="00570B77" w:rsidRDefault="00570B77" w:rsidP="00D745E1">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3588FAED" w14:textId="77777777" w:rsidR="00570B77" w:rsidRDefault="00570B77" w:rsidP="00D745E1">
            <w:pPr>
              <w:pStyle w:val="TableHeading"/>
            </w:pPr>
            <w:r>
              <w:t xml:space="preserve">Description </w:t>
            </w:r>
          </w:p>
        </w:tc>
      </w:tr>
      <w:tr w:rsidR="00570B77" w14:paraId="53FEAA75"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57C04698" w14:textId="77777777" w:rsidR="00570B77" w:rsidRPr="00B720D8" w:rsidRDefault="00570B77" w:rsidP="00D745E1">
            <w:pPr>
              <w:pStyle w:val="TableBody"/>
              <w:rPr>
                <w:b/>
                <w:bCs/>
                <w:rPrChange w:id="2243" w:author="Moses, Robinson" w:date="2023-03-14T07:46:00Z">
                  <w:rPr/>
                </w:rPrChange>
              </w:rPr>
            </w:pPr>
            <w:r w:rsidRPr="00B720D8">
              <w:rPr>
                <w:b/>
                <w:bCs/>
                <w:rPrChange w:id="2244" w:author="Moses, Robinson" w:date="2023-03-14T07:46:00Z">
                  <w:rPr/>
                </w:rPrChange>
              </w:rPr>
              <w:t>CASHP_ID</w:t>
            </w:r>
          </w:p>
        </w:tc>
        <w:tc>
          <w:tcPr>
            <w:tcW w:w="5517" w:type="dxa"/>
            <w:tcBorders>
              <w:top w:val="single" w:sz="3" w:space="0" w:color="000000"/>
              <w:left w:val="single" w:sz="4" w:space="0" w:color="000000"/>
              <w:bottom w:val="single" w:sz="4" w:space="0" w:color="000000"/>
              <w:right w:val="single" w:sz="4" w:space="0" w:color="000000"/>
            </w:tcBorders>
          </w:tcPr>
          <w:p w14:paraId="06610B64" w14:textId="77777777" w:rsidR="00570B77" w:rsidRPr="00B720D8" w:rsidRDefault="00570B77" w:rsidP="00B720D8">
            <w:pPr>
              <w:pStyle w:val="TableBody"/>
              <w:rPr>
                <w:rPrChange w:id="2245" w:author="Moses, Robinson" w:date="2023-03-14T07:47:00Z">
                  <w:rPr>
                    <w:rFonts w:cstheme="minorHAnsi"/>
                    <w:sz w:val="18"/>
                    <w:szCs w:val="18"/>
                  </w:rPr>
                </w:rPrChange>
              </w:rPr>
            </w:pPr>
            <w:r w:rsidRPr="00B720D8">
              <w:rPr>
                <w:rPrChange w:id="2246" w:author="Moses, Robinson" w:date="2023-03-14T07:47:00Z">
                  <w:rPr>
                    <w:sz w:val="18"/>
                    <w:szCs w:val="18"/>
                  </w:rPr>
                </w:rPrChange>
              </w:rPr>
              <w:t xml:space="preserve">The cashpoint (ATM) from which the residuals originate. </w:t>
            </w:r>
          </w:p>
        </w:tc>
      </w:tr>
      <w:tr w:rsidR="00570B77" w14:paraId="6F3769EF"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6BDE2E02" w14:textId="77777777" w:rsidR="00570B77" w:rsidRPr="00B720D8" w:rsidRDefault="00570B77" w:rsidP="00D745E1">
            <w:pPr>
              <w:pStyle w:val="TableBody"/>
              <w:rPr>
                <w:b/>
                <w:bCs/>
                <w:rPrChange w:id="2247" w:author="Moses, Robinson" w:date="2023-03-14T07:46:00Z">
                  <w:rPr/>
                </w:rPrChange>
              </w:rPr>
            </w:pPr>
            <w:r w:rsidRPr="00B720D8">
              <w:rPr>
                <w:b/>
                <w:bCs/>
                <w:rPrChange w:id="2248" w:author="Moses, Robinson" w:date="2023-03-14T07:46:00Z">
                  <w:rPr/>
                </w:rPrChange>
              </w:rPr>
              <w:t xml:space="preserve">RETURN_DATE </w:t>
            </w:r>
          </w:p>
        </w:tc>
        <w:tc>
          <w:tcPr>
            <w:tcW w:w="5517" w:type="dxa"/>
            <w:tcBorders>
              <w:top w:val="single" w:sz="4" w:space="0" w:color="000000"/>
              <w:left w:val="single" w:sz="4" w:space="0" w:color="000000"/>
              <w:bottom w:val="single" w:sz="4" w:space="0" w:color="000000"/>
              <w:right w:val="single" w:sz="4" w:space="0" w:color="000000"/>
            </w:tcBorders>
          </w:tcPr>
          <w:p w14:paraId="4597E4F5" w14:textId="77C82909" w:rsidR="00570B77" w:rsidRPr="00B720D8" w:rsidRDefault="00570B77" w:rsidP="00B720D8">
            <w:pPr>
              <w:pStyle w:val="TableBody"/>
              <w:rPr>
                <w:rPrChange w:id="2249" w:author="Moses, Robinson" w:date="2023-03-14T07:47:00Z">
                  <w:rPr>
                    <w:rFonts w:cstheme="minorHAnsi"/>
                    <w:sz w:val="18"/>
                    <w:szCs w:val="18"/>
                  </w:rPr>
                </w:rPrChange>
              </w:rPr>
            </w:pPr>
            <w:r w:rsidRPr="00B720D8">
              <w:rPr>
                <w:rPrChange w:id="2250" w:author="Moses, Robinson" w:date="2023-03-14T07:47:00Z">
                  <w:rPr>
                    <w:sz w:val="18"/>
                    <w:szCs w:val="18"/>
                  </w:rPr>
                </w:rPrChange>
              </w:rPr>
              <w:t xml:space="preserve">The date on which the amounts </w:t>
            </w:r>
            <w:ins w:id="2251" w:author="Moses, Robinson" w:date="2023-03-16T09:19:00Z">
              <w:r w:rsidR="0014696D">
                <w:t xml:space="preserve">were </w:t>
              </w:r>
            </w:ins>
            <w:r w:rsidRPr="00B720D8">
              <w:rPr>
                <w:rPrChange w:id="2252" w:author="Moses, Robinson" w:date="2023-03-14T07:47:00Z">
                  <w:rPr>
                    <w:sz w:val="18"/>
                    <w:szCs w:val="18"/>
                  </w:rPr>
                </w:rPrChange>
              </w:rPr>
              <w:t xml:space="preserve">returned from the ATM. </w:t>
            </w:r>
          </w:p>
        </w:tc>
      </w:tr>
      <w:tr w:rsidR="00570B77" w14:paraId="675E015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BE7FB59" w14:textId="77777777" w:rsidR="00570B77" w:rsidRPr="00B720D8" w:rsidRDefault="00570B77" w:rsidP="00D745E1">
            <w:pPr>
              <w:pStyle w:val="TableBody"/>
              <w:rPr>
                <w:b/>
                <w:bCs/>
                <w:rPrChange w:id="2253" w:author="Moses, Robinson" w:date="2023-03-14T07:46:00Z">
                  <w:rPr/>
                </w:rPrChange>
              </w:rPr>
            </w:pPr>
            <w:r w:rsidRPr="00B720D8">
              <w:rPr>
                <w:b/>
                <w:bCs/>
                <w:rPrChange w:id="2254" w:author="Moses, Robinson" w:date="2023-03-14T07:46:00Z">
                  <w:rPr/>
                </w:rPrChange>
              </w:rPr>
              <w:t xml:space="preserve">DENOM_ID </w:t>
            </w:r>
          </w:p>
        </w:tc>
        <w:tc>
          <w:tcPr>
            <w:tcW w:w="5517" w:type="dxa"/>
            <w:tcBorders>
              <w:top w:val="single" w:sz="4" w:space="0" w:color="000000"/>
              <w:left w:val="single" w:sz="4" w:space="0" w:color="000000"/>
              <w:bottom w:val="single" w:sz="4" w:space="0" w:color="000000"/>
              <w:right w:val="single" w:sz="4" w:space="0" w:color="000000"/>
            </w:tcBorders>
          </w:tcPr>
          <w:p w14:paraId="4DA2532F" w14:textId="77777777" w:rsidR="00570B77" w:rsidRPr="00B720D8" w:rsidRDefault="00570B77" w:rsidP="00B720D8">
            <w:pPr>
              <w:pStyle w:val="TableBody"/>
              <w:rPr>
                <w:rPrChange w:id="2255" w:author="Moses, Robinson" w:date="2023-03-14T07:47:00Z">
                  <w:rPr>
                    <w:rFonts w:cstheme="minorHAnsi"/>
                    <w:sz w:val="18"/>
                    <w:szCs w:val="18"/>
                  </w:rPr>
                </w:rPrChange>
              </w:rPr>
            </w:pPr>
            <w:r w:rsidRPr="00B720D8">
              <w:rPr>
                <w:rPrChange w:id="2256" w:author="Moses, Robinson" w:date="2023-03-14T07:47:00Z">
                  <w:rPr>
                    <w:sz w:val="18"/>
                    <w:szCs w:val="18"/>
                  </w:rPr>
                </w:rPrChange>
              </w:rPr>
              <w:t xml:space="preserve">Denomination ID of the cash. </w:t>
            </w:r>
          </w:p>
        </w:tc>
      </w:tr>
      <w:tr w:rsidR="00570B77" w14:paraId="4D281A9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C6693EB" w14:textId="77777777" w:rsidR="00570B77" w:rsidRPr="00B720D8" w:rsidRDefault="00570B77" w:rsidP="00D745E1">
            <w:pPr>
              <w:pStyle w:val="TableBody"/>
              <w:rPr>
                <w:b/>
                <w:bCs/>
                <w:rPrChange w:id="2257" w:author="Moses, Robinson" w:date="2023-03-14T07:46:00Z">
                  <w:rPr/>
                </w:rPrChange>
              </w:rPr>
            </w:pPr>
            <w:r w:rsidRPr="00B720D8">
              <w:rPr>
                <w:b/>
                <w:bCs/>
                <w:rPrChange w:id="2258" w:author="Moses, Robinson" w:date="2023-03-14T07:46:00Z">
                  <w:rPr/>
                </w:rPrChange>
              </w:rPr>
              <w:t xml:space="preserve">CASSETTE_ID </w:t>
            </w:r>
          </w:p>
        </w:tc>
        <w:tc>
          <w:tcPr>
            <w:tcW w:w="5517" w:type="dxa"/>
            <w:tcBorders>
              <w:top w:val="single" w:sz="4" w:space="0" w:color="000000"/>
              <w:left w:val="single" w:sz="4" w:space="0" w:color="000000"/>
              <w:bottom w:val="single" w:sz="4" w:space="0" w:color="000000"/>
              <w:right w:val="single" w:sz="4" w:space="0" w:color="000000"/>
            </w:tcBorders>
          </w:tcPr>
          <w:p w14:paraId="26455705" w14:textId="77777777" w:rsidR="00570B77" w:rsidRPr="00B720D8" w:rsidRDefault="00570B77" w:rsidP="00B720D8">
            <w:pPr>
              <w:pStyle w:val="TableBody"/>
              <w:rPr>
                <w:rPrChange w:id="2259" w:author="Moses, Robinson" w:date="2023-03-14T07:47:00Z">
                  <w:rPr>
                    <w:rFonts w:cstheme="minorHAnsi"/>
                    <w:sz w:val="18"/>
                    <w:szCs w:val="18"/>
                  </w:rPr>
                </w:rPrChange>
              </w:rPr>
            </w:pPr>
            <w:r w:rsidRPr="00B720D8">
              <w:rPr>
                <w:rPrChange w:id="2260" w:author="Moses, Robinson" w:date="2023-03-14T07:47:00Z">
                  <w:rPr>
                    <w:sz w:val="18"/>
                    <w:szCs w:val="18"/>
                  </w:rPr>
                </w:rPrChange>
              </w:rPr>
              <w:t>Cassette ID, if any.</w:t>
            </w:r>
          </w:p>
        </w:tc>
      </w:tr>
      <w:tr w:rsidR="00570B77" w14:paraId="0BD47C5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6908FB6" w14:textId="77777777" w:rsidR="00570B77" w:rsidRPr="00B720D8" w:rsidRDefault="00570B77" w:rsidP="00D745E1">
            <w:pPr>
              <w:pStyle w:val="TableBody"/>
              <w:rPr>
                <w:b/>
                <w:bCs/>
                <w:rPrChange w:id="2261" w:author="Moses, Robinson" w:date="2023-03-14T07:46:00Z">
                  <w:rPr/>
                </w:rPrChange>
              </w:rPr>
            </w:pPr>
            <w:r w:rsidRPr="00B720D8">
              <w:rPr>
                <w:b/>
                <w:bCs/>
                <w:rPrChange w:id="2262" w:author="Moses, Robinson" w:date="2023-03-14T07:46:00Z">
                  <w:rPr/>
                </w:rPrChange>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E5FAD4" w14:textId="5869E7D0" w:rsidR="00570B77" w:rsidRPr="00B720D8" w:rsidRDefault="00570B77" w:rsidP="00B720D8">
            <w:pPr>
              <w:pStyle w:val="TableBody"/>
              <w:rPr>
                <w:rPrChange w:id="2263" w:author="Moses, Robinson" w:date="2023-03-14T07:47:00Z">
                  <w:rPr>
                    <w:rFonts w:cstheme="minorHAnsi"/>
                    <w:sz w:val="18"/>
                    <w:szCs w:val="18"/>
                  </w:rPr>
                </w:rPrChange>
              </w:rPr>
            </w:pPr>
            <w:r w:rsidRPr="00B720D8">
              <w:rPr>
                <w:rPrChange w:id="2264" w:author="Moses, Robinson" w:date="2023-03-14T07:47:00Z">
                  <w:rPr>
                    <w:sz w:val="18"/>
                    <w:szCs w:val="18"/>
                  </w:rPr>
                </w:rPrChange>
              </w:rPr>
              <w:t>Date of the prior delivery to this ATM. Presumably</w:t>
            </w:r>
            <w:ins w:id="2265" w:author="Moses, Robinson" w:date="2023-03-16T09:19:00Z">
              <w:r w:rsidR="0014696D">
                <w:t>,</w:t>
              </w:r>
            </w:ins>
            <w:r w:rsidRPr="00B720D8">
              <w:rPr>
                <w:rPrChange w:id="2266" w:author="Moses, Robinson" w:date="2023-03-14T07:47:00Z">
                  <w:rPr>
                    <w:sz w:val="18"/>
                    <w:szCs w:val="18"/>
                  </w:rPr>
                </w:rPrChange>
              </w:rPr>
              <w:t xml:space="preserve"> the residual cash is left over from that delivery. </w:t>
            </w:r>
          </w:p>
        </w:tc>
      </w:tr>
      <w:tr w:rsidR="00570B77" w14:paraId="4A9B770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1B21F71" w14:textId="77777777" w:rsidR="00570B77" w:rsidRPr="00B720D8" w:rsidRDefault="00570B77" w:rsidP="00D745E1">
            <w:pPr>
              <w:pStyle w:val="TableBody"/>
              <w:rPr>
                <w:b/>
                <w:bCs/>
                <w:rPrChange w:id="2267" w:author="Moses, Robinson" w:date="2023-03-14T07:46:00Z">
                  <w:rPr/>
                </w:rPrChange>
              </w:rPr>
            </w:pPr>
            <w:r w:rsidRPr="00B720D8">
              <w:rPr>
                <w:b/>
                <w:bCs/>
                <w:rPrChange w:id="2268" w:author="Moses, Robinson" w:date="2023-03-14T07:46:00Z">
                  <w:rPr/>
                </w:rPrChange>
              </w:rPr>
              <w:t xml:space="preserve">PREVIOUS_DELIVERY_AMT </w:t>
            </w:r>
          </w:p>
        </w:tc>
        <w:tc>
          <w:tcPr>
            <w:tcW w:w="5517" w:type="dxa"/>
            <w:tcBorders>
              <w:top w:val="single" w:sz="4" w:space="0" w:color="000000"/>
              <w:left w:val="single" w:sz="4" w:space="0" w:color="000000"/>
              <w:bottom w:val="single" w:sz="4" w:space="0" w:color="000000"/>
              <w:right w:val="single" w:sz="4" w:space="0" w:color="000000"/>
            </w:tcBorders>
          </w:tcPr>
          <w:p w14:paraId="596D2118" w14:textId="1A44DD6A" w:rsidR="00570B77" w:rsidRPr="00B720D8" w:rsidRDefault="00570B77" w:rsidP="00B720D8">
            <w:pPr>
              <w:pStyle w:val="TableBody"/>
              <w:rPr>
                <w:rPrChange w:id="2269" w:author="Moses, Robinson" w:date="2023-03-14T07:47:00Z">
                  <w:rPr>
                    <w:rFonts w:cstheme="minorHAnsi"/>
                    <w:sz w:val="18"/>
                    <w:szCs w:val="18"/>
                  </w:rPr>
                </w:rPrChange>
              </w:rPr>
            </w:pPr>
            <w:r w:rsidRPr="00B720D8">
              <w:rPr>
                <w:rPrChange w:id="2270" w:author="Moses, Robinson" w:date="2023-03-14T07:47:00Z">
                  <w:rPr>
                    <w:sz w:val="18"/>
                    <w:szCs w:val="18"/>
                  </w:rPr>
                </w:rPrChange>
              </w:rPr>
              <w:t>Amount of the prior delivery to this ATM. Presumably</w:t>
            </w:r>
            <w:ins w:id="2271" w:author="Moses, Robinson" w:date="2023-03-16T09:19:00Z">
              <w:r w:rsidR="0014696D">
                <w:t>,</w:t>
              </w:r>
            </w:ins>
            <w:r w:rsidRPr="00B720D8">
              <w:rPr>
                <w:rPrChange w:id="2272" w:author="Moses, Robinson" w:date="2023-03-14T07:47:00Z">
                  <w:rPr>
                    <w:sz w:val="18"/>
                    <w:szCs w:val="18"/>
                  </w:rPr>
                </w:rPrChange>
              </w:rPr>
              <w:t xml:space="preserve"> the residual cash is left over from that delivery.</w:t>
            </w:r>
          </w:p>
        </w:tc>
      </w:tr>
      <w:tr w:rsidR="00570B77" w14:paraId="2B0A75A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93305B0" w14:textId="77777777" w:rsidR="00570B77" w:rsidRPr="00B720D8" w:rsidRDefault="00570B77" w:rsidP="00D745E1">
            <w:pPr>
              <w:pStyle w:val="TableBody"/>
              <w:rPr>
                <w:b/>
                <w:bCs/>
                <w:rPrChange w:id="2273" w:author="Moses, Robinson" w:date="2023-03-14T07:46:00Z">
                  <w:rPr/>
                </w:rPrChange>
              </w:rPr>
            </w:pPr>
            <w:r w:rsidRPr="00B720D8">
              <w:rPr>
                <w:b/>
                <w:bCs/>
                <w:rPrChange w:id="2274" w:author="Moses, Robinson" w:date="2023-03-14T07:46:00Z">
                  <w:rPr/>
                </w:rPrChange>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456E1438" w14:textId="77777777" w:rsidR="00570B77" w:rsidRPr="00B720D8" w:rsidRDefault="00570B77" w:rsidP="00B720D8">
            <w:pPr>
              <w:pStyle w:val="TableBody"/>
              <w:rPr>
                <w:rPrChange w:id="2275" w:author="Moses, Robinson" w:date="2023-03-14T07:47:00Z">
                  <w:rPr>
                    <w:rFonts w:cstheme="minorHAnsi"/>
                    <w:sz w:val="18"/>
                    <w:szCs w:val="18"/>
                  </w:rPr>
                </w:rPrChange>
              </w:rPr>
            </w:pPr>
            <w:r w:rsidRPr="00B720D8">
              <w:rPr>
                <w:rPrChange w:id="2276" w:author="Moses, Robinson" w:date="2023-03-14T07:47:00Z">
                  <w:rPr>
                    <w:sz w:val="18"/>
                    <w:szCs w:val="18"/>
                  </w:rPr>
                </w:rPrChange>
              </w:rPr>
              <w:t>Count of withdrawals since last delivery.</w:t>
            </w:r>
          </w:p>
        </w:tc>
      </w:tr>
      <w:tr w:rsidR="00570B77" w14:paraId="3D0B2CA8"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B510C58" w14:textId="77777777" w:rsidR="00570B77" w:rsidRPr="00B720D8" w:rsidRDefault="00570B77" w:rsidP="00D745E1">
            <w:pPr>
              <w:pStyle w:val="TableBody"/>
              <w:rPr>
                <w:b/>
                <w:bCs/>
                <w:rPrChange w:id="2277" w:author="Moses, Robinson" w:date="2023-03-14T07:46:00Z">
                  <w:rPr/>
                </w:rPrChange>
              </w:rPr>
            </w:pPr>
            <w:r w:rsidRPr="00B720D8">
              <w:rPr>
                <w:b/>
                <w:bCs/>
                <w:rPrChange w:id="2278" w:author="Moses, Robinson" w:date="2023-03-14T07:46:00Z">
                  <w:rPr/>
                </w:rPrChange>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7F536308" w14:textId="77777777" w:rsidR="00570B77" w:rsidRPr="00B720D8" w:rsidRDefault="00570B77" w:rsidP="00B720D8">
            <w:pPr>
              <w:pStyle w:val="TableBody"/>
              <w:rPr>
                <w:rPrChange w:id="2279" w:author="Moses, Robinson" w:date="2023-03-14T07:47:00Z">
                  <w:rPr>
                    <w:rFonts w:cstheme="minorHAnsi"/>
                    <w:sz w:val="18"/>
                    <w:szCs w:val="18"/>
                  </w:rPr>
                </w:rPrChange>
              </w:rPr>
            </w:pPr>
            <w:r w:rsidRPr="00B720D8">
              <w:rPr>
                <w:rPrChange w:id="2280" w:author="Moses, Robinson" w:date="2023-03-14T07:47:00Z">
                  <w:rPr>
                    <w:sz w:val="18"/>
                    <w:szCs w:val="18"/>
                  </w:rPr>
                </w:rPrChange>
              </w:rPr>
              <w:t>Expected residual amount based on last delivery amount and recorded withdrawals.</w:t>
            </w:r>
          </w:p>
        </w:tc>
      </w:tr>
      <w:tr w:rsidR="00570B77" w14:paraId="23C7FEEF"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0BD0185" w14:textId="77777777" w:rsidR="00570B77" w:rsidRPr="00B720D8" w:rsidRDefault="00570B77" w:rsidP="00D745E1">
            <w:pPr>
              <w:pStyle w:val="TableBody"/>
              <w:rPr>
                <w:b/>
                <w:bCs/>
                <w:rPrChange w:id="2281" w:author="Moses, Robinson" w:date="2023-03-14T07:46:00Z">
                  <w:rPr/>
                </w:rPrChange>
              </w:rPr>
            </w:pPr>
            <w:r w:rsidRPr="00B720D8">
              <w:rPr>
                <w:b/>
                <w:bCs/>
                <w:rPrChange w:id="2282" w:author="Moses, Robinson" w:date="2023-03-14T07:46:00Z">
                  <w:rPr/>
                </w:rPrChange>
              </w:rPr>
              <w:lastRenderedPageBreak/>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1DF03904" w14:textId="77777777" w:rsidR="00570B77" w:rsidRPr="00B720D8" w:rsidRDefault="00570B77" w:rsidP="00B720D8">
            <w:pPr>
              <w:pStyle w:val="TableBody"/>
              <w:rPr>
                <w:rPrChange w:id="2283" w:author="Moses, Robinson" w:date="2023-03-14T07:47:00Z">
                  <w:rPr>
                    <w:sz w:val="18"/>
                    <w:szCs w:val="18"/>
                  </w:rPr>
                </w:rPrChange>
              </w:rPr>
            </w:pPr>
            <w:r w:rsidRPr="00B720D8">
              <w:rPr>
                <w:rPrChange w:id="2284" w:author="Moses, Robinson" w:date="2023-03-14T07:47:00Z">
                  <w:rPr>
                    <w:sz w:val="18"/>
                    <w:szCs w:val="18"/>
                  </w:rPr>
                </w:rPrChange>
              </w:rPr>
              <w:t>Residual amount counted after receipt of residual cash.</w:t>
            </w:r>
          </w:p>
        </w:tc>
      </w:tr>
      <w:tr w:rsidR="00570B77" w14:paraId="05D4AD2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A8BDE4E" w14:textId="77777777" w:rsidR="00570B77" w:rsidRPr="00B720D8" w:rsidRDefault="00570B77" w:rsidP="00D745E1">
            <w:pPr>
              <w:pStyle w:val="TableBody"/>
              <w:rPr>
                <w:b/>
                <w:bCs/>
                <w:rPrChange w:id="2285" w:author="Moses, Robinson" w:date="2023-03-14T07:46:00Z">
                  <w:rPr/>
                </w:rPrChange>
              </w:rPr>
            </w:pPr>
            <w:r w:rsidRPr="00B720D8">
              <w:rPr>
                <w:b/>
                <w:bCs/>
                <w:rPrChange w:id="2286" w:author="Moses, Robinson" w:date="2023-03-14T07:46:00Z">
                  <w:rPr/>
                </w:rPrChange>
              </w:rPr>
              <w:t>LINKED_ORDER</w:t>
            </w:r>
          </w:p>
        </w:tc>
        <w:tc>
          <w:tcPr>
            <w:tcW w:w="5517" w:type="dxa"/>
            <w:tcBorders>
              <w:top w:val="single" w:sz="4" w:space="0" w:color="000000"/>
              <w:left w:val="single" w:sz="4" w:space="0" w:color="000000"/>
              <w:bottom w:val="single" w:sz="4" w:space="0" w:color="000000"/>
              <w:right w:val="single" w:sz="4" w:space="0" w:color="000000"/>
            </w:tcBorders>
          </w:tcPr>
          <w:p w14:paraId="72DC3B1D" w14:textId="77777777" w:rsidR="00570B77" w:rsidRPr="00B720D8" w:rsidRDefault="00570B77" w:rsidP="00B720D8">
            <w:pPr>
              <w:pStyle w:val="TableBody"/>
              <w:rPr>
                <w:rPrChange w:id="2287" w:author="Moses, Robinson" w:date="2023-03-14T07:47:00Z">
                  <w:rPr>
                    <w:sz w:val="18"/>
                    <w:szCs w:val="18"/>
                  </w:rPr>
                </w:rPrChange>
              </w:rPr>
            </w:pPr>
            <w:r w:rsidRPr="00B720D8">
              <w:rPr>
                <w:rPrChange w:id="2288" w:author="Moses, Robinson" w:date="2023-03-14T07:47:00Z">
                  <w:rPr>
                    <w:sz w:val="18"/>
                    <w:szCs w:val="18"/>
                  </w:rPr>
                </w:rPrChange>
              </w:rPr>
              <w:t>Reference number of</w:t>
            </w:r>
            <w:r w:rsidRPr="00B720D8">
              <w:rPr>
                <w:rPrChange w:id="2289" w:author="Moses, Robinson" w:date="2023-03-14T07:47:00Z">
                  <w:rPr>
                    <w:sz w:val="18"/>
                    <w:szCs w:val="18"/>
                    <w:lang w:eastAsia="en-GB"/>
                  </w:rPr>
                </w:rPrChange>
              </w:rPr>
              <w:t xml:space="preserve"> the prior delivery to this ATM.</w:t>
            </w:r>
          </w:p>
        </w:tc>
      </w:tr>
    </w:tbl>
    <w:p w14:paraId="4CBA1215" w14:textId="65BF304B" w:rsidR="00570B77" w:rsidRDefault="0014696D" w:rsidP="00D745E1">
      <w:pPr>
        <w:pStyle w:val="Caption"/>
        <w:rPr>
          <w:color w:val="70AD47" w:themeColor="accent6"/>
        </w:rPr>
      </w:pPr>
      <w:hyperlink w:anchor="_REPORTS" w:history="1">
        <w:r w:rsidR="00570B77" w:rsidRPr="00D745E1">
          <w:rPr>
            <w:rStyle w:val="Hyperlink"/>
            <w:color w:val="70AD47" w:themeColor="accent6"/>
          </w:rPr>
          <w:t>Return to: Reports</w:t>
        </w:r>
      </w:hyperlink>
      <w:r w:rsidR="00570B77" w:rsidRPr="00D745E1">
        <w:rPr>
          <w:color w:val="70AD47" w:themeColor="accent6"/>
        </w:rPr>
        <w:t xml:space="preserve"> </w:t>
      </w:r>
    </w:p>
    <w:p w14:paraId="72AC9EAF" w14:textId="361BD15A" w:rsidR="00D745E1" w:rsidRPr="00D745E1" w:rsidDel="00B720D8" w:rsidRDefault="00D745E1" w:rsidP="00D745E1">
      <w:pPr>
        <w:rPr>
          <w:del w:id="2290" w:author="Moses, Robinson" w:date="2023-03-14T07:48:00Z"/>
        </w:rPr>
      </w:pPr>
    </w:p>
    <w:p w14:paraId="19549250" w14:textId="77777777" w:rsidR="00570B77" w:rsidRDefault="00570B77" w:rsidP="00570B77">
      <w:pPr>
        <w:pStyle w:val="Heading2"/>
      </w:pPr>
      <w:bookmarkStart w:id="2291" w:name="_Toc111643089"/>
      <w:bookmarkStart w:id="2292" w:name="_Toc129572309"/>
      <w:r>
        <w:t>CONTAINER ASSET REPORT</w:t>
      </w:r>
      <w:bookmarkEnd w:id="2291"/>
      <w:bookmarkEnd w:id="2292"/>
      <w:r>
        <w:t xml:space="preserve"> </w:t>
      </w:r>
    </w:p>
    <w:p w14:paraId="5C7DC301" w14:textId="6FA27EC5" w:rsidR="00570B77" w:rsidRDefault="00B720D8" w:rsidP="00B720D8">
      <w:pPr>
        <w:pStyle w:val="BodyText"/>
        <w:rPr>
          <w:lang w:eastAsia="en-GB"/>
        </w:rPr>
        <w:pPrChange w:id="2293" w:author="Moses, Robinson" w:date="2023-03-14T07:48:00Z">
          <w:pPr>
            <w:spacing w:after="0" w:line="240" w:lineRule="auto"/>
          </w:pPr>
        </w:pPrChange>
      </w:pPr>
      <w:ins w:id="2294" w:author="Moses, Robinson" w:date="2023-03-14T07:52:00Z">
        <w:r>
          <w:rPr>
            <w:lang w:eastAsia="en-GB"/>
          </w:rPr>
          <w:t xml:space="preserve">Container Asset Report allows users </w:t>
        </w:r>
      </w:ins>
      <w:del w:id="2295" w:author="Moses, Robinson" w:date="2023-03-14T07:52:00Z">
        <w:r w:rsidR="00570B77" w:rsidRPr="000A0789" w:rsidDel="00B720D8">
          <w:rPr>
            <w:lang w:eastAsia="en-GB"/>
          </w:rPr>
          <w:delText>Purpose of this report is to</w:delText>
        </w:r>
      </w:del>
      <w:ins w:id="2296" w:author="Moses, Robinson" w:date="2023-03-14T07:52:00Z">
        <w:r>
          <w:rPr>
            <w:lang w:eastAsia="en-GB"/>
          </w:rPr>
          <w:t>to</w:t>
        </w:r>
      </w:ins>
      <w:r w:rsidR="00570B77" w:rsidRPr="000A0789">
        <w:rPr>
          <w:lang w:eastAsia="en-GB"/>
        </w:rPr>
        <w:t xml:space="preserve"> </w:t>
      </w:r>
      <w:del w:id="2297" w:author="Moses, Robinson" w:date="2023-03-14T07:51:00Z">
        <w:r w:rsidR="00570B77" w:rsidRPr="000A0789" w:rsidDel="00B720D8">
          <w:rPr>
            <w:lang w:eastAsia="en-GB"/>
          </w:rPr>
          <w:delText>answer for user two questions</w:delText>
        </w:r>
      </w:del>
      <w:ins w:id="2298" w:author="Moses, Robinson" w:date="2023-03-14T07:51:00Z">
        <w:r>
          <w:rPr>
            <w:lang w:eastAsia="en-GB"/>
          </w:rPr>
          <w:t>view</w:t>
        </w:r>
      </w:ins>
      <w:r w:rsidR="00570B77" w:rsidRPr="000A0789">
        <w:rPr>
          <w:lang w:eastAsia="en-GB"/>
        </w:rPr>
        <w:t>: “What containers exist</w:t>
      </w:r>
      <w:del w:id="2299" w:author="Moses, Robinson" w:date="2023-03-16T03:38:00Z">
        <w:r w:rsidR="00570B77" w:rsidRPr="000A0789" w:rsidDel="007C454D">
          <w:rPr>
            <w:lang w:eastAsia="en-GB"/>
          </w:rPr>
          <w:delText>?</w:delText>
        </w:r>
      </w:del>
      <w:r w:rsidR="00570B77" w:rsidRPr="000A0789">
        <w:rPr>
          <w:lang w:eastAsia="en-GB"/>
        </w:rPr>
        <w:t xml:space="preserve">” (assets list) </w:t>
      </w:r>
      <w:del w:id="2300" w:author="Moses, Robinson" w:date="2023-03-14T07:54:00Z">
        <w:r w:rsidR="00570B77" w:rsidRPr="000A0789" w:rsidDel="00B720D8">
          <w:rPr>
            <w:lang w:eastAsia="en-GB"/>
          </w:rPr>
          <w:delText xml:space="preserve">And </w:delText>
        </w:r>
      </w:del>
      <w:ins w:id="2301" w:author="Moses, Robinson" w:date="2023-03-14T07:54:00Z">
        <w:r>
          <w:rPr>
            <w:lang w:eastAsia="en-GB"/>
          </w:rPr>
          <w:t>and</w:t>
        </w:r>
        <w:r w:rsidRPr="000A0789">
          <w:rPr>
            <w:lang w:eastAsia="en-GB"/>
          </w:rPr>
          <w:t xml:space="preserve"> </w:t>
        </w:r>
      </w:ins>
      <w:ins w:id="2302" w:author="Moses, Robinson" w:date="2023-03-14T07:57:00Z">
        <w:r>
          <w:rPr>
            <w:lang w:eastAsia="en-GB"/>
          </w:rPr>
          <w:t xml:space="preserve">the </w:t>
        </w:r>
      </w:ins>
      <w:ins w:id="2303" w:author="Moses, Robinson" w:date="2023-03-14T07:54:00Z">
        <w:r>
          <w:rPr>
            <w:lang w:eastAsia="en-GB"/>
          </w:rPr>
          <w:t>current</w:t>
        </w:r>
      </w:ins>
      <w:del w:id="2304" w:author="Moses, Robinson" w:date="2023-03-14T07:54:00Z">
        <w:r w:rsidR="00570B77" w:rsidRPr="000A0789" w:rsidDel="00B720D8">
          <w:rPr>
            <w:lang w:eastAsia="en-GB"/>
          </w:rPr>
          <w:delText>“Where are containers now?” (current</w:delText>
        </w:r>
      </w:del>
      <w:r w:rsidR="00570B77" w:rsidRPr="000A0789">
        <w:rPr>
          <w:lang w:eastAsia="en-GB"/>
        </w:rPr>
        <w:t xml:space="preserve"> locations</w:t>
      </w:r>
      <w:ins w:id="2305" w:author="Moses, Robinson" w:date="2023-03-14T07:56:00Z">
        <w:r>
          <w:rPr>
            <w:lang w:eastAsia="en-GB"/>
          </w:rPr>
          <w:t xml:space="preserve"> of the containers</w:t>
        </w:r>
      </w:ins>
      <w:del w:id="2306" w:author="Moses, Robinson" w:date="2023-03-14T07:54:00Z">
        <w:r w:rsidR="00570B77" w:rsidRPr="000A0789" w:rsidDel="00B720D8">
          <w:rPr>
            <w:lang w:eastAsia="en-GB"/>
          </w:rPr>
          <w:delText>)</w:delText>
        </w:r>
      </w:del>
    </w:p>
    <w:p w14:paraId="2A876A4F" w14:textId="63AFB758" w:rsidR="00D745E1" w:rsidRPr="000A0789" w:rsidDel="00B720D8" w:rsidRDefault="00D745E1" w:rsidP="00570B77">
      <w:pPr>
        <w:spacing w:after="0" w:line="240" w:lineRule="auto"/>
        <w:rPr>
          <w:del w:id="2307" w:author="Moses, Robinson" w:date="2023-03-14T07:57:00Z"/>
          <w:lang w:val="en-GB" w:eastAsia="en-GB"/>
        </w:rPr>
      </w:pPr>
    </w:p>
    <w:p w14:paraId="5FAEE330" w14:textId="77777777" w:rsidR="00570B77" w:rsidRDefault="00570B77" w:rsidP="00D745E1">
      <w:pPr>
        <w:pStyle w:val="Caption"/>
      </w:pPr>
      <w:bookmarkStart w:id="2308" w:name="_Toc6556897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41</w:t>
      </w:r>
      <w:r w:rsidRPr="36CE550C">
        <w:rPr>
          <w:noProof/>
        </w:rPr>
        <w:fldChar w:fldCharType="end"/>
      </w:r>
      <w:r w:rsidRPr="36CE550C">
        <w:t xml:space="preserve">: </w:t>
      </w:r>
      <w:r>
        <w:t>CONTAINER ASSET REPORT</w:t>
      </w:r>
      <w:bookmarkEnd w:id="2308"/>
    </w:p>
    <w:p w14:paraId="534EA2DF" w14:textId="77777777" w:rsidR="00570B77" w:rsidRDefault="00570B77" w:rsidP="00B720D8">
      <w:pPr>
        <w:pStyle w:val="BodyText"/>
        <w:pPrChange w:id="2309" w:author="Moses, Robinson" w:date="2023-03-14T07:48:00Z">
          <w:pPr>
            <w:spacing w:after="0"/>
            <w:ind w:right="1080"/>
            <w:jc w:val="center"/>
          </w:pPr>
        </w:pPrChange>
      </w:pPr>
      <w:r>
        <w:rPr>
          <w:noProof/>
        </w:rPr>
        <w:drawing>
          <wp:inline distT="0" distB="0" distL="0" distR="0" wp14:anchorId="4BA67F8B" wp14:editId="5E644717">
            <wp:extent cx="5195648" cy="2461710"/>
            <wp:effectExtent l="76200" t="76200" r="138430" b="129540"/>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01611" cy="2464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ACB1736" w14:textId="3749DEC7" w:rsidR="00570B77" w:rsidDel="00B720D8" w:rsidRDefault="00570B77" w:rsidP="00570B77">
      <w:pPr>
        <w:spacing w:after="190" w:line="263" w:lineRule="auto"/>
        <w:ind w:left="-5" w:hanging="10"/>
        <w:rPr>
          <w:del w:id="2310" w:author="Moses, Robinson" w:date="2023-03-14T07:57:00Z"/>
        </w:rPr>
      </w:pPr>
    </w:p>
    <w:p w14:paraId="2C46300F" w14:textId="77777777" w:rsidR="00570B77" w:rsidRDefault="00570B77" w:rsidP="00D745E1">
      <w:pPr>
        <w:pStyle w:val="Caption"/>
      </w:pPr>
      <w:bookmarkStart w:id="2311" w:name="_Toc6556903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38</w:t>
      </w:r>
      <w:r w:rsidRPr="002946F8">
        <w:rPr>
          <w:color w:val="auto"/>
        </w:rPr>
        <w:fldChar w:fldCharType="end"/>
      </w:r>
      <w:r w:rsidRPr="002946F8">
        <w:rPr>
          <w:color w:val="auto"/>
        </w:rPr>
        <w:t xml:space="preserve">: </w:t>
      </w:r>
      <w:r>
        <w:t>CONTAINER ASSET REPORT FIELD DESCRIPTIONS</w:t>
      </w:r>
      <w:bookmarkEnd w:id="2311"/>
      <w:r>
        <w:t xml:space="preserve"> </w:t>
      </w:r>
      <w:r>
        <w:tab/>
        <w:t xml:space="preserve"> </w:t>
      </w:r>
    </w:p>
    <w:tbl>
      <w:tblPr>
        <w:tblStyle w:val="TableGrid1"/>
        <w:tblW w:w="8048" w:type="dxa"/>
        <w:tblInd w:w="460" w:type="dxa"/>
        <w:tblCellMar>
          <w:top w:w="95" w:type="dxa"/>
          <w:left w:w="5" w:type="dxa"/>
          <w:right w:w="88" w:type="dxa"/>
        </w:tblCellMar>
        <w:tblLook w:val="04A0" w:firstRow="1" w:lastRow="0" w:firstColumn="1" w:lastColumn="0" w:noHBand="0" w:noVBand="1"/>
        <w:tblPrChange w:id="2312" w:author="Moses, Robinson" w:date="2023-03-14T08:0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2549"/>
        <w:gridCol w:w="5499"/>
        <w:tblGridChange w:id="2313">
          <w:tblGrid>
            <w:gridCol w:w="2558"/>
            <w:gridCol w:w="5517"/>
          </w:tblGrid>
        </w:tblGridChange>
      </w:tblGrid>
      <w:tr w:rsidR="00570B77" w14:paraId="3DBC650A" w14:textId="77777777" w:rsidTr="00B720D8">
        <w:trPr>
          <w:trHeight w:val="224"/>
          <w:trPrChange w:id="2314" w:author="Moses, Robinson" w:date="2023-03-14T08:02:00Z">
            <w:trPr>
              <w:trHeight w:val="372"/>
            </w:trPr>
          </w:trPrChange>
        </w:trPr>
        <w:tc>
          <w:tcPr>
            <w:tcW w:w="2549" w:type="dxa"/>
            <w:tcBorders>
              <w:top w:val="single" w:sz="4" w:space="0" w:color="000000"/>
              <w:left w:val="single" w:sz="4" w:space="0" w:color="000000"/>
              <w:bottom w:val="single" w:sz="3" w:space="0" w:color="000000"/>
              <w:right w:val="single" w:sz="4" w:space="0" w:color="000000"/>
            </w:tcBorders>
            <w:shd w:val="clear" w:color="auto" w:fill="54B948"/>
            <w:tcPrChange w:id="2315" w:author="Moses, Robinson" w:date="2023-03-14T08:02:00Z">
              <w:tcPr>
                <w:tcW w:w="2558"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BAE8731" w14:textId="77777777" w:rsidR="00570B77" w:rsidRDefault="00570B77" w:rsidP="00D745E1">
            <w:pPr>
              <w:pStyle w:val="TableHeading"/>
            </w:pPr>
            <w:r>
              <w:t xml:space="preserve">Field </w:t>
            </w:r>
          </w:p>
        </w:tc>
        <w:tc>
          <w:tcPr>
            <w:tcW w:w="5499" w:type="dxa"/>
            <w:tcBorders>
              <w:top w:val="single" w:sz="4" w:space="0" w:color="000000"/>
              <w:left w:val="single" w:sz="4" w:space="0" w:color="000000"/>
              <w:bottom w:val="single" w:sz="3" w:space="0" w:color="000000"/>
              <w:right w:val="single" w:sz="4" w:space="0" w:color="000000"/>
            </w:tcBorders>
            <w:shd w:val="clear" w:color="auto" w:fill="54B948"/>
            <w:tcPrChange w:id="2316" w:author="Moses, Robinson" w:date="2023-03-14T08:02:00Z">
              <w:tcPr>
                <w:tcW w:w="5517"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185312E" w14:textId="77777777" w:rsidR="00570B77" w:rsidRDefault="00570B77" w:rsidP="00D745E1">
            <w:pPr>
              <w:pStyle w:val="TableHeading"/>
            </w:pPr>
            <w:r>
              <w:t xml:space="preserve">Description </w:t>
            </w:r>
          </w:p>
        </w:tc>
      </w:tr>
      <w:tr w:rsidR="00570B77" w14:paraId="59E01535" w14:textId="77777777" w:rsidTr="00B720D8">
        <w:trPr>
          <w:trHeight w:val="200"/>
          <w:trPrChange w:id="2317" w:author="Moses, Robinson" w:date="2023-03-14T08:02:00Z">
            <w:trPr>
              <w:trHeight w:val="333"/>
            </w:trPr>
          </w:trPrChange>
        </w:trPr>
        <w:tc>
          <w:tcPr>
            <w:tcW w:w="2549" w:type="dxa"/>
            <w:tcBorders>
              <w:top w:val="single" w:sz="3" w:space="0" w:color="000000"/>
              <w:left w:val="single" w:sz="4" w:space="0" w:color="000000"/>
              <w:bottom w:val="single" w:sz="4" w:space="0" w:color="000000"/>
              <w:right w:val="single" w:sz="4" w:space="0" w:color="000000"/>
            </w:tcBorders>
            <w:tcPrChange w:id="2318" w:author="Moses, Robinson" w:date="2023-03-14T08:02:00Z">
              <w:tcPr>
                <w:tcW w:w="2558" w:type="dxa"/>
                <w:tcBorders>
                  <w:top w:val="single" w:sz="3" w:space="0" w:color="000000"/>
                  <w:left w:val="single" w:sz="4" w:space="0" w:color="000000"/>
                  <w:bottom w:val="single" w:sz="4" w:space="0" w:color="000000"/>
                  <w:right w:val="single" w:sz="4" w:space="0" w:color="000000"/>
                </w:tcBorders>
              </w:tcPr>
            </w:tcPrChange>
          </w:tcPr>
          <w:p w14:paraId="7F7CF45D" w14:textId="77777777" w:rsidR="00570B77" w:rsidRPr="00B720D8" w:rsidRDefault="00570B77" w:rsidP="00D745E1">
            <w:pPr>
              <w:pStyle w:val="TableBody"/>
              <w:rPr>
                <w:b/>
                <w:bCs/>
                <w:rPrChange w:id="2319" w:author="Moses, Robinson" w:date="2023-03-14T07:57:00Z">
                  <w:rPr/>
                </w:rPrChange>
              </w:rPr>
            </w:pPr>
            <w:r w:rsidRPr="00B720D8">
              <w:rPr>
                <w:b/>
                <w:bCs/>
                <w:rPrChange w:id="2320" w:author="Moses, Robinson" w:date="2023-03-14T07:57:00Z">
                  <w:rPr/>
                </w:rPrChange>
              </w:rPr>
              <w:t>Container Type</w:t>
            </w:r>
          </w:p>
        </w:tc>
        <w:tc>
          <w:tcPr>
            <w:tcW w:w="5499" w:type="dxa"/>
            <w:tcBorders>
              <w:top w:val="single" w:sz="3" w:space="0" w:color="000000"/>
              <w:left w:val="single" w:sz="4" w:space="0" w:color="000000"/>
              <w:bottom w:val="single" w:sz="4" w:space="0" w:color="000000"/>
              <w:right w:val="single" w:sz="4" w:space="0" w:color="000000"/>
            </w:tcBorders>
            <w:tcPrChange w:id="2321" w:author="Moses, Robinson" w:date="2023-03-14T08:02:00Z">
              <w:tcPr>
                <w:tcW w:w="5517" w:type="dxa"/>
                <w:tcBorders>
                  <w:top w:val="single" w:sz="3" w:space="0" w:color="000000"/>
                  <w:left w:val="single" w:sz="4" w:space="0" w:color="000000"/>
                  <w:bottom w:val="single" w:sz="4" w:space="0" w:color="000000"/>
                  <w:right w:val="single" w:sz="4" w:space="0" w:color="000000"/>
                </w:tcBorders>
              </w:tcPr>
            </w:tcPrChange>
          </w:tcPr>
          <w:p w14:paraId="77B79BC7" w14:textId="77777777" w:rsidR="00570B77" w:rsidRPr="00B720D8" w:rsidRDefault="00570B77" w:rsidP="00B720D8">
            <w:pPr>
              <w:pStyle w:val="TableBody"/>
              <w:rPr>
                <w:rPrChange w:id="2322" w:author="Moses, Robinson" w:date="2023-03-14T07:58:00Z">
                  <w:rPr>
                    <w:rFonts w:cstheme="minorHAnsi"/>
                    <w:sz w:val="18"/>
                    <w:szCs w:val="18"/>
                  </w:rPr>
                </w:rPrChange>
              </w:rPr>
            </w:pPr>
            <w:r w:rsidRPr="00B720D8">
              <w:rPr>
                <w:rPrChange w:id="2323" w:author="Moses, Robinson" w:date="2023-03-14T07:58:00Z">
                  <w:rPr>
                    <w:sz w:val="18"/>
                    <w:szCs w:val="18"/>
                  </w:rPr>
                </w:rPrChange>
              </w:rPr>
              <w:t>Filter report by type of container</w:t>
            </w:r>
          </w:p>
        </w:tc>
      </w:tr>
      <w:tr w:rsidR="00570B77" w14:paraId="12C923B8" w14:textId="77777777" w:rsidTr="00B720D8">
        <w:trPr>
          <w:trHeight w:val="202"/>
          <w:trPrChange w:id="2324" w:author="Moses, Robinson" w:date="2023-03-14T08:02:00Z">
            <w:trPr>
              <w:trHeight w:val="336"/>
            </w:trPr>
          </w:trPrChange>
        </w:trPr>
        <w:tc>
          <w:tcPr>
            <w:tcW w:w="2549" w:type="dxa"/>
            <w:tcBorders>
              <w:top w:val="single" w:sz="4" w:space="0" w:color="000000"/>
              <w:left w:val="single" w:sz="4" w:space="0" w:color="000000"/>
              <w:bottom w:val="single" w:sz="4" w:space="0" w:color="000000"/>
              <w:right w:val="single" w:sz="4" w:space="0" w:color="000000"/>
            </w:tcBorders>
            <w:tcPrChange w:id="2325"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049A6C19" w14:textId="77777777" w:rsidR="00570B77" w:rsidRPr="00B720D8" w:rsidRDefault="00570B77" w:rsidP="00D745E1">
            <w:pPr>
              <w:pStyle w:val="TableBody"/>
              <w:rPr>
                <w:b/>
                <w:bCs/>
                <w:rPrChange w:id="2326" w:author="Moses, Robinson" w:date="2023-03-14T07:57:00Z">
                  <w:rPr/>
                </w:rPrChange>
              </w:rPr>
            </w:pPr>
            <w:r w:rsidRPr="00B720D8">
              <w:rPr>
                <w:b/>
                <w:bCs/>
                <w:rPrChange w:id="2327" w:author="Moses, Robinson" w:date="2023-03-14T07:57:00Z">
                  <w:rPr/>
                </w:rPrChange>
              </w:rPr>
              <w:t>Container Owner</w:t>
            </w:r>
          </w:p>
        </w:tc>
        <w:tc>
          <w:tcPr>
            <w:tcW w:w="5499" w:type="dxa"/>
            <w:tcBorders>
              <w:top w:val="single" w:sz="4" w:space="0" w:color="000000"/>
              <w:left w:val="single" w:sz="4" w:space="0" w:color="000000"/>
              <w:bottom w:val="single" w:sz="4" w:space="0" w:color="000000"/>
              <w:right w:val="single" w:sz="4" w:space="0" w:color="000000"/>
            </w:tcBorders>
            <w:tcPrChange w:id="2328"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3331A664" w14:textId="521DADB8" w:rsidR="00570B77" w:rsidRPr="00B720D8" w:rsidRDefault="00570B77" w:rsidP="00B720D8">
            <w:pPr>
              <w:pStyle w:val="TableBody"/>
              <w:rPr>
                <w:rPrChange w:id="2329" w:author="Moses, Robinson" w:date="2023-03-14T07:58:00Z">
                  <w:rPr>
                    <w:rFonts w:cstheme="minorHAnsi"/>
                    <w:sz w:val="18"/>
                    <w:szCs w:val="18"/>
                  </w:rPr>
                </w:rPrChange>
              </w:rPr>
            </w:pPr>
            <w:r w:rsidRPr="00B720D8">
              <w:rPr>
                <w:rPrChange w:id="2330" w:author="Moses, Robinson" w:date="2023-03-14T07:58:00Z">
                  <w:rPr>
                    <w:sz w:val="18"/>
                    <w:szCs w:val="18"/>
                  </w:rPr>
                </w:rPrChange>
              </w:rPr>
              <w:t xml:space="preserve">Filter report by </w:t>
            </w:r>
            <w:ins w:id="2331" w:author="Moses, Robinson" w:date="2023-03-16T09:19:00Z">
              <w:r w:rsidR="0014696D">
                <w:t xml:space="preserve">the </w:t>
              </w:r>
            </w:ins>
            <w:r w:rsidRPr="00B720D8">
              <w:rPr>
                <w:rPrChange w:id="2332" w:author="Moses, Robinson" w:date="2023-03-14T07:58:00Z">
                  <w:rPr>
                    <w:sz w:val="18"/>
                    <w:szCs w:val="18"/>
                  </w:rPr>
                </w:rPrChange>
              </w:rPr>
              <w:t xml:space="preserve">owner of the containers </w:t>
            </w:r>
          </w:p>
        </w:tc>
      </w:tr>
      <w:tr w:rsidR="00570B77" w14:paraId="1803A73A" w14:textId="77777777" w:rsidTr="00B720D8">
        <w:trPr>
          <w:trHeight w:val="201"/>
          <w:trPrChange w:id="2333"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34"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496C1812" w14:textId="77777777" w:rsidR="00570B77" w:rsidRPr="00B720D8" w:rsidRDefault="00570B77" w:rsidP="00D745E1">
            <w:pPr>
              <w:pStyle w:val="TableBody"/>
              <w:rPr>
                <w:b/>
                <w:bCs/>
                <w:rPrChange w:id="2335" w:author="Moses, Robinson" w:date="2023-03-14T07:57:00Z">
                  <w:rPr/>
                </w:rPrChange>
              </w:rPr>
            </w:pPr>
            <w:r w:rsidRPr="00B720D8">
              <w:rPr>
                <w:b/>
                <w:bCs/>
                <w:rPrChange w:id="2336"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2337"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52E4364A" w14:textId="77777777" w:rsidR="00570B77" w:rsidRPr="00B720D8" w:rsidRDefault="00570B77" w:rsidP="00B720D8">
            <w:pPr>
              <w:pStyle w:val="TableBody"/>
              <w:rPr>
                <w:rPrChange w:id="2338" w:author="Moses, Robinson" w:date="2023-03-14T07:58:00Z">
                  <w:rPr>
                    <w:rFonts w:cstheme="minorHAnsi"/>
                    <w:sz w:val="18"/>
                    <w:szCs w:val="18"/>
                  </w:rPr>
                </w:rPrChange>
              </w:rPr>
            </w:pPr>
            <w:r w:rsidRPr="00B720D8">
              <w:rPr>
                <w:rPrChange w:id="2339" w:author="Moses, Robinson" w:date="2023-03-14T07:58:00Z">
                  <w:rPr>
                    <w:rFonts w:cstheme="minorHAnsi"/>
                    <w:sz w:val="18"/>
                    <w:szCs w:val="18"/>
                  </w:rPr>
                </w:rPrChange>
              </w:rPr>
              <w:t>Filter report by life cycle stage of containers</w:t>
            </w:r>
          </w:p>
        </w:tc>
      </w:tr>
      <w:tr w:rsidR="00570B77" w14:paraId="1AB4FF85" w14:textId="77777777" w:rsidTr="00B720D8">
        <w:trPr>
          <w:trHeight w:val="201"/>
          <w:trPrChange w:id="2340"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41"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5F331696" w14:textId="77777777" w:rsidR="00570B77" w:rsidRPr="00B720D8" w:rsidRDefault="00570B77" w:rsidP="00D745E1">
            <w:pPr>
              <w:pStyle w:val="TableBody"/>
              <w:rPr>
                <w:b/>
                <w:bCs/>
                <w:rPrChange w:id="2342" w:author="Moses, Robinson" w:date="2023-03-14T07:57:00Z">
                  <w:rPr/>
                </w:rPrChange>
              </w:rPr>
            </w:pPr>
            <w:r w:rsidRPr="00B720D8">
              <w:rPr>
                <w:b/>
                <w:bCs/>
                <w:rPrChange w:id="2343" w:author="Moses, Robinson" w:date="2023-03-14T07:57:00Z">
                  <w:rPr/>
                </w:rPrChange>
              </w:rPr>
              <w:t>Region</w:t>
            </w:r>
          </w:p>
        </w:tc>
        <w:tc>
          <w:tcPr>
            <w:tcW w:w="5499" w:type="dxa"/>
            <w:tcBorders>
              <w:top w:val="single" w:sz="4" w:space="0" w:color="000000"/>
              <w:left w:val="single" w:sz="4" w:space="0" w:color="000000"/>
              <w:bottom w:val="single" w:sz="4" w:space="0" w:color="000000"/>
              <w:right w:val="single" w:sz="4" w:space="0" w:color="000000"/>
            </w:tcBorders>
            <w:tcPrChange w:id="2344"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45F67360" w14:textId="77777777" w:rsidR="00570B77" w:rsidRPr="00B720D8" w:rsidRDefault="00570B77" w:rsidP="00B720D8">
            <w:pPr>
              <w:pStyle w:val="TableBody"/>
              <w:rPr>
                <w:rPrChange w:id="2345" w:author="Moses, Robinson" w:date="2023-03-14T07:58:00Z">
                  <w:rPr>
                    <w:rFonts w:cstheme="minorHAnsi"/>
                    <w:sz w:val="18"/>
                    <w:szCs w:val="18"/>
                  </w:rPr>
                </w:rPrChange>
              </w:rPr>
            </w:pPr>
            <w:r w:rsidRPr="00B720D8">
              <w:rPr>
                <w:rPrChange w:id="2346" w:author="Moses, Robinson" w:date="2023-03-14T07:58:00Z">
                  <w:rPr>
                    <w:rFonts w:cstheme="minorHAnsi"/>
                    <w:sz w:val="18"/>
                    <w:szCs w:val="18"/>
                  </w:rPr>
                </w:rPrChange>
              </w:rPr>
              <w:t>Filter report by region</w:t>
            </w:r>
          </w:p>
        </w:tc>
      </w:tr>
      <w:tr w:rsidR="00570B77" w14:paraId="31C0BAD2" w14:textId="77777777" w:rsidTr="00B720D8">
        <w:trPr>
          <w:trHeight w:val="201"/>
          <w:trPrChange w:id="2347"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48"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2CBB5C65" w14:textId="77777777" w:rsidR="00570B77" w:rsidRPr="00B720D8" w:rsidRDefault="00570B77" w:rsidP="00D745E1">
            <w:pPr>
              <w:pStyle w:val="TableBody"/>
              <w:rPr>
                <w:b/>
                <w:bCs/>
                <w:rPrChange w:id="2349" w:author="Moses, Robinson" w:date="2023-03-14T07:57:00Z">
                  <w:rPr/>
                </w:rPrChange>
              </w:rPr>
            </w:pPr>
            <w:r w:rsidRPr="00B720D8">
              <w:rPr>
                <w:b/>
                <w:bCs/>
                <w:rPrChange w:id="2350" w:author="Moses, Robinson" w:date="2023-03-14T07:57:00Z">
                  <w:rPr/>
                </w:rPrChange>
              </w:rPr>
              <w:t>Location Parent</w:t>
            </w:r>
          </w:p>
        </w:tc>
        <w:tc>
          <w:tcPr>
            <w:tcW w:w="5499" w:type="dxa"/>
            <w:tcBorders>
              <w:top w:val="single" w:sz="4" w:space="0" w:color="000000"/>
              <w:left w:val="single" w:sz="4" w:space="0" w:color="000000"/>
              <w:bottom w:val="single" w:sz="4" w:space="0" w:color="000000"/>
              <w:right w:val="single" w:sz="4" w:space="0" w:color="000000"/>
            </w:tcBorders>
            <w:tcPrChange w:id="2351"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2AD468AF" w14:textId="2E8FFC95" w:rsidR="00570B77" w:rsidRPr="00B720D8" w:rsidRDefault="00570B77" w:rsidP="00B720D8">
            <w:pPr>
              <w:pStyle w:val="TableBody"/>
              <w:rPr>
                <w:rPrChange w:id="2352" w:author="Moses, Robinson" w:date="2023-03-14T07:58:00Z">
                  <w:rPr>
                    <w:rFonts w:cstheme="minorHAnsi"/>
                    <w:sz w:val="18"/>
                    <w:szCs w:val="18"/>
                  </w:rPr>
                </w:rPrChange>
              </w:rPr>
            </w:pPr>
            <w:r w:rsidRPr="00B720D8">
              <w:rPr>
                <w:rPrChange w:id="2353" w:author="Moses, Robinson" w:date="2023-03-14T07:58:00Z">
                  <w:rPr>
                    <w:rFonts w:cstheme="minorHAnsi"/>
                    <w:sz w:val="18"/>
                    <w:szCs w:val="18"/>
                  </w:rPr>
                </w:rPrChange>
              </w:rPr>
              <w:t>The parent cashpoint of the container</w:t>
            </w:r>
            <w:ins w:id="2354" w:author="Moses, Robinson" w:date="2023-03-16T09:20:00Z">
              <w:r w:rsidR="0014696D">
                <w:t>'</w:t>
              </w:r>
            </w:ins>
            <w:r w:rsidRPr="00B720D8">
              <w:rPr>
                <w:rPrChange w:id="2355" w:author="Moses, Robinson" w:date="2023-03-14T07:58:00Z">
                  <w:rPr>
                    <w:rFonts w:cstheme="minorHAnsi"/>
                    <w:sz w:val="18"/>
                    <w:szCs w:val="18"/>
                  </w:rPr>
                </w:rPrChange>
              </w:rPr>
              <w:t xml:space="preserve">s current location, if any. </w:t>
            </w:r>
            <w:r w:rsidRPr="00B720D8">
              <w:rPr>
                <w:b/>
                <w:bCs/>
                <w:u w:val="single"/>
                <w:rPrChange w:id="2356" w:author="Moses, Robinson" w:date="2023-03-14T07:58:00Z">
                  <w:rPr>
                    <w:rFonts w:cstheme="minorHAnsi"/>
                    <w:sz w:val="18"/>
                    <w:szCs w:val="18"/>
                  </w:rPr>
                </w:rPrChange>
              </w:rPr>
              <w:t>For example</w:t>
            </w:r>
            <w:r w:rsidRPr="00B720D8">
              <w:rPr>
                <w:rPrChange w:id="2357" w:author="Moses, Robinson" w:date="2023-03-14T07:58:00Z">
                  <w:rPr>
                    <w:rFonts w:cstheme="minorHAnsi"/>
                    <w:sz w:val="18"/>
                    <w:szCs w:val="18"/>
                  </w:rPr>
                </w:rPrChange>
              </w:rPr>
              <w:t xml:space="preserve">, </w:t>
            </w:r>
            <w:r w:rsidRPr="00B720D8">
              <w:rPr>
                <w:rPrChange w:id="2358" w:author="Moses, Robinson" w:date="2023-03-14T07:58:00Z">
                  <w:rPr>
                    <w:sz w:val="18"/>
                    <w:szCs w:val="18"/>
                    <w:lang w:eastAsia="en-GB"/>
                  </w:rPr>
                </w:rPrChange>
              </w:rPr>
              <w:t>if ATMs are linked under a Branch, then containers located at those ATM</w:t>
            </w:r>
            <w:ins w:id="2359" w:author="Moses, Robinson" w:date="2023-03-16T09:20:00Z">
              <w:r w:rsidR="0014696D">
                <w:t>s</w:t>
              </w:r>
            </w:ins>
            <w:r w:rsidRPr="00B720D8">
              <w:rPr>
                <w:rPrChange w:id="2360" w:author="Moses, Robinson" w:date="2023-03-14T07:58:00Z">
                  <w:rPr>
                    <w:sz w:val="18"/>
                    <w:szCs w:val="18"/>
                    <w:lang w:eastAsia="en-GB"/>
                  </w:rPr>
                </w:rPrChange>
              </w:rPr>
              <w:t xml:space="preserve"> show the Branch’s ID in </w:t>
            </w:r>
            <w:ins w:id="2361" w:author="Moses, Robinson" w:date="2023-03-16T09:20:00Z">
              <w:r w:rsidR="0014696D">
                <w:t xml:space="preserve">the </w:t>
              </w:r>
            </w:ins>
            <w:r w:rsidRPr="00B720D8">
              <w:rPr>
                <w:b/>
                <w:bCs/>
                <w:rPrChange w:id="2362" w:author="Moses, Robinson" w:date="2023-03-14T07:58:00Z">
                  <w:rPr>
                    <w:sz w:val="18"/>
                    <w:szCs w:val="18"/>
                    <w:lang w:eastAsia="en-GB"/>
                  </w:rPr>
                </w:rPrChange>
              </w:rPr>
              <w:t>Location Parent</w:t>
            </w:r>
            <w:r w:rsidRPr="00B720D8">
              <w:rPr>
                <w:rPrChange w:id="2363" w:author="Moses, Robinson" w:date="2023-03-14T07:58:00Z">
                  <w:rPr>
                    <w:sz w:val="18"/>
                    <w:szCs w:val="18"/>
                    <w:lang w:eastAsia="en-GB"/>
                  </w:rPr>
                </w:rPrChange>
              </w:rPr>
              <w:t xml:space="preserve"> field.</w:t>
            </w:r>
          </w:p>
        </w:tc>
      </w:tr>
      <w:tr w:rsidR="00570B77" w14:paraId="300E0C78" w14:textId="77777777" w:rsidTr="00B720D8">
        <w:trPr>
          <w:trHeight w:val="201"/>
          <w:trPrChange w:id="2364"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65"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49CBDB70" w14:textId="77777777" w:rsidR="00570B77" w:rsidRPr="00B720D8" w:rsidRDefault="00570B77" w:rsidP="00D745E1">
            <w:pPr>
              <w:pStyle w:val="TableBody"/>
              <w:rPr>
                <w:b/>
                <w:bCs/>
                <w:rPrChange w:id="2366" w:author="Moses, Robinson" w:date="2023-03-14T07:57:00Z">
                  <w:rPr/>
                </w:rPrChange>
              </w:rPr>
            </w:pPr>
            <w:r w:rsidRPr="00B720D8">
              <w:rPr>
                <w:b/>
                <w:bCs/>
                <w:rPrChange w:id="2367" w:author="Moses, Robinson" w:date="2023-03-14T07:57:00Z">
                  <w:rPr/>
                </w:rPrChange>
              </w:rPr>
              <w:t>Location</w:t>
            </w:r>
          </w:p>
        </w:tc>
        <w:tc>
          <w:tcPr>
            <w:tcW w:w="5499" w:type="dxa"/>
            <w:tcBorders>
              <w:top w:val="single" w:sz="4" w:space="0" w:color="000000"/>
              <w:left w:val="single" w:sz="4" w:space="0" w:color="000000"/>
              <w:bottom w:val="single" w:sz="4" w:space="0" w:color="000000"/>
              <w:right w:val="single" w:sz="4" w:space="0" w:color="000000"/>
            </w:tcBorders>
            <w:tcPrChange w:id="2368"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2CAE26AA" w14:textId="77777777" w:rsidR="00570B77" w:rsidRPr="00B720D8" w:rsidRDefault="00570B77" w:rsidP="00B720D8">
            <w:pPr>
              <w:pStyle w:val="TableBody"/>
              <w:rPr>
                <w:rPrChange w:id="2369" w:author="Moses, Robinson" w:date="2023-03-14T07:58:00Z">
                  <w:rPr>
                    <w:rFonts w:cstheme="minorHAnsi"/>
                    <w:sz w:val="18"/>
                    <w:szCs w:val="18"/>
                  </w:rPr>
                </w:rPrChange>
              </w:rPr>
            </w:pPr>
            <w:r w:rsidRPr="00B720D8">
              <w:rPr>
                <w:rPrChange w:id="2370" w:author="Moses, Robinson" w:date="2023-03-14T07:58:00Z">
                  <w:rPr>
                    <w:rFonts w:cstheme="minorHAnsi"/>
                    <w:sz w:val="18"/>
                    <w:szCs w:val="18"/>
                  </w:rPr>
                </w:rPrChange>
              </w:rPr>
              <w:t>Current location of the container</w:t>
            </w:r>
          </w:p>
        </w:tc>
      </w:tr>
      <w:tr w:rsidR="00570B77" w14:paraId="0BBE1269" w14:textId="77777777" w:rsidTr="00B720D8">
        <w:trPr>
          <w:trHeight w:val="201"/>
          <w:trPrChange w:id="2371"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72"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260120BA" w14:textId="77777777" w:rsidR="00570B77" w:rsidRPr="00B720D8" w:rsidRDefault="00570B77" w:rsidP="00D745E1">
            <w:pPr>
              <w:pStyle w:val="TableBody"/>
              <w:rPr>
                <w:b/>
                <w:bCs/>
                <w:rPrChange w:id="2373" w:author="Moses, Robinson" w:date="2023-03-14T07:57:00Z">
                  <w:rPr/>
                </w:rPrChange>
              </w:rPr>
            </w:pPr>
            <w:r w:rsidRPr="00B720D8">
              <w:rPr>
                <w:b/>
                <w:bCs/>
                <w:rPrChange w:id="2374" w:author="Moses, Robinson" w:date="2023-03-14T07:57:00Z">
                  <w:rPr/>
                </w:rPrChange>
              </w:rPr>
              <w:t>Container ID</w:t>
            </w:r>
          </w:p>
        </w:tc>
        <w:tc>
          <w:tcPr>
            <w:tcW w:w="5499" w:type="dxa"/>
            <w:tcBorders>
              <w:top w:val="single" w:sz="4" w:space="0" w:color="000000"/>
              <w:left w:val="single" w:sz="4" w:space="0" w:color="000000"/>
              <w:bottom w:val="single" w:sz="4" w:space="0" w:color="000000"/>
              <w:right w:val="single" w:sz="4" w:space="0" w:color="000000"/>
            </w:tcBorders>
            <w:tcPrChange w:id="2375"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14513DD7" w14:textId="77777777" w:rsidR="00570B77" w:rsidRPr="00B720D8" w:rsidRDefault="00570B77" w:rsidP="00B720D8">
            <w:pPr>
              <w:pStyle w:val="TableBody"/>
              <w:rPr>
                <w:rPrChange w:id="2376" w:author="Moses, Robinson" w:date="2023-03-14T07:58:00Z">
                  <w:rPr>
                    <w:rFonts w:cstheme="minorHAnsi"/>
                    <w:sz w:val="18"/>
                    <w:szCs w:val="18"/>
                  </w:rPr>
                </w:rPrChange>
              </w:rPr>
            </w:pPr>
            <w:r w:rsidRPr="00B720D8">
              <w:rPr>
                <w:rPrChange w:id="2377" w:author="Moses, Robinson" w:date="2023-03-14T07:58:00Z">
                  <w:rPr>
                    <w:rFonts w:cstheme="minorHAnsi"/>
                    <w:sz w:val="18"/>
                    <w:szCs w:val="18"/>
                  </w:rPr>
                </w:rPrChange>
              </w:rPr>
              <w:t>Identifier of the container</w:t>
            </w:r>
          </w:p>
        </w:tc>
      </w:tr>
      <w:tr w:rsidR="00570B77" w14:paraId="2421F4A2" w14:textId="77777777" w:rsidTr="00B720D8">
        <w:trPr>
          <w:trHeight w:val="201"/>
          <w:trPrChange w:id="2378"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79"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15D50D8E" w14:textId="77777777" w:rsidR="00570B77" w:rsidRPr="00B720D8" w:rsidRDefault="00570B77" w:rsidP="00D745E1">
            <w:pPr>
              <w:pStyle w:val="TableBody"/>
              <w:rPr>
                <w:b/>
                <w:bCs/>
                <w:rPrChange w:id="2380" w:author="Moses, Robinson" w:date="2023-03-14T07:57:00Z">
                  <w:rPr/>
                </w:rPrChange>
              </w:rPr>
            </w:pPr>
            <w:r w:rsidRPr="00B720D8">
              <w:rPr>
                <w:b/>
                <w:bCs/>
                <w:rPrChange w:id="2381" w:author="Moses, Robinson" w:date="2023-03-14T07:57:00Z">
                  <w:rPr/>
                </w:rPrChange>
              </w:rPr>
              <w:t>Type</w:t>
            </w:r>
          </w:p>
        </w:tc>
        <w:tc>
          <w:tcPr>
            <w:tcW w:w="5499" w:type="dxa"/>
            <w:tcBorders>
              <w:top w:val="single" w:sz="4" w:space="0" w:color="000000"/>
              <w:left w:val="single" w:sz="4" w:space="0" w:color="000000"/>
              <w:bottom w:val="single" w:sz="4" w:space="0" w:color="000000"/>
              <w:right w:val="single" w:sz="4" w:space="0" w:color="000000"/>
            </w:tcBorders>
            <w:tcPrChange w:id="2382"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2975B809" w14:textId="77777777" w:rsidR="00570B77" w:rsidRPr="00B720D8" w:rsidRDefault="00570B77" w:rsidP="00B720D8">
            <w:pPr>
              <w:pStyle w:val="TableBody"/>
              <w:rPr>
                <w:rPrChange w:id="2383" w:author="Moses, Robinson" w:date="2023-03-14T07:58:00Z">
                  <w:rPr>
                    <w:rFonts w:cstheme="minorHAnsi"/>
                    <w:sz w:val="18"/>
                    <w:szCs w:val="18"/>
                  </w:rPr>
                </w:rPrChange>
              </w:rPr>
            </w:pPr>
            <w:r w:rsidRPr="00B720D8">
              <w:rPr>
                <w:rPrChange w:id="2384" w:author="Moses, Robinson" w:date="2023-03-14T07:58:00Z">
                  <w:rPr>
                    <w:rFonts w:cstheme="minorHAnsi"/>
                    <w:sz w:val="18"/>
                    <w:szCs w:val="18"/>
                  </w:rPr>
                </w:rPrChange>
              </w:rPr>
              <w:t>Container’s type</w:t>
            </w:r>
          </w:p>
        </w:tc>
      </w:tr>
      <w:tr w:rsidR="00570B77" w14:paraId="3E2B5651" w14:textId="77777777" w:rsidTr="00B720D8">
        <w:trPr>
          <w:trHeight w:val="201"/>
          <w:trPrChange w:id="2385"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86"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45B2A9A4" w14:textId="77777777" w:rsidR="00570B77" w:rsidRPr="00B720D8" w:rsidRDefault="00570B77" w:rsidP="00D745E1">
            <w:pPr>
              <w:pStyle w:val="TableBody"/>
              <w:rPr>
                <w:b/>
                <w:bCs/>
                <w:rPrChange w:id="2387" w:author="Moses, Robinson" w:date="2023-03-14T07:57:00Z">
                  <w:rPr/>
                </w:rPrChange>
              </w:rPr>
            </w:pPr>
            <w:r w:rsidRPr="00B720D8">
              <w:rPr>
                <w:b/>
                <w:bCs/>
                <w:rPrChange w:id="2388" w:author="Moses, Robinson" w:date="2023-03-14T07:57:00Z">
                  <w:rPr/>
                </w:rPrChange>
              </w:rPr>
              <w:t>Owner</w:t>
            </w:r>
          </w:p>
        </w:tc>
        <w:tc>
          <w:tcPr>
            <w:tcW w:w="5499" w:type="dxa"/>
            <w:tcBorders>
              <w:top w:val="single" w:sz="4" w:space="0" w:color="000000"/>
              <w:left w:val="single" w:sz="4" w:space="0" w:color="000000"/>
              <w:bottom w:val="single" w:sz="4" w:space="0" w:color="000000"/>
              <w:right w:val="single" w:sz="4" w:space="0" w:color="000000"/>
            </w:tcBorders>
            <w:tcPrChange w:id="2389"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7222DAA8" w14:textId="77777777" w:rsidR="00570B77" w:rsidRPr="00B720D8" w:rsidRDefault="00570B77" w:rsidP="00B720D8">
            <w:pPr>
              <w:pStyle w:val="TableBody"/>
              <w:rPr>
                <w:rPrChange w:id="2390" w:author="Moses, Robinson" w:date="2023-03-14T07:58:00Z">
                  <w:rPr>
                    <w:sz w:val="18"/>
                    <w:szCs w:val="18"/>
                  </w:rPr>
                </w:rPrChange>
              </w:rPr>
            </w:pPr>
            <w:r w:rsidRPr="00B720D8">
              <w:rPr>
                <w:rPrChange w:id="2391" w:author="Moses, Robinson" w:date="2023-03-14T07:58:00Z">
                  <w:rPr>
                    <w:sz w:val="18"/>
                    <w:szCs w:val="18"/>
                  </w:rPr>
                </w:rPrChange>
              </w:rPr>
              <w:t>Container’s owner</w:t>
            </w:r>
          </w:p>
        </w:tc>
      </w:tr>
      <w:tr w:rsidR="00570B77" w14:paraId="3567AFA5" w14:textId="77777777" w:rsidTr="00B720D8">
        <w:trPr>
          <w:trHeight w:val="201"/>
          <w:trPrChange w:id="2392" w:author="Moses, Robinson" w:date="2023-03-14T08:02:00Z">
            <w:trPr>
              <w:trHeight w:val="334"/>
            </w:trPr>
          </w:trPrChange>
        </w:trPr>
        <w:tc>
          <w:tcPr>
            <w:tcW w:w="2549" w:type="dxa"/>
            <w:tcBorders>
              <w:top w:val="single" w:sz="4" w:space="0" w:color="000000"/>
              <w:left w:val="single" w:sz="4" w:space="0" w:color="000000"/>
              <w:bottom w:val="single" w:sz="4" w:space="0" w:color="000000"/>
              <w:right w:val="single" w:sz="4" w:space="0" w:color="000000"/>
            </w:tcBorders>
            <w:tcPrChange w:id="2393" w:author="Moses, Robinson" w:date="2023-03-14T08:02:00Z">
              <w:tcPr>
                <w:tcW w:w="2558" w:type="dxa"/>
                <w:tcBorders>
                  <w:top w:val="single" w:sz="4" w:space="0" w:color="000000"/>
                  <w:left w:val="single" w:sz="4" w:space="0" w:color="000000"/>
                  <w:bottom w:val="single" w:sz="4" w:space="0" w:color="000000"/>
                  <w:right w:val="single" w:sz="4" w:space="0" w:color="000000"/>
                </w:tcBorders>
              </w:tcPr>
            </w:tcPrChange>
          </w:tcPr>
          <w:p w14:paraId="1F9B41DC" w14:textId="77777777" w:rsidR="00570B77" w:rsidRPr="00B720D8" w:rsidRDefault="00570B77" w:rsidP="00D745E1">
            <w:pPr>
              <w:pStyle w:val="TableBody"/>
              <w:rPr>
                <w:b/>
                <w:bCs/>
                <w:rPrChange w:id="2394" w:author="Moses, Robinson" w:date="2023-03-14T07:57:00Z">
                  <w:rPr/>
                </w:rPrChange>
              </w:rPr>
            </w:pPr>
            <w:r w:rsidRPr="00B720D8">
              <w:rPr>
                <w:b/>
                <w:bCs/>
                <w:rPrChange w:id="2395"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2396" w:author="Moses, Robinson" w:date="2023-03-14T08:02:00Z">
              <w:tcPr>
                <w:tcW w:w="5517" w:type="dxa"/>
                <w:tcBorders>
                  <w:top w:val="single" w:sz="4" w:space="0" w:color="000000"/>
                  <w:left w:val="single" w:sz="4" w:space="0" w:color="000000"/>
                  <w:bottom w:val="single" w:sz="4" w:space="0" w:color="000000"/>
                  <w:right w:val="single" w:sz="4" w:space="0" w:color="000000"/>
                </w:tcBorders>
              </w:tcPr>
            </w:tcPrChange>
          </w:tcPr>
          <w:p w14:paraId="223A65FF" w14:textId="77777777" w:rsidR="00570B77" w:rsidRPr="00B720D8" w:rsidRDefault="00570B77" w:rsidP="00B720D8">
            <w:pPr>
              <w:pStyle w:val="TableBody"/>
              <w:rPr>
                <w:rPrChange w:id="2397" w:author="Moses, Robinson" w:date="2023-03-14T07:58:00Z">
                  <w:rPr>
                    <w:sz w:val="18"/>
                    <w:szCs w:val="18"/>
                  </w:rPr>
                </w:rPrChange>
              </w:rPr>
            </w:pPr>
            <w:r w:rsidRPr="00B720D8">
              <w:rPr>
                <w:rPrChange w:id="2398" w:author="Moses, Robinson" w:date="2023-03-14T07:58:00Z">
                  <w:rPr>
                    <w:sz w:val="18"/>
                    <w:szCs w:val="18"/>
                  </w:rPr>
                </w:rPrChange>
              </w:rPr>
              <w:t>Current life cycle stage of the container</w:t>
            </w:r>
          </w:p>
        </w:tc>
      </w:tr>
    </w:tbl>
    <w:p w14:paraId="14B215B0" w14:textId="1ABDA90A" w:rsidR="00570B77" w:rsidRDefault="0014696D" w:rsidP="00613603">
      <w:pPr>
        <w:pStyle w:val="Caption"/>
        <w:rPr>
          <w:color w:val="70AD47" w:themeColor="accent6"/>
        </w:rPr>
      </w:pPr>
      <w:hyperlink w:anchor="_REPORTS" w:history="1">
        <w:r w:rsidR="00570B77" w:rsidRPr="00613603">
          <w:rPr>
            <w:rStyle w:val="Hyperlink"/>
            <w:color w:val="70AD47" w:themeColor="accent6"/>
          </w:rPr>
          <w:t>Return to: Reports</w:t>
        </w:r>
      </w:hyperlink>
      <w:r w:rsidR="00570B77" w:rsidRPr="00613603">
        <w:rPr>
          <w:color w:val="70AD47" w:themeColor="accent6"/>
        </w:rPr>
        <w:t xml:space="preserve"> </w:t>
      </w:r>
    </w:p>
    <w:p w14:paraId="790AA4FE" w14:textId="77777777" w:rsidR="00613603" w:rsidRPr="00613603" w:rsidRDefault="00613603" w:rsidP="00613603"/>
    <w:p w14:paraId="0EF6C2BA" w14:textId="77777777" w:rsidR="00570B77" w:rsidRDefault="00570B77" w:rsidP="00570B77">
      <w:pPr>
        <w:pStyle w:val="Heading2"/>
      </w:pPr>
      <w:bookmarkStart w:id="2399" w:name="_Toc111643090"/>
      <w:bookmarkStart w:id="2400" w:name="_Toc129572310"/>
      <w:r>
        <w:t>CONTAINER USE BY LOCATION REPORT</w:t>
      </w:r>
      <w:bookmarkEnd w:id="2399"/>
      <w:bookmarkEnd w:id="2400"/>
      <w:r>
        <w:t xml:space="preserve"> </w:t>
      </w:r>
    </w:p>
    <w:p w14:paraId="2B991F7B" w14:textId="20D717B4" w:rsidR="00570B77" w:rsidRPr="000A0789" w:rsidRDefault="00570B77" w:rsidP="00B720D8">
      <w:pPr>
        <w:pStyle w:val="BodyText"/>
        <w:rPr>
          <w:lang w:eastAsia="en-GB"/>
        </w:rPr>
        <w:pPrChange w:id="2401" w:author="Moses, Robinson" w:date="2023-03-14T07:59:00Z">
          <w:pPr>
            <w:spacing w:after="0" w:line="240" w:lineRule="auto"/>
          </w:pPr>
        </w:pPrChange>
      </w:pPr>
      <w:del w:id="2402" w:author="Moses, Robinson" w:date="2023-03-16T09:21:00Z">
        <w:r w:rsidRPr="000A0789" w:rsidDel="0014696D">
          <w:rPr>
            <w:lang w:eastAsia="en-GB"/>
          </w:rPr>
          <w:delText xml:space="preserve">Purpose </w:delText>
        </w:r>
      </w:del>
      <w:ins w:id="2403" w:author="Moses, Robinson" w:date="2023-03-16T09:21:00Z">
        <w:r w:rsidR="0014696D">
          <w:rPr>
            <w:lang w:eastAsia="en-GB"/>
          </w:rPr>
          <w:t>The p</w:t>
        </w:r>
        <w:r w:rsidR="0014696D" w:rsidRPr="000A0789">
          <w:rPr>
            <w:lang w:eastAsia="en-GB"/>
          </w:rPr>
          <w:t xml:space="preserve">urpose </w:t>
        </w:r>
      </w:ins>
      <w:r w:rsidRPr="000A0789">
        <w:rPr>
          <w:lang w:eastAsia="en-GB"/>
        </w:rPr>
        <w:t xml:space="preserve">of this report is to give </w:t>
      </w:r>
      <w:ins w:id="2404" w:author="Moses, Robinson" w:date="2023-03-16T09:21:00Z">
        <w:r w:rsidR="0014696D">
          <w:rPr>
            <w:lang w:eastAsia="en-GB"/>
          </w:rPr>
          <w:t xml:space="preserve">a </w:t>
        </w:r>
      </w:ins>
      <w:r w:rsidRPr="000A0789">
        <w:rPr>
          <w:lang w:eastAsia="en-GB"/>
        </w:rPr>
        <w:t xml:space="preserve">history of </w:t>
      </w:r>
      <w:r>
        <w:rPr>
          <w:lang w:eastAsia="en-GB"/>
        </w:rPr>
        <w:t>container use at a location</w:t>
      </w:r>
      <w:r w:rsidRPr="000A0789">
        <w:rPr>
          <w:lang w:eastAsia="en-GB"/>
        </w:rPr>
        <w:t xml:space="preserve">: </w:t>
      </w:r>
      <w:ins w:id="2405" w:author="Moses, Robinson" w:date="2023-03-16T09:23:00Z">
        <w:r w:rsidR="0014696D">
          <w:rPr>
            <w:lang w:eastAsia="en-GB"/>
          </w:rPr>
          <w:t xml:space="preserve">Example:  what </w:t>
        </w:r>
      </w:ins>
      <w:del w:id="2406" w:author="Moses, Robinson" w:date="2023-03-16T09:21:00Z">
        <w:r w:rsidRPr="000A0789" w:rsidDel="0014696D">
          <w:rPr>
            <w:lang w:eastAsia="en-GB"/>
          </w:rPr>
          <w:delText>What a</w:delText>
        </w:r>
      </w:del>
      <w:ins w:id="2407" w:author="Moses, Robinson" w:date="2023-03-16T09:21:00Z">
        <w:r w:rsidR="0014696D">
          <w:rPr>
            <w:lang w:eastAsia="en-GB"/>
          </w:rPr>
          <w:t>A</w:t>
        </w:r>
      </w:ins>
      <w:r w:rsidRPr="000A0789">
        <w:rPr>
          <w:lang w:eastAsia="en-GB"/>
        </w:rPr>
        <w:t xml:space="preserve">ctivities/events </w:t>
      </w:r>
      <w:r>
        <w:rPr>
          <w:lang w:eastAsia="en-GB"/>
        </w:rPr>
        <w:t>occurred</w:t>
      </w:r>
      <w:del w:id="2408" w:author="Moses, Robinson" w:date="2023-03-14T07:59:00Z">
        <w:r w:rsidDel="00B720D8">
          <w:rPr>
            <w:lang w:eastAsia="en-GB"/>
          </w:rPr>
          <w:delText xml:space="preserve"> here?</w:delText>
        </w:r>
      </w:del>
      <w:ins w:id="2409" w:author="Moses, Robinson" w:date="2023-03-14T07:59:00Z">
        <w:r w:rsidR="00B720D8">
          <w:rPr>
            <w:lang w:eastAsia="en-GB"/>
          </w:rPr>
          <w:t>.</w:t>
        </w:r>
      </w:ins>
    </w:p>
    <w:p w14:paraId="2C597738" w14:textId="3309A0EB" w:rsidR="00570B77" w:rsidDel="00B720D8" w:rsidRDefault="00570B77" w:rsidP="00570B77">
      <w:pPr>
        <w:pStyle w:val="ListParagraph"/>
        <w:spacing w:after="0" w:line="240" w:lineRule="auto"/>
        <w:ind w:left="360"/>
        <w:rPr>
          <w:del w:id="2410" w:author="Moses, Robinson" w:date="2023-03-14T07:59:00Z"/>
          <w:color w:val="000000"/>
          <w:lang w:val="en-GB" w:eastAsia="en-GB"/>
        </w:rPr>
      </w:pPr>
    </w:p>
    <w:p w14:paraId="7F3F6865" w14:textId="77777777" w:rsidR="00570B77" w:rsidRDefault="00570B77" w:rsidP="00613603">
      <w:pPr>
        <w:pStyle w:val="Caption"/>
      </w:pPr>
      <w:bookmarkStart w:id="2411" w:name="_Toc6556897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42</w:t>
      </w:r>
      <w:r w:rsidRPr="36CE550C">
        <w:rPr>
          <w:noProof/>
        </w:rPr>
        <w:fldChar w:fldCharType="end"/>
      </w:r>
      <w:r w:rsidRPr="36CE550C">
        <w:t xml:space="preserve">: </w:t>
      </w:r>
      <w:r>
        <w:t>CONTAINER USE BY LOCATION REPORT</w:t>
      </w:r>
      <w:bookmarkEnd w:id="2411"/>
    </w:p>
    <w:p w14:paraId="3E94EEB7" w14:textId="77777777" w:rsidR="00570B77" w:rsidRDefault="00570B77" w:rsidP="00B720D8">
      <w:pPr>
        <w:pStyle w:val="BodyText"/>
        <w:pPrChange w:id="2412" w:author="Moses, Robinson" w:date="2023-03-14T07:59:00Z">
          <w:pPr>
            <w:spacing w:after="0"/>
            <w:ind w:right="1080"/>
            <w:jc w:val="center"/>
          </w:pPr>
        </w:pPrChange>
      </w:pPr>
      <w:r>
        <w:rPr>
          <w:noProof/>
        </w:rPr>
        <w:drawing>
          <wp:inline distT="0" distB="0" distL="0" distR="0" wp14:anchorId="0A58AE64" wp14:editId="1E70EA22">
            <wp:extent cx="5083264" cy="2765030"/>
            <wp:effectExtent l="76200" t="76200" r="136525" b="130810"/>
            <wp:docPr id="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85722" cy="2766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F9A2AD5" w14:textId="475ADC98" w:rsidR="005C76BF" w:rsidRPr="00B720D8" w:rsidDel="00B720D8" w:rsidRDefault="005C76BF" w:rsidP="00B720D8">
      <w:pPr>
        <w:pStyle w:val="Caption"/>
        <w:rPr>
          <w:del w:id="2413" w:author="Moses, Robinson" w:date="2023-03-14T07:59:00Z"/>
          <w:rPrChange w:id="2414" w:author="Moses, Robinson" w:date="2023-03-14T08:02:00Z">
            <w:rPr>
              <w:del w:id="2415" w:author="Moses, Robinson" w:date="2023-03-14T07:59:00Z"/>
              <w:color w:val="auto"/>
            </w:rPr>
          </w:rPrChange>
        </w:rPr>
      </w:pPr>
      <w:bookmarkStart w:id="2416" w:name="_Toc65569040"/>
    </w:p>
    <w:p w14:paraId="1E99EF68" w14:textId="35C172E6" w:rsidR="005C76BF" w:rsidRPr="00B720D8" w:rsidDel="00B720D8" w:rsidRDefault="005C76BF" w:rsidP="00B720D8">
      <w:pPr>
        <w:pStyle w:val="Caption"/>
        <w:rPr>
          <w:del w:id="2417" w:author="Moses, Robinson" w:date="2023-03-14T07:59:00Z"/>
          <w:rPrChange w:id="2418" w:author="Moses, Robinson" w:date="2023-03-14T08:02:00Z">
            <w:rPr>
              <w:del w:id="2419" w:author="Moses, Robinson" w:date="2023-03-14T07:59:00Z"/>
              <w:color w:val="auto"/>
            </w:rPr>
          </w:rPrChange>
        </w:rPr>
      </w:pPr>
    </w:p>
    <w:p w14:paraId="1C13E3D8" w14:textId="1292A393" w:rsidR="00570B77" w:rsidRPr="00B720D8" w:rsidRDefault="00570B77" w:rsidP="00B720D8">
      <w:pPr>
        <w:pStyle w:val="Caption"/>
      </w:pPr>
      <w:r w:rsidRPr="00B720D8">
        <w:rPr>
          <w:rPrChange w:id="2420" w:author="Moses, Robinson" w:date="2023-03-14T08:02:00Z">
            <w:rPr>
              <w:color w:val="auto"/>
            </w:rPr>
          </w:rPrChange>
        </w:rPr>
        <w:t xml:space="preserve">Table </w:t>
      </w:r>
      <w:r w:rsidRPr="00B720D8">
        <w:rPr>
          <w:rPrChange w:id="2421" w:author="Moses, Robinson" w:date="2023-03-14T08:02:00Z">
            <w:rPr>
              <w:color w:val="auto"/>
            </w:rPr>
          </w:rPrChange>
        </w:rPr>
        <w:fldChar w:fldCharType="begin"/>
      </w:r>
      <w:r w:rsidRPr="00B720D8">
        <w:rPr>
          <w:rPrChange w:id="2422" w:author="Moses, Robinson" w:date="2023-03-14T08:02:00Z">
            <w:rPr>
              <w:color w:val="auto"/>
            </w:rPr>
          </w:rPrChange>
        </w:rPr>
        <w:instrText xml:space="preserve"> SEQ Table \* ARABIC </w:instrText>
      </w:r>
      <w:r w:rsidRPr="00B720D8">
        <w:rPr>
          <w:rPrChange w:id="2423" w:author="Moses, Robinson" w:date="2023-03-14T08:02:00Z">
            <w:rPr>
              <w:color w:val="auto"/>
            </w:rPr>
          </w:rPrChange>
        </w:rPr>
        <w:fldChar w:fldCharType="separate"/>
      </w:r>
      <w:r w:rsidRPr="00B720D8">
        <w:rPr>
          <w:rPrChange w:id="2424" w:author="Moses, Robinson" w:date="2023-03-14T08:02:00Z">
            <w:rPr>
              <w:noProof/>
              <w:color w:val="auto"/>
            </w:rPr>
          </w:rPrChange>
        </w:rPr>
        <w:t>39</w:t>
      </w:r>
      <w:r w:rsidRPr="00B720D8">
        <w:rPr>
          <w:rPrChange w:id="2425" w:author="Moses, Robinson" w:date="2023-03-14T08:02:00Z">
            <w:rPr>
              <w:color w:val="auto"/>
            </w:rPr>
          </w:rPrChange>
        </w:rPr>
        <w:fldChar w:fldCharType="end"/>
      </w:r>
      <w:r w:rsidRPr="00B720D8">
        <w:rPr>
          <w:rPrChange w:id="2426" w:author="Moses, Robinson" w:date="2023-03-14T08:02:00Z">
            <w:rPr>
              <w:color w:val="auto"/>
            </w:rPr>
          </w:rPrChange>
        </w:rPr>
        <w:t xml:space="preserve">: </w:t>
      </w:r>
      <w:r w:rsidRPr="00B720D8">
        <w:t>CONTAINER USE BY LOCATION FIELD DESCRIPTIONS</w:t>
      </w:r>
      <w:bookmarkEnd w:id="2416"/>
      <w:r w:rsidRPr="00B720D8">
        <w:t xml:space="preserve"> </w:t>
      </w:r>
      <w:r w:rsidRPr="00B720D8">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4C8D6DC2"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2188858"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42337E9F" w14:textId="77777777" w:rsidR="00570B77" w:rsidRDefault="00570B77" w:rsidP="005C76BF">
            <w:pPr>
              <w:pStyle w:val="TableHeading"/>
            </w:pPr>
            <w:r>
              <w:t xml:space="preserve">Description </w:t>
            </w:r>
          </w:p>
        </w:tc>
      </w:tr>
      <w:tr w:rsidR="00570B77" w14:paraId="55EE5DCB"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68B876B4" w14:textId="77777777" w:rsidR="00570B77" w:rsidRPr="00B720D8" w:rsidRDefault="00570B77" w:rsidP="005C76BF">
            <w:pPr>
              <w:pStyle w:val="TableBody"/>
              <w:rPr>
                <w:b/>
                <w:bCs/>
                <w:rPrChange w:id="2427" w:author="Moses, Robinson" w:date="2023-03-14T08:02:00Z">
                  <w:rPr/>
                </w:rPrChange>
              </w:rPr>
            </w:pPr>
            <w:r w:rsidRPr="00B720D8">
              <w:rPr>
                <w:b/>
                <w:bCs/>
                <w:rPrChange w:id="2428" w:author="Moses, Robinson" w:date="2023-03-14T08:02:00Z">
                  <w:rPr/>
                </w:rPrChange>
              </w:rPr>
              <w:t>Location selection</w:t>
            </w:r>
          </w:p>
        </w:tc>
        <w:tc>
          <w:tcPr>
            <w:tcW w:w="5517" w:type="dxa"/>
            <w:tcBorders>
              <w:top w:val="single" w:sz="3" w:space="0" w:color="000000"/>
              <w:left w:val="single" w:sz="4" w:space="0" w:color="000000"/>
              <w:bottom w:val="single" w:sz="4" w:space="0" w:color="000000"/>
              <w:right w:val="single" w:sz="4" w:space="0" w:color="000000"/>
            </w:tcBorders>
          </w:tcPr>
          <w:p w14:paraId="07AEBF52" w14:textId="77777777" w:rsidR="00570B77" w:rsidRPr="006C3C2E" w:rsidRDefault="00570B77" w:rsidP="005C76BF">
            <w:pPr>
              <w:pStyle w:val="TableBody"/>
              <w:rPr>
                <w:rFonts w:cstheme="minorHAnsi"/>
                <w:sz w:val="18"/>
                <w:szCs w:val="18"/>
              </w:rPr>
            </w:pPr>
            <w:r>
              <w:rPr>
                <w:sz w:val="18"/>
                <w:szCs w:val="18"/>
              </w:rPr>
              <w:t>Choose an ATM, Branch, or Depot to see that location’s use of containers</w:t>
            </w:r>
          </w:p>
        </w:tc>
      </w:tr>
      <w:tr w:rsidR="00570B77" w14:paraId="5A3FE63C"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349106A5" w14:textId="77777777" w:rsidR="00570B77" w:rsidRPr="00B720D8" w:rsidRDefault="00570B77" w:rsidP="005C76BF">
            <w:pPr>
              <w:pStyle w:val="TableBody"/>
              <w:rPr>
                <w:b/>
                <w:bCs/>
                <w:rPrChange w:id="2429" w:author="Moses, Robinson" w:date="2023-03-14T08:02:00Z">
                  <w:rPr/>
                </w:rPrChange>
              </w:rPr>
            </w:pPr>
            <w:r w:rsidRPr="00B720D8">
              <w:rPr>
                <w:b/>
                <w:bCs/>
                <w:rPrChange w:id="2430" w:author="Moses, Robinson" w:date="2023-03-14T08:02: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3AB8AFE0" w14:textId="77777777" w:rsidR="00570B77" w:rsidRPr="006C3C2E" w:rsidRDefault="00570B77" w:rsidP="005C76BF">
            <w:pPr>
              <w:pStyle w:val="TableBody"/>
              <w:rPr>
                <w:rFonts w:cstheme="minorHAnsi"/>
                <w:sz w:val="18"/>
                <w:szCs w:val="18"/>
              </w:rPr>
            </w:pPr>
            <w:r>
              <w:rPr>
                <w:sz w:val="18"/>
                <w:szCs w:val="18"/>
              </w:rPr>
              <w:t>Date range which will be included in the report</w:t>
            </w:r>
          </w:p>
        </w:tc>
      </w:tr>
      <w:tr w:rsidR="00570B77" w14:paraId="13F8E9C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707F09" w14:textId="77777777" w:rsidR="00570B77" w:rsidRPr="00B720D8" w:rsidRDefault="00570B77" w:rsidP="005C76BF">
            <w:pPr>
              <w:pStyle w:val="TableBody"/>
              <w:rPr>
                <w:b/>
                <w:bCs/>
                <w:rPrChange w:id="2431" w:author="Moses, Robinson" w:date="2023-03-14T08:02:00Z">
                  <w:rPr/>
                </w:rPrChange>
              </w:rPr>
            </w:pPr>
            <w:r w:rsidRPr="00B720D8">
              <w:rPr>
                <w:b/>
                <w:bCs/>
                <w:rPrChange w:id="2432" w:author="Moses, Robinson" w:date="2023-03-14T08:02:00Z">
                  <w:rPr/>
                </w:rPrChange>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56C6640B" w14:textId="77777777" w:rsidR="00570B77" w:rsidRPr="006C3C2E" w:rsidRDefault="00570B77" w:rsidP="005C76BF">
            <w:pPr>
              <w:pStyle w:val="TableBody"/>
              <w:rPr>
                <w:rFonts w:cstheme="minorHAnsi"/>
                <w:sz w:val="18"/>
                <w:szCs w:val="18"/>
              </w:rPr>
            </w:pPr>
            <w:r>
              <w:rPr>
                <w:sz w:val="18"/>
                <w:szCs w:val="18"/>
              </w:rPr>
              <w:t>Open report of the respective type</w:t>
            </w:r>
            <w:r w:rsidRPr="006C3C2E">
              <w:rPr>
                <w:sz w:val="18"/>
                <w:szCs w:val="18"/>
              </w:rPr>
              <w:t xml:space="preserve"> </w:t>
            </w:r>
          </w:p>
        </w:tc>
      </w:tr>
      <w:tr w:rsidR="00570B77" w14:paraId="07425A3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F2DC485" w14:textId="77777777" w:rsidR="00570B77" w:rsidRPr="00B720D8" w:rsidRDefault="00570B77" w:rsidP="005C76BF">
            <w:pPr>
              <w:pStyle w:val="TableBody"/>
              <w:rPr>
                <w:b/>
                <w:bCs/>
                <w:rPrChange w:id="2433" w:author="Moses, Robinson" w:date="2023-03-14T08:02:00Z">
                  <w:rPr/>
                </w:rPrChange>
              </w:rPr>
            </w:pPr>
            <w:r w:rsidRPr="00B720D8">
              <w:rPr>
                <w:b/>
                <w:bCs/>
                <w:rPrChange w:id="2434" w:author="Moses, Robinson" w:date="2023-03-14T08:02:00Z">
                  <w:rPr/>
                </w:rPrChange>
              </w:rPr>
              <w:t>Container ID</w:t>
            </w:r>
          </w:p>
        </w:tc>
        <w:tc>
          <w:tcPr>
            <w:tcW w:w="5517" w:type="dxa"/>
            <w:tcBorders>
              <w:top w:val="single" w:sz="4" w:space="0" w:color="000000"/>
              <w:left w:val="single" w:sz="4" w:space="0" w:color="000000"/>
              <w:bottom w:val="single" w:sz="4" w:space="0" w:color="000000"/>
              <w:right w:val="single" w:sz="4" w:space="0" w:color="000000"/>
            </w:tcBorders>
          </w:tcPr>
          <w:p w14:paraId="29D90FDD" w14:textId="77777777" w:rsidR="00570B77" w:rsidRPr="006C3C2E" w:rsidRDefault="00570B77" w:rsidP="005C76BF">
            <w:pPr>
              <w:pStyle w:val="TableBody"/>
              <w:rPr>
                <w:rFonts w:cstheme="minorHAnsi"/>
                <w:sz w:val="18"/>
                <w:szCs w:val="18"/>
              </w:rPr>
            </w:pPr>
            <w:r>
              <w:rPr>
                <w:rFonts w:cstheme="minorHAnsi"/>
                <w:sz w:val="18"/>
                <w:szCs w:val="18"/>
              </w:rPr>
              <w:t>Identifier of the container</w:t>
            </w:r>
          </w:p>
        </w:tc>
      </w:tr>
      <w:tr w:rsidR="00570B77" w14:paraId="402B856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78AD987" w14:textId="77777777" w:rsidR="00570B77" w:rsidRPr="00B720D8" w:rsidRDefault="00570B77" w:rsidP="005C76BF">
            <w:pPr>
              <w:pStyle w:val="TableBody"/>
              <w:rPr>
                <w:b/>
                <w:bCs/>
                <w:rPrChange w:id="2435" w:author="Moses, Robinson" w:date="2023-03-14T08:02:00Z">
                  <w:rPr/>
                </w:rPrChange>
              </w:rPr>
            </w:pPr>
            <w:r w:rsidRPr="00B720D8">
              <w:rPr>
                <w:b/>
                <w:bCs/>
                <w:rPrChange w:id="2436" w:author="Moses, Robinson" w:date="2023-03-14T08:02:00Z">
                  <w:rPr/>
                </w:rPrChange>
              </w:rPr>
              <w:t>Timestamp</w:t>
            </w:r>
          </w:p>
        </w:tc>
        <w:tc>
          <w:tcPr>
            <w:tcW w:w="5517" w:type="dxa"/>
            <w:tcBorders>
              <w:top w:val="single" w:sz="4" w:space="0" w:color="000000"/>
              <w:left w:val="single" w:sz="4" w:space="0" w:color="000000"/>
              <w:bottom w:val="single" w:sz="4" w:space="0" w:color="000000"/>
              <w:right w:val="single" w:sz="4" w:space="0" w:color="000000"/>
            </w:tcBorders>
          </w:tcPr>
          <w:p w14:paraId="44C7CDB6" w14:textId="77777777" w:rsidR="00570B77" w:rsidRDefault="00570B77" w:rsidP="005C76BF">
            <w:pPr>
              <w:pStyle w:val="TableBody"/>
              <w:rPr>
                <w:sz w:val="18"/>
                <w:szCs w:val="18"/>
              </w:rPr>
            </w:pPr>
            <w:r>
              <w:rPr>
                <w:rFonts w:cstheme="minorHAnsi"/>
                <w:sz w:val="18"/>
                <w:szCs w:val="18"/>
              </w:rPr>
              <w:t>Date and time when the action was recorded</w:t>
            </w:r>
          </w:p>
        </w:tc>
      </w:tr>
      <w:tr w:rsidR="00570B77" w14:paraId="57A7DB7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A9826E" w14:textId="77777777" w:rsidR="00570B77" w:rsidRPr="00B720D8" w:rsidRDefault="00570B77" w:rsidP="005C76BF">
            <w:pPr>
              <w:pStyle w:val="TableBody"/>
              <w:rPr>
                <w:b/>
                <w:bCs/>
                <w:rPrChange w:id="2437" w:author="Moses, Robinson" w:date="2023-03-14T08:02:00Z">
                  <w:rPr/>
                </w:rPrChange>
              </w:rPr>
            </w:pPr>
            <w:r w:rsidRPr="00B720D8">
              <w:rPr>
                <w:b/>
                <w:bCs/>
                <w:rPrChange w:id="2438" w:author="Moses, Robinson" w:date="2023-03-14T08:02:00Z">
                  <w:rPr/>
                </w:rPrChange>
              </w:rPr>
              <w:t>User</w:t>
            </w:r>
          </w:p>
        </w:tc>
        <w:tc>
          <w:tcPr>
            <w:tcW w:w="5517" w:type="dxa"/>
            <w:tcBorders>
              <w:top w:val="single" w:sz="4" w:space="0" w:color="000000"/>
              <w:left w:val="single" w:sz="4" w:space="0" w:color="000000"/>
              <w:bottom w:val="single" w:sz="4" w:space="0" w:color="000000"/>
              <w:right w:val="single" w:sz="4" w:space="0" w:color="000000"/>
            </w:tcBorders>
          </w:tcPr>
          <w:p w14:paraId="61FD90C6" w14:textId="60188299" w:rsidR="00570B77" w:rsidRDefault="00570B77" w:rsidP="005C76BF">
            <w:pPr>
              <w:pStyle w:val="TableBody"/>
              <w:rPr>
                <w:sz w:val="18"/>
                <w:szCs w:val="18"/>
              </w:rPr>
            </w:pPr>
            <w:del w:id="2439" w:author="Moses, Robinson" w:date="2023-03-16T09:24:00Z">
              <w:r w:rsidDel="0014696D">
                <w:rPr>
                  <w:sz w:val="18"/>
                  <w:szCs w:val="18"/>
                </w:rPr>
                <w:delText xml:space="preserve">User </w:delText>
              </w:r>
            </w:del>
            <w:ins w:id="2440" w:author="Moses, Robinson" w:date="2023-03-16T09:24:00Z">
              <w:r w:rsidR="0014696D">
                <w:rPr>
                  <w:sz w:val="18"/>
                  <w:szCs w:val="18"/>
                </w:rPr>
                <w:t>The u</w:t>
              </w:r>
              <w:r w:rsidR="0014696D">
                <w:rPr>
                  <w:sz w:val="18"/>
                  <w:szCs w:val="18"/>
                </w:rPr>
                <w:t xml:space="preserve">ser </w:t>
              </w:r>
            </w:ins>
            <w:r>
              <w:rPr>
                <w:sz w:val="18"/>
                <w:szCs w:val="18"/>
              </w:rPr>
              <w:t>who performed the action</w:t>
            </w:r>
          </w:p>
        </w:tc>
      </w:tr>
      <w:tr w:rsidR="00570B77" w14:paraId="137D1FD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D9B2E68" w14:textId="77777777" w:rsidR="00570B77" w:rsidRPr="00B720D8" w:rsidRDefault="00570B77" w:rsidP="005C76BF">
            <w:pPr>
              <w:pStyle w:val="TableBody"/>
              <w:rPr>
                <w:b/>
                <w:bCs/>
                <w:rPrChange w:id="2441" w:author="Moses, Robinson" w:date="2023-03-14T08:02:00Z">
                  <w:rPr/>
                </w:rPrChange>
              </w:rPr>
            </w:pPr>
            <w:r w:rsidRPr="00B720D8">
              <w:rPr>
                <w:b/>
                <w:bCs/>
                <w:rPrChange w:id="2442" w:author="Moses, Robinson" w:date="2023-03-14T08:02:00Z">
                  <w:rPr/>
                </w:rPrChange>
              </w:rPr>
              <w:t>Description</w:t>
            </w:r>
          </w:p>
        </w:tc>
        <w:tc>
          <w:tcPr>
            <w:tcW w:w="5517" w:type="dxa"/>
            <w:tcBorders>
              <w:top w:val="single" w:sz="4" w:space="0" w:color="000000"/>
              <w:left w:val="single" w:sz="4" w:space="0" w:color="000000"/>
              <w:bottom w:val="single" w:sz="4" w:space="0" w:color="000000"/>
              <w:right w:val="single" w:sz="4" w:space="0" w:color="000000"/>
            </w:tcBorders>
          </w:tcPr>
          <w:p w14:paraId="2550453E" w14:textId="4ACFA447" w:rsidR="00570B77" w:rsidRDefault="00570B77" w:rsidP="005C76BF">
            <w:pPr>
              <w:pStyle w:val="TableBody"/>
              <w:rPr>
                <w:sz w:val="18"/>
                <w:szCs w:val="18"/>
              </w:rPr>
            </w:pPr>
            <w:r>
              <w:rPr>
                <w:sz w:val="18"/>
                <w:szCs w:val="18"/>
              </w:rPr>
              <w:t xml:space="preserve">Description of </w:t>
            </w:r>
            <w:del w:id="2443" w:author="Moses, Robinson" w:date="2023-03-14T08:03:00Z">
              <w:r w:rsidDel="00B720D8">
                <w:rPr>
                  <w:sz w:val="18"/>
                  <w:szCs w:val="18"/>
                </w:rPr>
                <w:delText>what happened</w:delText>
              </w:r>
            </w:del>
            <w:ins w:id="2444" w:author="Moses, Robinson" w:date="2023-03-14T08:03:00Z">
              <w:r w:rsidR="00B720D8">
                <w:rPr>
                  <w:sz w:val="18"/>
                  <w:szCs w:val="18"/>
                </w:rPr>
                <w:t>the incident</w:t>
              </w:r>
            </w:ins>
          </w:p>
        </w:tc>
      </w:tr>
    </w:tbl>
    <w:p w14:paraId="13FB6547" w14:textId="1C154F66" w:rsidR="00570B77" w:rsidRPr="00B720D8" w:rsidRDefault="0014696D" w:rsidP="00B720D8">
      <w:pPr>
        <w:pStyle w:val="Caption"/>
        <w:rPr>
          <w:color w:val="70AD47" w:themeColor="accent6"/>
          <w:rPrChange w:id="2445" w:author="Moses, Robinson" w:date="2023-03-14T08:03:00Z">
            <w:rPr>
              <w:color w:val="92D050"/>
            </w:rPr>
          </w:rPrChange>
        </w:rPr>
        <w:pPrChange w:id="2446" w:author="Moses, Robinson" w:date="2023-03-14T08:03:00Z">
          <w:pPr>
            <w:spacing w:after="190" w:line="263" w:lineRule="auto"/>
            <w:ind w:left="-5" w:hanging="10"/>
          </w:pPr>
        </w:pPrChange>
      </w:pPr>
      <w:r w:rsidRPr="00B720D8">
        <w:rPr>
          <w:color w:val="70AD47" w:themeColor="accent6"/>
          <w:rPrChange w:id="2447" w:author="Moses, Robinson" w:date="2023-03-14T08:03:00Z">
            <w:rPr/>
          </w:rPrChange>
        </w:rPr>
        <w:fldChar w:fldCharType="begin"/>
      </w:r>
      <w:r w:rsidRPr="00B720D8">
        <w:rPr>
          <w:color w:val="70AD47" w:themeColor="accent6"/>
          <w:rPrChange w:id="2448" w:author="Moses, Robinson" w:date="2023-03-14T08:03:00Z">
            <w:rPr/>
          </w:rPrChange>
        </w:rPr>
        <w:instrText xml:space="preserve"> HYPERLINK \l "_REPORTS" </w:instrText>
      </w:r>
      <w:r w:rsidRPr="00B720D8">
        <w:rPr>
          <w:color w:val="70AD47" w:themeColor="accent6"/>
          <w:rPrChange w:id="2449" w:author="Moses, Robinson" w:date="2023-03-14T08:03:00Z">
            <w:rPr/>
          </w:rPrChange>
        </w:rPr>
        <w:fldChar w:fldCharType="separate"/>
      </w:r>
      <w:r w:rsidR="00570B77" w:rsidRPr="00B720D8">
        <w:rPr>
          <w:rStyle w:val="Hyperlink"/>
          <w:color w:val="70AD47" w:themeColor="accent6"/>
          <w:rPrChange w:id="2450" w:author="Moses, Robinson" w:date="2023-03-14T08:03:00Z">
            <w:rPr>
              <w:rStyle w:val="Hyperlink"/>
              <w:color w:val="92D050"/>
            </w:rPr>
          </w:rPrChange>
        </w:rPr>
        <w:t>Return to: Reports</w:t>
      </w:r>
      <w:r w:rsidRPr="00B720D8">
        <w:rPr>
          <w:rStyle w:val="Hyperlink"/>
          <w:color w:val="70AD47" w:themeColor="accent6"/>
          <w:rPrChange w:id="2451" w:author="Moses, Robinson" w:date="2023-03-14T08:03:00Z">
            <w:rPr>
              <w:rStyle w:val="Hyperlink"/>
              <w:color w:val="92D050"/>
            </w:rPr>
          </w:rPrChange>
        </w:rPr>
        <w:fldChar w:fldCharType="end"/>
      </w:r>
      <w:r w:rsidR="00570B77" w:rsidRPr="00B720D8">
        <w:rPr>
          <w:color w:val="70AD47" w:themeColor="accent6"/>
          <w:rPrChange w:id="2452" w:author="Moses, Robinson" w:date="2023-03-14T08:03:00Z">
            <w:rPr>
              <w:color w:val="92D050"/>
            </w:rPr>
          </w:rPrChange>
        </w:rPr>
        <w:t xml:space="preserve"> </w:t>
      </w:r>
    </w:p>
    <w:p w14:paraId="7893B632" w14:textId="483F6EF3" w:rsidR="005C76BF" w:rsidRPr="00F465FC" w:rsidDel="00B720D8" w:rsidRDefault="005C76BF" w:rsidP="00570B77">
      <w:pPr>
        <w:spacing w:after="190" w:line="263" w:lineRule="auto"/>
        <w:ind w:left="-5" w:hanging="10"/>
        <w:rPr>
          <w:del w:id="2453" w:author="Moses, Robinson" w:date="2023-03-14T08:06:00Z"/>
          <w:color w:val="92D050"/>
        </w:rPr>
      </w:pPr>
    </w:p>
    <w:p w14:paraId="2E690439" w14:textId="77777777" w:rsidR="00570B77" w:rsidRDefault="00570B77" w:rsidP="00570B77">
      <w:pPr>
        <w:pStyle w:val="Heading2"/>
      </w:pPr>
      <w:bookmarkStart w:id="2454" w:name="_Toc111643091"/>
      <w:bookmarkStart w:id="2455" w:name="_Toc129572311"/>
      <w:r>
        <w:t>VAULT LOAD HISTORY REPORT</w:t>
      </w:r>
      <w:bookmarkEnd w:id="2454"/>
      <w:bookmarkEnd w:id="2455"/>
      <w:r>
        <w:t xml:space="preserve"> </w:t>
      </w:r>
    </w:p>
    <w:p w14:paraId="0DD3D7BA" w14:textId="7D3E7275" w:rsidR="00570B77" w:rsidRPr="000A0789" w:rsidRDefault="00570B77" w:rsidP="00B720D8">
      <w:pPr>
        <w:pStyle w:val="BodyText"/>
        <w:rPr>
          <w:lang w:eastAsia="en-GB"/>
        </w:rPr>
        <w:pPrChange w:id="2456" w:author="Moses, Robinson" w:date="2023-03-14T08:06:00Z">
          <w:pPr>
            <w:spacing w:after="0" w:line="240" w:lineRule="auto"/>
          </w:pPr>
        </w:pPrChange>
      </w:pPr>
      <w:del w:id="2457" w:author="Moses, Robinson" w:date="2023-03-14T08:06:00Z">
        <w:r w:rsidRPr="000A0789" w:rsidDel="00B720D8">
          <w:rPr>
            <w:lang w:eastAsia="en-GB"/>
          </w:rPr>
          <w:delText>Purpose of t</w:delText>
        </w:r>
      </w:del>
      <w:ins w:id="2458" w:author="Moses, Robinson" w:date="2023-03-14T08:06:00Z">
        <w:r w:rsidR="00B720D8">
          <w:rPr>
            <w:lang w:eastAsia="en-GB"/>
          </w:rPr>
          <w:t>T</w:t>
        </w:r>
      </w:ins>
      <w:r w:rsidRPr="000A0789">
        <w:rPr>
          <w:lang w:eastAsia="en-GB"/>
        </w:rPr>
        <w:t xml:space="preserve">his report </w:t>
      </w:r>
      <w:del w:id="2459" w:author="Moses, Robinson" w:date="2023-03-16T09:25:00Z">
        <w:r w:rsidRPr="000A0789" w:rsidDel="0014696D">
          <w:rPr>
            <w:lang w:eastAsia="en-GB"/>
          </w:rPr>
          <w:delText xml:space="preserve">is </w:delText>
        </w:r>
      </w:del>
      <w:r>
        <w:rPr>
          <w:lang w:eastAsia="en-GB"/>
        </w:rPr>
        <w:t>allow</w:t>
      </w:r>
      <w:ins w:id="2460" w:author="Moses, Robinson" w:date="2023-03-14T08:06:00Z">
        <w:r w:rsidR="00B720D8">
          <w:rPr>
            <w:lang w:eastAsia="en-GB"/>
          </w:rPr>
          <w:t>s</w:t>
        </w:r>
      </w:ins>
      <w:r>
        <w:rPr>
          <w:lang w:eastAsia="en-GB"/>
        </w:rPr>
        <w:t xml:space="preserve"> </w:t>
      </w:r>
      <w:ins w:id="2461" w:author="Moses, Robinson" w:date="2023-03-16T09:26:00Z">
        <w:r w:rsidR="0014696D">
          <w:rPr>
            <w:lang w:eastAsia="en-GB"/>
          </w:rPr>
          <w:t xml:space="preserve">the </w:t>
        </w:r>
      </w:ins>
      <w:r>
        <w:rPr>
          <w:lang w:eastAsia="en-GB"/>
        </w:rPr>
        <w:t xml:space="preserve">user to </w:t>
      </w:r>
      <w:del w:id="2462" w:author="Moses, Robinson" w:date="2023-03-14T08:06:00Z">
        <w:r w:rsidDel="00B720D8">
          <w:rPr>
            <w:lang w:eastAsia="en-GB"/>
          </w:rPr>
          <w:delText xml:space="preserve">see </w:delText>
        </w:r>
      </w:del>
      <w:ins w:id="2463" w:author="Moses, Robinson" w:date="2023-03-14T08:06:00Z">
        <w:r w:rsidR="00B720D8">
          <w:rPr>
            <w:lang w:eastAsia="en-GB"/>
          </w:rPr>
          <w:t>view</w:t>
        </w:r>
        <w:r w:rsidR="00B720D8">
          <w:rPr>
            <w:lang w:eastAsia="en-GB"/>
          </w:rPr>
          <w:t xml:space="preserve"> </w:t>
        </w:r>
      </w:ins>
      <w:r>
        <w:rPr>
          <w:lang w:eastAsia="en-GB"/>
        </w:rPr>
        <w:t xml:space="preserve">what has been loaded previously via </w:t>
      </w:r>
      <w:ins w:id="2464" w:author="Moses, Robinson" w:date="2023-03-16T09:26:00Z">
        <w:r w:rsidR="0014696D">
          <w:rPr>
            <w:lang w:eastAsia="en-GB"/>
          </w:rPr>
          <w:t xml:space="preserve">the </w:t>
        </w:r>
      </w:ins>
      <w:r w:rsidRPr="00B720D8">
        <w:rPr>
          <w:b/>
          <w:bCs/>
          <w:lang w:eastAsia="en-GB"/>
          <w:rPrChange w:id="2465" w:author="Moses, Robinson" w:date="2023-03-14T08:07:00Z">
            <w:rPr>
              <w:lang w:eastAsia="en-GB"/>
            </w:rPr>
          </w:rPrChange>
        </w:rPr>
        <w:t>Import Vault History</w:t>
      </w:r>
      <w:r>
        <w:rPr>
          <w:lang w:eastAsia="en-GB"/>
        </w:rPr>
        <w:t xml:space="preserve"> function. That function primarily loads data into OptiVault, but it allows to load in a different format than what OptiVault stores. The records shown in </w:t>
      </w:r>
      <w:del w:id="2466" w:author="Moses, Robinson" w:date="2023-03-14T08:08:00Z">
        <w:r w:rsidDel="00B720D8">
          <w:rPr>
            <w:lang w:eastAsia="en-GB"/>
          </w:rPr>
          <w:delText xml:space="preserve">this </w:delText>
        </w:r>
      </w:del>
      <w:ins w:id="2467" w:author="Moses, Robinson" w:date="2023-03-14T08:08:00Z">
        <w:r w:rsidR="00B720D8">
          <w:rPr>
            <w:lang w:eastAsia="en-GB"/>
          </w:rPr>
          <w:t>the below</w:t>
        </w:r>
        <w:r w:rsidR="00B720D8">
          <w:rPr>
            <w:lang w:eastAsia="en-GB"/>
          </w:rPr>
          <w:t xml:space="preserve"> </w:t>
        </w:r>
      </w:ins>
      <w:r>
        <w:rPr>
          <w:lang w:eastAsia="en-GB"/>
        </w:rPr>
        <w:t xml:space="preserve">report </w:t>
      </w:r>
      <w:del w:id="2468" w:author="Moses, Robinson" w:date="2023-03-14T08:07:00Z">
        <w:r w:rsidDel="00B720D8">
          <w:rPr>
            <w:lang w:eastAsia="en-GB"/>
          </w:rPr>
          <w:delText xml:space="preserve">are what </w:delText>
        </w:r>
      </w:del>
      <w:r>
        <w:rPr>
          <w:lang w:eastAsia="en-GB"/>
        </w:rPr>
        <w:t>w</w:t>
      </w:r>
      <w:del w:id="2469" w:author="Moses, Robinson" w:date="2023-03-16T09:27:00Z">
        <w:r w:rsidDel="0014696D">
          <w:rPr>
            <w:lang w:eastAsia="en-GB"/>
          </w:rPr>
          <w:delText>as</w:delText>
        </w:r>
      </w:del>
      <w:ins w:id="2470" w:author="Moses, Robinson" w:date="2023-03-16T09:27:00Z">
        <w:r w:rsidR="0014696D">
          <w:rPr>
            <w:lang w:eastAsia="en-GB"/>
          </w:rPr>
          <w:t>ere</w:t>
        </w:r>
      </w:ins>
      <w:r>
        <w:rPr>
          <w:lang w:eastAsia="en-GB"/>
        </w:rPr>
        <w:t xml:space="preserve"> loaded before being converted to OptiVault data.</w:t>
      </w:r>
    </w:p>
    <w:p w14:paraId="1307A5F5" w14:textId="75342A71" w:rsidR="00570B77" w:rsidDel="00B720D8" w:rsidRDefault="00570B77" w:rsidP="00B720D8">
      <w:pPr>
        <w:pStyle w:val="BodyText"/>
        <w:rPr>
          <w:del w:id="2471" w:author="Moses, Robinson" w:date="2023-03-14T08:07:00Z"/>
          <w:color w:val="000000"/>
          <w:lang w:eastAsia="en-GB"/>
        </w:rPr>
        <w:pPrChange w:id="2472" w:author="Moses, Robinson" w:date="2023-03-14T08:06:00Z">
          <w:pPr>
            <w:pStyle w:val="ListParagraph"/>
            <w:spacing w:after="0" w:line="240" w:lineRule="auto"/>
            <w:ind w:left="360"/>
          </w:pPr>
        </w:pPrChange>
      </w:pPr>
    </w:p>
    <w:p w14:paraId="27766200" w14:textId="77777777" w:rsidR="00570B77" w:rsidRDefault="00570B77" w:rsidP="005C76BF">
      <w:pPr>
        <w:pStyle w:val="Caption"/>
      </w:pPr>
      <w:bookmarkStart w:id="2473" w:name="_Toc6556897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43</w:t>
      </w:r>
      <w:r w:rsidRPr="36CE550C">
        <w:rPr>
          <w:noProof/>
        </w:rPr>
        <w:fldChar w:fldCharType="end"/>
      </w:r>
      <w:r w:rsidRPr="36CE550C">
        <w:t xml:space="preserve">: </w:t>
      </w:r>
      <w:r>
        <w:t>VAULT LOAD HISTORY REPORT</w:t>
      </w:r>
      <w:bookmarkEnd w:id="2473"/>
    </w:p>
    <w:p w14:paraId="039A641C" w14:textId="77777777" w:rsidR="00570B77" w:rsidRDefault="00570B77" w:rsidP="00B720D8">
      <w:pPr>
        <w:pStyle w:val="BodyText"/>
        <w:pPrChange w:id="2474" w:author="Moses, Robinson" w:date="2023-03-14T08:10:00Z">
          <w:pPr>
            <w:spacing w:after="0"/>
            <w:ind w:right="1080"/>
            <w:jc w:val="center"/>
          </w:pPr>
        </w:pPrChange>
      </w:pPr>
      <w:r>
        <w:rPr>
          <w:noProof/>
        </w:rPr>
        <w:drawing>
          <wp:inline distT="0" distB="0" distL="0" distR="0" wp14:anchorId="78F4D0E5" wp14:editId="313099DD">
            <wp:extent cx="5374442" cy="1839713"/>
            <wp:effectExtent l="76200" t="76200" r="131445" b="141605"/>
            <wp:docPr id="4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76960" cy="184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54FF2BEF" w14:textId="2F1F7712" w:rsidR="00570B77" w:rsidDel="00B720D8" w:rsidRDefault="00570B77" w:rsidP="00570B77">
      <w:pPr>
        <w:spacing w:after="190" w:line="263" w:lineRule="auto"/>
        <w:ind w:left="-5" w:hanging="10"/>
        <w:rPr>
          <w:del w:id="2475" w:author="Moses, Robinson" w:date="2023-03-14T08:10:00Z"/>
        </w:rPr>
      </w:pPr>
    </w:p>
    <w:p w14:paraId="0EDC7672" w14:textId="6BF362D4" w:rsidR="005C76BF" w:rsidDel="00B720D8" w:rsidRDefault="005C76BF" w:rsidP="005C76BF">
      <w:pPr>
        <w:pStyle w:val="Caption"/>
        <w:rPr>
          <w:del w:id="2476" w:author="Moses, Robinson" w:date="2023-03-14T08:10:00Z"/>
          <w:color w:val="auto"/>
        </w:rPr>
      </w:pPr>
      <w:bookmarkStart w:id="2477" w:name="_Toc65569041"/>
    </w:p>
    <w:p w14:paraId="5C455EA4" w14:textId="1F6C0A86" w:rsidR="00570B77" w:rsidRDefault="00570B77" w:rsidP="005C76BF">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40</w:t>
      </w:r>
      <w:r w:rsidRPr="002946F8">
        <w:rPr>
          <w:color w:val="auto"/>
        </w:rPr>
        <w:fldChar w:fldCharType="end"/>
      </w:r>
      <w:r w:rsidRPr="002946F8">
        <w:rPr>
          <w:color w:val="auto"/>
        </w:rPr>
        <w:t xml:space="preserve">: </w:t>
      </w:r>
      <w:r>
        <w:t>VAULT LOAD HISTORY REPORT FIELD DESCRIPTIONS</w:t>
      </w:r>
      <w:bookmarkEnd w:id="247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0FAA34C6"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6C4CAC37"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5477B6BC" w14:textId="77777777" w:rsidR="00570B77" w:rsidRDefault="00570B77" w:rsidP="005C76BF">
            <w:pPr>
              <w:pStyle w:val="TableHeading"/>
            </w:pPr>
            <w:r>
              <w:t xml:space="preserve">Description </w:t>
            </w:r>
          </w:p>
        </w:tc>
      </w:tr>
      <w:tr w:rsidR="00570B77" w14:paraId="59C1D54C"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0FB747AE" w14:textId="77777777" w:rsidR="00570B77" w:rsidRPr="00B720D8" w:rsidRDefault="00570B77" w:rsidP="005C76BF">
            <w:pPr>
              <w:pStyle w:val="TableBody"/>
              <w:rPr>
                <w:b/>
                <w:bCs/>
                <w:rPrChange w:id="2478" w:author="Moses, Robinson" w:date="2023-03-14T08:11:00Z">
                  <w:rPr/>
                </w:rPrChange>
              </w:rPr>
            </w:pPr>
            <w:r w:rsidRPr="00B720D8">
              <w:rPr>
                <w:b/>
                <w:bCs/>
                <w:rPrChange w:id="2479" w:author="Moses, Robinson" w:date="2023-03-14T08:11:00Z">
                  <w:rPr/>
                </w:rPrChange>
              </w:rPr>
              <w:t>Vault</w:t>
            </w:r>
          </w:p>
        </w:tc>
        <w:tc>
          <w:tcPr>
            <w:tcW w:w="5517" w:type="dxa"/>
            <w:tcBorders>
              <w:top w:val="single" w:sz="3" w:space="0" w:color="000000"/>
              <w:left w:val="single" w:sz="4" w:space="0" w:color="000000"/>
              <w:bottom w:val="single" w:sz="4" w:space="0" w:color="000000"/>
              <w:right w:val="single" w:sz="4" w:space="0" w:color="000000"/>
            </w:tcBorders>
          </w:tcPr>
          <w:p w14:paraId="05459716" w14:textId="18A8E8D6" w:rsidR="00570B77" w:rsidRPr="00B720D8" w:rsidRDefault="00570B77" w:rsidP="00B720D8">
            <w:pPr>
              <w:pStyle w:val="TableBody"/>
              <w:rPr>
                <w:rPrChange w:id="2480" w:author="Moses, Robinson" w:date="2023-03-14T08:11:00Z">
                  <w:rPr>
                    <w:rFonts w:cstheme="minorHAnsi"/>
                    <w:sz w:val="18"/>
                    <w:szCs w:val="18"/>
                  </w:rPr>
                </w:rPrChange>
              </w:rPr>
            </w:pPr>
            <w:r w:rsidRPr="00B720D8">
              <w:rPr>
                <w:rPrChange w:id="2481" w:author="Moses, Robinson" w:date="2023-03-14T08:11:00Z">
                  <w:rPr>
                    <w:sz w:val="18"/>
                    <w:szCs w:val="18"/>
                  </w:rPr>
                </w:rPrChange>
              </w:rPr>
              <w:t xml:space="preserve">Choose </w:t>
            </w:r>
            <w:ins w:id="2482" w:author="Moses, Robinson" w:date="2023-03-16T09:27:00Z">
              <w:r w:rsidR="0014696D">
                <w:t xml:space="preserve">the </w:t>
              </w:r>
            </w:ins>
            <w:r w:rsidRPr="00B720D8">
              <w:rPr>
                <w:rPrChange w:id="2483" w:author="Moses, Robinson" w:date="2023-03-14T08:11:00Z">
                  <w:rPr>
                    <w:sz w:val="18"/>
                    <w:szCs w:val="18"/>
                  </w:rPr>
                </w:rPrChange>
              </w:rPr>
              <w:t>vault(s) which will be included in the report.</w:t>
            </w:r>
          </w:p>
        </w:tc>
      </w:tr>
      <w:tr w:rsidR="00570B77" w14:paraId="56FAA1F4"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7C20A830" w14:textId="77777777" w:rsidR="00570B77" w:rsidRPr="00B720D8" w:rsidRDefault="00570B77" w:rsidP="005C76BF">
            <w:pPr>
              <w:pStyle w:val="TableBody"/>
              <w:rPr>
                <w:b/>
                <w:bCs/>
                <w:rPrChange w:id="2484" w:author="Moses, Robinson" w:date="2023-03-14T08:11:00Z">
                  <w:rPr/>
                </w:rPrChange>
              </w:rPr>
            </w:pPr>
            <w:r w:rsidRPr="00B720D8">
              <w:rPr>
                <w:b/>
                <w:bCs/>
                <w:rPrChange w:id="2485" w:author="Moses, Robinson" w:date="2023-03-14T08:11: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0BE122A4" w14:textId="77777777" w:rsidR="00570B77" w:rsidRPr="00B720D8" w:rsidRDefault="00570B77" w:rsidP="00B720D8">
            <w:pPr>
              <w:pStyle w:val="TableBody"/>
              <w:rPr>
                <w:rPrChange w:id="2486" w:author="Moses, Robinson" w:date="2023-03-14T08:11:00Z">
                  <w:rPr>
                    <w:rFonts w:cstheme="minorHAnsi"/>
                    <w:sz w:val="18"/>
                    <w:szCs w:val="18"/>
                  </w:rPr>
                </w:rPrChange>
              </w:rPr>
            </w:pPr>
            <w:r w:rsidRPr="00B720D8">
              <w:rPr>
                <w:rPrChange w:id="2487" w:author="Moses, Robinson" w:date="2023-03-14T08:11:00Z">
                  <w:rPr>
                    <w:sz w:val="18"/>
                    <w:szCs w:val="18"/>
                  </w:rPr>
                </w:rPrChange>
              </w:rPr>
              <w:t>Date range which will be included in the report</w:t>
            </w:r>
          </w:p>
        </w:tc>
      </w:tr>
      <w:tr w:rsidR="00570B77" w14:paraId="6503134E"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823E634" w14:textId="77777777" w:rsidR="00570B77" w:rsidRPr="00B720D8" w:rsidRDefault="00570B77" w:rsidP="005C76BF">
            <w:pPr>
              <w:pStyle w:val="TableBody"/>
              <w:rPr>
                <w:b/>
                <w:bCs/>
                <w:rPrChange w:id="2488" w:author="Moses, Robinson" w:date="2023-03-14T08:11:00Z">
                  <w:rPr/>
                </w:rPrChange>
              </w:rPr>
            </w:pPr>
            <w:r w:rsidRPr="00B720D8">
              <w:rPr>
                <w:b/>
                <w:bCs/>
                <w:rPrChange w:id="2489"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4434D8E" w14:textId="77777777" w:rsidR="00570B77" w:rsidRPr="00B720D8" w:rsidRDefault="00570B77" w:rsidP="00B720D8">
            <w:pPr>
              <w:pStyle w:val="TableBody"/>
              <w:rPr>
                <w:rPrChange w:id="2490" w:author="Moses, Robinson" w:date="2023-03-14T08:11:00Z">
                  <w:rPr>
                    <w:rFonts w:cstheme="minorHAnsi"/>
                    <w:sz w:val="18"/>
                    <w:szCs w:val="18"/>
                  </w:rPr>
                </w:rPrChange>
              </w:rPr>
            </w:pPr>
            <w:r w:rsidRPr="00B720D8">
              <w:rPr>
                <w:rPrChange w:id="2491" w:author="Moses, Robinson" w:date="2023-03-14T08:11:00Z">
                  <w:rPr>
                    <w:sz w:val="18"/>
                    <w:szCs w:val="18"/>
                  </w:rPr>
                </w:rPrChange>
              </w:rPr>
              <w:t xml:space="preserve">Denomination(s) which will be included in the report </w:t>
            </w:r>
          </w:p>
        </w:tc>
      </w:tr>
      <w:tr w:rsidR="00570B77" w14:paraId="6667247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208858E" w14:textId="77777777" w:rsidR="00570B77" w:rsidRPr="00B720D8" w:rsidRDefault="00570B77" w:rsidP="005C76BF">
            <w:pPr>
              <w:pStyle w:val="TableBody"/>
              <w:rPr>
                <w:b/>
                <w:bCs/>
                <w:rPrChange w:id="2492" w:author="Moses, Robinson" w:date="2023-03-14T08:11:00Z">
                  <w:rPr/>
                </w:rPrChange>
              </w:rPr>
            </w:pPr>
            <w:r w:rsidRPr="00B720D8">
              <w:rPr>
                <w:b/>
                <w:bCs/>
                <w:rPrChange w:id="2493"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5BF879D7" w14:textId="77777777" w:rsidR="00570B77" w:rsidRPr="00B720D8" w:rsidRDefault="00570B77" w:rsidP="00B720D8">
            <w:pPr>
              <w:pStyle w:val="TableBody"/>
              <w:rPr>
                <w:rPrChange w:id="2494" w:author="Moses, Robinson" w:date="2023-03-14T08:11:00Z">
                  <w:rPr>
                    <w:rFonts w:cstheme="minorHAnsi"/>
                    <w:sz w:val="18"/>
                    <w:szCs w:val="18"/>
                  </w:rPr>
                </w:rPrChange>
              </w:rPr>
            </w:pPr>
            <w:r w:rsidRPr="00B720D8">
              <w:rPr>
                <w:rPrChange w:id="2495" w:author="Moses, Robinson" w:date="2023-03-14T08:11:00Z">
                  <w:rPr>
                    <w:sz w:val="18"/>
                    <w:szCs w:val="18"/>
                  </w:rPr>
                </w:rPrChange>
              </w:rPr>
              <w:t xml:space="preserve">Quality(ies) which will be included in the report </w:t>
            </w:r>
          </w:p>
        </w:tc>
      </w:tr>
      <w:tr w:rsidR="00570B77" w14:paraId="7886DE3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DEED0A2" w14:textId="77777777" w:rsidR="00570B77" w:rsidRPr="00B720D8" w:rsidRDefault="00570B77" w:rsidP="005C76BF">
            <w:pPr>
              <w:pStyle w:val="TableBody"/>
              <w:rPr>
                <w:b/>
                <w:bCs/>
                <w:rPrChange w:id="2496" w:author="Moses, Robinson" w:date="2023-03-14T08:11:00Z">
                  <w:rPr/>
                </w:rPrChange>
              </w:rPr>
            </w:pPr>
            <w:r w:rsidRPr="00B720D8">
              <w:rPr>
                <w:b/>
                <w:bCs/>
                <w:rPrChange w:id="2497" w:author="Moses, Robinson" w:date="2023-03-14T08:11:00Z">
                  <w:rPr/>
                </w:rPrChange>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6DC6A3CD" w14:textId="77777777" w:rsidR="00570B77" w:rsidRPr="00B720D8" w:rsidRDefault="00570B77" w:rsidP="00B720D8">
            <w:pPr>
              <w:pStyle w:val="TableBody"/>
              <w:rPr>
                <w:rPrChange w:id="2498" w:author="Moses, Robinson" w:date="2023-03-14T08:11:00Z">
                  <w:rPr>
                    <w:sz w:val="18"/>
                    <w:szCs w:val="18"/>
                  </w:rPr>
                </w:rPrChange>
              </w:rPr>
            </w:pPr>
            <w:r w:rsidRPr="00B720D8">
              <w:rPr>
                <w:rPrChange w:id="2499" w:author="Moses, Robinson" w:date="2023-03-14T08:11:00Z">
                  <w:rPr>
                    <w:rFonts w:cstheme="minorHAnsi"/>
                    <w:sz w:val="18"/>
                    <w:szCs w:val="18"/>
                  </w:rPr>
                </w:rPrChange>
              </w:rPr>
              <w:t>Open report of the respective type</w:t>
            </w:r>
          </w:p>
        </w:tc>
      </w:tr>
      <w:tr w:rsidR="00570B77" w14:paraId="1FC0C66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907CFCD" w14:textId="77777777" w:rsidR="00570B77" w:rsidRPr="00B720D8" w:rsidRDefault="00570B77" w:rsidP="005C76BF">
            <w:pPr>
              <w:pStyle w:val="TableBody"/>
              <w:rPr>
                <w:b/>
                <w:bCs/>
                <w:rPrChange w:id="2500" w:author="Moses, Robinson" w:date="2023-03-14T08:11:00Z">
                  <w:rPr/>
                </w:rPrChange>
              </w:rPr>
            </w:pPr>
            <w:r w:rsidRPr="00B720D8">
              <w:rPr>
                <w:b/>
                <w:bCs/>
                <w:rPrChange w:id="2501" w:author="Moses, Robinson" w:date="2023-03-14T08:11:00Z">
                  <w:rPr/>
                </w:rPrChange>
              </w:rPr>
              <w:t>Vault</w:t>
            </w:r>
          </w:p>
        </w:tc>
        <w:tc>
          <w:tcPr>
            <w:tcW w:w="5517" w:type="dxa"/>
            <w:tcBorders>
              <w:top w:val="single" w:sz="4" w:space="0" w:color="000000"/>
              <w:left w:val="single" w:sz="4" w:space="0" w:color="000000"/>
              <w:bottom w:val="single" w:sz="4" w:space="0" w:color="000000"/>
              <w:right w:val="single" w:sz="4" w:space="0" w:color="000000"/>
            </w:tcBorders>
          </w:tcPr>
          <w:p w14:paraId="6BBBD3FF" w14:textId="77777777" w:rsidR="00570B77" w:rsidRPr="00B720D8" w:rsidRDefault="00570B77" w:rsidP="00B720D8">
            <w:pPr>
              <w:pStyle w:val="TableBody"/>
              <w:rPr>
                <w:rPrChange w:id="2502" w:author="Moses, Robinson" w:date="2023-03-14T08:11:00Z">
                  <w:rPr>
                    <w:sz w:val="18"/>
                    <w:szCs w:val="18"/>
                  </w:rPr>
                </w:rPrChange>
              </w:rPr>
            </w:pPr>
            <w:r w:rsidRPr="00B720D8">
              <w:rPr>
                <w:rPrChange w:id="2503" w:author="Moses, Robinson" w:date="2023-03-14T08:11:00Z">
                  <w:rPr>
                    <w:sz w:val="18"/>
                    <w:szCs w:val="18"/>
                  </w:rPr>
                </w:rPrChange>
              </w:rPr>
              <w:t>Vault to which this history belongs</w:t>
            </w:r>
          </w:p>
        </w:tc>
      </w:tr>
      <w:tr w:rsidR="00570B77" w14:paraId="62B54D1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1879B68" w14:textId="77777777" w:rsidR="00570B77" w:rsidRPr="00B720D8" w:rsidRDefault="00570B77" w:rsidP="005C76BF">
            <w:pPr>
              <w:pStyle w:val="TableBody"/>
              <w:rPr>
                <w:b/>
                <w:bCs/>
                <w:rPrChange w:id="2504" w:author="Moses, Robinson" w:date="2023-03-14T08:11:00Z">
                  <w:rPr/>
                </w:rPrChange>
              </w:rPr>
            </w:pPr>
            <w:r w:rsidRPr="00B720D8">
              <w:rPr>
                <w:b/>
                <w:bCs/>
                <w:rPrChange w:id="2505" w:author="Moses, Robinson" w:date="2023-03-14T08:11:00Z">
                  <w:rPr/>
                </w:rPrChange>
              </w:rPr>
              <w:t>Date</w:t>
            </w:r>
          </w:p>
        </w:tc>
        <w:tc>
          <w:tcPr>
            <w:tcW w:w="5517" w:type="dxa"/>
            <w:tcBorders>
              <w:top w:val="single" w:sz="4" w:space="0" w:color="000000"/>
              <w:left w:val="single" w:sz="4" w:space="0" w:color="000000"/>
              <w:bottom w:val="single" w:sz="4" w:space="0" w:color="000000"/>
              <w:right w:val="single" w:sz="4" w:space="0" w:color="000000"/>
            </w:tcBorders>
          </w:tcPr>
          <w:p w14:paraId="0A61BDA6" w14:textId="46526178" w:rsidR="00570B77" w:rsidRPr="00B720D8" w:rsidRDefault="00570B77" w:rsidP="00B720D8">
            <w:pPr>
              <w:pStyle w:val="TableBody"/>
              <w:rPr>
                <w:rPrChange w:id="2506" w:author="Moses, Robinson" w:date="2023-03-14T08:11:00Z">
                  <w:rPr>
                    <w:sz w:val="18"/>
                    <w:szCs w:val="18"/>
                  </w:rPr>
                </w:rPrChange>
              </w:rPr>
            </w:pPr>
            <w:r w:rsidRPr="00B720D8">
              <w:rPr>
                <w:rPrChange w:id="2507" w:author="Moses, Robinson" w:date="2023-03-14T08:11:00Z">
                  <w:rPr>
                    <w:sz w:val="18"/>
                    <w:szCs w:val="18"/>
                  </w:rPr>
                </w:rPrChange>
              </w:rPr>
              <w:t xml:space="preserve">Date of </w:t>
            </w:r>
            <w:del w:id="2508" w:author="Moses, Robinson" w:date="2023-03-14T08:12:00Z">
              <w:r w:rsidRPr="00B720D8" w:rsidDel="00B720D8">
                <w:rPr>
                  <w:rPrChange w:id="2509" w:author="Moses, Robinson" w:date="2023-03-14T08:11:00Z">
                    <w:rPr>
                      <w:sz w:val="18"/>
                      <w:szCs w:val="18"/>
                    </w:rPr>
                  </w:rPrChange>
                </w:rPr>
                <w:delText xml:space="preserve">this </w:delText>
              </w:r>
            </w:del>
            <w:r w:rsidRPr="00B720D8">
              <w:rPr>
                <w:rPrChange w:id="2510" w:author="Moses, Robinson" w:date="2023-03-14T08:11:00Z">
                  <w:rPr>
                    <w:sz w:val="18"/>
                    <w:szCs w:val="18"/>
                  </w:rPr>
                </w:rPrChange>
              </w:rPr>
              <w:t>history record</w:t>
            </w:r>
          </w:p>
        </w:tc>
      </w:tr>
      <w:tr w:rsidR="00570B77" w14:paraId="2307F7B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5C3A22" w14:textId="77777777" w:rsidR="00570B77" w:rsidRPr="00B720D8" w:rsidRDefault="00570B77" w:rsidP="005C76BF">
            <w:pPr>
              <w:pStyle w:val="TableBody"/>
              <w:rPr>
                <w:b/>
                <w:bCs/>
                <w:rPrChange w:id="2511" w:author="Moses, Robinson" w:date="2023-03-14T08:11:00Z">
                  <w:rPr/>
                </w:rPrChange>
              </w:rPr>
            </w:pPr>
            <w:r w:rsidRPr="00B720D8">
              <w:rPr>
                <w:b/>
                <w:bCs/>
                <w:rPrChange w:id="2512"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D2F1A12" w14:textId="77777777" w:rsidR="00570B77" w:rsidRPr="00B720D8" w:rsidRDefault="00570B77" w:rsidP="00B720D8">
            <w:pPr>
              <w:pStyle w:val="TableBody"/>
              <w:rPr>
                <w:rPrChange w:id="2513" w:author="Moses, Robinson" w:date="2023-03-14T08:11:00Z">
                  <w:rPr>
                    <w:sz w:val="18"/>
                    <w:szCs w:val="18"/>
                  </w:rPr>
                </w:rPrChange>
              </w:rPr>
            </w:pPr>
            <w:r w:rsidRPr="00B720D8">
              <w:rPr>
                <w:rPrChange w:id="2514" w:author="Moses, Robinson" w:date="2023-03-14T08:11:00Z">
                  <w:rPr>
                    <w:sz w:val="18"/>
                    <w:szCs w:val="18"/>
                  </w:rPr>
                </w:rPrChange>
              </w:rPr>
              <w:t>Denomination of the cash</w:t>
            </w:r>
          </w:p>
        </w:tc>
      </w:tr>
      <w:tr w:rsidR="00570B77" w14:paraId="547C1973"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3B6CC6D" w14:textId="77777777" w:rsidR="00570B77" w:rsidRPr="00B720D8" w:rsidRDefault="00570B77" w:rsidP="005C76BF">
            <w:pPr>
              <w:pStyle w:val="TableBody"/>
              <w:rPr>
                <w:b/>
                <w:bCs/>
                <w:rPrChange w:id="2515" w:author="Moses, Robinson" w:date="2023-03-14T08:11:00Z">
                  <w:rPr/>
                </w:rPrChange>
              </w:rPr>
            </w:pPr>
            <w:r w:rsidRPr="00B720D8">
              <w:rPr>
                <w:b/>
                <w:bCs/>
                <w:rPrChange w:id="2516"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16CD13C5" w14:textId="77777777" w:rsidR="00570B77" w:rsidRPr="00B720D8" w:rsidRDefault="00570B77" w:rsidP="00B720D8">
            <w:pPr>
              <w:pStyle w:val="TableBody"/>
              <w:rPr>
                <w:rPrChange w:id="2517" w:author="Moses, Robinson" w:date="2023-03-14T08:11:00Z">
                  <w:rPr>
                    <w:sz w:val="18"/>
                    <w:szCs w:val="18"/>
                  </w:rPr>
                </w:rPrChange>
              </w:rPr>
            </w:pPr>
            <w:r w:rsidRPr="00B720D8">
              <w:rPr>
                <w:rPrChange w:id="2518" w:author="Moses, Robinson" w:date="2023-03-14T08:11:00Z">
                  <w:rPr>
                    <w:sz w:val="18"/>
                    <w:szCs w:val="18"/>
                  </w:rPr>
                </w:rPrChange>
              </w:rPr>
              <w:t>Quality of the cash</w:t>
            </w:r>
          </w:p>
        </w:tc>
      </w:tr>
      <w:tr w:rsidR="00570B77" w14:paraId="4077E1F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7E9230D" w14:textId="77777777" w:rsidR="00570B77" w:rsidRPr="00B720D8" w:rsidRDefault="00570B77" w:rsidP="005C76BF">
            <w:pPr>
              <w:pStyle w:val="TableBody"/>
              <w:rPr>
                <w:b/>
                <w:bCs/>
                <w:rPrChange w:id="2519" w:author="Moses, Robinson" w:date="2023-03-14T08:11:00Z">
                  <w:rPr/>
                </w:rPrChange>
              </w:rPr>
            </w:pPr>
            <w:r w:rsidRPr="00B720D8">
              <w:rPr>
                <w:b/>
                <w:bCs/>
                <w:rPrChange w:id="2520" w:author="Moses, Robinson" w:date="2023-03-14T08:11:00Z">
                  <w:rPr/>
                </w:rPrChange>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5F26E23" w14:textId="2DC16B0A" w:rsidR="00570B77" w:rsidRPr="00B720D8" w:rsidRDefault="00570B77" w:rsidP="00B720D8">
            <w:pPr>
              <w:pStyle w:val="TableBody"/>
              <w:rPr>
                <w:rPrChange w:id="2521" w:author="Moses, Robinson" w:date="2023-03-14T08:11:00Z">
                  <w:rPr>
                    <w:sz w:val="18"/>
                    <w:szCs w:val="18"/>
                  </w:rPr>
                </w:rPrChange>
              </w:rPr>
            </w:pPr>
            <w:r w:rsidRPr="00B720D8">
              <w:rPr>
                <w:rPrChange w:id="2522" w:author="Moses, Robinson" w:date="2023-03-14T08:11:00Z">
                  <w:rPr>
                    <w:sz w:val="18"/>
                    <w:szCs w:val="18"/>
                  </w:rPr>
                </w:rPrChange>
              </w:rPr>
              <w:t xml:space="preserve">The label used when loading this particular amount. Categories are configured by your institution and may vary. Categories often tell </w:t>
            </w:r>
            <w:ins w:id="2523" w:author="Moses, Robinson" w:date="2023-03-14T08:13:00Z">
              <w:r w:rsidR="00B720D8">
                <w:t xml:space="preserve">in </w:t>
              </w:r>
            </w:ins>
            <w:r w:rsidRPr="00B720D8">
              <w:rPr>
                <w:rPrChange w:id="2524" w:author="Moses, Robinson" w:date="2023-03-14T08:11:00Z">
                  <w:rPr>
                    <w:sz w:val="18"/>
                    <w:szCs w:val="18"/>
                  </w:rPr>
                </w:rPrChange>
              </w:rPr>
              <w:t xml:space="preserve">which field </w:t>
            </w:r>
            <w:del w:id="2525" w:author="Moses, Robinson" w:date="2023-03-14T08:14:00Z">
              <w:r w:rsidRPr="00B720D8" w:rsidDel="00B720D8">
                <w:rPr>
                  <w:rPrChange w:id="2526" w:author="Moses, Robinson" w:date="2023-03-14T08:11:00Z">
                    <w:rPr>
                      <w:sz w:val="18"/>
                      <w:szCs w:val="18"/>
                    </w:rPr>
                  </w:rPrChange>
                </w:rPr>
                <w:delText xml:space="preserve">in </w:delText>
              </w:r>
            </w:del>
            <w:ins w:id="2527" w:author="Moses, Robinson" w:date="2023-03-14T08:14:00Z">
              <w:r w:rsidR="00B720D8">
                <w:t>the</w:t>
              </w:r>
              <w:r w:rsidR="00B720D8" w:rsidRPr="00B720D8">
                <w:rPr>
                  <w:rPrChange w:id="2528" w:author="Moses, Robinson" w:date="2023-03-14T08:11:00Z">
                    <w:rPr>
                      <w:sz w:val="18"/>
                      <w:szCs w:val="18"/>
                    </w:rPr>
                  </w:rPrChange>
                </w:rPr>
                <w:t xml:space="preserve"> </w:t>
              </w:r>
            </w:ins>
            <w:r w:rsidRPr="00B720D8">
              <w:rPr>
                <w:rPrChange w:id="2529" w:author="Moses, Robinson" w:date="2023-03-14T08:11:00Z">
                  <w:rPr>
                    <w:sz w:val="18"/>
                    <w:szCs w:val="18"/>
                  </w:rPr>
                </w:rPrChange>
              </w:rPr>
              <w:t xml:space="preserve">OptiVault </w:t>
            </w:r>
            <w:del w:id="2530" w:author="Moses, Robinson" w:date="2023-03-14T08:14:00Z">
              <w:r w:rsidRPr="00B720D8" w:rsidDel="00B720D8">
                <w:rPr>
                  <w:rPrChange w:id="2531" w:author="Moses, Robinson" w:date="2023-03-14T08:11:00Z">
                    <w:rPr>
                      <w:sz w:val="18"/>
                      <w:szCs w:val="18"/>
                    </w:rPr>
                  </w:rPrChange>
                </w:rPr>
                <w:delText xml:space="preserve">the </w:delText>
              </w:r>
            </w:del>
            <w:r w:rsidRPr="00B720D8">
              <w:rPr>
                <w:rPrChange w:id="2532" w:author="Moses, Robinson" w:date="2023-03-14T08:11:00Z">
                  <w:rPr>
                    <w:sz w:val="18"/>
                    <w:szCs w:val="18"/>
                  </w:rPr>
                </w:rPrChange>
              </w:rPr>
              <w:t>amount will load</w:t>
            </w:r>
            <w:del w:id="2533" w:author="Moses, Robinson" w:date="2023-03-14T08:14:00Z">
              <w:r w:rsidRPr="00B720D8" w:rsidDel="00B720D8">
                <w:rPr>
                  <w:rPrChange w:id="2534" w:author="Moses, Robinson" w:date="2023-03-14T08:11:00Z">
                    <w:rPr>
                      <w:sz w:val="18"/>
                      <w:szCs w:val="18"/>
                    </w:rPr>
                  </w:rPrChange>
                </w:rPr>
                <w:delText xml:space="preserve"> into</w:delText>
              </w:r>
            </w:del>
            <w:r w:rsidRPr="00B720D8">
              <w:rPr>
                <w:rPrChange w:id="2535" w:author="Moses, Robinson" w:date="2023-03-14T08:11:00Z">
                  <w:rPr>
                    <w:sz w:val="18"/>
                    <w:szCs w:val="18"/>
                  </w:rPr>
                </w:rPrChange>
              </w:rPr>
              <w:t>.</w:t>
            </w:r>
          </w:p>
        </w:tc>
      </w:tr>
      <w:tr w:rsidR="00570B77" w14:paraId="60900BBA"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224DC35" w14:textId="77777777" w:rsidR="00570B77" w:rsidRPr="00B720D8" w:rsidRDefault="00570B77" w:rsidP="005C76BF">
            <w:pPr>
              <w:pStyle w:val="TableBody"/>
              <w:rPr>
                <w:b/>
                <w:bCs/>
                <w:rPrChange w:id="2536" w:author="Moses, Robinson" w:date="2023-03-14T08:11:00Z">
                  <w:rPr/>
                </w:rPrChange>
              </w:rPr>
            </w:pPr>
            <w:r w:rsidRPr="00B720D8">
              <w:rPr>
                <w:b/>
                <w:bCs/>
                <w:rPrChange w:id="2537" w:author="Moses, Robinson" w:date="2023-03-14T08:11:00Z">
                  <w:rPr/>
                </w:rPrChange>
              </w:rPr>
              <w:t>Data Subcategory</w:t>
            </w:r>
          </w:p>
        </w:tc>
        <w:tc>
          <w:tcPr>
            <w:tcW w:w="5517" w:type="dxa"/>
            <w:tcBorders>
              <w:top w:val="single" w:sz="4" w:space="0" w:color="000000"/>
              <w:left w:val="single" w:sz="4" w:space="0" w:color="000000"/>
              <w:bottom w:val="single" w:sz="4" w:space="0" w:color="000000"/>
              <w:right w:val="single" w:sz="4" w:space="0" w:color="000000"/>
            </w:tcBorders>
          </w:tcPr>
          <w:p w14:paraId="6B20B36B" w14:textId="77777777" w:rsidR="00570B77" w:rsidRPr="00B720D8" w:rsidRDefault="00570B77" w:rsidP="00B720D8">
            <w:pPr>
              <w:pStyle w:val="TableBody"/>
              <w:rPr>
                <w:rPrChange w:id="2538" w:author="Moses, Robinson" w:date="2023-03-14T08:15:00Z">
                  <w:rPr>
                    <w:sz w:val="18"/>
                    <w:szCs w:val="18"/>
                  </w:rPr>
                </w:rPrChange>
              </w:rPr>
            </w:pPr>
            <w:r w:rsidRPr="00B720D8">
              <w:rPr>
                <w:rPrChange w:id="2539" w:author="Moses, Robinson" w:date="2023-03-14T08:15:00Z">
                  <w:rPr>
                    <w:sz w:val="18"/>
                    <w:szCs w:val="18"/>
                  </w:rPr>
                </w:rPrChange>
              </w:rPr>
              <w:t>Subcategory label used when loading this particular amount. Subcategories are defined by your institution and may vary. Subcategories are not linked to any OptiVault data field – they are used when the users reporting the data desire to break it into components, and the system will sum the subcategories together to find the amount for the associated Category in OptiVault.</w:t>
            </w:r>
          </w:p>
        </w:tc>
      </w:tr>
      <w:tr w:rsidR="00570B77" w14:paraId="1831A21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11EC227" w14:textId="77777777" w:rsidR="00570B77" w:rsidRPr="00B720D8" w:rsidRDefault="00570B77" w:rsidP="005C76BF">
            <w:pPr>
              <w:pStyle w:val="TableBody"/>
              <w:rPr>
                <w:b/>
                <w:bCs/>
                <w:rPrChange w:id="2540" w:author="Moses, Robinson" w:date="2023-03-14T08:17:00Z">
                  <w:rPr/>
                </w:rPrChange>
              </w:rPr>
            </w:pPr>
            <w:r w:rsidRPr="00B720D8">
              <w:rPr>
                <w:b/>
                <w:bCs/>
                <w:rPrChange w:id="2541" w:author="Moses, Robinson" w:date="2023-03-14T08:17:00Z">
                  <w:rPr/>
                </w:rPrChange>
              </w:rPr>
              <w:t>Amount</w:t>
            </w:r>
          </w:p>
        </w:tc>
        <w:tc>
          <w:tcPr>
            <w:tcW w:w="5517" w:type="dxa"/>
            <w:tcBorders>
              <w:top w:val="single" w:sz="4" w:space="0" w:color="000000"/>
              <w:left w:val="single" w:sz="4" w:space="0" w:color="000000"/>
              <w:bottom w:val="single" w:sz="4" w:space="0" w:color="000000"/>
              <w:right w:val="single" w:sz="4" w:space="0" w:color="000000"/>
            </w:tcBorders>
          </w:tcPr>
          <w:p w14:paraId="640B1501" w14:textId="77777777" w:rsidR="00570B77" w:rsidRPr="00B720D8" w:rsidRDefault="00570B77" w:rsidP="00B720D8">
            <w:pPr>
              <w:pStyle w:val="TableBody"/>
              <w:rPr>
                <w:rPrChange w:id="2542" w:author="Moses, Robinson" w:date="2023-03-14T08:15:00Z">
                  <w:rPr>
                    <w:sz w:val="18"/>
                    <w:szCs w:val="18"/>
                  </w:rPr>
                </w:rPrChange>
              </w:rPr>
            </w:pPr>
            <w:r w:rsidRPr="00B720D8">
              <w:rPr>
                <w:rPrChange w:id="2543" w:author="Moses, Robinson" w:date="2023-03-14T08:15:00Z">
                  <w:rPr>
                    <w:sz w:val="18"/>
                    <w:szCs w:val="18"/>
                  </w:rPr>
                </w:rPrChange>
              </w:rPr>
              <w:t>The amount recorded from Import Vault History.</w:t>
            </w:r>
          </w:p>
        </w:tc>
      </w:tr>
    </w:tbl>
    <w:p w14:paraId="6DE87963" w14:textId="77777777" w:rsidR="00570B77" w:rsidRPr="005C76BF" w:rsidRDefault="0014696D" w:rsidP="005C76BF">
      <w:pPr>
        <w:pStyle w:val="Caption"/>
        <w:rPr>
          <w:color w:val="70AD47" w:themeColor="accent6"/>
        </w:rPr>
      </w:pPr>
      <w:hyperlink w:anchor="_REPORTS" w:history="1">
        <w:r w:rsidR="00570B77" w:rsidRPr="005C76BF">
          <w:rPr>
            <w:rStyle w:val="Hyperlink"/>
            <w:color w:val="70AD47" w:themeColor="accent6"/>
          </w:rPr>
          <w:t>Return to: Reports</w:t>
        </w:r>
      </w:hyperlink>
      <w:r w:rsidR="00570B77" w:rsidRPr="005C76BF">
        <w:rPr>
          <w:color w:val="70AD47" w:themeColor="accent6"/>
        </w:rPr>
        <w:t xml:space="preserve"> </w:t>
      </w:r>
    </w:p>
    <w:p w14:paraId="0A85C40D" w14:textId="77777777" w:rsidR="00570B77" w:rsidRDefault="00570B77" w:rsidP="00570B77">
      <w:pPr>
        <w:spacing w:after="198" w:line="256" w:lineRule="auto"/>
        <w:ind w:left="-5" w:right="68" w:hanging="10"/>
      </w:pPr>
    </w:p>
    <w:p w14:paraId="48BEEE94" w14:textId="77777777" w:rsidR="00570B77" w:rsidRDefault="00570B77" w:rsidP="00570B77">
      <w:pPr>
        <w:pStyle w:val="Heading1"/>
        <w:ind w:left="-5"/>
      </w:pPr>
      <w:bookmarkStart w:id="2544" w:name="_SETTINGS_1"/>
      <w:bookmarkStart w:id="2545" w:name="_Toc111643092"/>
      <w:bookmarkStart w:id="2546" w:name="_Toc129572312"/>
      <w:bookmarkEnd w:id="2544"/>
      <w:r>
        <w:t>SETTINGS</w:t>
      </w:r>
      <w:bookmarkEnd w:id="2545"/>
      <w:bookmarkEnd w:id="2546"/>
      <w:r>
        <w:t xml:space="preserve"> </w:t>
      </w:r>
    </w:p>
    <w:p w14:paraId="5FD38505" w14:textId="77777777" w:rsidR="00570B77" w:rsidRDefault="00570B77" w:rsidP="005C76BF">
      <w:pPr>
        <w:pStyle w:val="BodyText"/>
      </w:pPr>
      <w:r>
        <w:t>Settings is a gateway menu that provides access to additional screens where administrator users can control Workflow Configuration, System Settings, and User Profiles.</w:t>
      </w:r>
      <w:r>
        <w:br/>
      </w:r>
    </w:p>
    <w:p w14:paraId="50A3082D" w14:textId="77777777" w:rsidR="00570B77" w:rsidRDefault="00570B77" w:rsidP="00570B77">
      <w:pPr>
        <w:pStyle w:val="Heading2"/>
      </w:pPr>
      <w:bookmarkStart w:id="2547" w:name="_Toc111643093"/>
      <w:bookmarkStart w:id="2548" w:name="_Toc129572313"/>
      <w:r>
        <w:t>WORKFLOW CONFIGURATION</w:t>
      </w:r>
      <w:bookmarkEnd w:id="2547"/>
      <w:bookmarkEnd w:id="2548"/>
      <w:r>
        <w:t xml:space="preserve"> </w:t>
      </w:r>
    </w:p>
    <w:p w14:paraId="197D8DC0" w14:textId="77777777" w:rsidR="00570B77" w:rsidRPr="006C3C2E" w:rsidRDefault="00570B77" w:rsidP="005C76BF">
      <w:pPr>
        <w:pStyle w:val="BodyText"/>
      </w:pPr>
      <w:r w:rsidRPr="00B720D8">
        <w:rPr>
          <w:i/>
          <w:iCs/>
          <w:rPrChange w:id="2549" w:author="Moses, Robinson" w:date="2023-03-14T08:19:00Z">
            <w:rPr/>
          </w:rPrChange>
        </w:rPr>
        <w:t>Settings</w:t>
      </w:r>
      <w:r w:rsidRPr="00B720D8">
        <w:rPr>
          <w:rFonts w:ascii="Wingdings" w:eastAsia="Wingdings" w:hAnsi="Wingdings" w:cs="Wingdings"/>
          <w:i/>
          <w:iCs/>
          <w:sz w:val="16"/>
          <w:rPrChange w:id="2550" w:author="Moses, Robinson" w:date="2023-03-14T08:19:00Z">
            <w:rPr>
              <w:rFonts w:ascii="Wingdings" w:eastAsia="Wingdings" w:hAnsi="Wingdings" w:cs="Wingdings"/>
              <w:sz w:val="16"/>
            </w:rPr>
          </w:rPrChange>
        </w:rPr>
        <w:t></w:t>
      </w:r>
      <w:r w:rsidRPr="00B720D8">
        <w:rPr>
          <w:i/>
          <w:iCs/>
          <w:rPrChange w:id="2551" w:author="Moses, Robinson" w:date="2023-03-14T08:19:00Z">
            <w:rPr/>
          </w:rPrChange>
        </w:rPr>
        <w:t>Workflow Configuration</w:t>
      </w:r>
      <w:r w:rsidRPr="006C3C2E">
        <w:t xml:space="preserve"> assists the Administrative user to control what info is accessible and what actions are allowed to Carrier Web users. </w:t>
      </w:r>
    </w:p>
    <w:p w14:paraId="0C9A80C6" w14:textId="77777777" w:rsidR="00570B77" w:rsidRDefault="00570B77" w:rsidP="005C76BF">
      <w:pPr>
        <w:pStyle w:val="BodyText"/>
      </w:pPr>
      <w:r>
        <w:t>Configurations here are structured by each type of workflow (</w:t>
      </w:r>
      <w:commentRangeStart w:id="2552"/>
      <w:r>
        <w:t xml:space="preserve">a.k.a. </w:t>
      </w:r>
      <w:commentRangeEnd w:id="2552"/>
      <w:r w:rsidR="00B720D8">
        <w:rPr>
          <w:rStyle w:val="CommentReference"/>
          <w:rFonts w:eastAsia="MS Mincho"/>
          <w:lang w:val="en-US"/>
        </w:rPr>
        <w:commentReference w:id="2552"/>
      </w:r>
      <w:r>
        <w:t xml:space="preserve">order type). Further controls are available under </w:t>
      </w:r>
      <w:r w:rsidRPr="00B720D8">
        <w:rPr>
          <w:i/>
          <w:iCs/>
          <w:rPrChange w:id="2553" w:author="Moses, Robinson" w:date="2023-03-14T08:20:00Z">
            <w:rPr/>
          </w:rPrChange>
        </w:rPr>
        <w:t>Settings</w:t>
      </w:r>
      <w:r w:rsidRPr="00B720D8">
        <w:rPr>
          <w:rFonts w:ascii="Wingdings" w:eastAsia="Wingdings" w:hAnsi="Wingdings" w:cs="Wingdings"/>
          <w:i/>
          <w:iCs/>
          <w:sz w:val="16"/>
          <w:rPrChange w:id="2554" w:author="Moses, Robinson" w:date="2023-03-14T08:20:00Z">
            <w:rPr>
              <w:rFonts w:ascii="Wingdings" w:eastAsia="Wingdings" w:hAnsi="Wingdings" w:cs="Wingdings"/>
              <w:sz w:val="16"/>
            </w:rPr>
          </w:rPrChange>
        </w:rPr>
        <w:t></w:t>
      </w:r>
      <w:r w:rsidRPr="00B720D8">
        <w:rPr>
          <w:i/>
          <w:iCs/>
          <w:rPrChange w:id="2555" w:author="Moses, Robinson" w:date="2023-03-14T08:20:00Z">
            <w:rPr/>
          </w:rPrChange>
        </w:rPr>
        <w:t>Users</w:t>
      </w:r>
      <w:r>
        <w:t xml:space="preserve"> to map users to the vaults and depots to which they will have access.</w:t>
      </w:r>
    </w:p>
    <w:p w14:paraId="3C15972D" w14:textId="77777777" w:rsidR="00570B77" w:rsidRDefault="00570B77" w:rsidP="005C76BF">
      <w:pPr>
        <w:pStyle w:val="Caption"/>
      </w:pPr>
      <w:bookmarkStart w:id="2556" w:name="_Toc6556898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44</w:t>
      </w:r>
      <w:r w:rsidRPr="36CE550C">
        <w:rPr>
          <w:noProof/>
        </w:rPr>
        <w:fldChar w:fldCharType="end"/>
      </w:r>
      <w:r w:rsidRPr="36CE550C">
        <w:t xml:space="preserve">: </w:t>
      </w:r>
      <w:r>
        <w:t>WORKFLOW CONFIGURATION SCREEN</w:t>
      </w:r>
      <w:bookmarkEnd w:id="2556"/>
    </w:p>
    <w:p w14:paraId="23556BA9" w14:textId="77777777" w:rsidR="00570B77" w:rsidRDefault="00570B77" w:rsidP="00B720D8">
      <w:pPr>
        <w:pStyle w:val="BodyText"/>
        <w:pPrChange w:id="2557" w:author="Moses, Robinson" w:date="2023-03-14T08:20:00Z">
          <w:pPr>
            <w:spacing w:after="0"/>
            <w:ind w:right="1080"/>
            <w:jc w:val="center"/>
          </w:pPr>
        </w:pPrChange>
      </w:pPr>
      <w:r>
        <w:rPr>
          <w:noProof/>
        </w:rPr>
        <w:drawing>
          <wp:inline distT="0" distB="0" distL="0" distR="0" wp14:anchorId="65C960A4" wp14:editId="35668A0F">
            <wp:extent cx="5943600" cy="2809875"/>
            <wp:effectExtent l="76200" t="76200" r="133350" b="142875"/>
            <wp:docPr id="11737765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1F0FE725" w14:textId="7EA6CBA8" w:rsidR="00570B77" w:rsidDel="00B720D8" w:rsidRDefault="00570B77" w:rsidP="00570B77">
      <w:pPr>
        <w:spacing w:after="190" w:line="263" w:lineRule="auto"/>
        <w:ind w:left="-5" w:hanging="10"/>
        <w:rPr>
          <w:del w:id="2558" w:author="Moses, Robinson" w:date="2023-03-14T08:21:00Z"/>
        </w:rPr>
      </w:pPr>
    </w:p>
    <w:p w14:paraId="40234B7C" w14:textId="77777777" w:rsidR="00570B77" w:rsidRDefault="00570B77" w:rsidP="005C76BF">
      <w:pPr>
        <w:pStyle w:val="Caption"/>
      </w:pPr>
      <w:bookmarkStart w:id="2559" w:name="_Toc6556904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41</w:t>
      </w:r>
      <w:r w:rsidRPr="002946F8">
        <w:rPr>
          <w:color w:val="auto"/>
        </w:rPr>
        <w:fldChar w:fldCharType="end"/>
      </w:r>
      <w:r w:rsidRPr="002946F8">
        <w:rPr>
          <w:color w:val="auto"/>
        </w:rPr>
        <w:t xml:space="preserve">: </w:t>
      </w:r>
      <w:r>
        <w:t>WORKFLOW CONFIGURATION FIELD DESCRIPTIONS</w:t>
      </w:r>
      <w:bookmarkEnd w:id="255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5DA0007" w14:textId="77777777" w:rsidTr="00083DB6">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13B41B" w14:textId="77777777" w:rsidR="00570B77" w:rsidRDefault="00570B77" w:rsidP="005C76BF">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F14466" w14:textId="77777777" w:rsidR="00570B77" w:rsidRDefault="00570B77" w:rsidP="005C76BF">
            <w:pPr>
              <w:pStyle w:val="TableHeading"/>
            </w:pPr>
            <w:r>
              <w:t xml:space="preserve">Description </w:t>
            </w:r>
          </w:p>
        </w:tc>
      </w:tr>
      <w:tr w:rsidR="00570B77" w14:paraId="70B8558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73FF9DC" w14:textId="77777777" w:rsidR="00570B77" w:rsidRPr="00B720D8" w:rsidRDefault="00570B77" w:rsidP="00083DB6">
            <w:pPr>
              <w:pStyle w:val="TableBody"/>
              <w:rPr>
                <w:b/>
                <w:bCs/>
                <w:rPrChange w:id="2560" w:author="Moses, Robinson" w:date="2023-03-14T08:21:00Z">
                  <w:rPr/>
                </w:rPrChange>
              </w:rPr>
            </w:pPr>
            <w:r w:rsidRPr="00B720D8">
              <w:rPr>
                <w:b/>
                <w:bCs/>
                <w:rPrChange w:id="2561" w:author="Moses, Robinson" w:date="2023-03-14T08:21:00Z">
                  <w:rPr/>
                </w:rPrChange>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
          <w:p w14:paraId="6C616DA5" w14:textId="7BC4E0E1" w:rsidR="00570B77" w:rsidRPr="00B720D8" w:rsidRDefault="00570B77" w:rsidP="00B720D8">
            <w:pPr>
              <w:pStyle w:val="TableBody"/>
              <w:rPr>
                <w:rPrChange w:id="2562" w:author="Moses, Robinson" w:date="2023-03-14T08:21:00Z">
                  <w:rPr>
                    <w:rFonts w:cstheme="minorHAnsi"/>
                    <w:sz w:val="18"/>
                    <w:szCs w:val="18"/>
                  </w:rPr>
                </w:rPrChange>
              </w:rPr>
            </w:pPr>
            <w:r w:rsidRPr="00B720D8">
              <w:rPr>
                <w:rPrChange w:id="2563" w:author="Moses, Robinson" w:date="2023-03-14T08:21:00Z">
                  <w:rPr>
                    <w:sz w:val="18"/>
                    <w:szCs w:val="18"/>
                  </w:rPr>
                </w:rPrChange>
              </w:rPr>
              <w:t>Fixed field</w:t>
            </w:r>
            <w:ins w:id="2564" w:author="Moses, Robinson" w:date="2023-03-14T08:23:00Z">
              <w:r w:rsidR="00B720D8">
                <w:t>,</w:t>
              </w:r>
            </w:ins>
            <w:r w:rsidRPr="00B720D8">
              <w:rPr>
                <w:rPrChange w:id="2565" w:author="Moses, Robinson" w:date="2023-03-14T08:21:00Z">
                  <w:rPr>
                    <w:sz w:val="18"/>
                    <w:szCs w:val="18"/>
                  </w:rPr>
                </w:rPrChange>
              </w:rPr>
              <w:t xml:space="preserve"> </w:t>
            </w:r>
            <w:del w:id="2566" w:author="Moses, Robinson" w:date="2023-03-14T08:23:00Z">
              <w:r w:rsidRPr="00B720D8" w:rsidDel="00B720D8">
                <w:rPr>
                  <w:rPrChange w:id="2567" w:author="Moses, Robinson" w:date="2023-03-14T08:21:00Z">
                    <w:rPr>
                      <w:sz w:val="18"/>
                      <w:szCs w:val="18"/>
                    </w:rPr>
                  </w:rPrChange>
                </w:rPr>
                <w:delText xml:space="preserve">showing </w:delText>
              </w:r>
            </w:del>
            <w:ins w:id="2568" w:author="Moses, Robinson" w:date="2023-03-14T08:23:00Z">
              <w:r w:rsidR="00B720D8">
                <w:t>displays</w:t>
              </w:r>
              <w:r w:rsidR="00B720D8" w:rsidRPr="00B720D8">
                <w:rPr>
                  <w:rPrChange w:id="2569" w:author="Moses, Robinson" w:date="2023-03-14T08:21:00Z">
                    <w:rPr>
                      <w:sz w:val="18"/>
                      <w:szCs w:val="18"/>
                    </w:rPr>
                  </w:rPrChange>
                </w:rPr>
                <w:t xml:space="preserve"> </w:t>
              </w:r>
            </w:ins>
            <w:del w:id="2570" w:author="Moses, Robinson" w:date="2023-03-14T08:23:00Z">
              <w:r w:rsidRPr="00B720D8" w:rsidDel="00B720D8">
                <w:rPr>
                  <w:rPrChange w:id="2571" w:author="Moses, Robinson" w:date="2023-03-14T08:21:00Z">
                    <w:rPr>
                      <w:sz w:val="18"/>
                      <w:szCs w:val="18"/>
                    </w:rPr>
                  </w:rPrChange>
                </w:rPr>
                <w:delText xml:space="preserve">which </w:delText>
              </w:r>
            </w:del>
            <w:r w:rsidRPr="00B720D8">
              <w:rPr>
                <w:rPrChange w:id="2572" w:author="Moses, Robinson" w:date="2023-03-14T08:21:00Z">
                  <w:rPr>
                    <w:sz w:val="18"/>
                    <w:szCs w:val="18"/>
                  </w:rPr>
                </w:rPrChange>
              </w:rPr>
              <w:t xml:space="preserve">Workflow/order type the user is defining </w:t>
            </w:r>
          </w:p>
        </w:tc>
      </w:tr>
      <w:tr w:rsidR="00570B77" w14:paraId="260E139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AB6800C" w14:textId="77777777" w:rsidR="00570B77" w:rsidRPr="00B720D8" w:rsidRDefault="00570B77" w:rsidP="00083DB6">
            <w:pPr>
              <w:pStyle w:val="TableBody"/>
              <w:rPr>
                <w:b/>
                <w:bCs/>
                <w:rPrChange w:id="2573" w:author="Moses, Robinson" w:date="2023-03-14T08:21:00Z">
                  <w:rPr/>
                </w:rPrChange>
              </w:rPr>
            </w:pPr>
            <w:r w:rsidRPr="00B720D8">
              <w:rPr>
                <w:b/>
                <w:bCs/>
                <w:rPrChange w:id="2574" w:author="Moses, Robinson" w:date="2023-03-14T08:21:00Z">
                  <w:rPr/>
                </w:rPrChange>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
          <w:p w14:paraId="765B425E" w14:textId="70E3F789" w:rsidR="00570B77" w:rsidRPr="00B720D8" w:rsidRDefault="00570B77" w:rsidP="00B720D8">
            <w:pPr>
              <w:pStyle w:val="TableBody"/>
              <w:rPr>
                <w:rPrChange w:id="2575" w:author="Moses, Robinson" w:date="2023-03-14T08:24:00Z">
                  <w:rPr>
                    <w:rFonts w:cstheme="minorHAnsi"/>
                    <w:sz w:val="18"/>
                    <w:szCs w:val="18"/>
                  </w:rPr>
                </w:rPrChange>
              </w:rPr>
            </w:pPr>
            <w:del w:id="2576" w:author="Moses, Robinson" w:date="2023-03-16T09:28:00Z">
              <w:r w:rsidRPr="00B720D8" w:rsidDel="0014696D">
                <w:rPr>
                  <w:rPrChange w:id="2577" w:author="Moses, Robinson" w:date="2023-03-14T08:24:00Z">
                    <w:rPr>
                      <w:sz w:val="18"/>
                      <w:szCs w:val="18"/>
                    </w:rPr>
                  </w:rPrChange>
                </w:rPr>
                <w:delText xml:space="preserve">Export </w:delText>
              </w:r>
            </w:del>
            <w:ins w:id="2578" w:author="Moses, Robinson" w:date="2023-03-16T09:28:00Z">
              <w:r w:rsidR="0014696D">
                <w:t>The e</w:t>
              </w:r>
              <w:r w:rsidR="0014696D" w:rsidRPr="00B720D8">
                <w:rPr>
                  <w:rPrChange w:id="2579" w:author="Moses, Robinson" w:date="2023-03-14T08:24:00Z">
                    <w:rPr>
                      <w:sz w:val="18"/>
                      <w:szCs w:val="18"/>
                    </w:rPr>
                  </w:rPrChange>
                </w:rPr>
                <w:t xml:space="preserve">xport </w:t>
              </w:r>
            </w:ins>
            <w:r w:rsidRPr="00B720D8">
              <w:rPr>
                <w:rPrChange w:id="2580" w:author="Moses, Robinson" w:date="2023-03-14T08:24:00Z">
                  <w:rPr>
                    <w:sz w:val="18"/>
                    <w:szCs w:val="18"/>
                  </w:rPr>
                </w:rPrChange>
              </w:rPr>
              <w:t xml:space="preserve">function performed by </w:t>
            </w:r>
            <w:ins w:id="2581" w:author="Moses, Robinson" w:date="2023-03-16T09:28:00Z">
              <w:r w:rsidR="0014696D">
                <w:t xml:space="preserve">the </w:t>
              </w:r>
            </w:ins>
            <w:r w:rsidRPr="00B720D8">
              <w:rPr>
                <w:rPrChange w:id="2582" w:author="Moses, Robinson" w:date="2023-03-14T08:24:00Z">
                  <w:rPr>
                    <w:sz w:val="18"/>
                    <w:szCs w:val="18"/>
                  </w:rPr>
                </w:rPrChange>
              </w:rPr>
              <w:t>Carrier</w:t>
            </w:r>
            <w:ins w:id="2583" w:author="Moses, Robinson" w:date="2023-03-14T08:24:00Z">
              <w:r w:rsidR="00B720D8">
                <w:t xml:space="preserve"> </w:t>
              </w:r>
            </w:ins>
            <w:r w:rsidRPr="00B720D8">
              <w:rPr>
                <w:rPrChange w:id="2584" w:author="Moses, Robinson" w:date="2023-03-14T08:24:00Z">
                  <w:rPr>
                    <w:sz w:val="18"/>
                    <w:szCs w:val="18"/>
                  </w:rPr>
                </w:rPrChange>
              </w:rPr>
              <w:t>Web user will include only orders currently in the states selected</w:t>
            </w:r>
            <w:del w:id="2585" w:author="Moses, Robinson" w:date="2023-03-14T08:24:00Z">
              <w:r w:rsidRPr="00B720D8" w:rsidDel="00B720D8">
                <w:rPr>
                  <w:rPrChange w:id="2586" w:author="Moses, Robinson" w:date="2023-03-14T08:24:00Z">
                    <w:rPr>
                      <w:sz w:val="18"/>
                      <w:szCs w:val="18"/>
                    </w:rPr>
                  </w:rPrChange>
                </w:rPr>
                <w:delText xml:space="preserve"> here</w:delText>
              </w:r>
            </w:del>
            <w:r w:rsidRPr="00B720D8">
              <w:rPr>
                <w:rPrChange w:id="2587" w:author="Moses, Robinson" w:date="2023-03-14T08:24:00Z">
                  <w:rPr>
                    <w:sz w:val="18"/>
                    <w:szCs w:val="18"/>
                  </w:rPr>
                </w:rPrChange>
              </w:rPr>
              <w:t xml:space="preserve">. </w:t>
            </w:r>
          </w:p>
        </w:tc>
      </w:tr>
      <w:tr w:rsidR="00570B77" w14:paraId="2DC629D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511B8F6" w14:textId="77777777" w:rsidR="00570B77" w:rsidRPr="00B720D8" w:rsidRDefault="00570B77" w:rsidP="00083DB6">
            <w:pPr>
              <w:pStyle w:val="TableBody"/>
              <w:rPr>
                <w:b/>
                <w:bCs/>
                <w:rPrChange w:id="2588" w:author="Moses, Robinson" w:date="2023-03-14T08:21:00Z">
                  <w:rPr/>
                </w:rPrChange>
              </w:rPr>
            </w:pPr>
            <w:r w:rsidRPr="00B720D8">
              <w:rPr>
                <w:b/>
                <w:bCs/>
                <w:rPrChange w:id="2589" w:author="Moses, Robinson" w:date="2023-03-14T08:21:00Z">
                  <w:rPr/>
                </w:rPrChange>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
          <w:p w14:paraId="37AFA3DA" w14:textId="5E72777B" w:rsidR="00B720D8" w:rsidRDefault="00570B77" w:rsidP="00083DB6">
            <w:pPr>
              <w:pStyle w:val="TableBody"/>
              <w:rPr>
                <w:ins w:id="2590" w:author="Moses, Robinson" w:date="2023-03-14T08:25:00Z"/>
              </w:rPr>
            </w:pPr>
            <w:del w:id="2591" w:author="Moses, Robinson" w:date="2023-03-16T09:28:00Z">
              <w:r w:rsidDel="0014696D">
                <w:delText xml:space="preserve">Export </w:delText>
              </w:r>
            </w:del>
            <w:ins w:id="2592" w:author="Moses, Robinson" w:date="2023-03-16T09:28:00Z">
              <w:r w:rsidR="0014696D">
                <w:t>The e</w:t>
              </w:r>
              <w:r w:rsidR="0014696D">
                <w:t xml:space="preserve">xport </w:t>
              </w:r>
            </w:ins>
            <w:r>
              <w:t>function performed by</w:t>
            </w:r>
            <w:ins w:id="2593" w:author="Moses, Robinson" w:date="2023-03-16T09:28:00Z">
              <w:r w:rsidR="0014696D">
                <w:t xml:space="preserve"> the</w:t>
              </w:r>
            </w:ins>
            <w:r>
              <w:t xml:space="preserve"> Carrier</w:t>
            </w:r>
            <w:ins w:id="2594" w:author="Moses, Robinson" w:date="2023-03-14T08:24:00Z">
              <w:r w:rsidR="00B720D8">
                <w:t xml:space="preserve"> </w:t>
              </w:r>
            </w:ins>
            <w:r>
              <w:t xml:space="preserve">Web user will apply this action to the orders. </w:t>
            </w:r>
            <w:r w:rsidRPr="00B720D8">
              <w:rPr>
                <w:b/>
                <w:bCs/>
                <w:u w:val="single"/>
                <w:rPrChange w:id="2595" w:author="Moses, Robinson" w:date="2023-03-14T08:24:00Z">
                  <w:rPr/>
                </w:rPrChange>
              </w:rPr>
              <w:t>For example</w:t>
            </w:r>
            <w:r>
              <w:t>, if your institution has defined an “</w:t>
            </w:r>
            <w:r w:rsidRPr="00B720D8">
              <w:rPr>
                <w:b/>
                <w:bCs/>
                <w:rPrChange w:id="2596" w:author="Moses, Robinson" w:date="2023-03-14T08:24:00Z">
                  <w:rPr/>
                </w:rPrChange>
              </w:rPr>
              <w:t>Accept</w:t>
            </w:r>
            <w:r>
              <w:t>” task that moves orders from “</w:t>
            </w:r>
            <w:r w:rsidRPr="00B720D8">
              <w:rPr>
                <w:b/>
                <w:bCs/>
                <w:rPrChange w:id="2597" w:author="Moses, Robinson" w:date="2023-03-14T08:24:00Z">
                  <w:rPr/>
                </w:rPrChange>
              </w:rPr>
              <w:t>Ordered</w:t>
            </w:r>
            <w:r>
              <w:t xml:space="preserve">” to </w:t>
            </w:r>
            <w:ins w:id="2598" w:author="Moses, Robinson" w:date="2023-03-16T09:29:00Z">
              <w:r w:rsidR="0014696D">
                <w:t xml:space="preserve">the </w:t>
              </w:r>
            </w:ins>
            <w:r>
              <w:t>“</w:t>
            </w:r>
            <w:r w:rsidRPr="00B720D8">
              <w:rPr>
                <w:b/>
                <w:bCs/>
                <w:rPrChange w:id="2599" w:author="Moses, Robinson" w:date="2023-03-14T08:25:00Z">
                  <w:rPr/>
                </w:rPrChange>
              </w:rPr>
              <w:t>Accepted</w:t>
            </w:r>
            <w:r>
              <w:t>” state and “</w:t>
            </w:r>
            <w:r w:rsidRPr="00B720D8">
              <w:rPr>
                <w:b/>
                <w:bCs/>
                <w:rPrChange w:id="2600" w:author="Moses, Robinson" w:date="2023-03-14T08:25:00Z">
                  <w:rPr/>
                </w:rPrChange>
              </w:rPr>
              <w:t>Accept</w:t>
            </w:r>
            <w:r>
              <w:t>” is selected here, then when a Carrier</w:t>
            </w:r>
            <w:ins w:id="2601" w:author="Moses, Robinson" w:date="2023-03-14T08:25:00Z">
              <w:r w:rsidR="00B720D8">
                <w:t xml:space="preserve"> </w:t>
              </w:r>
            </w:ins>
            <w:r>
              <w:t xml:space="preserve">Web user exports orders in </w:t>
            </w:r>
            <w:ins w:id="2602" w:author="Moses, Robinson" w:date="2023-03-16T09:29:00Z">
              <w:r w:rsidR="0014696D">
                <w:t xml:space="preserve">the </w:t>
              </w:r>
            </w:ins>
            <w:r>
              <w:t>“</w:t>
            </w:r>
            <w:r w:rsidRPr="00B720D8">
              <w:rPr>
                <w:b/>
                <w:bCs/>
                <w:rPrChange w:id="2603" w:author="Moses, Robinson" w:date="2023-03-14T08:25:00Z">
                  <w:rPr/>
                </w:rPrChange>
              </w:rPr>
              <w:t>Ordered</w:t>
            </w:r>
            <w:r>
              <w:t>” state those orders will be changed to “</w:t>
            </w:r>
            <w:r w:rsidRPr="00B720D8">
              <w:rPr>
                <w:b/>
                <w:bCs/>
                <w:rPrChange w:id="2604" w:author="Moses, Robinson" w:date="2023-03-14T08:25:00Z">
                  <w:rPr/>
                </w:rPrChange>
              </w:rPr>
              <w:t>Accepted</w:t>
            </w:r>
            <w:r>
              <w:t xml:space="preserve">” state. </w:t>
            </w:r>
          </w:p>
          <w:p w14:paraId="13F15E95" w14:textId="764D67FB" w:rsidR="00570B77" w:rsidRPr="006C3C2E" w:rsidRDefault="00570B77" w:rsidP="00B720D8">
            <w:pPr>
              <w:pStyle w:val="TableNote"/>
              <w:rPr>
                <w:rFonts w:cstheme="minorHAnsi"/>
                <w:sz w:val="18"/>
                <w:szCs w:val="18"/>
              </w:rPr>
              <w:pPrChange w:id="2605" w:author="Moses, Robinson" w:date="2023-03-14T08:26:00Z">
                <w:pPr>
                  <w:pStyle w:val="TableBody"/>
                </w:pPr>
              </w:pPrChange>
            </w:pPr>
            <w:del w:id="2606" w:author="Moses, Robinson" w:date="2023-03-14T08:25:00Z">
              <w:r w:rsidRPr="00B720D8" w:rsidDel="00B720D8">
                <w:rPr>
                  <w:b/>
                  <w:bCs/>
                  <w:rPrChange w:id="2607" w:author="Moses, Robinson" w:date="2023-03-14T08:26:00Z">
                    <w:rPr/>
                  </w:rPrChange>
                </w:rPr>
                <w:delText>Please note</w:delText>
              </w:r>
            </w:del>
            <w:ins w:id="2608" w:author="Moses, Robinson" w:date="2023-03-14T08:25:00Z">
              <w:r w:rsidR="00B720D8" w:rsidRPr="00B720D8">
                <w:rPr>
                  <w:b/>
                  <w:bCs/>
                  <w:rPrChange w:id="2609" w:author="Moses, Robinson" w:date="2023-03-14T08:26:00Z">
                    <w:rPr/>
                  </w:rPrChange>
                </w:rPr>
                <w:t>Note</w:t>
              </w:r>
              <w:r w:rsidR="00B720D8">
                <w:t>:</w:t>
              </w:r>
            </w:ins>
            <w:r>
              <w:t xml:space="preserve"> </w:t>
            </w:r>
            <w:del w:id="2610" w:author="Moses, Robinson" w:date="2023-03-14T08:25:00Z">
              <w:r w:rsidDel="00B720D8">
                <w:delText>t</w:delText>
              </w:r>
            </w:del>
            <w:ins w:id="2611" w:author="Moses, Robinson" w:date="2023-03-14T08:25:00Z">
              <w:r w:rsidR="00B720D8">
                <w:t>T</w:t>
              </w:r>
            </w:ins>
            <w:r>
              <w:t xml:space="preserve">he actions listed here must also be defined in the OptiCash workflow configuration (or OptiVault configuration if Vault type order). </w:t>
            </w:r>
          </w:p>
        </w:tc>
      </w:tr>
      <w:tr w:rsidR="00570B77" w14:paraId="44868D7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640AB73" w14:textId="77777777" w:rsidR="00570B77" w:rsidRPr="00B720D8" w:rsidRDefault="00570B77" w:rsidP="00083DB6">
            <w:pPr>
              <w:pStyle w:val="TableBody"/>
              <w:rPr>
                <w:b/>
                <w:bCs/>
                <w:rPrChange w:id="2612" w:author="Moses, Robinson" w:date="2023-03-14T08:21:00Z">
                  <w:rPr/>
                </w:rPrChange>
              </w:rPr>
            </w:pPr>
            <w:r w:rsidRPr="00B720D8">
              <w:rPr>
                <w:b/>
                <w:bCs/>
                <w:rPrChange w:id="2613" w:author="Moses, Robinson" w:date="2023-03-14T08:21:00Z">
                  <w:rPr/>
                </w:rPrChange>
              </w:rPr>
              <w:t xml:space="preserve">View States </w:t>
            </w:r>
          </w:p>
        </w:tc>
        <w:tc>
          <w:tcPr>
            <w:tcW w:w="6194" w:type="dxa"/>
            <w:tcBorders>
              <w:top w:val="single" w:sz="4" w:space="0" w:color="000000"/>
              <w:left w:val="single" w:sz="4" w:space="0" w:color="000000"/>
              <w:bottom w:val="single" w:sz="4" w:space="0" w:color="000000"/>
              <w:right w:val="single" w:sz="4" w:space="0" w:color="000000"/>
            </w:tcBorders>
          </w:tcPr>
          <w:p w14:paraId="19FE1C0B" w14:textId="424B5039" w:rsidR="00570B77" w:rsidRPr="006C3C2E" w:rsidRDefault="00570B77" w:rsidP="00083DB6">
            <w:pPr>
              <w:pStyle w:val="TableBody"/>
              <w:rPr>
                <w:rFonts w:cstheme="minorHAnsi"/>
                <w:sz w:val="18"/>
                <w:szCs w:val="18"/>
              </w:rPr>
            </w:pPr>
            <w:r>
              <w:t xml:space="preserve">Orders in the selected states can be viewed in </w:t>
            </w:r>
            <w:ins w:id="2614" w:author="Moses, Robinson" w:date="2023-03-16T09:29:00Z">
              <w:r w:rsidR="0014696D">
                <w:t xml:space="preserve">the </w:t>
              </w:r>
            </w:ins>
            <w:r w:rsidRPr="00B720D8">
              <w:rPr>
                <w:i/>
                <w:iCs/>
                <w:rPrChange w:id="2615" w:author="Moses, Robinson" w:date="2023-03-14T08:26:00Z">
                  <w:rPr/>
                </w:rPrChange>
              </w:rPr>
              <w:t>Orders</w:t>
            </w:r>
            <w:r w:rsidRPr="00B720D8">
              <w:rPr>
                <w:rFonts w:ascii="Wingdings" w:eastAsia="Wingdings" w:hAnsi="Wingdings" w:cs="Wingdings"/>
                <w:i/>
                <w:iCs/>
                <w:rPrChange w:id="2616" w:author="Moses, Robinson" w:date="2023-03-14T08:26:00Z">
                  <w:rPr>
                    <w:rFonts w:ascii="Wingdings" w:eastAsia="Wingdings" w:hAnsi="Wingdings" w:cs="Wingdings"/>
                  </w:rPr>
                </w:rPrChange>
              </w:rPr>
              <w:t></w:t>
            </w:r>
            <w:r w:rsidRPr="00B720D8">
              <w:rPr>
                <w:i/>
                <w:iCs/>
                <w:rPrChange w:id="2617" w:author="Moses, Robinson" w:date="2023-03-14T08:26:00Z">
                  <w:rPr/>
                </w:rPrChange>
              </w:rPr>
              <w:t>Search</w:t>
            </w:r>
            <w:r>
              <w:t xml:space="preserve"> </w:t>
            </w:r>
            <w:r w:rsidRPr="00B720D8">
              <w:rPr>
                <w:i/>
                <w:iCs/>
                <w:rPrChange w:id="2618" w:author="Moses, Robinson" w:date="2023-03-14T08:26:00Z">
                  <w:rPr/>
                </w:rPrChange>
              </w:rPr>
              <w:t>interface</w:t>
            </w:r>
            <w:r>
              <w:t xml:space="preserve"> (view only). </w:t>
            </w:r>
          </w:p>
        </w:tc>
      </w:tr>
    </w:tbl>
    <w:p w14:paraId="78EED6CA" w14:textId="1D28EBF1" w:rsidR="00570B77" w:rsidRDefault="0014696D" w:rsidP="00083DB6">
      <w:pPr>
        <w:pStyle w:val="Caption"/>
        <w:rPr>
          <w:color w:val="70AD47" w:themeColor="accent6"/>
        </w:rPr>
      </w:pPr>
      <w:hyperlink w:anchor="_SETTINGS_1" w:history="1">
        <w:r w:rsidR="00570B77" w:rsidRPr="00083DB6">
          <w:rPr>
            <w:rStyle w:val="Hyperlink"/>
            <w:color w:val="70AD47" w:themeColor="accent6"/>
          </w:rPr>
          <w:t>Return to: Settings</w:t>
        </w:r>
      </w:hyperlink>
      <w:r w:rsidR="00570B77" w:rsidRPr="00083DB6">
        <w:rPr>
          <w:color w:val="70AD47" w:themeColor="accent6"/>
        </w:rPr>
        <w:t xml:space="preserve"> </w:t>
      </w:r>
    </w:p>
    <w:p w14:paraId="45F03E6A" w14:textId="77777777" w:rsidR="00083DB6" w:rsidRPr="00083DB6" w:rsidRDefault="00083DB6" w:rsidP="00083DB6"/>
    <w:p w14:paraId="7DB2F02D" w14:textId="77777777" w:rsidR="00570B77" w:rsidRDefault="00570B77" w:rsidP="00570B77">
      <w:pPr>
        <w:pStyle w:val="Heading2"/>
      </w:pPr>
      <w:bookmarkStart w:id="2619" w:name="_Toc111643094"/>
      <w:bookmarkStart w:id="2620" w:name="_Toc129572314"/>
      <w:r>
        <w:t>SYSTEM SETTINGS</w:t>
      </w:r>
      <w:bookmarkEnd w:id="2619"/>
      <w:bookmarkEnd w:id="2620"/>
      <w:r>
        <w:t xml:space="preserve"> </w:t>
      </w:r>
    </w:p>
    <w:p w14:paraId="54B4E4A9" w14:textId="33C16C76" w:rsidR="00570B77" w:rsidRPr="006C3C2E" w:rsidRDefault="00570B77" w:rsidP="00083DB6">
      <w:pPr>
        <w:pStyle w:val="BodyText"/>
      </w:pPr>
      <w:r w:rsidRPr="00030ABC">
        <w:rPr>
          <w:i/>
          <w:iCs/>
          <w:rPrChange w:id="2621" w:author="Moses, Robinson" w:date="2023-03-14T08:26:00Z">
            <w:rPr/>
          </w:rPrChange>
        </w:rPr>
        <w:t>Settings</w:t>
      </w:r>
      <w:r w:rsidRPr="00030ABC">
        <w:rPr>
          <w:rFonts w:ascii="Wingdings" w:eastAsia="Wingdings" w:hAnsi="Wingdings" w:cs="Wingdings"/>
          <w:i/>
          <w:iCs/>
          <w:sz w:val="16"/>
          <w:rPrChange w:id="2622" w:author="Moses, Robinson" w:date="2023-03-14T08:26:00Z">
            <w:rPr>
              <w:rFonts w:ascii="Wingdings" w:eastAsia="Wingdings" w:hAnsi="Wingdings" w:cs="Wingdings"/>
              <w:sz w:val="16"/>
            </w:rPr>
          </w:rPrChange>
        </w:rPr>
        <w:t></w:t>
      </w:r>
      <w:r w:rsidRPr="00030ABC">
        <w:rPr>
          <w:i/>
          <w:iCs/>
          <w:rPrChange w:id="2623" w:author="Moses, Robinson" w:date="2023-03-14T08:26:00Z">
            <w:rPr/>
          </w:rPrChange>
        </w:rPr>
        <w:t>System Settings</w:t>
      </w:r>
      <w:r w:rsidRPr="006C3C2E">
        <w:t xml:space="preserve"> allows administrators to determine which currency will be the </w:t>
      </w:r>
      <w:del w:id="2624" w:author="Moses, Robinson" w:date="2023-03-15T02:26:00Z">
        <w:r w:rsidRPr="006C3C2E" w:rsidDel="002E5F8C">
          <w:delText xml:space="preserve">main or </w:delText>
        </w:r>
      </w:del>
      <w:r w:rsidRPr="006C3C2E">
        <w:t>primary currency and which type of order manifest document to use.</w:t>
      </w:r>
    </w:p>
    <w:p w14:paraId="3AB4FA0B" w14:textId="77777777" w:rsidR="00570B77" w:rsidRDefault="00570B77" w:rsidP="00083DB6">
      <w:pPr>
        <w:pStyle w:val="Caption"/>
      </w:pPr>
      <w:bookmarkStart w:id="2625" w:name="_Toc6556898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45</w:t>
      </w:r>
      <w:r w:rsidRPr="36CE550C">
        <w:rPr>
          <w:noProof/>
        </w:rPr>
        <w:fldChar w:fldCharType="end"/>
      </w:r>
      <w:r w:rsidRPr="36CE550C">
        <w:t xml:space="preserve">: </w:t>
      </w:r>
      <w:r>
        <w:t>SYSTEM SETTINGS SCREEN</w:t>
      </w:r>
      <w:bookmarkEnd w:id="2625"/>
    </w:p>
    <w:p w14:paraId="4BE938E2" w14:textId="77777777" w:rsidR="00570B77" w:rsidRDefault="00570B77" w:rsidP="00030ABC">
      <w:pPr>
        <w:pStyle w:val="BodyText"/>
        <w:pPrChange w:id="2626" w:author="Moses, Robinson" w:date="2023-03-14T08:26:00Z">
          <w:pPr>
            <w:spacing w:after="0"/>
            <w:ind w:right="1080"/>
            <w:jc w:val="center"/>
          </w:pPr>
        </w:pPrChange>
      </w:pPr>
      <w:r>
        <w:rPr>
          <w:noProof/>
        </w:rPr>
        <w:drawing>
          <wp:inline distT="0" distB="0" distL="0" distR="0" wp14:anchorId="4229B6A1" wp14:editId="7296C352">
            <wp:extent cx="5943600" cy="2400300"/>
            <wp:effectExtent l="76200" t="76200" r="133350" b="133350"/>
            <wp:docPr id="20150758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D381B7B" w14:textId="77777777" w:rsidR="00570B77" w:rsidRDefault="00570B77" w:rsidP="00570B77">
      <w:pPr>
        <w:spacing w:after="190" w:line="263" w:lineRule="auto"/>
        <w:ind w:left="-5" w:hanging="10"/>
      </w:pPr>
    </w:p>
    <w:p w14:paraId="7C830E4E" w14:textId="77777777" w:rsidR="00570B77" w:rsidRDefault="00570B77" w:rsidP="00083DB6">
      <w:pPr>
        <w:pStyle w:val="Caption"/>
      </w:pPr>
      <w:bookmarkStart w:id="2627" w:name="_Toc6556904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42</w:t>
      </w:r>
      <w:r w:rsidRPr="002946F8">
        <w:rPr>
          <w:color w:val="auto"/>
        </w:rPr>
        <w:fldChar w:fldCharType="end"/>
      </w:r>
      <w:r w:rsidRPr="002946F8">
        <w:rPr>
          <w:color w:val="auto"/>
        </w:rPr>
        <w:t xml:space="preserve">: </w:t>
      </w:r>
      <w:r>
        <w:t>SYSTEM SETTINGS FIELD DESCRIPTIONS</w:t>
      </w:r>
      <w:bookmarkEnd w:id="262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4E7B826" w14:textId="77777777" w:rsidTr="00083DB6">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AC8B142"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045129D" w14:textId="77777777" w:rsidR="00570B77" w:rsidRDefault="00570B77" w:rsidP="00083DB6">
            <w:pPr>
              <w:pStyle w:val="TableHeading"/>
            </w:pPr>
            <w:r>
              <w:t xml:space="preserve">Description </w:t>
            </w:r>
          </w:p>
        </w:tc>
      </w:tr>
      <w:tr w:rsidR="00570B77" w14:paraId="3C03B8B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8905C9B" w14:textId="77777777" w:rsidR="00570B77" w:rsidRPr="002E5F8C" w:rsidRDefault="00570B77" w:rsidP="00083DB6">
            <w:pPr>
              <w:pStyle w:val="TableBody"/>
              <w:rPr>
                <w:b/>
                <w:bCs/>
                <w:rPrChange w:id="2628" w:author="Moses, Robinson" w:date="2023-03-15T02:26:00Z">
                  <w:rPr/>
                </w:rPrChange>
              </w:rPr>
            </w:pPr>
            <w:r w:rsidRPr="002E5F8C">
              <w:rPr>
                <w:b/>
                <w:bCs/>
                <w:rPrChange w:id="2629" w:author="Moses, Robinson" w:date="2023-03-15T02:26:00Z">
                  <w:rPr/>
                </w:rPrChange>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
          <w:p w14:paraId="253D4EC6" w14:textId="77777777" w:rsidR="00570B77" w:rsidRPr="002E5F8C" w:rsidRDefault="00570B77" w:rsidP="002E5F8C">
            <w:pPr>
              <w:pStyle w:val="TableBody"/>
              <w:rPr>
                <w:rPrChange w:id="2630" w:author="Moses, Robinson" w:date="2023-03-15T02:30:00Z">
                  <w:rPr>
                    <w:rFonts w:cstheme="minorHAnsi"/>
                    <w:sz w:val="18"/>
                    <w:szCs w:val="18"/>
                  </w:rPr>
                </w:rPrChange>
              </w:rPr>
            </w:pPr>
            <w:r w:rsidRPr="002E5F8C">
              <w:rPr>
                <w:rPrChange w:id="2631" w:author="Moses, Robinson" w:date="2023-03-15T02:30:00Z">
                  <w:rPr>
                    <w:sz w:val="18"/>
                    <w:szCs w:val="18"/>
                  </w:rPr>
                </w:rPrChange>
              </w:rPr>
              <w:t xml:space="preserve">The currency selected here will be given priority over other currencies in certain functions that need to sequence one currency before others. </w:t>
            </w:r>
          </w:p>
        </w:tc>
      </w:tr>
      <w:tr w:rsidR="00570B77" w14:paraId="5DCECFA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5D1A2C3" w14:textId="77777777" w:rsidR="00570B77" w:rsidRPr="002E5F8C" w:rsidRDefault="00570B77" w:rsidP="00083DB6">
            <w:pPr>
              <w:pStyle w:val="TableBody"/>
              <w:rPr>
                <w:b/>
                <w:bCs/>
                <w:rPrChange w:id="2632" w:author="Moses, Robinson" w:date="2023-03-15T02:26:00Z">
                  <w:rPr/>
                </w:rPrChange>
              </w:rPr>
            </w:pPr>
            <w:r w:rsidRPr="002E5F8C">
              <w:rPr>
                <w:b/>
                <w:bCs/>
                <w:rPrChange w:id="2633" w:author="Moses, Robinson" w:date="2023-03-15T02:26:00Z">
                  <w:rPr/>
                </w:rPrChange>
              </w:rPr>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
          <w:p w14:paraId="065DF6B9" w14:textId="77777777" w:rsidR="00570B77" w:rsidRPr="002E5F8C" w:rsidRDefault="00570B77" w:rsidP="002E5F8C">
            <w:pPr>
              <w:pStyle w:val="TableBody"/>
              <w:rPr>
                <w:rPrChange w:id="2634" w:author="Moses, Robinson" w:date="2023-03-15T02:30:00Z">
                  <w:rPr>
                    <w:rFonts w:cstheme="minorHAnsi"/>
                    <w:sz w:val="18"/>
                    <w:szCs w:val="18"/>
                  </w:rPr>
                </w:rPrChange>
              </w:rPr>
            </w:pPr>
            <w:r w:rsidRPr="002E5F8C">
              <w:rPr>
                <w:rPrChange w:id="2635" w:author="Moses, Robinson" w:date="2023-03-15T02:30:00Z">
                  <w:rPr>
                    <w:sz w:val="18"/>
                    <w:szCs w:val="18"/>
                  </w:rPr>
                </w:rPrChange>
              </w:rPr>
              <w:t xml:space="preserve">The currency selected here will be the second currency displayed on pages where 2 currencies are displayed. </w:t>
            </w:r>
          </w:p>
        </w:tc>
      </w:tr>
      <w:tr w:rsidR="00570B77" w14:paraId="5579966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20024B5" w14:textId="77777777" w:rsidR="00570B77" w:rsidRPr="002E5F8C" w:rsidRDefault="00570B77" w:rsidP="00083DB6">
            <w:pPr>
              <w:pStyle w:val="TableBody"/>
              <w:rPr>
                <w:b/>
                <w:bCs/>
                <w:rPrChange w:id="2636" w:author="Moses, Robinson" w:date="2023-03-15T02:27:00Z">
                  <w:rPr/>
                </w:rPrChange>
              </w:rPr>
            </w:pPr>
            <w:r w:rsidRPr="002E5F8C">
              <w:rPr>
                <w:b/>
                <w:bCs/>
                <w:rPrChange w:id="2637" w:author="Moses, Robinson" w:date="2023-03-15T02:27:00Z">
                  <w:rPr/>
                </w:rPrChange>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
          <w:p w14:paraId="3A8D3010" w14:textId="77777777" w:rsidR="00570B77" w:rsidRPr="002E5F8C" w:rsidRDefault="00570B77" w:rsidP="002E5F8C">
            <w:pPr>
              <w:pStyle w:val="TableBody"/>
              <w:rPr>
                <w:rPrChange w:id="2638" w:author="Moses, Robinson" w:date="2023-03-15T02:29:00Z">
                  <w:rPr>
                    <w:rFonts w:cstheme="minorHAnsi"/>
                    <w:sz w:val="18"/>
                    <w:szCs w:val="18"/>
                  </w:rPr>
                </w:rPrChange>
              </w:rPr>
            </w:pPr>
            <w:r w:rsidRPr="002E5F8C">
              <w:rPr>
                <w:rPrChange w:id="2639" w:author="Moses, Robinson" w:date="2023-03-15T02:29:00Z">
                  <w:rPr>
                    <w:sz w:val="18"/>
                    <w:szCs w:val="18"/>
                  </w:rPr>
                </w:rPrChange>
              </w:rPr>
              <w:t xml:space="preserve">Refers to the type of manifest document that will be generated for orders. </w:t>
            </w:r>
            <w:r w:rsidRPr="002E5F8C">
              <w:rPr>
                <w:b/>
                <w:bCs/>
                <w:rPrChange w:id="2640" w:author="Moses, Robinson" w:date="2023-03-15T02:29:00Z">
                  <w:rPr>
                    <w:sz w:val="18"/>
                    <w:szCs w:val="18"/>
                  </w:rPr>
                </w:rPrChange>
              </w:rPr>
              <w:t>Format0</w:t>
            </w:r>
            <w:r w:rsidRPr="002E5F8C">
              <w:rPr>
                <w:rPrChange w:id="2641" w:author="Moses, Robinson" w:date="2023-03-15T02:29:00Z">
                  <w:rPr>
                    <w:sz w:val="18"/>
                    <w:szCs w:val="18"/>
                  </w:rPr>
                </w:rPrChange>
              </w:rPr>
              <w:t xml:space="preserve"> is default and suitable for most users. Other formats are available to serve specific operations. </w:t>
            </w:r>
          </w:p>
        </w:tc>
      </w:tr>
      <w:tr w:rsidR="00570B77" w14:paraId="55F78D8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48BB6EC" w14:textId="77777777" w:rsidR="00570B77" w:rsidRPr="002E5F8C" w:rsidRDefault="00570B77" w:rsidP="00083DB6">
            <w:pPr>
              <w:pStyle w:val="TableBody"/>
              <w:rPr>
                <w:b/>
                <w:bCs/>
                <w:rPrChange w:id="2642" w:author="Moses, Robinson" w:date="2023-03-15T02:27:00Z">
                  <w:rPr/>
                </w:rPrChange>
              </w:rPr>
            </w:pPr>
            <w:r w:rsidRPr="002E5F8C">
              <w:rPr>
                <w:b/>
                <w:bCs/>
                <w:rPrChange w:id="2643" w:author="Moses, Robinson" w:date="2023-03-15T02:27:00Z">
                  <w:rPr/>
                </w:rPrChange>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
          <w:p w14:paraId="6EF55CD7" w14:textId="585E5C4E" w:rsidR="00570B77" w:rsidRPr="002E5F8C" w:rsidRDefault="00570B77" w:rsidP="002E5F8C">
            <w:pPr>
              <w:pStyle w:val="TableBody"/>
              <w:rPr>
                <w:rPrChange w:id="2644" w:author="Moses, Robinson" w:date="2023-03-15T02:29:00Z">
                  <w:rPr>
                    <w:rFonts w:cstheme="minorHAnsi"/>
                    <w:sz w:val="18"/>
                    <w:szCs w:val="18"/>
                  </w:rPr>
                </w:rPrChange>
              </w:rPr>
            </w:pPr>
            <w:r w:rsidRPr="002E5F8C">
              <w:rPr>
                <w:rPrChange w:id="2645" w:author="Moses, Robinson" w:date="2023-03-15T02:29:00Z">
                  <w:rPr>
                    <w:sz w:val="18"/>
                    <w:szCs w:val="18"/>
                  </w:rPr>
                </w:rPrChange>
              </w:rPr>
              <w:t xml:space="preserve">Chooses between </w:t>
            </w:r>
            <w:r w:rsidRPr="002E5F8C">
              <w:rPr>
                <w:b/>
                <w:bCs/>
                <w:rPrChange w:id="2646" w:author="Moses, Robinson" w:date="2023-03-15T02:29:00Z">
                  <w:rPr>
                    <w:sz w:val="18"/>
                    <w:szCs w:val="18"/>
                  </w:rPr>
                </w:rPrChange>
              </w:rPr>
              <w:t>Depot ID</w:t>
            </w:r>
            <w:r w:rsidRPr="002E5F8C">
              <w:rPr>
                <w:rPrChange w:id="2647" w:author="Moses, Robinson" w:date="2023-03-15T02:29:00Z">
                  <w:rPr>
                    <w:sz w:val="18"/>
                    <w:szCs w:val="18"/>
                  </w:rPr>
                </w:rPrChange>
              </w:rPr>
              <w:t xml:space="preserve"> and </w:t>
            </w:r>
            <w:r w:rsidRPr="002E5F8C">
              <w:rPr>
                <w:b/>
                <w:bCs/>
                <w:rPrChange w:id="2648" w:author="Moses, Robinson" w:date="2023-03-15T02:29:00Z">
                  <w:rPr>
                    <w:sz w:val="18"/>
                    <w:szCs w:val="18"/>
                  </w:rPr>
                </w:rPrChange>
              </w:rPr>
              <w:t xml:space="preserve">Depot </w:t>
            </w:r>
            <w:r w:rsidRPr="002E5F8C">
              <w:rPr>
                <w:b/>
                <w:bCs/>
                <w:rPrChange w:id="2649" w:author="Moses, Robinson" w:date="2023-03-15T02:30:00Z">
                  <w:rPr>
                    <w:sz w:val="18"/>
                    <w:szCs w:val="18"/>
                  </w:rPr>
                </w:rPrChange>
              </w:rPr>
              <w:t>Name</w:t>
            </w:r>
            <w:r w:rsidRPr="002E5F8C">
              <w:rPr>
                <w:rPrChange w:id="2650" w:author="Moses, Robinson" w:date="2023-03-15T02:29:00Z">
                  <w:rPr>
                    <w:sz w:val="18"/>
                    <w:szCs w:val="18"/>
                  </w:rPr>
                </w:rPrChange>
              </w:rPr>
              <w:t xml:space="preserve"> field which will be displayed in </w:t>
            </w:r>
            <w:ins w:id="2651" w:author="Moses, Robinson" w:date="2023-03-16T09:29:00Z">
              <w:r w:rsidR="0014696D">
                <w:t xml:space="preserve">the </w:t>
              </w:r>
            </w:ins>
            <w:r w:rsidRPr="002E5F8C">
              <w:rPr>
                <w:rPrChange w:id="2652" w:author="Moses, Robinson" w:date="2023-03-15T02:29:00Z">
                  <w:rPr>
                    <w:sz w:val="18"/>
                    <w:szCs w:val="18"/>
                  </w:rPr>
                </w:rPrChange>
              </w:rPr>
              <w:t>Carrier</w:t>
            </w:r>
            <w:ins w:id="2653" w:author="Moses, Robinson" w:date="2023-03-15T02:28:00Z">
              <w:r w:rsidR="002E5F8C" w:rsidRPr="002E5F8C">
                <w:rPr>
                  <w:rPrChange w:id="2654" w:author="Moses, Robinson" w:date="2023-03-15T02:29:00Z">
                    <w:rPr>
                      <w:sz w:val="18"/>
                      <w:szCs w:val="18"/>
                    </w:rPr>
                  </w:rPrChange>
                </w:rPr>
                <w:t xml:space="preserve"> </w:t>
              </w:r>
            </w:ins>
            <w:r w:rsidRPr="002E5F8C">
              <w:rPr>
                <w:rPrChange w:id="2655" w:author="Moses, Robinson" w:date="2023-03-15T02:29:00Z">
                  <w:rPr>
                    <w:sz w:val="18"/>
                    <w:szCs w:val="18"/>
                  </w:rPr>
                </w:rPrChange>
              </w:rPr>
              <w:t xml:space="preserve">Web interface. </w:t>
            </w:r>
          </w:p>
        </w:tc>
      </w:tr>
      <w:tr w:rsidR="00570B77" w14:paraId="2125556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4FD63C4" w14:textId="77777777" w:rsidR="00570B77" w:rsidRPr="002E5F8C" w:rsidRDefault="00570B77" w:rsidP="00083DB6">
            <w:pPr>
              <w:pStyle w:val="TableBody"/>
              <w:rPr>
                <w:b/>
                <w:bCs/>
                <w:rPrChange w:id="2656" w:author="Moses, Robinson" w:date="2023-03-15T02:27:00Z">
                  <w:rPr/>
                </w:rPrChange>
              </w:rPr>
            </w:pPr>
            <w:r w:rsidRPr="002E5F8C">
              <w:rPr>
                <w:b/>
                <w:bCs/>
                <w:rPrChange w:id="2657" w:author="Moses, Robinson" w:date="2023-03-15T02:27:00Z">
                  <w:rPr/>
                </w:rPrChange>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
          <w:p w14:paraId="3540BCA3" w14:textId="77777777" w:rsidR="002E5F8C" w:rsidRPr="002E5F8C" w:rsidRDefault="00570B77" w:rsidP="002E5F8C">
            <w:pPr>
              <w:pStyle w:val="TableBody"/>
              <w:rPr>
                <w:ins w:id="2658" w:author="Moses, Robinson" w:date="2023-03-15T02:28:00Z"/>
                <w:rPrChange w:id="2659" w:author="Moses, Robinson" w:date="2023-03-15T02:29:00Z">
                  <w:rPr>
                    <w:ins w:id="2660" w:author="Moses, Robinson" w:date="2023-03-15T02:28:00Z"/>
                    <w:sz w:val="18"/>
                    <w:szCs w:val="18"/>
                  </w:rPr>
                </w:rPrChange>
              </w:rPr>
            </w:pPr>
            <w:r w:rsidRPr="002E5F8C">
              <w:rPr>
                <w:rPrChange w:id="2661" w:author="Moses, Robinson" w:date="2023-03-15T02:29:00Z">
                  <w:rPr>
                    <w:sz w:val="18"/>
                    <w:szCs w:val="18"/>
                  </w:rPr>
                </w:rPrChange>
              </w:rPr>
              <w:t xml:space="preserve">Length of date range used in displaying orders for Route Plan. Checks against the date on which the order was placed and shows those up to today. </w:t>
            </w:r>
          </w:p>
          <w:p w14:paraId="49C7A58A" w14:textId="3817EDA5" w:rsidR="002E5F8C" w:rsidRPr="002E5F8C" w:rsidRDefault="00570B77" w:rsidP="002E5F8C">
            <w:pPr>
              <w:pStyle w:val="TableBody"/>
              <w:rPr>
                <w:ins w:id="2662" w:author="Moses, Robinson" w:date="2023-03-15T02:28:00Z"/>
                <w:rPrChange w:id="2663" w:author="Moses, Robinson" w:date="2023-03-15T02:29:00Z">
                  <w:rPr>
                    <w:ins w:id="2664" w:author="Moses, Robinson" w:date="2023-03-15T02:28:00Z"/>
                    <w:sz w:val="18"/>
                    <w:szCs w:val="18"/>
                  </w:rPr>
                </w:rPrChange>
              </w:rPr>
            </w:pPr>
            <w:r w:rsidRPr="002E5F8C">
              <w:rPr>
                <w:b/>
                <w:bCs/>
                <w:u w:val="single"/>
                <w:rPrChange w:id="2665" w:author="Moses, Robinson" w:date="2023-03-15T02:29:00Z">
                  <w:rPr>
                    <w:sz w:val="18"/>
                    <w:szCs w:val="18"/>
                  </w:rPr>
                </w:rPrChange>
              </w:rPr>
              <w:t>Example:</w:t>
            </w:r>
            <w:r w:rsidRPr="002E5F8C">
              <w:rPr>
                <w:rPrChange w:id="2666" w:author="Moses, Robinson" w:date="2023-03-15T02:29:00Z">
                  <w:rPr>
                    <w:sz w:val="18"/>
                    <w:szCs w:val="18"/>
                  </w:rPr>
                </w:rPrChange>
              </w:rPr>
              <w:t xml:space="preserve"> If this = 3, then orders placed today, yesterday, and </w:t>
            </w:r>
            <w:del w:id="2667" w:author="Moses, Robinson" w:date="2023-03-16T09:31:00Z">
              <w:r w:rsidRPr="002E5F8C" w:rsidDel="0014696D">
                <w:rPr>
                  <w:rPrChange w:id="2668" w:author="Moses, Robinson" w:date="2023-03-15T02:29:00Z">
                    <w:rPr>
                      <w:sz w:val="18"/>
                      <w:szCs w:val="18"/>
                    </w:rPr>
                  </w:rPrChange>
                </w:rPr>
                <w:delText>day before yesterday</w:delText>
              </w:r>
            </w:del>
            <w:ins w:id="2669" w:author="Moses, Robinson" w:date="2023-03-16T09:31:00Z">
              <w:r w:rsidR="0014696D">
                <w:t>2 days prior</w:t>
              </w:r>
            </w:ins>
            <w:r w:rsidRPr="002E5F8C">
              <w:rPr>
                <w:rPrChange w:id="2670" w:author="Moses, Robinson" w:date="2023-03-15T02:29:00Z">
                  <w:rPr>
                    <w:sz w:val="18"/>
                    <w:szCs w:val="18"/>
                  </w:rPr>
                </w:rPrChange>
              </w:rPr>
              <w:t xml:space="preserve"> are shown. </w:t>
            </w:r>
          </w:p>
          <w:p w14:paraId="57E90302" w14:textId="3FEB87DB" w:rsidR="00570B77" w:rsidRPr="006B368A" w:rsidRDefault="00570B77" w:rsidP="002E5F8C">
            <w:pPr>
              <w:pStyle w:val="TableNote"/>
              <w:pPrChange w:id="2671" w:author="Moses, Robinson" w:date="2023-03-15T02:28:00Z">
                <w:pPr>
                  <w:pStyle w:val="TableBody"/>
                </w:pPr>
              </w:pPrChange>
            </w:pPr>
            <w:r w:rsidRPr="002E5F8C">
              <w:rPr>
                <w:b/>
                <w:bCs/>
                <w:rPrChange w:id="2672" w:author="Moses, Robinson" w:date="2023-03-15T02:28:00Z">
                  <w:rPr/>
                </w:rPrChange>
              </w:rPr>
              <w:t>Note</w:t>
            </w:r>
            <w:r w:rsidRPr="006B368A">
              <w:t xml:space="preserve">: Applies to Route Plans of type “Depot” and not type “Route Definition”. </w:t>
            </w:r>
          </w:p>
        </w:tc>
      </w:tr>
      <w:tr w:rsidR="00570B77" w14:paraId="374F57E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49CC39" w14:textId="77777777" w:rsidR="00570B77" w:rsidRPr="002E5F8C" w:rsidRDefault="00570B77" w:rsidP="00083DB6">
            <w:pPr>
              <w:pStyle w:val="TableBody"/>
              <w:rPr>
                <w:b/>
                <w:bCs/>
                <w:rPrChange w:id="2673" w:author="Moses, Robinson" w:date="2023-03-15T02:27:00Z">
                  <w:rPr/>
                </w:rPrChange>
              </w:rPr>
            </w:pPr>
            <w:r w:rsidRPr="002E5F8C">
              <w:rPr>
                <w:b/>
                <w:bCs/>
                <w:rPrChange w:id="2674" w:author="Moses, Robinson" w:date="2023-03-15T02:27:00Z">
                  <w:rPr/>
                </w:rPrChange>
              </w:rPr>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
          <w:p w14:paraId="1A2C79F4" w14:textId="673840F6" w:rsidR="00570B77" w:rsidRPr="002E5F8C" w:rsidRDefault="00570B77" w:rsidP="002E5F8C">
            <w:pPr>
              <w:pStyle w:val="TableBody"/>
              <w:rPr>
                <w:rPrChange w:id="2675" w:author="Moses, Robinson" w:date="2023-03-15T02:29:00Z">
                  <w:rPr>
                    <w:sz w:val="18"/>
                    <w:szCs w:val="18"/>
                  </w:rPr>
                </w:rPrChange>
              </w:rPr>
            </w:pPr>
            <w:r w:rsidRPr="002E5F8C">
              <w:rPr>
                <w:rPrChange w:id="2676" w:author="Moses, Robinson" w:date="2023-03-15T02:29:00Z">
                  <w:rPr>
                    <w:sz w:val="18"/>
                    <w:szCs w:val="18"/>
                  </w:rPr>
                </w:rPrChange>
              </w:rPr>
              <w:t xml:space="preserve">This feature allows a dynamic change in interface functionality. </w:t>
            </w:r>
            <w:del w:id="2677" w:author="Moses, Robinson" w:date="2023-03-16T09:31:00Z">
              <w:r w:rsidRPr="002E5F8C" w:rsidDel="0014696D">
                <w:rPr>
                  <w:rPrChange w:id="2678" w:author="Moses, Robinson" w:date="2023-03-15T02:29:00Z">
                    <w:rPr>
                      <w:sz w:val="18"/>
                      <w:szCs w:val="18"/>
                    </w:rPr>
                  </w:rPrChange>
                </w:rPr>
                <w:delText xml:space="preserve">Choices </w:delText>
              </w:r>
            </w:del>
            <w:ins w:id="2679" w:author="Moses, Robinson" w:date="2023-03-16T09:31:00Z">
              <w:r w:rsidR="0014696D">
                <w:t>The c</w:t>
              </w:r>
              <w:r w:rsidR="0014696D" w:rsidRPr="002E5F8C">
                <w:rPr>
                  <w:rPrChange w:id="2680" w:author="Moses, Robinson" w:date="2023-03-15T02:29:00Z">
                    <w:rPr>
                      <w:sz w:val="18"/>
                      <w:szCs w:val="18"/>
                    </w:rPr>
                  </w:rPrChange>
                </w:rPr>
                <w:t xml:space="preserve">hoices </w:t>
              </w:r>
            </w:ins>
            <w:r w:rsidRPr="002E5F8C">
              <w:rPr>
                <w:rPrChange w:id="2681" w:author="Moses, Robinson" w:date="2023-03-15T02:29:00Z">
                  <w:rPr>
                    <w:sz w:val="18"/>
                    <w:szCs w:val="18"/>
                  </w:rPr>
                </w:rPrChange>
              </w:rPr>
              <w:t xml:space="preserve">are </w:t>
            </w:r>
            <w:r w:rsidRPr="002E5F8C">
              <w:rPr>
                <w:b/>
                <w:bCs/>
                <w:rPrChange w:id="2682" w:author="Moses, Robinson" w:date="2023-03-15T02:31:00Z">
                  <w:rPr>
                    <w:sz w:val="18"/>
                    <w:szCs w:val="18"/>
                  </w:rPr>
                </w:rPrChange>
              </w:rPr>
              <w:t>Combo Box</w:t>
            </w:r>
            <w:r w:rsidRPr="002E5F8C">
              <w:rPr>
                <w:rPrChange w:id="2683" w:author="Moses, Robinson" w:date="2023-03-15T02:29:00Z">
                  <w:rPr>
                    <w:sz w:val="18"/>
                    <w:szCs w:val="18"/>
                  </w:rPr>
                </w:rPrChange>
              </w:rPr>
              <w:t xml:space="preserve"> and </w:t>
            </w:r>
            <w:r w:rsidRPr="002E5F8C">
              <w:rPr>
                <w:b/>
                <w:bCs/>
                <w:rPrChange w:id="2684" w:author="Moses, Robinson" w:date="2023-03-15T02:31:00Z">
                  <w:rPr>
                    <w:sz w:val="18"/>
                    <w:szCs w:val="18"/>
                  </w:rPr>
                </w:rPrChange>
              </w:rPr>
              <w:t>Input Box</w:t>
            </w:r>
            <w:r w:rsidRPr="002E5F8C">
              <w:rPr>
                <w:rPrChange w:id="2685" w:author="Moses, Robinson" w:date="2023-03-15T02:29:00Z">
                  <w:rPr>
                    <w:sz w:val="18"/>
                    <w:szCs w:val="18"/>
                  </w:rPr>
                </w:rPrChange>
              </w:rPr>
              <w:t xml:space="preserve">. Combo creates a dropdown of available security staff that can then be assigned when users are creating/editing routes. Input Box allows users to key in staff to be included in the route. </w:t>
            </w:r>
          </w:p>
        </w:tc>
      </w:tr>
      <w:tr w:rsidR="00570B77" w14:paraId="16978C8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9EC706A" w14:textId="77777777" w:rsidR="00570B77" w:rsidRPr="002E5F8C" w:rsidRDefault="00570B77" w:rsidP="00083DB6">
            <w:pPr>
              <w:pStyle w:val="TableBody"/>
              <w:rPr>
                <w:b/>
                <w:bCs/>
                <w:rPrChange w:id="2686" w:author="Moses, Robinson" w:date="2023-03-15T02:27:00Z">
                  <w:rPr/>
                </w:rPrChange>
              </w:rPr>
            </w:pPr>
            <w:r w:rsidRPr="002E5F8C">
              <w:rPr>
                <w:b/>
                <w:bCs/>
                <w:rPrChange w:id="2687" w:author="Moses, Robinson" w:date="2023-03-15T02:27:00Z">
                  <w:rPr/>
                </w:rPrChange>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
          <w:p w14:paraId="7EA18C7D" w14:textId="4A4D5513" w:rsidR="00570B77" w:rsidRPr="002E5F8C" w:rsidRDefault="00570B77" w:rsidP="002E5F8C">
            <w:pPr>
              <w:pStyle w:val="TableBody"/>
              <w:rPr>
                <w:rPrChange w:id="2688" w:author="Moses, Robinson" w:date="2023-03-15T02:29:00Z">
                  <w:rPr>
                    <w:sz w:val="18"/>
                    <w:szCs w:val="18"/>
                  </w:rPr>
                </w:rPrChange>
              </w:rPr>
            </w:pPr>
            <w:r w:rsidRPr="002E5F8C">
              <w:rPr>
                <w:rPrChange w:id="2689" w:author="Moses, Robinson" w:date="2023-03-15T02:29:00Z">
                  <w:rPr>
                    <w:sz w:val="18"/>
                    <w:szCs w:val="18"/>
                  </w:rPr>
                </w:rPrChange>
              </w:rPr>
              <w:t xml:space="preserve">Choose one cashpoint custom field to be included in the Route Plan Summary report (default report format only). Custom fields can be defined </w:t>
            </w:r>
            <w:ins w:id="2690" w:author="Moses, Robinson" w:date="2023-03-16T09:32:00Z">
              <w:r w:rsidR="0014696D">
                <w:t xml:space="preserve">in </w:t>
              </w:r>
            </w:ins>
            <w:r w:rsidRPr="002E5F8C">
              <w:rPr>
                <w:rPrChange w:id="2691" w:author="Moses, Robinson" w:date="2023-03-15T02:29:00Z">
                  <w:rPr>
                    <w:sz w:val="18"/>
                    <w:szCs w:val="18"/>
                  </w:rPr>
                </w:rPrChange>
              </w:rPr>
              <w:t xml:space="preserve">any way the client desires. This setting allows 1 piece of information about the cashpoint to be included in the Route Plan Summary. </w:t>
            </w:r>
          </w:p>
        </w:tc>
      </w:tr>
      <w:tr w:rsidR="00570B77" w14:paraId="0E24E58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EF6C6EC" w14:textId="77777777" w:rsidR="00570B77" w:rsidRPr="002E5F8C" w:rsidRDefault="00570B77" w:rsidP="00083DB6">
            <w:pPr>
              <w:pStyle w:val="TableBody"/>
              <w:rPr>
                <w:b/>
                <w:bCs/>
                <w:rPrChange w:id="2692" w:author="Moses, Robinson" w:date="2023-03-15T02:27:00Z">
                  <w:rPr/>
                </w:rPrChange>
              </w:rPr>
            </w:pPr>
            <w:r w:rsidRPr="002E5F8C">
              <w:rPr>
                <w:b/>
                <w:bCs/>
                <w:rPrChange w:id="2693" w:author="Moses, Robinson" w:date="2023-03-15T02:27:00Z">
                  <w:rPr/>
                </w:rPrChange>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
          <w:p w14:paraId="6C3A2832" w14:textId="11DC703F" w:rsidR="00570B77" w:rsidRPr="002E5F8C" w:rsidRDefault="00570B77" w:rsidP="002E5F8C">
            <w:pPr>
              <w:pStyle w:val="TableBody"/>
              <w:rPr>
                <w:rPrChange w:id="2694" w:author="Moses, Robinson" w:date="2023-03-15T02:29:00Z">
                  <w:rPr>
                    <w:sz w:val="18"/>
                    <w:szCs w:val="18"/>
                  </w:rPr>
                </w:rPrChange>
              </w:rPr>
            </w:pPr>
            <w:r w:rsidRPr="002E5F8C">
              <w:rPr>
                <w:rPrChange w:id="2695" w:author="Moses, Robinson" w:date="2023-03-15T02:29:00Z">
                  <w:rPr>
                    <w:sz w:val="18"/>
                    <w:szCs w:val="18"/>
                  </w:rPr>
                </w:rPrChange>
              </w:rPr>
              <w:t>Yes/No. When viewing route plan driving directions, the order of stops in the route may be optimized according to real-time traffic information. If “</w:t>
            </w:r>
            <w:r w:rsidRPr="002E5F8C">
              <w:rPr>
                <w:b/>
                <w:bCs/>
                <w:rPrChange w:id="2696" w:author="Moses, Robinson" w:date="2023-03-15T02:32:00Z">
                  <w:rPr>
                    <w:sz w:val="18"/>
                    <w:szCs w:val="18"/>
                  </w:rPr>
                </w:rPrChange>
              </w:rPr>
              <w:t>Yes</w:t>
            </w:r>
            <w:r w:rsidRPr="002E5F8C">
              <w:rPr>
                <w:rPrChange w:id="2697" w:author="Moses, Robinson" w:date="2023-03-15T02:29:00Z">
                  <w:rPr>
                    <w:sz w:val="18"/>
                    <w:szCs w:val="18"/>
                  </w:rPr>
                </w:rPrChange>
              </w:rPr>
              <w:t xml:space="preserve">”, this allows </w:t>
            </w:r>
            <w:ins w:id="2698" w:author="Moses, Robinson" w:date="2023-03-16T09:32:00Z">
              <w:r w:rsidR="0014696D">
                <w:t xml:space="preserve">the </w:t>
              </w:r>
            </w:ins>
            <w:r w:rsidRPr="002E5F8C">
              <w:rPr>
                <w:rPrChange w:id="2699" w:author="Moses, Robinson" w:date="2023-03-15T02:29:00Z">
                  <w:rPr>
                    <w:sz w:val="18"/>
                    <w:szCs w:val="18"/>
                  </w:rPr>
                </w:rPrChange>
              </w:rPr>
              <w:t xml:space="preserve">system to override any previous sequence of stops at </w:t>
            </w:r>
            <w:ins w:id="2700" w:author="Moses, Robinson" w:date="2023-03-16T09:32:00Z">
              <w:r w:rsidR="0014696D">
                <w:t xml:space="preserve">the </w:t>
              </w:r>
            </w:ins>
            <w:r w:rsidRPr="002E5F8C">
              <w:rPr>
                <w:rPrChange w:id="2701" w:author="Moses, Robinson" w:date="2023-03-15T02:29:00Z">
                  <w:rPr>
                    <w:sz w:val="18"/>
                    <w:szCs w:val="18"/>
                  </w:rPr>
                </w:rPrChange>
              </w:rPr>
              <w:t>time of Driving Directions creation. If “</w:t>
            </w:r>
            <w:r w:rsidRPr="002E5F8C">
              <w:rPr>
                <w:b/>
                <w:bCs/>
                <w:rPrChange w:id="2702" w:author="Moses, Robinson" w:date="2023-03-15T02:32:00Z">
                  <w:rPr>
                    <w:sz w:val="18"/>
                    <w:szCs w:val="18"/>
                  </w:rPr>
                </w:rPrChange>
              </w:rPr>
              <w:t>No</w:t>
            </w:r>
            <w:r w:rsidRPr="002E5F8C">
              <w:rPr>
                <w:rPrChange w:id="2703" w:author="Moses, Robinson" w:date="2023-03-15T02:29:00Z">
                  <w:rPr>
                    <w:sz w:val="18"/>
                    <w:szCs w:val="18"/>
                  </w:rPr>
                </w:rPrChange>
              </w:rPr>
              <w:t xml:space="preserve">”, then </w:t>
            </w:r>
            <w:ins w:id="2704" w:author="Moses, Robinson" w:date="2023-03-16T09:32:00Z">
              <w:r w:rsidR="0014696D">
                <w:t xml:space="preserve">the </w:t>
              </w:r>
            </w:ins>
            <w:r w:rsidRPr="002E5F8C">
              <w:rPr>
                <w:rPrChange w:id="2705" w:author="Moses, Robinson" w:date="2023-03-15T02:29:00Z">
                  <w:rPr>
                    <w:sz w:val="18"/>
                    <w:szCs w:val="18"/>
                  </w:rPr>
                </w:rPrChange>
              </w:rPr>
              <w:t xml:space="preserve">existing sequence is maintained. </w:t>
            </w:r>
          </w:p>
        </w:tc>
      </w:tr>
      <w:tr w:rsidR="00570B77" w14:paraId="7B0EFC8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8870E8A" w14:textId="77777777" w:rsidR="00570B77" w:rsidRPr="002E5F8C" w:rsidRDefault="00570B77" w:rsidP="00083DB6">
            <w:pPr>
              <w:pStyle w:val="TableBody"/>
              <w:rPr>
                <w:b/>
                <w:bCs/>
                <w:rPrChange w:id="2706" w:author="Moses, Robinson" w:date="2023-03-15T02:27:00Z">
                  <w:rPr/>
                </w:rPrChange>
              </w:rPr>
            </w:pPr>
            <w:r w:rsidRPr="002E5F8C">
              <w:rPr>
                <w:b/>
                <w:bCs/>
                <w:rPrChange w:id="2707" w:author="Moses, Robinson" w:date="2023-03-15T02:27:00Z">
                  <w:rPr/>
                </w:rPrChange>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
          <w:p w14:paraId="1B262F31" w14:textId="2AE1F269" w:rsidR="002E5F8C" w:rsidRDefault="00570B77" w:rsidP="002E5F8C">
            <w:pPr>
              <w:pStyle w:val="TableBody"/>
              <w:rPr>
                <w:ins w:id="2708" w:author="Moses, Robinson" w:date="2023-03-15T02:32:00Z"/>
              </w:rPr>
            </w:pPr>
            <w:r w:rsidRPr="002E5F8C">
              <w:rPr>
                <w:rPrChange w:id="2709" w:author="Moses, Robinson" w:date="2023-03-15T02:29:00Z">
                  <w:rPr>
                    <w:sz w:val="18"/>
                    <w:szCs w:val="18"/>
                  </w:rPr>
                </w:rPrChange>
              </w:rPr>
              <w:t xml:space="preserve">The number of digits which should be used during </w:t>
            </w:r>
            <w:ins w:id="2710" w:author="Moses, Robinson" w:date="2023-03-16T09:32:00Z">
              <w:r w:rsidR="0014696D">
                <w:t xml:space="preserve">the </w:t>
              </w:r>
            </w:ins>
            <w:r w:rsidRPr="002E5F8C">
              <w:rPr>
                <w:rPrChange w:id="2711" w:author="Moses, Robinson" w:date="2023-03-15T02:29:00Z">
                  <w:rPr>
                    <w:sz w:val="18"/>
                    <w:szCs w:val="18"/>
                  </w:rPr>
                </w:rPrChange>
              </w:rPr>
              <w:t xml:space="preserve">bulk creation of new containers. </w:t>
            </w:r>
          </w:p>
          <w:p w14:paraId="3045A671" w14:textId="107F74E3" w:rsidR="00570B77" w:rsidRPr="002E5F8C" w:rsidRDefault="00570B77" w:rsidP="002E5F8C">
            <w:pPr>
              <w:pStyle w:val="TableNote"/>
              <w:rPr>
                <w:rPrChange w:id="2712" w:author="Moses, Robinson" w:date="2023-03-15T02:29:00Z">
                  <w:rPr>
                    <w:sz w:val="18"/>
                    <w:szCs w:val="18"/>
                  </w:rPr>
                </w:rPrChange>
              </w:rPr>
              <w:pPrChange w:id="2713" w:author="Moses, Robinson" w:date="2023-03-15T02:32:00Z">
                <w:pPr>
                  <w:pStyle w:val="TableBody"/>
                </w:pPr>
              </w:pPrChange>
            </w:pPr>
            <w:r w:rsidRPr="002E5F8C">
              <w:rPr>
                <w:b/>
                <w:bCs/>
                <w:rPrChange w:id="2714" w:author="Moses, Robinson" w:date="2023-03-15T02:32:00Z">
                  <w:rPr>
                    <w:sz w:val="18"/>
                    <w:szCs w:val="18"/>
                  </w:rPr>
                </w:rPrChange>
              </w:rPr>
              <w:t>Note</w:t>
            </w:r>
            <w:r w:rsidRPr="002E5F8C">
              <w:rPr>
                <w:rPrChange w:id="2715" w:author="Moses, Robinson" w:date="2023-03-15T02:29:00Z">
                  <w:rPr>
                    <w:sz w:val="18"/>
                    <w:szCs w:val="18"/>
                  </w:rPr>
                </w:rPrChange>
              </w:rPr>
              <w:t xml:space="preserve">: </w:t>
            </w:r>
            <w:del w:id="2716" w:author="Moses, Robinson" w:date="2023-03-15T02:32:00Z">
              <w:r w:rsidRPr="002E5F8C" w:rsidDel="002E5F8C">
                <w:rPr>
                  <w:rPrChange w:id="2717" w:author="Moses, Robinson" w:date="2023-03-15T02:29:00Z">
                    <w:rPr>
                      <w:sz w:val="18"/>
                      <w:szCs w:val="18"/>
                    </w:rPr>
                  </w:rPrChange>
                </w:rPr>
                <w:delText>t</w:delText>
              </w:r>
            </w:del>
            <w:ins w:id="2718" w:author="Moses, Robinson" w:date="2023-03-15T02:32:00Z">
              <w:r w:rsidR="002E5F8C">
                <w:t>T</w:t>
              </w:r>
            </w:ins>
            <w:r w:rsidRPr="002E5F8C">
              <w:rPr>
                <w:rPrChange w:id="2719" w:author="Moses, Robinson" w:date="2023-03-15T02:29:00Z">
                  <w:rPr>
                    <w:sz w:val="18"/>
                    <w:szCs w:val="18"/>
                  </w:rPr>
                </w:rPrChange>
              </w:rPr>
              <w:t>his does not include the prefix – only the numeric suffix.</w:t>
            </w:r>
          </w:p>
        </w:tc>
      </w:tr>
      <w:tr w:rsidR="00570B77" w14:paraId="0C5E466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8FA2807" w14:textId="77777777" w:rsidR="00570B77" w:rsidRPr="002E5F8C" w:rsidRDefault="00570B77" w:rsidP="00083DB6">
            <w:pPr>
              <w:pStyle w:val="TableBody"/>
              <w:rPr>
                <w:b/>
                <w:bCs/>
                <w:rPrChange w:id="2720" w:author="Moses, Robinson" w:date="2023-03-15T02:27:00Z">
                  <w:rPr/>
                </w:rPrChange>
              </w:rPr>
            </w:pPr>
            <w:r w:rsidRPr="002E5F8C">
              <w:rPr>
                <w:b/>
                <w:bCs/>
                <w:rPrChange w:id="2721" w:author="Moses, Robinson" w:date="2023-03-15T02:27:00Z">
                  <w:rPr/>
                </w:rPrChange>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
          <w:p w14:paraId="7FDE4086" w14:textId="77777777" w:rsidR="00570B77" w:rsidRPr="002E5F8C" w:rsidRDefault="00570B77" w:rsidP="002E5F8C">
            <w:pPr>
              <w:pStyle w:val="TableBody"/>
              <w:rPr>
                <w:rPrChange w:id="2722" w:author="Moses, Robinson" w:date="2023-03-15T02:29:00Z">
                  <w:rPr>
                    <w:sz w:val="18"/>
                    <w:szCs w:val="18"/>
                  </w:rPr>
                </w:rPrChange>
              </w:rPr>
            </w:pPr>
            <w:r w:rsidRPr="002E5F8C">
              <w:rPr>
                <w:rPrChange w:id="2723" w:author="Moses, Robinson" w:date="2023-03-15T02:29:00Z">
                  <w:rPr>
                    <w:sz w:val="18"/>
                    <w:szCs w:val="18"/>
                  </w:rPr>
                </w:rPrChange>
              </w:rPr>
              <w:t>The number of days in past beyond which Import Vault History will not be allowed.</w:t>
            </w:r>
          </w:p>
        </w:tc>
      </w:tr>
    </w:tbl>
    <w:p w14:paraId="17C06CE3" w14:textId="4E8642CF" w:rsidR="00570B77" w:rsidRDefault="0014696D"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FBDD8D1" w14:textId="77777777" w:rsidR="00083DB6" w:rsidRPr="00083DB6" w:rsidRDefault="00083DB6" w:rsidP="00083DB6"/>
    <w:p w14:paraId="4C1DF729" w14:textId="77777777" w:rsidR="00570B77" w:rsidRDefault="00570B77" w:rsidP="00570B77">
      <w:pPr>
        <w:pStyle w:val="Heading2"/>
      </w:pPr>
      <w:bookmarkStart w:id="2724" w:name="_Toc111643095"/>
      <w:bookmarkStart w:id="2725" w:name="_Toc129572315"/>
      <w:r>
        <w:t>USERS</w:t>
      </w:r>
      <w:bookmarkEnd w:id="2724"/>
      <w:bookmarkEnd w:id="2725"/>
      <w:r>
        <w:t xml:space="preserve"> </w:t>
      </w:r>
    </w:p>
    <w:p w14:paraId="349FD0AA" w14:textId="77777777" w:rsidR="00570B77" w:rsidRDefault="00570B77" w:rsidP="00083DB6">
      <w:pPr>
        <w:pStyle w:val="BodyText"/>
      </w:pPr>
      <w:r w:rsidRPr="002E5F8C">
        <w:rPr>
          <w:rFonts w:asciiTheme="minorHAnsi" w:hAnsiTheme="minorHAnsi" w:cstheme="minorHAnsi"/>
          <w:i/>
          <w:iCs/>
          <w:rPrChange w:id="2726" w:author="Moses, Robinson" w:date="2023-03-15T02:32:00Z">
            <w:rPr>
              <w:rFonts w:asciiTheme="minorHAnsi" w:hAnsiTheme="minorHAnsi" w:cstheme="minorHAnsi"/>
            </w:rPr>
          </w:rPrChange>
        </w:rPr>
        <w:t>Settings</w:t>
      </w:r>
      <w:r w:rsidRPr="002E5F8C">
        <w:rPr>
          <w:rFonts w:ascii="Wingdings" w:eastAsia="Wingdings" w:hAnsi="Wingdings" w:cs="Wingdings"/>
          <w:i/>
          <w:iCs/>
          <w:sz w:val="16"/>
          <w:rPrChange w:id="2727" w:author="Moses, Robinson" w:date="2023-03-15T02:32:00Z">
            <w:rPr>
              <w:rFonts w:ascii="Wingdings" w:eastAsia="Wingdings" w:hAnsi="Wingdings" w:cs="Wingdings"/>
              <w:sz w:val="16"/>
            </w:rPr>
          </w:rPrChange>
        </w:rPr>
        <w:t></w:t>
      </w:r>
      <w:r w:rsidRPr="002E5F8C">
        <w:rPr>
          <w:rFonts w:asciiTheme="minorHAnsi" w:hAnsiTheme="minorHAnsi" w:cstheme="minorHAnsi"/>
          <w:i/>
          <w:iCs/>
          <w:rPrChange w:id="2728" w:author="Moses, Robinson" w:date="2023-03-15T02:32:00Z">
            <w:rPr>
              <w:rFonts w:asciiTheme="minorHAnsi" w:hAnsiTheme="minorHAnsi" w:cstheme="minorHAnsi"/>
            </w:rPr>
          </w:rPrChange>
        </w:rPr>
        <w:t>Users</w:t>
      </w:r>
      <w:r w:rsidRPr="006C3C2E">
        <w:rPr>
          <w:rFonts w:asciiTheme="minorHAnsi" w:hAnsiTheme="minorHAnsi" w:cstheme="minorHAnsi"/>
        </w:rPr>
        <w:t xml:space="preserve"> </w:t>
      </w:r>
      <w:r>
        <w:t>allows administrators to define and limit user access to Carrier Web. Users can be granted access to particular Vaults and Depots.</w:t>
      </w:r>
    </w:p>
    <w:p w14:paraId="7214CB64" w14:textId="1452F2CE" w:rsidR="00570B77" w:rsidDel="002E5F8C" w:rsidRDefault="00570B77" w:rsidP="00083DB6">
      <w:pPr>
        <w:pStyle w:val="Caption"/>
        <w:rPr>
          <w:del w:id="2729" w:author="Moses, Robinson" w:date="2023-03-15T02:33:00Z"/>
        </w:rPr>
      </w:pPr>
    </w:p>
    <w:p w14:paraId="22CBC007" w14:textId="77777777" w:rsidR="00570B77" w:rsidRDefault="00570B77" w:rsidP="00083DB6">
      <w:pPr>
        <w:pStyle w:val="Caption"/>
      </w:pPr>
      <w:bookmarkStart w:id="2730" w:name="_Toc6556898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46</w:t>
      </w:r>
      <w:r w:rsidRPr="36CE550C">
        <w:rPr>
          <w:noProof/>
        </w:rPr>
        <w:fldChar w:fldCharType="end"/>
      </w:r>
      <w:r w:rsidRPr="36CE550C">
        <w:t xml:space="preserve">: </w:t>
      </w:r>
      <w:r>
        <w:t>USER LIST SCREEN</w:t>
      </w:r>
      <w:bookmarkEnd w:id="2730"/>
    </w:p>
    <w:p w14:paraId="7D929A64" w14:textId="77777777" w:rsidR="00570B77" w:rsidRDefault="00570B77" w:rsidP="002E5F8C">
      <w:pPr>
        <w:pStyle w:val="BodyText"/>
        <w:pPrChange w:id="2731" w:author="Moses, Robinson" w:date="2023-03-15T02:33:00Z">
          <w:pPr>
            <w:spacing w:after="0"/>
            <w:ind w:right="1080"/>
            <w:jc w:val="center"/>
          </w:pPr>
        </w:pPrChange>
      </w:pPr>
      <w:r>
        <w:rPr>
          <w:noProof/>
        </w:rPr>
        <w:drawing>
          <wp:inline distT="0" distB="0" distL="0" distR="0" wp14:anchorId="7F06C60F" wp14:editId="687F80B3">
            <wp:extent cx="5943600" cy="2247900"/>
            <wp:effectExtent l="76200" t="76200" r="133350" b="133350"/>
            <wp:docPr id="104384655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7C39E3F6" w14:textId="77777777" w:rsidR="00570B77" w:rsidRDefault="00570B77" w:rsidP="00570B77">
      <w:pPr>
        <w:spacing w:after="190" w:line="263" w:lineRule="auto"/>
        <w:ind w:left="-5" w:hanging="10"/>
      </w:pPr>
    </w:p>
    <w:p w14:paraId="53EB5B76" w14:textId="77777777" w:rsidR="00570B77" w:rsidRDefault="00570B77" w:rsidP="00083DB6">
      <w:pPr>
        <w:pStyle w:val="Caption"/>
      </w:pPr>
      <w:bookmarkStart w:id="2732" w:name="_Toc65569044"/>
      <w:r w:rsidRPr="002946F8">
        <w:t xml:space="preserve">Table </w:t>
      </w:r>
      <w:r w:rsidRPr="002946F8">
        <w:fldChar w:fldCharType="begin"/>
      </w:r>
      <w:r w:rsidRPr="002946F8">
        <w:instrText xml:space="preserve"> SEQ Table \* ARABIC </w:instrText>
      </w:r>
      <w:r w:rsidRPr="002946F8">
        <w:fldChar w:fldCharType="separate"/>
      </w:r>
      <w:r>
        <w:rPr>
          <w:noProof/>
        </w:rPr>
        <w:t>43</w:t>
      </w:r>
      <w:r w:rsidRPr="002946F8">
        <w:fldChar w:fldCharType="end"/>
      </w:r>
      <w:r w:rsidRPr="002946F8">
        <w:t xml:space="preserve">: </w:t>
      </w:r>
      <w:r>
        <w:t>USERS LIST FIELD DESCRIPTIONS</w:t>
      </w:r>
      <w:bookmarkEnd w:id="273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DE12EFE" w14:textId="77777777" w:rsidTr="00083DB6">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720AAE4"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8AB52" w14:textId="77777777" w:rsidR="00570B77" w:rsidRDefault="00570B77" w:rsidP="00083DB6">
            <w:pPr>
              <w:pStyle w:val="TableHeading"/>
            </w:pPr>
            <w:r>
              <w:t xml:space="preserve">Description </w:t>
            </w:r>
          </w:p>
        </w:tc>
      </w:tr>
      <w:tr w:rsidR="00570B77" w14:paraId="5E3A3B9E"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2D4CE0B" w14:textId="77777777" w:rsidR="00570B77" w:rsidRPr="002E5F8C" w:rsidRDefault="00570B77" w:rsidP="00083DB6">
            <w:pPr>
              <w:pStyle w:val="TableBody"/>
              <w:rPr>
                <w:b/>
                <w:bCs/>
                <w:rPrChange w:id="2733" w:author="Moses, Robinson" w:date="2023-03-15T02:33:00Z">
                  <w:rPr/>
                </w:rPrChange>
              </w:rPr>
            </w:pPr>
            <w:r w:rsidRPr="002E5F8C">
              <w:rPr>
                <w:b/>
                <w:bCs/>
                <w:rPrChange w:id="2734" w:author="Moses, Robinson" w:date="2023-03-15T02:33:00Z">
                  <w:rPr/>
                </w:rPrChange>
              </w:rPr>
              <w:t xml:space="preserve">OptiSuite Username </w:t>
            </w:r>
          </w:p>
        </w:tc>
        <w:tc>
          <w:tcPr>
            <w:tcW w:w="6194" w:type="dxa"/>
            <w:tcBorders>
              <w:top w:val="single" w:sz="3" w:space="0" w:color="000000"/>
              <w:left w:val="single" w:sz="4" w:space="0" w:color="000000"/>
              <w:bottom w:val="single" w:sz="4" w:space="0" w:color="000000"/>
              <w:right w:val="single" w:sz="4" w:space="0" w:color="000000"/>
            </w:tcBorders>
          </w:tcPr>
          <w:p w14:paraId="78F15AED" w14:textId="30CC7BFF" w:rsidR="00570B77" w:rsidRPr="002E5F8C" w:rsidRDefault="00570B77" w:rsidP="002E5F8C">
            <w:pPr>
              <w:pStyle w:val="TableBody"/>
              <w:rPr>
                <w:rPrChange w:id="2735" w:author="Moses, Robinson" w:date="2023-03-15T02:33:00Z">
                  <w:rPr>
                    <w:rFonts w:cstheme="minorHAnsi"/>
                    <w:sz w:val="18"/>
                    <w:szCs w:val="18"/>
                  </w:rPr>
                </w:rPrChange>
              </w:rPr>
            </w:pPr>
            <w:r w:rsidRPr="002E5F8C">
              <w:rPr>
                <w:rPrChange w:id="2736" w:author="Moses, Robinson" w:date="2023-03-15T02:33:00Z">
                  <w:rPr>
                    <w:sz w:val="18"/>
                    <w:szCs w:val="18"/>
                  </w:rPr>
                </w:rPrChange>
              </w:rPr>
              <w:t>Username corresponding with OptiSuite software</w:t>
            </w:r>
            <w:del w:id="2737" w:author="Moses, Robinson" w:date="2023-03-16T09:32:00Z">
              <w:r w:rsidRPr="002E5F8C" w:rsidDel="0014696D">
                <w:rPr>
                  <w:rPrChange w:id="2738" w:author="Moses, Robinson" w:date="2023-03-15T02:33:00Z">
                    <w:rPr>
                      <w:sz w:val="18"/>
                      <w:szCs w:val="18"/>
                    </w:rPr>
                  </w:rPrChange>
                </w:rPr>
                <w:delText>s</w:delText>
              </w:r>
            </w:del>
            <w:r w:rsidRPr="002E5F8C">
              <w:rPr>
                <w:rPrChange w:id="2739" w:author="Moses, Robinson" w:date="2023-03-15T02:33:00Z">
                  <w:rPr>
                    <w:sz w:val="18"/>
                    <w:szCs w:val="18"/>
                  </w:rPr>
                </w:rPrChange>
              </w:rPr>
              <w:t xml:space="preserve"> (OptiCash/OptiNet) </w:t>
            </w:r>
          </w:p>
        </w:tc>
      </w:tr>
      <w:tr w:rsidR="00570B77" w14:paraId="4BEA856E"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B0E109C" w14:textId="77777777" w:rsidR="00570B77" w:rsidRPr="002E5F8C" w:rsidRDefault="00570B77" w:rsidP="00083DB6">
            <w:pPr>
              <w:pStyle w:val="TableBody"/>
              <w:rPr>
                <w:b/>
                <w:bCs/>
                <w:rPrChange w:id="2740" w:author="Moses, Robinson" w:date="2023-03-15T02:33:00Z">
                  <w:rPr/>
                </w:rPrChange>
              </w:rPr>
            </w:pPr>
            <w:r w:rsidRPr="002E5F8C">
              <w:rPr>
                <w:b/>
                <w:bCs/>
                <w:rPrChange w:id="2741" w:author="Moses, Robinson" w:date="2023-03-15T02:33:00Z">
                  <w:rPr/>
                </w:rPrChange>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
          <w:p w14:paraId="65A0264F" w14:textId="1DD16A7F" w:rsidR="00570B77" w:rsidRPr="002E5F8C" w:rsidRDefault="00570B77" w:rsidP="002E5F8C">
            <w:pPr>
              <w:pStyle w:val="TableBody"/>
              <w:rPr>
                <w:rPrChange w:id="2742" w:author="Moses, Robinson" w:date="2023-03-15T02:33:00Z">
                  <w:rPr>
                    <w:rFonts w:cstheme="minorHAnsi"/>
                    <w:sz w:val="18"/>
                    <w:szCs w:val="18"/>
                  </w:rPr>
                </w:rPrChange>
              </w:rPr>
            </w:pPr>
            <w:r w:rsidRPr="002E5F8C">
              <w:rPr>
                <w:rPrChange w:id="2743" w:author="Moses, Robinson" w:date="2023-03-15T02:33:00Z">
                  <w:rPr>
                    <w:sz w:val="18"/>
                    <w:szCs w:val="18"/>
                  </w:rPr>
                </w:rPrChange>
              </w:rPr>
              <w:t>If Carrier</w:t>
            </w:r>
            <w:ins w:id="2744" w:author="Moses, Robinson" w:date="2023-03-15T02:34:00Z">
              <w:r w:rsidR="002E5F8C">
                <w:t xml:space="preserve"> </w:t>
              </w:r>
            </w:ins>
            <w:r w:rsidRPr="002E5F8C">
              <w:rPr>
                <w:rPrChange w:id="2745" w:author="Moses, Robinson" w:date="2023-03-15T02:33:00Z">
                  <w:rPr>
                    <w:sz w:val="18"/>
                    <w:szCs w:val="18"/>
                  </w:rPr>
                </w:rPrChange>
              </w:rPr>
              <w:t xml:space="preserve">Web is configured to accept user authentication from an outside method, then this will be the user name according to that outside method. </w:t>
            </w:r>
          </w:p>
        </w:tc>
      </w:tr>
      <w:tr w:rsidR="00570B77" w14:paraId="77C8570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F0DB9E7" w14:textId="77777777" w:rsidR="00570B77" w:rsidRPr="002E5F8C" w:rsidRDefault="00570B77" w:rsidP="00083DB6">
            <w:pPr>
              <w:pStyle w:val="TableBody"/>
              <w:rPr>
                <w:b/>
                <w:bCs/>
                <w:rPrChange w:id="2746" w:author="Moses, Robinson" w:date="2023-03-15T02:33:00Z">
                  <w:rPr/>
                </w:rPrChange>
              </w:rPr>
            </w:pPr>
            <w:r w:rsidRPr="002E5F8C">
              <w:rPr>
                <w:b/>
                <w:bCs/>
                <w:rPrChange w:id="2747" w:author="Moses, Robinson" w:date="2023-03-15T02:33:00Z">
                  <w:rPr/>
                </w:rPrChange>
              </w:rPr>
              <w:t xml:space="preserve">Depots </w:t>
            </w:r>
          </w:p>
        </w:tc>
        <w:tc>
          <w:tcPr>
            <w:tcW w:w="6194" w:type="dxa"/>
            <w:tcBorders>
              <w:top w:val="single" w:sz="4" w:space="0" w:color="000000"/>
              <w:left w:val="single" w:sz="4" w:space="0" w:color="000000"/>
              <w:bottom w:val="single" w:sz="4" w:space="0" w:color="000000"/>
              <w:right w:val="single" w:sz="4" w:space="0" w:color="000000"/>
            </w:tcBorders>
          </w:tcPr>
          <w:p w14:paraId="4CA1D72A" w14:textId="2CE4C445" w:rsidR="00570B77" w:rsidRPr="002E5F8C" w:rsidRDefault="00570B77" w:rsidP="002E5F8C">
            <w:pPr>
              <w:pStyle w:val="TableBody"/>
              <w:rPr>
                <w:rPrChange w:id="2748" w:author="Moses, Robinson" w:date="2023-03-15T02:33:00Z">
                  <w:rPr>
                    <w:rFonts w:cstheme="minorHAnsi"/>
                    <w:sz w:val="18"/>
                    <w:szCs w:val="18"/>
                  </w:rPr>
                </w:rPrChange>
              </w:rPr>
            </w:pPr>
            <w:r w:rsidRPr="002E5F8C">
              <w:rPr>
                <w:rPrChange w:id="2749" w:author="Moses, Robinson" w:date="2023-03-15T02:33:00Z">
                  <w:rPr>
                    <w:sz w:val="18"/>
                    <w:szCs w:val="18"/>
                  </w:rPr>
                </w:rPrChange>
              </w:rPr>
              <w:t>Depot entities are configured in OptiCash. The Carrier</w:t>
            </w:r>
            <w:ins w:id="2750" w:author="Moses, Robinson" w:date="2023-03-16T03:34:00Z">
              <w:r w:rsidR="007C454D">
                <w:t xml:space="preserve"> </w:t>
              </w:r>
            </w:ins>
            <w:r w:rsidRPr="002E5F8C">
              <w:rPr>
                <w:rPrChange w:id="2751" w:author="Moses, Robinson" w:date="2023-03-15T02:33:00Z">
                  <w:rPr>
                    <w:sz w:val="18"/>
                    <w:szCs w:val="18"/>
                  </w:rPr>
                </w:rPrChange>
              </w:rPr>
              <w:t xml:space="preserve">Web user will see orders for Branches, ATMs, and Commercials which belong to the Depot(s) selected here. </w:t>
            </w:r>
          </w:p>
        </w:tc>
      </w:tr>
      <w:tr w:rsidR="00570B77" w14:paraId="10FCE22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BBF692E" w14:textId="77777777" w:rsidR="00570B77" w:rsidRPr="002E5F8C" w:rsidRDefault="00570B77" w:rsidP="00083DB6">
            <w:pPr>
              <w:pStyle w:val="TableBody"/>
              <w:rPr>
                <w:b/>
                <w:bCs/>
                <w:rPrChange w:id="2752" w:author="Moses, Robinson" w:date="2023-03-15T02:33:00Z">
                  <w:rPr/>
                </w:rPrChange>
              </w:rPr>
            </w:pPr>
            <w:r w:rsidRPr="002E5F8C">
              <w:rPr>
                <w:b/>
                <w:bCs/>
                <w:rPrChange w:id="2753" w:author="Moses, Robinson" w:date="2023-03-15T02:33:00Z">
                  <w:rPr/>
                </w:rPrChange>
              </w:rPr>
              <w:t xml:space="preserve">Vaults </w:t>
            </w:r>
          </w:p>
        </w:tc>
        <w:tc>
          <w:tcPr>
            <w:tcW w:w="6194" w:type="dxa"/>
            <w:tcBorders>
              <w:top w:val="single" w:sz="4" w:space="0" w:color="000000"/>
              <w:left w:val="single" w:sz="4" w:space="0" w:color="000000"/>
              <w:bottom w:val="single" w:sz="4" w:space="0" w:color="000000"/>
              <w:right w:val="single" w:sz="4" w:space="0" w:color="000000"/>
            </w:tcBorders>
          </w:tcPr>
          <w:p w14:paraId="325F131B" w14:textId="1D260BAD" w:rsidR="002E5F8C" w:rsidRDefault="00570B77" w:rsidP="002E5F8C">
            <w:pPr>
              <w:pStyle w:val="TableBody"/>
              <w:rPr>
                <w:ins w:id="2754" w:author="Moses, Robinson" w:date="2023-03-15T02:34:00Z"/>
              </w:rPr>
            </w:pPr>
            <w:r w:rsidRPr="002E5F8C">
              <w:rPr>
                <w:rPrChange w:id="2755" w:author="Moses, Robinson" w:date="2023-03-15T02:33:00Z">
                  <w:rPr>
                    <w:sz w:val="18"/>
                    <w:szCs w:val="18"/>
                  </w:rPr>
                </w:rPrChange>
              </w:rPr>
              <w:t>Vault entities are configured in OptiVault. The Carrier</w:t>
            </w:r>
            <w:ins w:id="2756" w:author="Moses, Robinson" w:date="2023-03-15T02:34:00Z">
              <w:r w:rsidR="002E5F8C">
                <w:t xml:space="preserve"> </w:t>
              </w:r>
            </w:ins>
            <w:r w:rsidRPr="002E5F8C">
              <w:rPr>
                <w:rPrChange w:id="2757" w:author="Moses, Robinson" w:date="2023-03-15T02:33:00Z">
                  <w:rPr>
                    <w:sz w:val="18"/>
                    <w:szCs w:val="18"/>
                  </w:rPr>
                </w:rPrChange>
              </w:rPr>
              <w:t xml:space="preserve">Web user will see vault orders where </w:t>
            </w:r>
            <w:ins w:id="2758" w:author="Moses, Robinson" w:date="2023-03-16T09:33:00Z">
              <w:r w:rsidR="0014696D">
                <w:t xml:space="preserve">the </w:t>
              </w:r>
            </w:ins>
            <w:r w:rsidRPr="002E5F8C">
              <w:rPr>
                <w:rPrChange w:id="2759" w:author="Moses, Robinson" w:date="2023-03-15T02:33:00Z">
                  <w:rPr>
                    <w:sz w:val="18"/>
                    <w:szCs w:val="18"/>
                  </w:rPr>
                </w:rPrChange>
              </w:rPr>
              <w:t xml:space="preserve">Vault(s) selected here are placing the order or are the funding source of the order. </w:t>
            </w:r>
          </w:p>
          <w:p w14:paraId="5932E80B" w14:textId="3DA58575" w:rsidR="00570B77" w:rsidRPr="002E5F8C" w:rsidRDefault="00570B77" w:rsidP="002E5F8C">
            <w:pPr>
              <w:pStyle w:val="TableNote"/>
              <w:rPr>
                <w:rPrChange w:id="2760" w:author="Moses, Robinson" w:date="2023-03-15T02:33:00Z">
                  <w:rPr>
                    <w:rFonts w:cstheme="minorHAnsi"/>
                    <w:sz w:val="18"/>
                    <w:szCs w:val="18"/>
                  </w:rPr>
                </w:rPrChange>
              </w:rPr>
              <w:pPrChange w:id="2761" w:author="Moses, Robinson" w:date="2023-03-15T02:35:00Z">
                <w:pPr>
                  <w:pStyle w:val="TableBody"/>
                </w:pPr>
              </w:pPrChange>
            </w:pPr>
            <w:del w:id="2762" w:author="Moses, Robinson" w:date="2023-03-15T02:34:00Z">
              <w:r w:rsidRPr="002E5F8C" w:rsidDel="002E5F8C">
                <w:rPr>
                  <w:b/>
                  <w:bCs/>
                  <w:rPrChange w:id="2763" w:author="Moses, Robinson" w:date="2023-03-15T02:35:00Z">
                    <w:rPr>
                      <w:sz w:val="18"/>
                      <w:szCs w:val="18"/>
                    </w:rPr>
                  </w:rPrChange>
                </w:rPr>
                <w:delText>Please n</w:delText>
              </w:r>
            </w:del>
            <w:ins w:id="2764" w:author="Moses, Robinson" w:date="2023-03-15T02:34:00Z">
              <w:r w:rsidR="002E5F8C" w:rsidRPr="002E5F8C">
                <w:rPr>
                  <w:b/>
                  <w:bCs/>
                  <w:rPrChange w:id="2765" w:author="Moses, Robinson" w:date="2023-03-15T02:35:00Z">
                    <w:rPr/>
                  </w:rPrChange>
                </w:rPr>
                <w:t>N</w:t>
              </w:r>
            </w:ins>
            <w:r w:rsidRPr="002E5F8C">
              <w:rPr>
                <w:b/>
                <w:bCs/>
                <w:rPrChange w:id="2766" w:author="Moses, Robinson" w:date="2023-03-15T02:35:00Z">
                  <w:rPr>
                    <w:sz w:val="18"/>
                    <w:szCs w:val="18"/>
                  </w:rPr>
                </w:rPrChange>
              </w:rPr>
              <w:t>ote</w:t>
            </w:r>
            <w:ins w:id="2767" w:author="Moses, Robinson" w:date="2023-03-15T02:34:00Z">
              <w:r w:rsidR="002E5F8C">
                <w:t>:</w:t>
              </w:r>
            </w:ins>
            <w:r w:rsidRPr="002E5F8C">
              <w:rPr>
                <w:rPrChange w:id="2768" w:author="Moses, Robinson" w:date="2023-03-15T02:33:00Z">
                  <w:rPr>
                    <w:sz w:val="18"/>
                    <w:szCs w:val="18"/>
                  </w:rPr>
                </w:rPrChange>
              </w:rPr>
              <w:t xml:space="preserve"> </w:t>
            </w:r>
            <w:del w:id="2769" w:author="Moses, Robinson" w:date="2023-03-15T02:34:00Z">
              <w:r w:rsidRPr="002E5F8C" w:rsidDel="002E5F8C">
                <w:rPr>
                  <w:rPrChange w:id="2770" w:author="Moses, Robinson" w:date="2023-03-15T02:33:00Z">
                    <w:rPr>
                      <w:sz w:val="18"/>
                      <w:szCs w:val="18"/>
                    </w:rPr>
                  </w:rPrChange>
                </w:rPr>
                <w:delText>that a</w:delText>
              </w:r>
            </w:del>
            <w:ins w:id="2771" w:author="Moses, Robinson" w:date="2023-03-15T02:34:00Z">
              <w:r w:rsidR="002E5F8C">
                <w:t>A</w:t>
              </w:r>
            </w:ins>
            <w:r w:rsidRPr="002E5F8C">
              <w:rPr>
                <w:rPrChange w:id="2772" w:author="Moses, Robinson" w:date="2023-03-15T02:33:00Z">
                  <w:rPr>
                    <w:sz w:val="18"/>
                    <w:szCs w:val="18"/>
                  </w:rPr>
                </w:rPrChange>
              </w:rPr>
              <w:t xml:space="preserve"> common configuration involves physical vault locations being listed as both “</w:t>
            </w:r>
            <w:r w:rsidRPr="002E5F8C">
              <w:rPr>
                <w:b/>
                <w:bCs/>
                <w:rPrChange w:id="2773" w:author="Moses, Robinson" w:date="2023-03-15T02:35:00Z">
                  <w:rPr>
                    <w:sz w:val="18"/>
                    <w:szCs w:val="18"/>
                  </w:rPr>
                </w:rPrChange>
              </w:rPr>
              <w:t>Depot</w:t>
            </w:r>
            <w:r w:rsidRPr="002E5F8C">
              <w:rPr>
                <w:rPrChange w:id="2774" w:author="Moses, Robinson" w:date="2023-03-15T02:33:00Z">
                  <w:rPr>
                    <w:sz w:val="18"/>
                    <w:szCs w:val="18"/>
                  </w:rPr>
                </w:rPrChange>
              </w:rPr>
              <w:t>” and “</w:t>
            </w:r>
            <w:r w:rsidRPr="002E5F8C">
              <w:rPr>
                <w:b/>
                <w:bCs/>
                <w:rPrChange w:id="2775" w:author="Moses, Robinson" w:date="2023-03-15T02:35:00Z">
                  <w:rPr>
                    <w:sz w:val="18"/>
                    <w:szCs w:val="18"/>
                  </w:rPr>
                </w:rPrChange>
              </w:rPr>
              <w:t>Vault</w:t>
            </w:r>
            <w:r w:rsidRPr="002E5F8C">
              <w:rPr>
                <w:rPrChange w:id="2776" w:author="Moses, Robinson" w:date="2023-03-15T02:33:00Z">
                  <w:rPr>
                    <w:sz w:val="18"/>
                    <w:szCs w:val="18"/>
                  </w:rPr>
                </w:rPrChange>
              </w:rPr>
              <w:t>” with the same name and in that case</w:t>
            </w:r>
            <w:ins w:id="2777" w:author="Moses, Robinson" w:date="2023-03-16T09:33:00Z">
              <w:r w:rsidR="0014696D">
                <w:t>,</w:t>
              </w:r>
            </w:ins>
            <w:r w:rsidRPr="002E5F8C">
              <w:rPr>
                <w:rPrChange w:id="2778" w:author="Moses, Robinson" w:date="2023-03-15T02:33:00Z">
                  <w:rPr>
                    <w:sz w:val="18"/>
                    <w:szCs w:val="18"/>
                  </w:rPr>
                </w:rPrChange>
              </w:rPr>
              <w:t xml:space="preserve"> you would select it in both lists. </w:t>
            </w:r>
          </w:p>
        </w:tc>
      </w:tr>
      <w:tr w:rsidR="00570B77" w14:paraId="6A4049F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07C2105" w14:textId="77777777" w:rsidR="00570B77" w:rsidRPr="002E5F8C" w:rsidRDefault="00570B77" w:rsidP="00083DB6">
            <w:pPr>
              <w:pStyle w:val="TableBody"/>
              <w:rPr>
                <w:b/>
                <w:bCs/>
                <w:rPrChange w:id="2779" w:author="Moses, Robinson" w:date="2023-03-15T02:33:00Z">
                  <w:rPr/>
                </w:rPrChange>
              </w:rPr>
            </w:pPr>
            <w:r w:rsidRPr="002E5F8C">
              <w:rPr>
                <w:b/>
                <w:bCs/>
                <w:rPrChange w:id="2780" w:author="Moses, Robinson" w:date="2023-03-15T02:33:00Z">
                  <w:rPr/>
                </w:rPrChange>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
          <w:p w14:paraId="450BA185" w14:textId="77777777" w:rsidR="00570B77" w:rsidRPr="002E5F8C" w:rsidRDefault="00570B77" w:rsidP="002E5F8C">
            <w:pPr>
              <w:pStyle w:val="TableBody"/>
              <w:rPr>
                <w:rPrChange w:id="2781" w:author="Moses, Robinson" w:date="2023-03-15T02:33:00Z">
                  <w:rPr>
                    <w:sz w:val="18"/>
                    <w:szCs w:val="18"/>
                  </w:rPr>
                </w:rPrChange>
              </w:rPr>
            </w:pPr>
            <w:r w:rsidRPr="002E5F8C">
              <w:rPr>
                <w:rPrChange w:id="2782" w:author="Moses, Robinson" w:date="2023-03-15T02:33:00Z">
                  <w:rPr>
                    <w:sz w:val="18"/>
                    <w:szCs w:val="18"/>
                  </w:rPr>
                </w:rPrChange>
              </w:rPr>
              <w:t xml:space="preserve">Shows what User Group(s)the user belongs to </w:t>
            </w:r>
          </w:p>
        </w:tc>
      </w:tr>
      <w:tr w:rsidR="00570B77" w14:paraId="5281E25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61D8ED" w14:textId="77777777" w:rsidR="00570B77" w:rsidRPr="002E5F8C" w:rsidRDefault="00570B77" w:rsidP="00083DB6">
            <w:pPr>
              <w:pStyle w:val="TableBody"/>
              <w:rPr>
                <w:b/>
                <w:bCs/>
                <w:rPrChange w:id="2783" w:author="Moses, Robinson" w:date="2023-03-15T02:33:00Z">
                  <w:rPr/>
                </w:rPrChange>
              </w:rPr>
            </w:pPr>
            <w:r w:rsidRPr="002E5F8C">
              <w:rPr>
                <w:b/>
                <w:bCs/>
                <w:rPrChange w:id="2784" w:author="Moses, Robinson" w:date="2023-03-15T02:33:00Z">
                  <w:rPr/>
                </w:rPrChange>
              </w:rPr>
              <w:t xml:space="preserve">Permissions </w:t>
            </w:r>
          </w:p>
        </w:tc>
        <w:tc>
          <w:tcPr>
            <w:tcW w:w="6194" w:type="dxa"/>
            <w:tcBorders>
              <w:top w:val="single" w:sz="4" w:space="0" w:color="000000"/>
              <w:left w:val="single" w:sz="4" w:space="0" w:color="000000"/>
              <w:bottom w:val="single" w:sz="4" w:space="0" w:color="000000"/>
              <w:right w:val="single" w:sz="4" w:space="0" w:color="000000"/>
            </w:tcBorders>
          </w:tcPr>
          <w:p w14:paraId="27CBDA49" w14:textId="77777777" w:rsidR="00570B77" w:rsidRPr="002E5F8C" w:rsidRDefault="00570B77" w:rsidP="002E5F8C">
            <w:pPr>
              <w:pStyle w:val="TableBody"/>
              <w:rPr>
                <w:rPrChange w:id="2785" w:author="Moses, Robinson" w:date="2023-03-15T02:33:00Z">
                  <w:rPr>
                    <w:sz w:val="18"/>
                    <w:szCs w:val="18"/>
                  </w:rPr>
                </w:rPrChange>
              </w:rPr>
            </w:pPr>
            <w:r w:rsidRPr="002E5F8C">
              <w:rPr>
                <w:rPrChange w:id="2786" w:author="Moses, Robinson" w:date="2023-03-15T02:33:00Z">
                  <w:rPr>
                    <w:sz w:val="18"/>
                    <w:szCs w:val="18"/>
                  </w:rPr>
                </w:rPrChange>
              </w:rPr>
              <w:t xml:space="preserve">Shows what OptiVLM screens/functions the user has access to </w:t>
            </w:r>
          </w:p>
        </w:tc>
      </w:tr>
      <w:tr w:rsidR="00570B77" w14:paraId="5742530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BD5B3F8" w14:textId="77777777" w:rsidR="00570B77" w:rsidRPr="002E5F8C" w:rsidRDefault="00570B77" w:rsidP="00083DB6">
            <w:pPr>
              <w:pStyle w:val="TableBody"/>
              <w:rPr>
                <w:b/>
                <w:bCs/>
                <w:rPrChange w:id="2787" w:author="Moses, Robinson" w:date="2023-03-15T02:33:00Z">
                  <w:rPr/>
                </w:rPrChange>
              </w:rPr>
            </w:pPr>
            <w:r w:rsidRPr="002E5F8C">
              <w:rPr>
                <w:b/>
                <w:bCs/>
                <w:rPrChange w:id="2788" w:author="Moses, Robinson" w:date="2023-03-15T02:33:00Z">
                  <w:rPr/>
                </w:rPrChange>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
          <w:p w14:paraId="3066150D" w14:textId="77777777" w:rsidR="00570B77" w:rsidRPr="002E5F8C" w:rsidRDefault="00570B77" w:rsidP="002E5F8C">
            <w:pPr>
              <w:pStyle w:val="TableBody"/>
              <w:rPr>
                <w:rPrChange w:id="2789" w:author="Moses, Robinson" w:date="2023-03-15T02:33:00Z">
                  <w:rPr>
                    <w:sz w:val="18"/>
                    <w:szCs w:val="18"/>
                  </w:rPr>
                </w:rPrChange>
              </w:rPr>
            </w:pPr>
            <w:r w:rsidRPr="002E5F8C">
              <w:rPr>
                <w:rPrChange w:id="2790" w:author="Moses, Robinson" w:date="2023-03-15T02:33:00Z">
                  <w:rPr>
                    <w:sz w:val="18"/>
                    <w:szCs w:val="18"/>
                  </w:rPr>
                </w:rPrChange>
              </w:rPr>
              <w:t xml:space="preserve">Shows what actions/tasks the user can perform in the processing of an Order </w:t>
            </w:r>
          </w:p>
        </w:tc>
      </w:tr>
      <w:tr w:rsidR="00570B77" w14:paraId="6E3AF7A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6786CC5" w14:textId="26AF35C0" w:rsidR="00570B77" w:rsidRPr="002E5F8C" w:rsidRDefault="00570B77" w:rsidP="00083DB6">
            <w:pPr>
              <w:pStyle w:val="TableBody"/>
              <w:rPr>
                <w:b/>
                <w:bCs/>
                <w:rPrChange w:id="2791" w:author="Moses, Robinson" w:date="2023-03-15T02:33:00Z">
                  <w:rPr/>
                </w:rPrChange>
              </w:rPr>
            </w:pPr>
            <w:r w:rsidRPr="002E5F8C">
              <w:rPr>
                <w:b/>
                <w:bCs/>
                <w:rPrChange w:id="2792" w:author="Moses, Robinson" w:date="2023-03-15T02:33:00Z">
                  <w:rPr/>
                </w:rPrChange>
              </w:rPr>
              <w:t xml:space="preserve">Funding Partner (found on Update User </w:t>
            </w:r>
            <w:del w:id="2793" w:author="Moses, Robinson" w:date="2023-03-15T02:33:00Z">
              <w:r w:rsidRPr="002E5F8C" w:rsidDel="002E5F8C">
                <w:rPr>
                  <w:b/>
                  <w:bCs/>
                  <w:rPrChange w:id="2794" w:author="Moses, Robinson" w:date="2023-03-15T02:33:00Z">
                    <w:rPr/>
                  </w:rPrChange>
                </w:rPr>
                <w:delText>Sceen</w:delText>
              </w:r>
            </w:del>
            <w:ins w:id="2795" w:author="Moses, Robinson" w:date="2023-03-15T02:33:00Z">
              <w:r w:rsidR="002E5F8C" w:rsidRPr="002E5F8C">
                <w:rPr>
                  <w:b/>
                  <w:bCs/>
                </w:rPr>
                <w:t>Screen</w:t>
              </w:r>
            </w:ins>
            <w:r w:rsidRPr="002E5F8C">
              <w:rPr>
                <w:b/>
                <w:bCs/>
                <w:rPrChange w:id="2796" w:author="Moses, Robinson" w:date="2023-03-15T02:33:00Z">
                  <w:rPr/>
                </w:rPrChange>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4F175A3" w14:textId="77777777" w:rsidR="00570B77" w:rsidRPr="002E5F8C" w:rsidRDefault="00570B77" w:rsidP="002E5F8C">
            <w:pPr>
              <w:pStyle w:val="TableBody"/>
              <w:rPr>
                <w:rPrChange w:id="2797" w:author="Moses, Robinson" w:date="2023-03-15T02:33:00Z">
                  <w:rPr>
                    <w:sz w:val="18"/>
                    <w:szCs w:val="18"/>
                  </w:rPr>
                </w:rPrChange>
              </w:rPr>
            </w:pPr>
            <w:r w:rsidRPr="002E5F8C">
              <w:rPr>
                <w:rPrChange w:id="2798" w:author="Moses, Robinson" w:date="2023-03-15T02:33:00Z">
                  <w:rPr>
                    <w:sz w:val="18"/>
                    <w:szCs w:val="18"/>
                  </w:rPr>
                </w:rPrChange>
              </w:rPr>
              <w:t xml:space="preserve">This field allows CW users to be integrated with/limited by the Funding Partner functionality in OptiCash. OD Funding Partner allows Branch users in OC and ON to ship cash to/from other Branch locations. By selecting Restricted User, CW can ship cash between branches that are defined as Funding Partners in OC. By selecting Power User, CW users can ship cash between any two Branches that are supplied by the same Depot. </w:t>
            </w:r>
          </w:p>
        </w:tc>
      </w:tr>
    </w:tbl>
    <w:p w14:paraId="673AE0C9" w14:textId="6E60D431" w:rsidR="00570B77" w:rsidRPr="00083DB6" w:rsidRDefault="0014696D"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13B95F3A" w14:textId="77777777" w:rsidR="00083DB6" w:rsidRDefault="00083DB6" w:rsidP="00570B77">
      <w:pPr>
        <w:rPr>
          <w:color w:val="622423"/>
        </w:rPr>
      </w:pPr>
    </w:p>
    <w:p w14:paraId="58CE5E41" w14:textId="77777777" w:rsidR="00570B77" w:rsidRDefault="00570B77" w:rsidP="00570B77">
      <w:pPr>
        <w:pStyle w:val="Heading2"/>
      </w:pPr>
      <w:bookmarkStart w:id="2799" w:name="_Toc111643096"/>
      <w:bookmarkStart w:id="2800" w:name="_Toc129572316"/>
      <w:r>
        <w:t>UPDATE USER</w:t>
      </w:r>
      <w:bookmarkEnd w:id="2799"/>
      <w:bookmarkEnd w:id="2800"/>
      <w:r>
        <w:t xml:space="preserve"> </w:t>
      </w:r>
    </w:p>
    <w:p w14:paraId="0002B849" w14:textId="77777777" w:rsidR="00570B77" w:rsidRDefault="00570B77" w:rsidP="002E5F8C">
      <w:pPr>
        <w:pStyle w:val="BodyText"/>
        <w:pPrChange w:id="2801" w:author="Moses, Robinson" w:date="2023-03-15T02:37:00Z">
          <w:pPr>
            <w:pStyle w:val="Default"/>
          </w:pPr>
        </w:pPrChange>
      </w:pPr>
      <w:r>
        <w:t xml:space="preserve">By clicking on the </w:t>
      </w:r>
      <w:r w:rsidRPr="002E5F8C">
        <w:rPr>
          <w:b/>
          <w:bCs/>
          <w:rPrChange w:id="2802" w:author="Moses, Robinson" w:date="2023-03-15T02:37:00Z">
            <w:rPr/>
          </w:rPrChange>
        </w:rPr>
        <w:t>Update User</w:t>
      </w:r>
      <w:r>
        <w:t xml:space="preserve"> icon </w:t>
      </w:r>
      <w:r w:rsidRPr="006B368A">
        <w:rPr>
          <w:noProof/>
        </w:rPr>
        <w:drawing>
          <wp:inline distT="0" distB="0" distL="0" distR="0" wp14:anchorId="2B329E47" wp14:editId="4FEEC7AF">
            <wp:extent cx="138113" cy="126103"/>
            <wp:effectExtent l="0" t="0" r="0" b="7620"/>
            <wp:docPr id="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t xml:space="preserve">administrators can access the settings of each user and update User assignments. </w:t>
      </w:r>
      <w:r w:rsidRPr="002E5F8C">
        <w:rPr>
          <w:b/>
          <w:bCs/>
          <w:rPrChange w:id="2803" w:author="Moses, Robinson" w:date="2023-03-15T02:37:00Z">
            <w:rPr/>
          </w:rPrChange>
        </w:rPr>
        <w:t>Depot</w:t>
      </w:r>
      <w:r>
        <w:t xml:space="preserve"> and </w:t>
      </w:r>
      <w:r w:rsidRPr="002E5F8C">
        <w:rPr>
          <w:b/>
          <w:bCs/>
          <w:rPrChange w:id="2804" w:author="Moses, Robinson" w:date="2023-03-15T02:37:00Z">
            <w:rPr/>
          </w:rPrChange>
        </w:rPr>
        <w:t>Vault</w:t>
      </w:r>
      <w:r>
        <w:t xml:space="preserve"> access can be updated by highlighting additional depots and/or vaults and clicking </w:t>
      </w:r>
      <w:r w:rsidRPr="002E5F8C">
        <w:rPr>
          <w:b/>
          <w:bCs/>
          <w:rPrChange w:id="2805" w:author="Moses, Robinson" w:date="2023-03-15T02:37:00Z">
            <w:rPr/>
          </w:rPrChange>
        </w:rPr>
        <w:t>SAVE</w:t>
      </w:r>
      <w:r>
        <w:t>.</w:t>
      </w:r>
    </w:p>
    <w:p w14:paraId="036485BD" w14:textId="06B9F10B" w:rsidR="00570B77" w:rsidDel="002E5F8C" w:rsidRDefault="00570B77" w:rsidP="00083DB6">
      <w:pPr>
        <w:pStyle w:val="Caption"/>
        <w:rPr>
          <w:del w:id="2806" w:author="Moses, Robinson" w:date="2023-03-15T02:37:00Z"/>
        </w:rPr>
      </w:pPr>
    </w:p>
    <w:p w14:paraId="426B667F" w14:textId="77777777" w:rsidR="00570B77" w:rsidRDefault="00570B77" w:rsidP="00083DB6">
      <w:pPr>
        <w:pStyle w:val="Caption"/>
      </w:pPr>
      <w:bookmarkStart w:id="2807" w:name="_Toc6556898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47</w:t>
      </w:r>
      <w:r w:rsidRPr="36CE550C">
        <w:rPr>
          <w:noProof/>
        </w:rPr>
        <w:fldChar w:fldCharType="end"/>
      </w:r>
      <w:r w:rsidRPr="36CE550C">
        <w:t xml:space="preserve">: </w:t>
      </w:r>
      <w:r>
        <w:t>UPDATE USER SCREEN</w:t>
      </w:r>
      <w:bookmarkEnd w:id="2807"/>
    </w:p>
    <w:p w14:paraId="3F30FE65" w14:textId="77777777" w:rsidR="00083DB6" w:rsidRDefault="00570B77" w:rsidP="002E5F8C">
      <w:pPr>
        <w:pStyle w:val="BodyText"/>
        <w:rPr>
          <w:color w:val="70AD47" w:themeColor="accent6"/>
        </w:rPr>
        <w:pPrChange w:id="2808" w:author="Moses, Robinson" w:date="2023-03-15T02:37:00Z">
          <w:pPr>
            <w:pStyle w:val="Caption"/>
            <w:jc w:val="center"/>
          </w:pPr>
        </w:pPrChange>
      </w:pPr>
      <w:r>
        <w:rPr>
          <w:noProof/>
        </w:rPr>
        <w:drawing>
          <wp:inline distT="0" distB="0" distL="0" distR="0" wp14:anchorId="166F5FC4" wp14:editId="56B85B0A">
            <wp:extent cx="5943600" cy="3752850"/>
            <wp:effectExtent l="76200" t="76200" r="133350" b="133350"/>
            <wp:docPr id="6935135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34E0E" w14:textId="5324A093" w:rsidR="00570B77" w:rsidRDefault="0014696D" w:rsidP="00083DB6">
      <w:pPr>
        <w:pStyle w:val="Caption"/>
        <w:rPr>
          <w:rStyle w:val="Hyperlink"/>
          <w:color w:val="92D050"/>
        </w:rPr>
      </w:pPr>
      <w:hyperlink w:anchor="_SETTINGS_1" w:history="1">
        <w:r w:rsidR="00570B77" w:rsidRPr="00083DB6">
          <w:rPr>
            <w:rStyle w:val="Hyperlink"/>
            <w:color w:val="70AD47" w:themeColor="accent6"/>
          </w:rPr>
          <w:t>Return to: Settings</w:t>
        </w:r>
      </w:hyperlink>
    </w:p>
    <w:p w14:paraId="78A87AFE" w14:textId="77777777" w:rsidR="00083DB6" w:rsidRPr="00083DB6" w:rsidRDefault="00083DB6" w:rsidP="00083DB6"/>
    <w:p w14:paraId="1FD642EF" w14:textId="77777777" w:rsidR="00570B77" w:rsidRDefault="00570B77" w:rsidP="00570B77">
      <w:pPr>
        <w:pStyle w:val="Heading2"/>
      </w:pPr>
      <w:bookmarkStart w:id="2809" w:name="_Toc111643097"/>
      <w:bookmarkStart w:id="2810" w:name="_Toc129572317"/>
      <w:r>
        <w:t>USER GROUPS</w:t>
      </w:r>
      <w:bookmarkEnd w:id="2809"/>
      <w:bookmarkEnd w:id="2810"/>
      <w:r>
        <w:t xml:space="preserve"> </w:t>
      </w:r>
    </w:p>
    <w:p w14:paraId="79D2881D" w14:textId="45651AAA" w:rsidR="00570B77" w:rsidRPr="006B368A" w:rsidRDefault="00570B77" w:rsidP="00083DB6">
      <w:pPr>
        <w:pStyle w:val="BodyText"/>
      </w:pPr>
      <w:r w:rsidRPr="006B368A">
        <w:t>User Groups allow</w:t>
      </w:r>
      <w:del w:id="2811" w:author="Moses, Robinson" w:date="2023-03-16T09:33:00Z">
        <w:r w:rsidRPr="006B368A" w:rsidDel="0014696D">
          <w:delText>s</w:delText>
        </w:r>
      </w:del>
      <w:r w:rsidRPr="006B368A">
        <w:t xml:space="preserve"> administrators to create different classifications of users each defined differently by the types of </w:t>
      </w:r>
      <w:del w:id="2812" w:author="Moses, Robinson" w:date="2023-03-15T02:38:00Z">
        <w:r w:rsidRPr="006B368A" w:rsidDel="002E5F8C">
          <w:delText>functionality</w:delText>
        </w:r>
      </w:del>
      <w:ins w:id="2813" w:author="Moses, Robinson" w:date="2023-03-15T02:38:00Z">
        <w:r w:rsidR="002E5F8C" w:rsidRPr="006B368A">
          <w:t>functionalities</w:t>
        </w:r>
      </w:ins>
      <w:r w:rsidRPr="006B368A">
        <w:t xml:space="preserve"> they can perform or have access to in Carrier Web including </w:t>
      </w:r>
      <w:r w:rsidRPr="002E5F8C">
        <w:rPr>
          <w:b/>
          <w:bCs/>
          <w:rPrChange w:id="2814" w:author="Moses, Robinson" w:date="2023-03-15T02:38:00Z">
            <w:rPr/>
          </w:rPrChange>
        </w:rPr>
        <w:t>Workflow</w:t>
      </w:r>
      <w:r w:rsidRPr="006B368A">
        <w:t xml:space="preserve"> </w:t>
      </w:r>
      <w:r w:rsidRPr="002E5F8C">
        <w:rPr>
          <w:b/>
          <w:bCs/>
          <w:rPrChange w:id="2815" w:author="Moses, Robinson" w:date="2023-03-15T02:41:00Z">
            <w:rPr/>
          </w:rPrChange>
        </w:rPr>
        <w:t>Tasks</w:t>
      </w:r>
      <w:r w:rsidRPr="006B368A">
        <w:t xml:space="preserve">. This simplifies User administration so that rights and access do not have to be defined for each unique user. Rather, new users can be easily assigned to existing User Groups thus simplifying the process. It also </w:t>
      </w:r>
      <w:del w:id="2816" w:author="Moses, Robinson" w:date="2023-03-15T02:39:00Z">
        <w:r w:rsidRPr="006B368A" w:rsidDel="002E5F8C">
          <w:delText>mak</w:delText>
        </w:r>
      </w:del>
      <w:ins w:id="2817" w:author="Moses, Robinson" w:date="2023-03-15T02:40:00Z">
        <w:r w:rsidR="002E5F8C">
          <w:t>keeps</w:t>
        </w:r>
      </w:ins>
      <w:del w:id="2818" w:author="Moses, Robinson" w:date="2023-03-15T02:39:00Z">
        <w:r w:rsidRPr="006B368A" w:rsidDel="002E5F8C">
          <w:delText>es keeping</w:delText>
        </w:r>
      </w:del>
      <w:r w:rsidRPr="006B368A">
        <w:t xml:space="preserve"> track of rights and accesses </w:t>
      </w:r>
      <w:ins w:id="2819" w:author="Moses, Robinson" w:date="2023-03-15T02:40:00Z">
        <w:r w:rsidR="002E5F8C">
          <w:t xml:space="preserve">that </w:t>
        </w:r>
      </w:ins>
      <w:r w:rsidRPr="006B368A">
        <w:t>have been granted.</w:t>
      </w:r>
    </w:p>
    <w:p w14:paraId="1CBCB0B5" w14:textId="0B7B972D" w:rsidR="00570B77" w:rsidDel="002E5F8C" w:rsidRDefault="00570B77" w:rsidP="00083DB6">
      <w:pPr>
        <w:pStyle w:val="BodyText"/>
        <w:rPr>
          <w:del w:id="2820" w:author="Moses, Robinson" w:date="2023-03-15T02:41:00Z"/>
        </w:rPr>
      </w:pPr>
    </w:p>
    <w:p w14:paraId="0DD3C016" w14:textId="77777777" w:rsidR="00570B77" w:rsidRDefault="00570B77" w:rsidP="00083DB6">
      <w:pPr>
        <w:pStyle w:val="Caption"/>
      </w:pPr>
      <w:bookmarkStart w:id="2821" w:name="_Toc6556898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48</w:t>
      </w:r>
      <w:r w:rsidRPr="36CE550C">
        <w:rPr>
          <w:noProof/>
        </w:rPr>
        <w:fldChar w:fldCharType="end"/>
      </w:r>
      <w:r w:rsidRPr="36CE550C">
        <w:t xml:space="preserve">: </w:t>
      </w:r>
      <w:r>
        <w:t>USER GROUPS SCREEN</w:t>
      </w:r>
      <w:bookmarkEnd w:id="2821"/>
    </w:p>
    <w:p w14:paraId="0F7CC58A" w14:textId="77777777" w:rsidR="00570B77" w:rsidRDefault="00570B77" w:rsidP="002E5F8C">
      <w:pPr>
        <w:pStyle w:val="BodyText"/>
        <w:pPrChange w:id="2822" w:author="Moses, Robinson" w:date="2023-03-15T02:41:00Z">
          <w:pPr>
            <w:spacing w:after="0"/>
            <w:ind w:right="1080"/>
            <w:jc w:val="center"/>
          </w:pPr>
        </w:pPrChange>
      </w:pPr>
      <w:r>
        <w:rPr>
          <w:noProof/>
        </w:rPr>
        <w:drawing>
          <wp:inline distT="0" distB="0" distL="0" distR="0" wp14:anchorId="70036221" wp14:editId="5EB6BC5E">
            <wp:extent cx="5943600" cy="1838325"/>
            <wp:effectExtent l="76200" t="76200" r="133350" b="142875"/>
            <wp:docPr id="875317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305CA" w14:textId="77777777" w:rsidR="00570B77" w:rsidRDefault="00570B77" w:rsidP="00083DB6">
      <w:pPr>
        <w:pStyle w:val="BodyText"/>
      </w:pPr>
      <w:r w:rsidRPr="006B368A">
        <w:t>The main User Group screen lists all the existing User Groups and places checkmarks below the Carrier Web functionalities that are granted to the Group. These include Employees (View, Manage, and Import/Export), Orders (View, Manage, and Import/Export), Depots</w:t>
      </w:r>
      <w:r>
        <w:t xml:space="preserve"> (View and Import History)</w:t>
      </w:r>
      <w:r w:rsidRPr="006B368A">
        <w:t>, Route Plans (View, Manage, and Import/Export)</w:t>
      </w:r>
      <w:r>
        <w:t>, Containers (View, Manage, Assign Custodian), and Mobile (Transfer Checkin = Arrival &amp; Departure, Mobile Vault Tasks = Package Order &amp; Container Stock)</w:t>
      </w:r>
      <w:r w:rsidRPr="006B368A">
        <w:t xml:space="preserve">. These functionalities are defined throughout this </w:t>
      </w:r>
      <w:r>
        <w:t>document</w:t>
      </w:r>
      <w:r w:rsidRPr="006B368A">
        <w:t xml:space="preserve">. </w:t>
      </w:r>
    </w:p>
    <w:p w14:paraId="2EF1FB3D" w14:textId="63CAC649" w:rsidR="00570B77" w:rsidRPr="006B368A" w:rsidDel="002E5F8C" w:rsidRDefault="00570B77" w:rsidP="00083DB6">
      <w:pPr>
        <w:pStyle w:val="BodyText"/>
        <w:rPr>
          <w:del w:id="2823" w:author="Moses, Robinson" w:date="2023-03-15T02:41:00Z"/>
        </w:rPr>
      </w:pPr>
    </w:p>
    <w:p w14:paraId="1440195F" w14:textId="77777777" w:rsidR="00570B77" w:rsidRPr="006B368A" w:rsidRDefault="00570B77" w:rsidP="00083DB6">
      <w:pPr>
        <w:pStyle w:val="BodyText"/>
      </w:pPr>
      <w:r>
        <w:t xml:space="preserve">Order </w:t>
      </w:r>
      <w:r w:rsidRPr="006B368A">
        <w:t xml:space="preserve">Workflow Tasks granted to the User Group are listed in the Workflow Task column. </w:t>
      </w:r>
      <w:r w:rsidRPr="006B368A">
        <w:rPr>
          <w:sz w:val="18"/>
        </w:rPr>
        <w:t xml:space="preserve"> </w:t>
      </w:r>
    </w:p>
    <w:p w14:paraId="7A1A0C8D" w14:textId="253F68F9" w:rsidR="00570B77" w:rsidRDefault="0014696D"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CAADC7F" w14:textId="77777777" w:rsidR="00083DB6" w:rsidRPr="00083DB6" w:rsidRDefault="00083DB6" w:rsidP="00083DB6"/>
    <w:p w14:paraId="54608285" w14:textId="77777777" w:rsidR="00570B77" w:rsidRDefault="00570B77" w:rsidP="00570B77">
      <w:pPr>
        <w:pStyle w:val="Heading2"/>
      </w:pPr>
      <w:bookmarkStart w:id="2824" w:name="_Toc111643098"/>
      <w:bookmarkStart w:id="2825" w:name="_Toc129572318"/>
      <w:r>
        <w:t>SHOW USER GROUP</w:t>
      </w:r>
      <w:bookmarkEnd w:id="2824"/>
      <w:bookmarkEnd w:id="2825"/>
      <w:r>
        <w:t xml:space="preserve"> </w:t>
      </w:r>
    </w:p>
    <w:p w14:paraId="157C078E" w14:textId="109AF8AA" w:rsidR="00570B77" w:rsidRDefault="00570B77" w:rsidP="00083DB6">
      <w:pPr>
        <w:pStyle w:val="BodyText"/>
      </w:pPr>
      <w:r>
        <w:t xml:space="preserve">Selecting the View Icon redirects the user to the Show User Group page which is a static </w:t>
      </w:r>
      <w:del w:id="2826" w:author="Moses, Robinson" w:date="2023-03-16T09:34:00Z">
        <w:r w:rsidDel="0014696D">
          <w:delText xml:space="preserve">single </w:delText>
        </w:r>
      </w:del>
      <w:ins w:id="2827" w:author="Moses, Robinson" w:date="2023-03-16T09:34:00Z">
        <w:r w:rsidR="0014696D">
          <w:t>single</w:t>
        </w:r>
        <w:r w:rsidR="0014696D">
          <w:t>-</w:t>
        </w:r>
      </w:ins>
      <w:r>
        <w:t>page listing of all the User Group details as currently defined for that group.</w:t>
      </w:r>
    </w:p>
    <w:p w14:paraId="523A80E4" w14:textId="3A13FDE3" w:rsidR="00570B77" w:rsidRPr="009F3C82" w:rsidDel="002E5F8C" w:rsidRDefault="00570B77" w:rsidP="00083DB6">
      <w:pPr>
        <w:pStyle w:val="BodyText"/>
        <w:rPr>
          <w:del w:id="2828" w:author="Moses, Robinson" w:date="2023-03-15T02:42:00Z"/>
        </w:rPr>
      </w:pPr>
    </w:p>
    <w:p w14:paraId="060EE3C9" w14:textId="77777777" w:rsidR="002E5F8C" w:rsidRDefault="002E5F8C">
      <w:pPr>
        <w:rPr>
          <w:ins w:id="2829" w:author="Moses, Robinson" w:date="2023-03-15T02:42:00Z"/>
          <w:i/>
          <w:iCs/>
          <w:color w:val="44546A" w:themeColor="text2"/>
          <w:sz w:val="18"/>
          <w:szCs w:val="18"/>
        </w:rPr>
      </w:pPr>
      <w:bookmarkStart w:id="2830" w:name="_Toc65568985"/>
      <w:ins w:id="2831" w:author="Moses, Robinson" w:date="2023-03-15T02:42:00Z">
        <w:r>
          <w:br w:type="page"/>
        </w:r>
      </w:ins>
    </w:p>
    <w:p w14:paraId="296F8E69" w14:textId="191642D7" w:rsidR="00570B77" w:rsidRDefault="00570B77" w:rsidP="00083DB6">
      <w:pPr>
        <w:pStyle w:val="Caption"/>
      </w:pPr>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49</w:t>
      </w:r>
      <w:r w:rsidRPr="2BF9C046">
        <w:rPr>
          <w:noProof/>
        </w:rPr>
        <w:fldChar w:fldCharType="end"/>
      </w:r>
      <w:r w:rsidRPr="2BF9C046">
        <w:t xml:space="preserve">: </w:t>
      </w:r>
      <w:r>
        <w:t>SHOW USER GROUP SCREEN</w:t>
      </w:r>
      <w:bookmarkEnd w:id="2830"/>
    </w:p>
    <w:p w14:paraId="37B714FB" w14:textId="77777777" w:rsidR="00570B77" w:rsidRDefault="00570B77" w:rsidP="002E5F8C">
      <w:pPr>
        <w:pStyle w:val="BodyText"/>
        <w:pPrChange w:id="2832" w:author="Moses, Robinson" w:date="2023-03-15T02:42:00Z">
          <w:pPr>
            <w:spacing w:after="206"/>
            <w:jc w:val="center"/>
          </w:pPr>
        </w:pPrChange>
      </w:pPr>
      <w:r>
        <w:rPr>
          <w:noProof/>
        </w:rPr>
        <w:drawing>
          <wp:inline distT="0" distB="0" distL="0" distR="0" wp14:anchorId="29CC2E08" wp14:editId="1CB1EB67">
            <wp:extent cx="5943600" cy="1952625"/>
            <wp:effectExtent l="76200" t="76200" r="133350" b="142875"/>
            <wp:docPr id="17232269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7">
                      <a:extLst>
                        <a:ext uri="{28A0092B-C50C-407E-A947-70E740481C1C}">
                          <a14:useLocalDpi xmlns:a14="http://schemas.microsoft.com/office/drawing/2010/main" val="0"/>
                        </a:ext>
                      </a:extLst>
                    </a:blip>
                    <a:stretch>
                      <a:fillRect/>
                    </a:stretch>
                  </pic:blipFill>
                  <pic:spPr>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CBBED" w14:textId="2B79BC9C" w:rsidR="00570B77" w:rsidRDefault="0014696D"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784572E0" w14:textId="77777777" w:rsidR="00083DB6" w:rsidRPr="00083DB6" w:rsidRDefault="00083DB6" w:rsidP="00083DB6"/>
    <w:p w14:paraId="4EB2254D" w14:textId="77777777" w:rsidR="00570B77" w:rsidRDefault="00570B77" w:rsidP="00570B77">
      <w:pPr>
        <w:pStyle w:val="Heading2"/>
      </w:pPr>
      <w:bookmarkStart w:id="2833" w:name="_Toc111643099"/>
      <w:bookmarkStart w:id="2834" w:name="_Toc129572319"/>
      <w:r>
        <w:t>CREATE OR EDIT USER GROUP</w:t>
      </w:r>
      <w:bookmarkEnd w:id="2833"/>
      <w:bookmarkEnd w:id="2834"/>
      <w:r>
        <w:t xml:space="preserve"> </w:t>
      </w:r>
    </w:p>
    <w:p w14:paraId="234DC946" w14:textId="765897D9" w:rsidR="00570B77" w:rsidRDefault="00570B77" w:rsidP="00083DB6">
      <w:pPr>
        <w:pStyle w:val="BodyText"/>
      </w:pPr>
      <w:r>
        <w:t xml:space="preserve">The screens where users can create new or edit existing </w:t>
      </w:r>
      <w:r w:rsidRPr="002E5F8C">
        <w:rPr>
          <w:b/>
          <w:bCs/>
          <w:rPrChange w:id="2835" w:author="Moses, Robinson" w:date="2023-03-15T02:43:00Z">
            <w:rPr/>
          </w:rPrChange>
        </w:rPr>
        <w:t>User Groups</w:t>
      </w:r>
      <w:r>
        <w:t xml:space="preserve"> are identical and can be navigated </w:t>
      </w:r>
      <w:del w:id="2836" w:author="Moses, Robinson" w:date="2023-03-15T02:43:00Z">
        <w:r w:rsidDel="002E5F8C">
          <w:delText xml:space="preserve">to </w:delText>
        </w:r>
      </w:del>
      <w:r>
        <w:t xml:space="preserve">via the </w:t>
      </w:r>
      <w:r w:rsidRPr="002E5F8C">
        <w:rPr>
          <w:b/>
          <w:bCs/>
          <w:rPrChange w:id="2837" w:author="Moses, Robinson" w:date="2023-03-15T02:42:00Z">
            <w:rPr/>
          </w:rPrChange>
        </w:rPr>
        <w:t>Update</w:t>
      </w:r>
      <w:r>
        <w:t xml:space="preserve"> icon</w:t>
      </w:r>
      <w:r w:rsidRPr="009F3C82">
        <w:rPr>
          <w:noProof/>
        </w:rPr>
        <w:drawing>
          <wp:inline distT="0" distB="0" distL="0" distR="0" wp14:anchorId="627DB728" wp14:editId="0BE86B20">
            <wp:extent cx="138113" cy="126103"/>
            <wp:effectExtent l="0" t="0" r="0" b="7620"/>
            <wp:docPr id="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t xml:space="preserve">for editing existing </w:t>
      </w:r>
      <w:r w:rsidRPr="002E5F8C">
        <w:t>User Groups</w:t>
      </w:r>
      <w:r>
        <w:t xml:space="preserve"> or the </w:t>
      </w:r>
      <w:r w:rsidRPr="002E5F8C">
        <w:rPr>
          <w:b/>
          <w:bCs/>
          <w:rPrChange w:id="2838" w:author="Moses, Robinson" w:date="2023-03-15T02:42:00Z">
            <w:rPr/>
          </w:rPrChange>
        </w:rPr>
        <w:t>Create New</w:t>
      </w:r>
      <w:r>
        <w:t xml:space="preserve"> icon</w:t>
      </w:r>
      <w:r w:rsidRPr="009F3C82">
        <w:rPr>
          <w:noProof/>
        </w:rPr>
        <w:drawing>
          <wp:inline distT="0" distB="0" distL="0" distR="0" wp14:anchorId="6E626C2F" wp14:editId="50DD44CE">
            <wp:extent cx="117634" cy="123825"/>
            <wp:effectExtent l="0" t="0" r="0" b="0"/>
            <wp:docPr id="4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t xml:space="preserve"> for creating new User Groups.</w:t>
      </w:r>
    </w:p>
    <w:p w14:paraId="7A2F5526" w14:textId="5912B84D" w:rsidR="00570B77" w:rsidRPr="009F3C82" w:rsidRDefault="00570B77" w:rsidP="00083DB6">
      <w:pPr>
        <w:pStyle w:val="BodyText"/>
      </w:pPr>
      <w:r>
        <w:t xml:space="preserve">When navigating to the </w:t>
      </w:r>
      <w:r w:rsidRPr="002E5F8C">
        <w:rPr>
          <w:b/>
          <w:bCs/>
          <w:rPrChange w:id="2839" w:author="Moses, Robinson" w:date="2023-03-15T03:01:00Z">
            <w:rPr/>
          </w:rPrChange>
        </w:rPr>
        <w:t>Edit Existing User Groups</w:t>
      </w:r>
      <w:r>
        <w:t xml:space="preserve">, the </w:t>
      </w:r>
      <w:del w:id="2840" w:author="Moses, Robinson" w:date="2023-03-15T03:01:00Z">
        <w:r w:rsidDel="002E5F8C">
          <w:delText>already</w:delText>
        </w:r>
      </w:del>
      <w:ins w:id="2841" w:author="Moses, Robinson" w:date="2023-03-15T03:01:00Z">
        <w:r w:rsidR="002E5F8C">
          <w:t>pre</w:t>
        </w:r>
      </w:ins>
      <w:r>
        <w:t>-set Permissions and Workflow tasks will be highlighted.</w:t>
      </w:r>
    </w:p>
    <w:p w14:paraId="04E28107" w14:textId="77777777" w:rsidR="00570B77" w:rsidRDefault="00570B77" w:rsidP="00083DB6">
      <w:pPr>
        <w:pStyle w:val="Caption"/>
      </w:pPr>
      <w:bookmarkStart w:id="2842" w:name="_Toc65568986"/>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50</w:t>
      </w:r>
      <w:r w:rsidRPr="2BF9C046">
        <w:rPr>
          <w:noProof/>
        </w:rPr>
        <w:fldChar w:fldCharType="end"/>
      </w:r>
      <w:r w:rsidRPr="2BF9C046">
        <w:t xml:space="preserve">: </w:t>
      </w:r>
      <w:r>
        <w:t>CREATE/EDIT USER GROUP SCREEN</w:t>
      </w:r>
      <w:bookmarkEnd w:id="2842"/>
    </w:p>
    <w:p w14:paraId="007CA484" w14:textId="77777777" w:rsidR="00570B77" w:rsidRPr="009F3C82" w:rsidRDefault="00570B77" w:rsidP="002E5F8C">
      <w:pPr>
        <w:pStyle w:val="BodyText"/>
        <w:pPrChange w:id="2843" w:author="Moses, Robinson" w:date="2023-03-15T03:02:00Z">
          <w:pPr>
            <w:jc w:val="center"/>
          </w:pPr>
        </w:pPrChange>
      </w:pPr>
      <w:r>
        <w:rPr>
          <w:noProof/>
        </w:rPr>
        <w:drawing>
          <wp:inline distT="0" distB="0" distL="0" distR="0" wp14:anchorId="53A564E2" wp14:editId="657FE670">
            <wp:extent cx="4855464" cy="2676730"/>
            <wp:effectExtent l="76200" t="76200" r="135890" b="142875"/>
            <wp:docPr id="15838804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9">
                      <a:extLst>
                        <a:ext uri="{28A0092B-C50C-407E-A947-70E740481C1C}">
                          <a14:useLocalDpi xmlns:a14="http://schemas.microsoft.com/office/drawing/2010/main" val="0"/>
                        </a:ext>
                      </a:extLst>
                    </a:blip>
                    <a:stretch>
                      <a:fillRect/>
                    </a:stretch>
                  </pic:blipFill>
                  <pic:spPr>
                    <a:xfrm>
                      <a:off x="0" y="0"/>
                      <a:ext cx="4860072" cy="26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00D8E" w14:textId="100787FB" w:rsidR="00570B77" w:rsidRDefault="0014696D"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BF85AEA" w14:textId="00741DB4" w:rsidR="00083DB6" w:rsidRPr="00083DB6" w:rsidDel="002E5F8C" w:rsidRDefault="00083DB6" w:rsidP="00083DB6">
      <w:pPr>
        <w:rPr>
          <w:del w:id="2844" w:author="Moses, Robinson" w:date="2023-03-15T03:04:00Z"/>
        </w:rPr>
      </w:pPr>
    </w:p>
    <w:p w14:paraId="0AD4E3DF" w14:textId="77777777" w:rsidR="00570B77" w:rsidRDefault="00570B77" w:rsidP="00570B77">
      <w:pPr>
        <w:pStyle w:val="Heading2"/>
      </w:pPr>
      <w:bookmarkStart w:id="2845" w:name="_Toc111643100"/>
      <w:bookmarkStart w:id="2846" w:name="_Toc129572320"/>
      <w:r>
        <w:t>ORDER CUSTOM FIELDS</w:t>
      </w:r>
      <w:bookmarkEnd w:id="2845"/>
      <w:bookmarkEnd w:id="2846"/>
      <w:r>
        <w:t xml:space="preserve"> </w:t>
      </w:r>
    </w:p>
    <w:p w14:paraId="24369471" w14:textId="77777777" w:rsidR="00570B77" w:rsidRPr="009F3C82" w:rsidRDefault="00570B77" w:rsidP="00083DB6">
      <w:pPr>
        <w:pStyle w:val="BodyText"/>
      </w:pPr>
      <w:r>
        <w:t xml:space="preserve">The Custom Fields page coordinates with Custom Fields that are defined and in use in OptiCash and/or OptiVault. CW users can use the Custom Fields page in Carrier Web to determine which fields will be viewable on the </w:t>
      </w:r>
      <w:r w:rsidRPr="002E5F8C">
        <w:rPr>
          <w:i/>
          <w:iCs/>
          <w:rPrChange w:id="2847" w:author="Moses, Robinson" w:date="2023-03-15T03:05:00Z">
            <w:rPr/>
          </w:rPrChange>
        </w:rPr>
        <w:t>Orders</w:t>
      </w:r>
      <w:r w:rsidRPr="002E5F8C">
        <w:rPr>
          <w:rFonts w:ascii="Wingdings" w:eastAsia="Wingdings" w:hAnsi="Wingdings" w:cs="Wingdings"/>
          <w:i/>
          <w:iCs/>
          <w:sz w:val="16"/>
          <w:rPrChange w:id="2848" w:author="Moses, Robinson" w:date="2023-03-15T03:05:00Z">
            <w:rPr>
              <w:rFonts w:ascii="Wingdings" w:eastAsia="Wingdings" w:hAnsi="Wingdings" w:cs="Wingdings"/>
              <w:sz w:val="16"/>
            </w:rPr>
          </w:rPrChange>
        </w:rPr>
        <w:t></w:t>
      </w:r>
      <w:r w:rsidRPr="002E5F8C">
        <w:rPr>
          <w:i/>
          <w:iCs/>
          <w:rPrChange w:id="2849" w:author="Moses, Robinson" w:date="2023-03-15T03:05:00Z">
            <w:rPr/>
          </w:rPrChange>
        </w:rPr>
        <w:t xml:space="preserve">Orders </w:t>
      </w:r>
      <w:r>
        <w:t xml:space="preserve">Workflow and </w:t>
      </w:r>
      <w:r w:rsidRPr="002E5F8C">
        <w:rPr>
          <w:i/>
          <w:iCs/>
          <w:rPrChange w:id="2850" w:author="Moses, Robinson" w:date="2023-03-15T03:05:00Z">
            <w:rPr/>
          </w:rPrChange>
        </w:rPr>
        <w:t>Orders</w:t>
      </w:r>
      <w:r w:rsidRPr="002E5F8C">
        <w:rPr>
          <w:rFonts w:ascii="Wingdings" w:eastAsia="Wingdings" w:hAnsi="Wingdings" w:cs="Wingdings"/>
          <w:i/>
          <w:iCs/>
          <w:sz w:val="16"/>
          <w:rPrChange w:id="2851" w:author="Moses, Robinson" w:date="2023-03-15T03:05:00Z">
            <w:rPr>
              <w:rFonts w:ascii="Wingdings" w:eastAsia="Wingdings" w:hAnsi="Wingdings" w:cs="Wingdings"/>
              <w:sz w:val="16"/>
            </w:rPr>
          </w:rPrChange>
        </w:rPr>
        <w:t></w:t>
      </w:r>
      <w:r w:rsidRPr="002E5F8C">
        <w:rPr>
          <w:i/>
          <w:iCs/>
          <w:rPrChange w:id="2852" w:author="Moses, Robinson" w:date="2023-03-15T03:05:00Z">
            <w:rPr/>
          </w:rPrChange>
        </w:rPr>
        <w:t>Search</w:t>
      </w:r>
      <w:r>
        <w:t xml:space="preserve"> pages in Carrier Web.</w:t>
      </w:r>
    </w:p>
    <w:p w14:paraId="5CE96FE4" w14:textId="77777777" w:rsidR="00570B77" w:rsidRDefault="00570B77" w:rsidP="00083DB6">
      <w:pPr>
        <w:pStyle w:val="Caption"/>
      </w:pPr>
      <w:bookmarkStart w:id="2853" w:name="_Toc65568987"/>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51</w:t>
      </w:r>
      <w:r w:rsidRPr="2BF9C046">
        <w:rPr>
          <w:noProof/>
        </w:rPr>
        <w:fldChar w:fldCharType="end"/>
      </w:r>
      <w:r w:rsidRPr="2BF9C046">
        <w:t xml:space="preserve">: </w:t>
      </w:r>
      <w:r>
        <w:t>UPDATE CUSTOM FIELDS SCREEN</w:t>
      </w:r>
      <w:bookmarkEnd w:id="2853"/>
    </w:p>
    <w:p w14:paraId="02766A8E" w14:textId="77777777" w:rsidR="00570B77" w:rsidRDefault="00570B77" w:rsidP="002E5F8C">
      <w:pPr>
        <w:pStyle w:val="BodyText"/>
        <w:pPrChange w:id="2854" w:author="Moses, Robinson" w:date="2023-03-15T03:06:00Z">
          <w:pPr>
            <w:jc w:val="center"/>
          </w:pPr>
        </w:pPrChange>
      </w:pPr>
      <w:r>
        <w:rPr>
          <w:noProof/>
        </w:rPr>
        <w:drawing>
          <wp:inline distT="0" distB="0" distL="0" distR="0" wp14:anchorId="4D6A9514" wp14:editId="7EBA9C8F">
            <wp:extent cx="4507992" cy="3077571"/>
            <wp:effectExtent l="76200" t="76200" r="140335" b="142240"/>
            <wp:docPr id="214092814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10">
                      <a:extLst>
                        <a:ext uri="{28A0092B-C50C-407E-A947-70E740481C1C}">
                          <a14:useLocalDpi xmlns:a14="http://schemas.microsoft.com/office/drawing/2010/main" val="0"/>
                        </a:ext>
                      </a:extLst>
                    </a:blip>
                    <a:stretch>
                      <a:fillRect/>
                    </a:stretch>
                  </pic:blipFill>
                  <pic:spPr>
                    <a:xfrm>
                      <a:off x="0" y="0"/>
                      <a:ext cx="4511621" cy="308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26C35" w14:textId="77777777" w:rsidR="00570B77" w:rsidRPr="002257CB" w:rsidRDefault="0014696D" w:rsidP="00083DB6">
      <w:pPr>
        <w:pStyle w:val="Caption"/>
        <w:rPr>
          <w:color w:val="70AD47" w:themeColor="accent6"/>
        </w:rPr>
      </w:pPr>
      <w:hyperlink w:anchor="_SETTINGS_1" w:history="1">
        <w:r w:rsidR="00570B77" w:rsidRPr="002257CB">
          <w:rPr>
            <w:rStyle w:val="Hyperlink"/>
            <w:color w:val="70AD47" w:themeColor="accent6"/>
          </w:rPr>
          <w:t>Return to: Settings</w:t>
        </w:r>
      </w:hyperlink>
    </w:p>
    <w:p w14:paraId="705DDD95" w14:textId="77777777" w:rsidR="00570B77" w:rsidRDefault="00570B77" w:rsidP="00570B77">
      <w:pPr>
        <w:pStyle w:val="Heading2"/>
      </w:pPr>
      <w:bookmarkStart w:id="2855" w:name="_Toc111643101"/>
      <w:bookmarkStart w:id="2856" w:name="_Toc129572321"/>
      <w:r>
        <w:t>ROUTE FIELD CONFIGURATION</w:t>
      </w:r>
      <w:bookmarkEnd w:id="2855"/>
      <w:bookmarkEnd w:id="2856"/>
    </w:p>
    <w:p w14:paraId="5C0A940A" w14:textId="3F776DC1" w:rsidR="00570B77" w:rsidRDefault="00570B77" w:rsidP="002257CB">
      <w:pPr>
        <w:pStyle w:val="BodyText"/>
      </w:pPr>
      <w:r>
        <w:t xml:space="preserve">Fields in Route Plan may be configured from this page. Route Plan standard fields are always </w:t>
      </w:r>
      <w:del w:id="2857" w:author="Moses, Robinson" w:date="2023-03-15T03:06:00Z">
        <w:r w:rsidDel="002E5F8C">
          <w:delText>present, but</w:delText>
        </w:r>
      </w:del>
      <w:ins w:id="2858" w:author="Moses, Robinson" w:date="2023-03-15T03:06:00Z">
        <w:r w:rsidR="002E5F8C">
          <w:t>present but</w:t>
        </w:r>
      </w:ins>
      <w:r>
        <w:t xml:space="preserve"> may be set as either </w:t>
      </w:r>
      <w:r w:rsidRPr="002E5F8C">
        <w:rPr>
          <w:b/>
          <w:bCs/>
          <w:rPrChange w:id="2859" w:author="Moses, Robinson" w:date="2023-03-15T03:07:00Z">
            <w:rPr/>
          </w:rPrChange>
        </w:rPr>
        <w:t>Optional</w:t>
      </w:r>
      <w:r>
        <w:t xml:space="preserve"> or </w:t>
      </w:r>
      <w:r w:rsidRPr="002E5F8C">
        <w:rPr>
          <w:b/>
          <w:bCs/>
          <w:rPrChange w:id="2860" w:author="Moses, Robinson" w:date="2023-03-15T03:07:00Z">
            <w:rPr/>
          </w:rPrChange>
        </w:rPr>
        <w:t>Required</w:t>
      </w:r>
      <w:r>
        <w:t xml:space="preserve">. Route Plan custom fields may be further configured, as described in </w:t>
      </w:r>
      <w:ins w:id="2861" w:author="Moses, Robinson" w:date="2023-03-16T09:34:00Z">
        <w:r w:rsidR="0014696D">
          <w:t xml:space="preserve">the </w:t>
        </w:r>
      </w:ins>
      <w:r>
        <w:t>following table.</w:t>
      </w:r>
    </w:p>
    <w:p w14:paraId="1CDE27AA" w14:textId="1BF333A8" w:rsidR="00570B77" w:rsidDel="002E5F8C" w:rsidRDefault="00570B77" w:rsidP="002257CB">
      <w:pPr>
        <w:pStyle w:val="Caption"/>
        <w:rPr>
          <w:del w:id="2862" w:author="Moses, Robinson" w:date="2023-03-15T03:06:00Z"/>
        </w:rPr>
      </w:pPr>
    </w:p>
    <w:p w14:paraId="11A46B0B" w14:textId="77777777" w:rsidR="00570B77" w:rsidRDefault="00570B77" w:rsidP="002257CB">
      <w:pPr>
        <w:pStyle w:val="Caption"/>
      </w:pPr>
      <w:bookmarkStart w:id="2863" w:name="_Toc65568988"/>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52</w:t>
      </w:r>
      <w:r w:rsidRPr="2BF9C046">
        <w:rPr>
          <w:noProof/>
        </w:rPr>
        <w:fldChar w:fldCharType="end"/>
      </w:r>
      <w:r w:rsidRPr="2BF9C046">
        <w:t xml:space="preserve">: </w:t>
      </w:r>
      <w:r>
        <w:t>ROUTE FIELD CONFIGURATION SCREEN</w:t>
      </w:r>
      <w:bookmarkEnd w:id="2863"/>
    </w:p>
    <w:p w14:paraId="6BAB4701" w14:textId="77777777" w:rsidR="00570B77" w:rsidRDefault="00570B77" w:rsidP="002E5F8C">
      <w:pPr>
        <w:pStyle w:val="BodyText"/>
        <w:pPrChange w:id="2864" w:author="Moses, Robinson" w:date="2023-03-15T03:07:00Z">
          <w:pPr>
            <w:jc w:val="center"/>
          </w:pPr>
        </w:pPrChange>
      </w:pPr>
      <w:r>
        <w:rPr>
          <w:noProof/>
        </w:rPr>
        <w:drawing>
          <wp:inline distT="0" distB="0" distL="0" distR="0" wp14:anchorId="6BE4248F" wp14:editId="113B5DA6">
            <wp:extent cx="5932805" cy="3832860"/>
            <wp:effectExtent l="76200" t="76200" r="125095" b="129540"/>
            <wp:docPr id="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FF28B" w14:textId="77777777" w:rsidR="00570B77" w:rsidRDefault="00570B77" w:rsidP="00080F48">
      <w:pPr>
        <w:pStyle w:val="Caption"/>
      </w:pPr>
      <w:bookmarkStart w:id="2865" w:name="_Toc65569045"/>
      <w:r w:rsidRPr="002946F8">
        <w:t xml:space="preserve">Table </w:t>
      </w:r>
      <w:r w:rsidRPr="002946F8">
        <w:fldChar w:fldCharType="begin"/>
      </w:r>
      <w:r w:rsidRPr="002946F8">
        <w:instrText xml:space="preserve"> SEQ Table \* ARABIC </w:instrText>
      </w:r>
      <w:r w:rsidRPr="002946F8">
        <w:fldChar w:fldCharType="separate"/>
      </w:r>
      <w:r>
        <w:rPr>
          <w:noProof/>
        </w:rPr>
        <w:t>44</w:t>
      </w:r>
      <w:r w:rsidRPr="002946F8">
        <w:fldChar w:fldCharType="end"/>
      </w:r>
      <w:r w:rsidRPr="002946F8">
        <w:t xml:space="preserve">: </w:t>
      </w:r>
      <w:r>
        <w:t>ROUTE PLAN CUSTOM FIELDS</w:t>
      </w:r>
      <w:bookmarkEnd w:id="286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14594E12" w14:textId="77777777" w:rsidTr="00080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89877AA" w14:textId="77777777" w:rsidR="00570B77" w:rsidRDefault="00570B77" w:rsidP="00080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33A54C" w14:textId="77777777" w:rsidR="00570B77" w:rsidRDefault="00570B77" w:rsidP="00080F48">
            <w:pPr>
              <w:pStyle w:val="TableHeading"/>
            </w:pPr>
            <w:r>
              <w:t xml:space="preserve">Description </w:t>
            </w:r>
          </w:p>
        </w:tc>
      </w:tr>
      <w:tr w:rsidR="00570B77" w14:paraId="73109B4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114CCF3" w14:textId="77777777" w:rsidR="00570B77" w:rsidRPr="002E5F8C" w:rsidRDefault="00570B77" w:rsidP="00080F48">
            <w:pPr>
              <w:pStyle w:val="TableBody"/>
              <w:rPr>
                <w:b/>
                <w:bCs/>
                <w:rPrChange w:id="2866" w:author="Moses, Robinson" w:date="2023-03-15T03:07:00Z">
                  <w:rPr/>
                </w:rPrChange>
              </w:rPr>
            </w:pPr>
            <w:r w:rsidRPr="002E5F8C">
              <w:rPr>
                <w:b/>
                <w:bCs/>
                <w:rPrChange w:id="2867" w:author="Moses, Robinson" w:date="2023-03-15T03:07:00Z">
                  <w:rPr/>
                </w:rPrChange>
              </w:rPr>
              <w:t xml:space="preserve">Field No. </w:t>
            </w:r>
          </w:p>
        </w:tc>
        <w:tc>
          <w:tcPr>
            <w:tcW w:w="6194" w:type="dxa"/>
            <w:tcBorders>
              <w:top w:val="single" w:sz="3" w:space="0" w:color="000000"/>
              <w:left w:val="single" w:sz="4" w:space="0" w:color="000000"/>
              <w:bottom w:val="single" w:sz="4" w:space="0" w:color="000000"/>
              <w:right w:val="single" w:sz="4" w:space="0" w:color="000000"/>
            </w:tcBorders>
          </w:tcPr>
          <w:p w14:paraId="560759E5" w14:textId="77777777" w:rsidR="00570B77" w:rsidRPr="002E5F8C" w:rsidRDefault="00570B77" w:rsidP="002E5F8C">
            <w:pPr>
              <w:pStyle w:val="TableBody"/>
              <w:rPr>
                <w:rPrChange w:id="2868" w:author="Moses, Robinson" w:date="2023-03-15T03:07:00Z">
                  <w:rPr>
                    <w:rFonts w:cstheme="minorHAnsi"/>
                    <w:sz w:val="18"/>
                    <w:szCs w:val="18"/>
                  </w:rPr>
                </w:rPrChange>
              </w:rPr>
            </w:pPr>
            <w:r w:rsidRPr="002E5F8C">
              <w:rPr>
                <w:rPrChange w:id="2869" w:author="Moses, Robinson" w:date="2023-03-15T03:07:00Z">
                  <w:rPr>
                    <w:sz w:val="18"/>
                    <w:szCs w:val="18"/>
                  </w:rPr>
                </w:rPrChange>
              </w:rPr>
              <w:t>Field number. 1 to 20.</w:t>
            </w:r>
          </w:p>
        </w:tc>
      </w:tr>
      <w:tr w:rsidR="00570B77" w14:paraId="10A5C54F"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F22D580" w14:textId="77777777" w:rsidR="00570B77" w:rsidRPr="002E5F8C" w:rsidRDefault="00570B77" w:rsidP="00080F48">
            <w:pPr>
              <w:pStyle w:val="TableBody"/>
              <w:rPr>
                <w:b/>
                <w:bCs/>
                <w:rPrChange w:id="2870" w:author="Moses, Robinson" w:date="2023-03-15T03:07:00Z">
                  <w:rPr/>
                </w:rPrChange>
              </w:rPr>
            </w:pPr>
            <w:r w:rsidRPr="002E5F8C">
              <w:rPr>
                <w:b/>
                <w:bCs/>
                <w:rPrChange w:id="2871" w:author="Moses, Robinson" w:date="2023-03-15T03:07: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56658B81" w14:textId="77777777" w:rsidR="00570B77" w:rsidRPr="002E5F8C" w:rsidRDefault="00570B77" w:rsidP="002E5F8C">
            <w:pPr>
              <w:pStyle w:val="TableBody"/>
              <w:rPr>
                <w:rPrChange w:id="2872" w:author="Moses, Robinson" w:date="2023-03-15T03:07:00Z">
                  <w:rPr>
                    <w:rFonts w:cstheme="minorHAnsi"/>
                    <w:sz w:val="18"/>
                    <w:szCs w:val="18"/>
                  </w:rPr>
                </w:rPrChange>
              </w:rPr>
            </w:pPr>
            <w:r w:rsidRPr="002E5F8C">
              <w:rPr>
                <w:rPrChange w:id="2873" w:author="Moses, Robinson" w:date="2023-03-15T03:07:00Z">
                  <w:rPr>
                    <w:sz w:val="18"/>
                    <w:szCs w:val="18"/>
                  </w:rPr>
                </w:rPrChange>
              </w:rPr>
              <w:t>Label which will be displayed for this field.</w:t>
            </w:r>
          </w:p>
        </w:tc>
      </w:tr>
      <w:tr w:rsidR="00570B77" w14:paraId="4360EFF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28F1B53" w14:textId="77777777" w:rsidR="00570B77" w:rsidRPr="002E5F8C" w:rsidRDefault="00570B77" w:rsidP="00080F48">
            <w:pPr>
              <w:pStyle w:val="TableBody"/>
              <w:rPr>
                <w:b/>
                <w:bCs/>
                <w:rPrChange w:id="2874" w:author="Moses, Robinson" w:date="2023-03-15T03:07:00Z">
                  <w:rPr/>
                </w:rPrChange>
              </w:rPr>
            </w:pPr>
            <w:r w:rsidRPr="002E5F8C">
              <w:rPr>
                <w:b/>
                <w:bCs/>
                <w:rPrChange w:id="2875" w:author="Moses, Robinson" w:date="2023-03-15T03:07:00Z">
                  <w:rPr/>
                </w:rPrChange>
              </w:rPr>
              <w:t xml:space="preserve">Description </w:t>
            </w:r>
          </w:p>
        </w:tc>
        <w:tc>
          <w:tcPr>
            <w:tcW w:w="6194" w:type="dxa"/>
            <w:tcBorders>
              <w:top w:val="single" w:sz="4" w:space="0" w:color="000000"/>
              <w:left w:val="single" w:sz="4" w:space="0" w:color="000000"/>
              <w:bottom w:val="single" w:sz="4" w:space="0" w:color="000000"/>
              <w:right w:val="single" w:sz="4" w:space="0" w:color="000000"/>
            </w:tcBorders>
          </w:tcPr>
          <w:p w14:paraId="07181EC4" w14:textId="77777777" w:rsidR="00570B77" w:rsidRPr="002E5F8C" w:rsidRDefault="00570B77" w:rsidP="002E5F8C">
            <w:pPr>
              <w:pStyle w:val="TableBody"/>
              <w:rPr>
                <w:rPrChange w:id="2876" w:author="Moses, Robinson" w:date="2023-03-15T03:07:00Z">
                  <w:rPr>
                    <w:rFonts w:cstheme="minorHAnsi"/>
                    <w:sz w:val="18"/>
                    <w:szCs w:val="18"/>
                  </w:rPr>
                </w:rPrChange>
              </w:rPr>
            </w:pPr>
            <w:r w:rsidRPr="002E5F8C">
              <w:rPr>
                <w:rPrChange w:id="2877" w:author="Moses, Robinson" w:date="2023-03-15T03:07:00Z">
                  <w:rPr>
                    <w:sz w:val="18"/>
                    <w:szCs w:val="18"/>
                  </w:rPr>
                </w:rPrChange>
              </w:rPr>
              <w:t>A longer description or notes about the field. This will NOT be displayed in the Route Plan – just for info here in the configuration.</w:t>
            </w:r>
          </w:p>
        </w:tc>
      </w:tr>
      <w:tr w:rsidR="00570B77" w14:paraId="626E9FD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8E38BE2" w14:textId="77777777" w:rsidR="00570B77" w:rsidRPr="002E5F8C" w:rsidRDefault="00570B77" w:rsidP="00080F48">
            <w:pPr>
              <w:pStyle w:val="TableBody"/>
              <w:rPr>
                <w:b/>
                <w:bCs/>
                <w:rPrChange w:id="2878" w:author="Moses, Robinson" w:date="2023-03-15T03:07:00Z">
                  <w:rPr/>
                </w:rPrChange>
              </w:rPr>
            </w:pPr>
            <w:r w:rsidRPr="002E5F8C">
              <w:rPr>
                <w:b/>
                <w:bCs/>
                <w:rPrChange w:id="2879" w:author="Moses, Robinson" w:date="2023-03-15T03:07:00Z">
                  <w:rPr/>
                </w:rPrChange>
              </w:rPr>
              <w:t>Required</w:t>
            </w:r>
          </w:p>
        </w:tc>
        <w:tc>
          <w:tcPr>
            <w:tcW w:w="6194" w:type="dxa"/>
            <w:tcBorders>
              <w:top w:val="single" w:sz="4" w:space="0" w:color="000000"/>
              <w:left w:val="single" w:sz="4" w:space="0" w:color="000000"/>
              <w:bottom w:val="single" w:sz="4" w:space="0" w:color="000000"/>
              <w:right w:val="single" w:sz="4" w:space="0" w:color="000000"/>
            </w:tcBorders>
          </w:tcPr>
          <w:p w14:paraId="2D6CCA8C" w14:textId="77777777" w:rsidR="002E5F8C" w:rsidRDefault="00570B77" w:rsidP="002E5F8C">
            <w:pPr>
              <w:pStyle w:val="TableBody"/>
              <w:rPr>
                <w:ins w:id="2880" w:author="Moses, Robinson" w:date="2023-03-15T03:08:00Z"/>
              </w:rPr>
            </w:pPr>
            <w:r w:rsidRPr="002E5F8C">
              <w:rPr>
                <w:rPrChange w:id="2881" w:author="Moses, Robinson" w:date="2023-03-15T03:07:00Z">
                  <w:rPr>
                    <w:sz w:val="18"/>
                    <w:szCs w:val="18"/>
                  </w:rPr>
                </w:rPrChange>
              </w:rPr>
              <w:t>Three options:</w:t>
            </w:r>
          </w:p>
          <w:p w14:paraId="32FE91CC" w14:textId="77777777" w:rsidR="002E5F8C" w:rsidRPr="002E5F8C" w:rsidRDefault="00570B77" w:rsidP="002E5F8C">
            <w:pPr>
              <w:pStyle w:val="TableListBullet"/>
              <w:rPr>
                <w:ins w:id="2882" w:author="Moses, Robinson" w:date="2023-03-15T03:08:00Z"/>
                <w:rPrChange w:id="2883" w:author="Moses, Robinson" w:date="2023-03-15T03:08:00Z">
                  <w:rPr>
                    <w:ins w:id="2884" w:author="Moses, Robinson" w:date="2023-03-15T03:08:00Z"/>
                    <w:b/>
                    <w:bCs/>
                  </w:rPr>
                </w:rPrChange>
              </w:rPr>
            </w:pPr>
            <w:del w:id="2885" w:author="Moses, Robinson" w:date="2023-03-15T03:08:00Z">
              <w:r w:rsidRPr="002E5F8C" w:rsidDel="002E5F8C">
                <w:rPr>
                  <w:rPrChange w:id="2886" w:author="Moses, Robinson" w:date="2023-03-15T03:07:00Z">
                    <w:rPr>
                      <w:sz w:val="18"/>
                      <w:szCs w:val="18"/>
                    </w:rPr>
                  </w:rPrChange>
                </w:rPr>
                <w:br/>
              </w:r>
            </w:del>
            <w:r w:rsidRPr="002E5F8C">
              <w:rPr>
                <w:b/>
                <w:bCs/>
                <w:rPrChange w:id="2887" w:author="Moses, Robinson" w:date="2023-03-15T03:08:00Z">
                  <w:rPr>
                    <w:sz w:val="18"/>
                    <w:szCs w:val="18"/>
                  </w:rPr>
                </w:rPrChange>
              </w:rPr>
              <w:t>Inactive</w:t>
            </w:r>
            <w:r w:rsidRPr="002E5F8C">
              <w:rPr>
                <w:rPrChange w:id="2888" w:author="Moses, Robinson" w:date="2023-03-15T03:07:00Z">
                  <w:rPr>
                    <w:sz w:val="18"/>
                    <w:szCs w:val="18"/>
                  </w:rPr>
                </w:rPrChange>
              </w:rPr>
              <w:t>: This field will not be displayed in the Route Plan.</w:t>
            </w:r>
            <w:del w:id="2889" w:author="Moses, Robinson" w:date="2023-03-15T03:08:00Z">
              <w:r w:rsidRPr="002E5F8C" w:rsidDel="002E5F8C">
                <w:rPr>
                  <w:rPrChange w:id="2890" w:author="Moses, Robinson" w:date="2023-03-15T03:07:00Z">
                    <w:rPr>
                      <w:sz w:val="18"/>
                      <w:szCs w:val="18"/>
                    </w:rPr>
                  </w:rPrChange>
                </w:rPr>
                <w:br/>
              </w:r>
            </w:del>
          </w:p>
          <w:p w14:paraId="4C7A482C" w14:textId="646400EF" w:rsidR="00570B77" w:rsidRPr="002E5F8C" w:rsidRDefault="00570B77" w:rsidP="002E5F8C">
            <w:pPr>
              <w:pStyle w:val="TableListBullet"/>
              <w:rPr>
                <w:rPrChange w:id="2891" w:author="Moses, Robinson" w:date="2023-03-15T03:07:00Z">
                  <w:rPr>
                    <w:sz w:val="18"/>
                    <w:szCs w:val="18"/>
                  </w:rPr>
                </w:rPrChange>
              </w:rPr>
              <w:pPrChange w:id="2892" w:author="Moses, Robinson" w:date="2023-03-15T03:08:00Z">
                <w:pPr>
                  <w:pStyle w:val="TableBody"/>
                </w:pPr>
              </w:pPrChange>
            </w:pPr>
            <w:r w:rsidRPr="002E5F8C">
              <w:rPr>
                <w:b/>
                <w:bCs/>
                <w:rPrChange w:id="2893" w:author="Moses, Robinson" w:date="2023-03-15T03:08:00Z">
                  <w:rPr>
                    <w:sz w:val="18"/>
                    <w:szCs w:val="18"/>
                  </w:rPr>
                </w:rPrChange>
              </w:rPr>
              <w:t>Optional</w:t>
            </w:r>
            <w:r w:rsidRPr="002E5F8C">
              <w:rPr>
                <w:rPrChange w:id="2894" w:author="Moses, Robinson" w:date="2023-03-15T03:07:00Z">
                  <w:rPr>
                    <w:sz w:val="18"/>
                    <w:szCs w:val="18"/>
                  </w:rPr>
                </w:rPrChange>
              </w:rPr>
              <w:t xml:space="preserve">: This field will be displayed, but is not required </w:t>
            </w:r>
            <w:del w:id="2895" w:author="Moses, Robinson" w:date="2023-03-16T09:34:00Z">
              <w:r w:rsidRPr="002E5F8C" w:rsidDel="0014696D">
                <w:rPr>
                  <w:rPrChange w:id="2896" w:author="Moses, Robinson" w:date="2023-03-15T03:07:00Z">
                    <w:rPr>
                      <w:sz w:val="18"/>
                      <w:szCs w:val="18"/>
                    </w:rPr>
                  </w:rPrChange>
                </w:rPr>
                <w:delText xml:space="preserve">in order </w:delText>
              </w:r>
            </w:del>
            <w:r w:rsidRPr="002E5F8C">
              <w:rPr>
                <w:rPrChange w:id="2897" w:author="Moses, Robinson" w:date="2023-03-15T03:07:00Z">
                  <w:rPr>
                    <w:sz w:val="18"/>
                    <w:szCs w:val="18"/>
                  </w:rPr>
                </w:rPrChange>
              </w:rPr>
              <w:t>to save the Route Plan.</w:t>
            </w:r>
          </w:p>
          <w:p w14:paraId="0A2FAF8E" w14:textId="1ACB9A46" w:rsidR="00570B77" w:rsidRPr="002E5F8C" w:rsidRDefault="00570B77" w:rsidP="002E5F8C">
            <w:pPr>
              <w:pStyle w:val="TableListBullet"/>
              <w:rPr>
                <w:rPrChange w:id="2898" w:author="Moses, Robinson" w:date="2023-03-15T03:07:00Z">
                  <w:rPr>
                    <w:rFonts w:cstheme="minorHAnsi"/>
                    <w:sz w:val="18"/>
                    <w:szCs w:val="18"/>
                  </w:rPr>
                </w:rPrChange>
              </w:rPr>
              <w:pPrChange w:id="2899" w:author="Moses, Robinson" w:date="2023-03-15T03:08:00Z">
                <w:pPr>
                  <w:pStyle w:val="TableBody"/>
                </w:pPr>
              </w:pPrChange>
            </w:pPr>
            <w:r w:rsidRPr="002E5F8C">
              <w:rPr>
                <w:b/>
                <w:bCs/>
                <w:rPrChange w:id="2900" w:author="Moses, Robinson" w:date="2023-03-15T03:08:00Z">
                  <w:rPr>
                    <w:sz w:val="18"/>
                    <w:szCs w:val="18"/>
                  </w:rPr>
                </w:rPrChange>
              </w:rPr>
              <w:t>Required</w:t>
            </w:r>
            <w:ins w:id="2901" w:author="Moses, Robinson" w:date="2023-03-15T03:08:00Z">
              <w:r w:rsidR="002E5F8C">
                <w:t>:</w:t>
              </w:r>
            </w:ins>
            <w:del w:id="2902" w:author="Moses, Robinson" w:date="2023-03-15T03:08:00Z">
              <w:r w:rsidRPr="002E5F8C" w:rsidDel="002E5F8C">
                <w:rPr>
                  <w:rPrChange w:id="2903" w:author="Moses, Robinson" w:date="2023-03-15T03:07:00Z">
                    <w:rPr>
                      <w:sz w:val="18"/>
                      <w:szCs w:val="18"/>
                    </w:rPr>
                  </w:rPrChange>
                </w:rPr>
                <w:delText>.</w:delText>
              </w:r>
            </w:del>
            <w:r w:rsidRPr="002E5F8C">
              <w:rPr>
                <w:rPrChange w:id="2904" w:author="Moses, Robinson" w:date="2023-03-15T03:07:00Z">
                  <w:rPr>
                    <w:sz w:val="18"/>
                    <w:szCs w:val="18"/>
                  </w:rPr>
                </w:rPrChange>
              </w:rPr>
              <w:t xml:space="preserve"> This field will be displayed and will be required </w:t>
            </w:r>
            <w:del w:id="2905" w:author="Moses, Robinson" w:date="2023-03-16T09:34:00Z">
              <w:r w:rsidRPr="002E5F8C" w:rsidDel="0014696D">
                <w:rPr>
                  <w:rPrChange w:id="2906" w:author="Moses, Robinson" w:date="2023-03-15T03:07:00Z">
                    <w:rPr>
                      <w:sz w:val="18"/>
                      <w:szCs w:val="18"/>
                    </w:rPr>
                  </w:rPrChange>
                </w:rPr>
                <w:delText xml:space="preserve">in order </w:delText>
              </w:r>
            </w:del>
            <w:r w:rsidRPr="002E5F8C">
              <w:rPr>
                <w:rPrChange w:id="2907" w:author="Moses, Robinson" w:date="2023-03-15T03:07:00Z">
                  <w:rPr>
                    <w:sz w:val="18"/>
                    <w:szCs w:val="18"/>
                  </w:rPr>
                </w:rPrChange>
              </w:rPr>
              <w:t>to save the Route Plan.</w:t>
            </w:r>
          </w:p>
        </w:tc>
      </w:tr>
      <w:tr w:rsidR="00570B77" w14:paraId="53952AA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8F60ED5" w14:textId="77777777" w:rsidR="00570B77" w:rsidRPr="002E5F8C" w:rsidRDefault="00570B77" w:rsidP="00080F48">
            <w:pPr>
              <w:pStyle w:val="TableBody"/>
              <w:rPr>
                <w:b/>
                <w:bCs/>
                <w:rPrChange w:id="2908" w:author="Moses, Robinson" w:date="2023-03-15T03:07:00Z">
                  <w:rPr/>
                </w:rPrChange>
              </w:rPr>
            </w:pPr>
            <w:r w:rsidRPr="002E5F8C">
              <w:rPr>
                <w:b/>
                <w:bCs/>
                <w:rPrChange w:id="2909" w:author="Moses, Robinson" w:date="2023-03-15T03:07:00Z">
                  <w:rPr/>
                </w:rPrChange>
              </w:rPr>
              <w:t>Field Type</w:t>
            </w:r>
          </w:p>
        </w:tc>
        <w:tc>
          <w:tcPr>
            <w:tcW w:w="6194" w:type="dxa"/>
            <w:tcBorders>
              <w:top w:val="single" w:sz="4" w:space="0" w:color="000000"/>
              <w:left w:val="single" w:sz="4" w:space="0" w:color="000000"/>
              <w:bottom w:val="single" w:sz="4" w:space="0" w:color="000000"/>
              <w:right w:val="single" w:sz="4" w:space="0" w:color="000000"/>
            </w:tcBorders>
          </w:tcPr>
          <w:p w14:paraId="22A3EF87" w14:textId="77777777" w:rsidR="00570B77" w:rsidRPr="002E5F8C" w:rsidRDefault="00570B77" w:rsidP="002E5F8C">
            <w:pPr>
              <w:pStyle w:val="TableBody"/>
              <w:rPr>
                <w:rPrChange w:id="2910" w:author="Moses, Robinson" w:date="2023-03-15T03:07:00Z">
                  <w:rPr>
                    <w:sz w:val="18"/>
                    <w:szCs w:val="18"/>
                  </w:rPr>
                </w:rPrChange>
              </w:rPr>
            </w:pPr>
            <w:r w:rsidRPr="002E5F8C">
              <w:rPr>
                <w:rPrChange w:id="2911" w:author="Moses, Robinson" w:date="2023-03-15T03:07:00Z">
                  <w:rPr>
                    <w:sz w:val="18"/>
                    <w:szCs w:val="18"/>
                  </w:rPr>
                </w:rPrChange>
              </w:rPr>
              <w:t>Two options:</w:t>
            </w:r>
          </w:p>
          <w:p w14:paraId="0628C1F9" w14:textId="066DFB5C" w:rsidR="00570B77" w:rsidRPr="002E5F8C" w:rsidRDefault="00570B77" w:rsidP="002E5F8C">
            <w:pPr>
              <w:pStyle w:val="TableListBullet"/>
              <w:rPr>
                <w:rPrChange w:id="2912" w:author="Moses, Robinson" w:date="2023-03-15T03:07:00Z">
                  <w:rPr>
                    <w:sz w:val="18"/>
                    <w:szCs w:val="18"/>
                  </w:rPr>
                </w:rPrChange>
              </w:rPr>
              <w:pPrChange w:id="2913" w:author="Moses, Robinson" w:date="2023-03-15T03:09:00Z">
                <w:pPr>
                  <w:pStyle w:val="TableBody"/>
                </w:pPr>
              </w:pPrChange>
            </w:pPr>
            <w:r w:rsidRPr="002E5F8C">
              <w:rPr>
                <w:b/>
                <w:bCs/>
                <w:rPrChange w:id="2914" w:author="Moses, Robinson" w:date="2023-03-15T03:09:00Z">
                  <w:rPr>
                    <w:sz w:val="18"/>
                    <w:szCs w:val="18"/>
                  </w:rPr>
                </w:rPrChange>
              </w:rPr>
              <w:t>Free Text</w:t>
            </w:r>
            <w:r w:rsidRPr="002E5F8C">
              <w:rPr>
                <w:rPrChange w:id="2915" w:author="Moses, Robinson" w:date="2023-03-15T03:07:00Z">
                  <w:rPr>
                    <w:sz w:val="18"/>
                    <w:szCs w:val="18"/>
                  </w:rPr>
                </w:rPrChange>
              </w:rPr>
              <w:t xml:space="preserve">: </w:t>
            </w:r>
            <w:del w:id="2916" w:author="Moses, Robinson" w:date="2023-03-16T09:35:00Z">
              <w:r w:rsidRPr="002E5F8C" w:rsidDel="0014696D">
                <w:rPr>
                  <w:rPrChange w:id="2917" w:author="Moses, Robinson" w:date="2023-03-15T03:07:00Z">
                    <w:rPr>
                      <w:sz w:val="18"/>
                      <w:szCs w:val="18"/>
                    </w:rPr>
                  </w:rPrChange>
                </w:rPr>
                <w:delText xml:space="preserve">User </w:delText>
              </w:r>
            </w:del>
            <w:ins w:id="2918" w:author="Moses, Robinson" w:date="2023-03-16T09:35:00Z">
              <w:r w:rsidR="0014696D">
                <w:t>The u</w:t>
              </w:r>
              <w:r w:rsidR="0014696D" w:rsidRPr="002E5F8C">
                <w:rPr>
                  <w:rPrChange w:id="2919" w:author="Moses, Robinson" w:date="2023-03-15T03:07:00Z">
                    <w:rPr>
                      <w:sz w:val="18"/>
                      <w:szCs w:val="18"/>
                    </w:rPr>
                  </w:rPrChange>
                </w:rPr>
                <w:t xml:space="preserve">ser </w:t>
              </w:r>
            </w:ins>
            <w:r w:rsidRPr="002E5F8C">
              <w:rPr>
                <w:rPrChange w:id="2920" w:author="Moses, Robinson" w:date="2023-03-15T03:07:00Z">
                  <w:rPr>
                    <w:sz w:val="18"/>
                    <w:szCs w:val="18"/>
                  </w:rPr>
                </w:rPrChange>
              </w:rPr>
              <w:t xml:space="preserve">is allowed to type in </w:t>
            </w:r>
            <w:ins w:id="2921" w:author="Moses, Robinson" w:date="2023-03-16T09:35:00Z">
              <w:r w:rsidR="0014696D">
                <w:t xml:space="preserve">the </w:t>
              </w:r>
            </w:ins>
            <w:r w:rsidRPr="002E5F8C">
              <w:rPr>
                <w:rPrChange w:id="2922" w:author="Moses, Robinson" w:date="2023-03-15T03:07:00Z">
                  <w:rPr>
                    <w:sz w:val="18"/>
                    <w:szCs w:val="18"/>
                  </w:rPr>
                </w:rPrChange>
              </w:rPr>
              <w:t>value to be saved in this Route Plan field.</w:t>
            </w:r>
          </w:p>
          <w:p w14:paraId="64A61C36" w14:textId="5CADC723" w:rsidR="00570B77" w:rsidRPr="002E5F8C" w:rsidRDefault="00570B77" w:rsidP="002E5F8C">
            <w:pPr>
              <w:pStyle w:val="TableListBullet"/>
              <w:rPr>
                <w:rPrChange w:id="2923" w:author="Moses, Robinson" w:date="2023-03-15T03:07:00Z">
                  <w:rPr>
                    <w:sz w:val="18"/>
                    <w:szCs w:val="18"/>
                  </w:rPr>
                </w:rPrChange>
              </w:rPr>
              <w:pPrChange w:id="2924" w:author="Moses, Robinson" w:date="2023-03-15T03:09:00Z">
                <w:pPr>
                  <w:pStyle w:val="TableBody"/>
                </w:pPr>
              </w:pPrChange>
            </w:pPr>
            <w:r w:rsidRPr="002E5F8C">
              <w:rPr>
                <w:b/>
                <w:bCs/>
                <w:rPrChange w:id="2925" w:author="Moses, Robinson" w:date="2023-03-15T03:09:00Z">
                  <w:rPr>
                    <w:sz w:val="18"/>
                    <w:szCs w:val="18"/>
                  </w:rPr>
                </w:rPrChange>
              </w:rPr>
              <w:t>Preset List:</w:t>
            </w:r>
            <w:r w:rsidRPr="002E5F8C">
              <w:rPr>
                <w:rPrChange w:id="2926" w:author="Moses, Robinson" w:date="2023-03-15T03:07:00Z">
                  <w:rPr>
                    <w:sz w:val="18"/>
                    <w:szCs w:val="18"/>
                  </w:rPr>
                </w:rPrChange>
              </w:rPr>
              <w:t xml:space="preserve"> </w:t>
            </w:r>
            <w:del w:id="2927" w:author="Moses, Robinson" w:date="2023-03-16T09:35:00Z">
              <w:r w:rsidRPr="002E5F8C" w:rsidDel="0014696D">
                <w:rPr>
                  <w:rPrChange w:id="2928" w:author="Moses, Robinson" w:date="2023-03-15T03:07:00Z">
                    <w:rPr>
                      <w:sz w:val="18"/>
                      <w:szCs w:val="18"/>
                    </w:rPr>
                  </w:rPrChange>
                </w:rPr>
                <w:delText xml:space="preserve">User </w:delText>
              </w:r>
            </w:del>
            <w:ins w:id="2929" w:author="Moses, Robinson" w:date="2023-03-16T09:35:00Z">
              <w:r w:rsidR="0014696D">
                <w:t>The u</w:t>
              </w:r>
              <w:r w:rsidR="0014696D" w:rsidRPr="002E5F8C">
                <w:rPr>
                  <w:rPrChange w:id="2930" w:author="Moses, Robinson" w:date="2023-03-15T03:07:00Z">
                    <w:rPr>
                      <w:sz w:val="18"/>
                      <w:szCs w:val="18"/>
                    </w:rPr>
                  </w:rPrChange>
                </w:rPr>
                <w:t xml:space="preserve">ser </w:t>
              </w:r>
            </w:ins>
            <w:r w:rsidRPr="002E5F8C">
              <w:rPr>
                <w:rPrChange w:id="2931" w:author="Moses, Robinson" w:date="2023-03-15T03:07:00Z">
                  <w:rPr>
                    <w:sz w:val="18"/>
                    <w:szCs w:val="18"/>
                  </w:rPr>
                </w:rPrChange>
              </w:rPr>
              <w:t xml:space="preserve">chooses options from a dropdown menu. </w:t>
            </w:r>
          </w:p>
        </w:tc>
      </w:tr>
      <w:tr w:rsidR="00570B77" w14:paraId="7F005A9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91CC6B" w14:textId="77777777" w:rsidR="00570B77" w:rsidRPr="002E5F8C" w:rsidRDefault="00570B77" w:rsidP="00080F48">
            <w:pPr>
              <w:pStyle w:val="TableBody"/>
              <w:rPr>
                <w:b/>
                <w:bCs/>
                <w:rPrChange w:id="2932" w:author="Moses, Robinson" w:date="2023-03-15T03:09:00Z">
                  <w:rPr/>
                </w:rPrChange>
              </w:rPr>
            </w:pPr>
            <w:r w:rsidRPr="002E5F8C">
              <w:rPr>
                <w:b/>
                <w:bCs/>
                <w:rPrChange w:id="2933" w:author="Moses, Robinson" w:date="2023-03-15T03:09:00Z">
                  <w:rPr/>
                </w:rPrChange>
              </w:rPr>
              <w:t>Max Size</w:t>
            </w:r>
          </w:p>
        </w:tc>
        <w:tc>
          <w:tcPr>
            <w:tcW w:w="6194" w:type="dxa"/>
            <w:tcBorders>
              <w:top w:val="single" w:sz="4" w:space="0" w:color="000000"/>
              <w:left w:val="single" w:sz="4" w:space="0" w:color="000000"/>
              <w:bottom w:val="single" w:sz="4" w:space="0" w:color="000000"/>
              <w:right w:val="single" w:sz="4" w:space="0" w:color="000000"/>
            </w:tcBorders>
          </w:tcPr>
          <w:p w14:paraId="205BDB7F" w14:textId="45811137" w:rsidR="00570B77" w:rsidRPr="002E5F8C" w:rsidRDefault="00570B77" w:rsidP="002E5F8C">
            <w:pPr>
              <w:pStyle w:val="TableBody"/>
              <w:rPr>
                <w:rPrChange w:id="2934" w:author="Moses, Robinson" w:date="2023-03-15T03:09:00Z">
                  <w:rPr>
                    <w:sz w:val="18"/>
                    <w:szCs w:val="18"/>
                  </w:rPr>
                </w:rPrChange>
              </w:rPr>
            </w:pPr>
            <w:r w:rsidRPr="002E5F8C">
              <w:rPr>
                <w:rPrChange w:id="2935" w:author="Moses, Robinson" w:date="2023-03-15T03:09:00Z">
                  <w:rPr>
                    <w:sz w:val="18"/>
                    <w:szCs w:val="18"/>
                  </w:rPr>
                </w:rPrChange>
              </w:rPr>
              <w:t xml:space="preserve">Only applicable for Free Text fields. If </w:t>
            </w:r>
            <w:ins w:id="2936" w:author="Moses, Robinson" w:date="2023-03-16T09:35:00Z">
              <w:r w:rsidR="0014696D">
                <w:t xml:space="preserve">the </w:t>
              </w:r>
            </w:ins>
            <w:r w:rsidRPr="002E5F8C">
              <w:rPr>
                <w:rPrChange w:id="2937" w:author="Moses, Robinson" w:date="2023-03-15T03:09:00Z">
                  <w:rPr>
                    <w:sz w:val="18"/>
                    <w:szCs w:val="18"/>
                  </w:rPr>
                </w:rPrChange>
              </w:rPr>
              <w:t xml:space="preserve">user types </w:t>
            </w:r>
            <w:ins w:id="2938" w:author="Moses, Robinson" w:date="2023-03-16T09:35:00Z">
              <w:r w:rsidR="0014696D">
                <w:t xml:space="preserve">a </w:t>
              </w:r>
            </w:ins>
            <w:r w:rsidRPr="002E5F8C">
              <w:rPr>
                <w:rPrChange w:id="2939" w:author="Moses, Robinson" w:date="2023-03-15T03:09:00Z">
                  <w:rPr>
                    <w:sz w:val="18"/>
                    <w:szCs w:val="18"/>
                  </w:rPr>
                </w:rPrChange>
              </w:rPr>
              <w:t xml:space="preserve">value, then this setting says how far they may go before </w:t>
            </w:r>
            <w:ins w:id="2940" w:author="Moses, Robinson" w:date="2023-03-16T09:36:00Z">
              <w:r w:rsidR="0014696D">
                <w:t xml:space="preserve">the </w:t>
              </w:r>
            </w:ins>
            <w:r w:rsidRPr="002E5F8C">
              <w:rPr>
                <w:rPrChange w:id="2941" w:author="Moses, Robinson" w:date="2023-03-15T03:09:00Z">
                  <w:rPr>
                    <w:sz w:val="18"/>
                    <w:szCs w:val="18"/>
                  </w:rPr>
                </w:rPrChange>
              </w:rPr>
              <w:t xml:space="preserve">system prevents additional text. Up to 500 characters </w:t>
            </w:r>
            <w:del w:id="2942" w:author="Moses, Robinson" w:date="2023-03-16T09:36:00Z">
              <w:r w:rsidRPr="002E5F8C" w:rsidDel="0014696D">
                <w:rPr>
                  <w:rPrChange w:id="2943" w:author="Moses, Robinson" w:date="2023-03-15T03:09:00Z">
                    <w:rPr>
                      <w:sz w:val="18"/>
                      <w:szCs w:val="18"/>
                    </w:rPr>
                  </w:rPrChange>
                </w:rPr>
                <w:delText xml:space="preserve">is </w:delText>
              </w:r>
            </w:del>
            <w:ins w:id="2944" w:author="Moses, Robinson" w:date="2023-03-16T09:36:00Z">
              <w:r w:rsidR="0014696D">
                <w:t>are</w:t>
              </w:r>
              <w:r w:rsidR="0014696D" w:rsidRPr="002E5F8C">
                <w:rPr>
                  <w:rPrChange w:id="2945" w:author="Moses, Robinson" w:date="2023-03-15T03:09:00Z">
                    <w:rPr>
                      <w:sz w:val="18"/>
                      <w:szCs w:val="18"/>
                    </w:rPr>
                  </w:rPrChange>
                </w:rPr>
                <w:t xml:space="preserve"> </w:t>
              </w:r>
            </w:ins>
            <w:r w:rsidRPr="002E5F8C">
              <w:rPr>
                <w:rPrChange w:id="2946" w:author="Moses, Robinson" w:date="2023-03-15T03:09:00Z">
                  <w:rPr>
                    <w:sz w:val="18"/>
                    <w:szCs w:val="18"/>
                  </w:rPr>
                </w:rPrChange>
              </w:rPr>
              <w:t>supported.</w:t>
            </w:r>
          </w:p>
        </w:tc>
      </w:tr>
      <w:tr w:rsidR="00570B77" w14:paraId="2561F3B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B9F7F29" w14:textId="77777777" w:rsidR="00570B77" w:rsidRPr="002E5F8C" w:rsidRDefault="00570B77" w:rsidP="00080F48">
            <w:pPr>
              <w:pStyle w:val="TableBody"/>
              <w:rPr>
                <w:b/>
                <w:bCs/>
                <w:rPrChange w:id="2947" w:author="Moses, Robinson" w:date="2023-03-15T03:09:00Z">
                  <w:rPr/>
                </w:rPrChange>
              </w:rPr>
            </w:pPr>
            <w:r w:rsidRPr="002E5F8C">
              <w:rPr>
                <w:b/>
                <w:bCs/>
                <w:rPrChange w:id="2948" w:author="Moses, Robinson" w:date="2023-03-15T03:09:00Z">
                  <w:rPr/>
                </w:rPrChange>
              </w:rPr>
              <w:t>Default Value</w:t>
            </w:r>
          </w:p>
        </w:tc>
        <w:tc>
          <w:tcPr>
            <w:tcW w:w="6194" w:type="dxa"/>
            <w:tcBorders>
              <w:top w:val="single" w:sz="4" w:space="0" w:color="000000"/>
              <w:left w:val="single" w:sz="4" w:space="0" w:color="000000"/>
              <w:bottom w:val="single" w:sz="4" w:space="0" w:color="000000"/>
              <w:right w:val="single" w:sz="4" w:space="0" w:color="000000"/>
            </w:tcBorders>
          </w:tcPr>
          <w:p w14:paraId="40DE25EE" w14:textId="60765B01" w:rsidR="00570B77" w:rsidRPr="002E5F8C" w:rsidRDefault="00570B77" w:rsidP="002E5F8C">
            <w:pPr>
              <w:pStyle w:val="TableBody"/>
              <w:rPr>
                <w:rPrChange w:id="2949" w:author="Moses, Robinson" w:date="2023-03-15T03:09:00Z">
                  <w:rPr>
                    <w:sz w:val="18"/>
                    <w:szCs w:val="18"/>
                  </w:rPr>
                </w:rPrChange>
              </w:rPr>
            </w:pPr>
            <w:r w:rsidRPr="002E5F8C">
              <w:rPr>
                <w:rPrChange w:id="2950" w:author="Moses, Robinson" w:date="2023-03-15T03:09:00Z">
                  <w:rPr>
                    <w:sz w:val="18"/>
                    <w:szCs w:val="18"/>
                  </w:rPr>
                </w:rPrChange>
              </w:rPr>
              <w:t xml:space="preserve">Value for this field </w:t>
            </w:r>
            <w:del w:id="2951" w:author="Moses, Robinson" w:date="2023-03-16T09:37:00Z">
              <w:r w:rsidRPr="002E5F8C" w:rsidDel="0014696D">
                <w:rPr>
                  <w:rPrChange w:id="2952" w:author="Moses, Robinson" w:date="2023-03-15T03:09:00Z">
                    <w:rPr>
                      <w:sz w:val="18"/>
                      <w:szCs w:val="18"/>
                    </w:rPr>
                  </w:rPrChange>
                </w:rPr>
                <w:delText xml:space="preserve">which </w:delText>
              </w:r>
            </w:del>
            <w:r w:rsidRPr="002E5F8C">
              <w:rPr>
                <w:rPrChange w:id="2953" w:author="Moses, Robinson" w:date="2023-03-15T03:09:00Z">
                  <w:rPr>
                    <w:sz w:val="18"/>
                    <w:szCs w:val="18"/>
                  </w:rPr>
                </w:rPrChange>
              </w:rPr>
              <w:t xml:space="preserve">will be shown when </w:t>
            </w:r>
            <w:ins w:id="2954" w:author="Moses, Robinson" w:date="2023-03-16T09:37:00Z">
              <w:r w:rsidR="0014696D">
                <w:t xml:space="preserve">the </w:t>
              </w:r>
            </w:ins>
            <w:r w:rsidRPr="002E5F8C">
              <w:rPr>
                <w:rPrChange w:id="2955" w:author="Moses, Robinson" w:date="2023-03-15T03:09:00Z">
                  <w:rPr>
                    <w:sz w:val="18"/>
                    <w:szCs w:val="18"/>
                  </w:rPr>
                </w:rPrChange>
              </w:rPr>
              <w:t xml:space="preserve">user initially opens Route Plan. Users may override </w:t>
            </w:r>
            <w:del w:id="2956" w:author="Moses, Robinson" w:date="2023-03-16T09:37:00Z">
              <w:r w:rsidRPr="002E5F8C" w:rsidDel="0014696D">
                <w:rPr>
                  <w:rPrChange w:id="2957" w:author="Moses, Robinson" w:date="2023-03-15T03:09:00Z">
                    <w:rPr>
                      <w:sz w:val="18"/>
                      <w:szCs w:val="18"/>
                    </w:rPr>
                  </w:rPrChange>
                </w:rPr>
                <w:delText xml:space="preserve">in </w:delText>
              </w:r>
            </w:del>
            <w:r w:rsidRPr="002E5F8C">
              <w:rPr>
                <w:rPrChange w:id="2958" w:author="Moses, Robinson" w:date="2023-03-15T03:09:00Z">
                  <w:rPr>
                    <w:sz w:val="18"/>
                    <w:szCs w:val="18"/>
                  </w:rPr>
                </w:rPrChange>
              </w:rPr>
              <w:t>the Route Plan if desired.</w:t>
            </w:r>
          </w:p>
        </w:tc>
      </w:tr>
      <w:tr w:rsidR="00570B77" w14:paraId="1DEF99D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9CFFF5C" w14:textId="77777777" w:rsidR="00570B77" w:rsidRPr="002E5F8C" w:rsidRDefault="00570B77" w:rsidP="00080F48">
            <w:pPr>
              <w:pStyle w:val="TableBody"/>
              <w:rPr>
                <w:b/>
                <w:bCs/>
                <w:rPrChange w:id="2959" w:author="Moses, Robinson" w:date="2023-03-15T03:09:00Z">
                  <w:rPr/>
                </w:rPrChange>
              </w:rPr>
            </w:pPr>
            <w:r w:rsidRPr="002E5F8C">
              <w:rPr>
                <w:b/>
                <w:bCs/>
                <w:rPrChange w:id="2960" w:author="Moses, Robinson" w:date="2023-03-15T03:09:00Z">
                  <w:rPr/>
                </w:rPrChange>
              </w:rPr>
              <w:t>Content</w:t>
            </w:r>
          </w:p>
        </w:tc>
        <w:tc>
          <w:tcPr>
            <w:tcW w:w="6194" w:type="dxa"/>
            <w:tcBorders>
              <w:top w:val="single" w:sz="4" w:space="0" w:color="000000"/>
              <w:left w:val="single" w:sz="4" w:space="0" w:color="000000"/>
              <w:bottom w:val="single" w:sz="4" w:space="0" w:color="000000"/>
              <w:right w:val="single" w:sz="4" w:space="0" w:color="000000"/>
            </w:tcBorders>
          </w:tcPr>
          <w:p w14:paraId="29D1C7A2" w14:textId="1C2FEF71" w:rsidR="002E5F8C" w:rsidRDefault="00570B77" w:rsidP="002E5F8C">
            <w:pPr>
              <w:pStyle w:val="TableBody"/>
              <w:rPr>
                <w:ins w:id="2961" w:author="Moses, Robinson" w:date="2023-03-15T03:11:00Z"/>
              </w:rPr>
            </w:pPr>
            <w:r w:rsidRPr="002E5F8C">
              <w:rPr>
                <w:rPrChange w:id="2962" w:author="Moses, Robinson" w:date="2023-03-15T03:09:00Z">
                  <w:rPr>
                    <w:sz w:val="18"/>
                    <w:szCs w:val="18"/>
                  </w:rPr>
                </w:rPrChange>
              </w:rPr>
              <w:t xml:space="preserve">Only applicable for </w:t>
            </w:r>
            <w:r w:rsidRPr="002E5F8C">
              <w:rPr>
                <w:b/>
                <w:bCs/>
                <w:rPrChange w:id="2963" w:author="Moses, Robinson" w:date="2023-03-15T03:10:00Z">
                  <w:rPr>
                    <w:sz w:val="18"/>
                    <w:szCs w:val="18"/>
                  </w:rPr>
                </w:rPrChange>
              </w:rPr>
              <w:t>Preset List</w:t>
            </w:r>
            <w:r w:rsidRPr="002E5F8C">
              <w:rPr>
                <w:rPrChange w:id="2964" w:author="Moses, Robinson" w:date="2023-03-15T03:09:00Z">
                  <w:rPr>
                    <w:sz w:val="18"/>
                    <w:szCs w:val="18"/>
                  </w:rPr>
                </w:rPrChange>
              </w:rPr>
              <w:t xml:space="preserve"> fields. Options to show in </w:t>
            </w:r>
            <w:ins w:id="2965" w:author="Moses, Robinson" w:date="2023-03-16T09:37:00Z">
              <w:r w:rsidR="0014696D">
                <w:t xml:space="preserve">the </w:t>
              </w:r>
            </w:ins>
            <w:r w:rsidRPr="002E5F8C">
              <w:rPr>
                <w:rPrChange w:id="2966" w:author="Moses, Robinson" w:date="2023-03-15T03:09:00Z">
                  <w:rPr>
                    <w:sz w:val="18"/>
                    <w:szCs w:val="18"/>
                  </w:rPr>
                </w:rPrChange>
              </w:rPr>
              <w:t xml:space="preserve">dropdown menu </w:t>
            </w:r>
            <w:ins w:id="2967" w:author="Moses, Robinson" w:date="2023-03-16T09:38:00Z">
              <w:r w:rsidR="0014696D">
                <w:t xml:space="preserve">are </w:t>
              </w:r>
            </w:ins>
            <w:r w:rsidRPr="002E5F8C">
              <w:rPr>
                <w:rPrChange w:id="2968" w:author="Moses, Robinson" w:date="2023-03-15T03:09:00Z">
                  <w:rPr>
                    <w:sz w:val="18"/>
                    <w:szCs w:val="18"/>
                  </w:rPr>
                </w:rPrChange>
              </w:rPr>
              <w:t xml:space="preserve">written as a comma-separated list. </w:t>
            </w:r>
          </w:p>
          <w:p w14:paraId="7B844FA0" w14:textId="2557868E" w:rsidR="00570B77" w:rsidRPr="002E5F8C" w:rsidRDefault="00570B77" w:rsidP="002E5F8C">
            <w:pPr>
              <w:pStyle w:val="TableBody"/>
              <w:rPr>
                <w:rPrChange w:id="2969" w:author="Moses, Robinson" w:date="2023-03-15T03:09:00Z">
                  <w:rPr>
                    <w:sz w:val="18"/>
                    <w:szCs w:val="18"/>
                  </w:rPr>
                </w:rPrChange>
              </w:rPr>
            </w:pPr>
            <w:r w:rsidRPr="002E5F8C">
              <w:rPr>
                <w:b/>
                <w:bCs/>
                <w:u w:val="single"/>
                <w:rPrChange w:id="2970" w:author="Moses, Robinson" w:date="2023-03-15T03:11:00Z">
                  <w:rPr>
                    <w:sz w:val="18"/>
                    <w:szCs w:val="18"/>
                  </w:rPr>
                </w:rPrChange>
              </w:rPr>
              <w:t>For example</w:t>
            </w:r>
            <w:r w:rsidRPr="002E5F8C">
              <w:rPr>
                <w:rPrChange w:id="2971" w:author="Moses, Robinson" w:date="2023-03-15T03:09:00Z">
                  <w:rPr>
                    <w:sz w:val="18"/>
                    <w:szCs w:val="18"/>
                  </w:rPr>
                </w:rPrChange>
              </w:rPr>
              <w:t xml:space="preserve"> “t1,t2,t3” results in options t1, t2, and t3 appearing in dropdown menu.</w:t>
            </w:r>
          </w:p>
        </w:tc>
      </w:tr>
    </w:tbl>
    <w:p w14:paraId="4025FC20" w14:textId="271B5CFD" w:rsidR="00570B77" w:rsidRPr="00080F48" w:rsidRDefault="0014696D" w:rsidP="00080F48">
      <w:pPr>
        <w:pStyle w:val="Caption"/>
        <w:rPr>
          <w:rStyle w:val="Hyperlink"/>
          <w:color w:val="70AD47" w:themeColor="accent6"/>
        </w:rPr>
      </w:pPr>
      <w:hyperlink w:anchor="_SETTINGS_1" w:history="1">
        <w:r w:rsidR="00570B77" w:rsidRPr="00080F48">
          <w:rPr>
            <w:rStyle w:val="Hyperlink"/>
            <w:color w:val="70AD47" w:themeColor="accent6"/>
          </w:rPr>
          <w:t>Return to: Settings</w:t>
        </w:r>
      </w:hyperlink>
    </w:p>
    <w:p w14:paraId="5FCB1872" w14:textId="77777777" w:rsidR="00080F48" w:rsidRDefault="00080F48" w:rsidP="00570B77">
      <w:pPr>
        <w:spacing w:after="206"/>
      </w:pPr>
    </w:p>
    <w:p w14:paraId="0C46336A" w14:textId="77777777" w:rsidR="00570B77" w:rsidRDefault="00570B77" w:rsidP="00570B77">
      <w:pPr>
        <w:pStyle w:val="Heading2"/>
      </w:pPr>
      <w:bookmarkStart w:id="2972" w:name="_Ref65570451"/>
      <w:bookmarkStart w:id="2973" w:name="_Toc111643102"/>
      <w:bookmarkStart w:id="2974" w:name="_Toc129572322"/>
      <w:r>
        <w:t>ROUTE PLAN WORKFLOW</w:t>
      </w:r>
      <w:bookmarkEnd w:id="2972"/>
      <w:bookmarkEnd w:id="2973"/>
      <w:bookmarkEnd w:id="2974"/>
    </w:p>
    <w:p w14:paraId="6C2A7CBD" w14:textId="77777777" w:rsidR="007C454D" w:rsidRDefault="00570B77" w:rsidP="00080F48">
      <w:pPr>
        <w:pStyle w:val="BodyText"/>
        <w:rPr>
          <w:ins w:id="2975" w:author="Moses, Robinson" w:date="2023-03-16T02:58:00Z"/>
          <w:bCs/>
        </w:rPr>
      </w:pPr>
      <w:r>
        <w:t>Route Plans may follow a configurable workflow: from one status to another, with pre-defined transitions available at each point. This page does the configuration.</w:t>
      </w:r>
      <w:r>
        <w:br/>
      </w:r>
    </w:p>
    <w:p w14:paraId="19773375" w14:textId="77777777" w:rsidR="007C454D" w:rsidRDefault="00570B77" w:rsidP="00080F48">
      <w:pPr>
        <w:pStyle w:val="BodyText"/>
        <w:rPr>
          <w:ins w:id="2976" w:author="Moses, Robinson" w:date="2023-03-16T02:59:00Z"/>
        </w:rPr>
      </w:pPr>
      <w:r w:rsidRPr="007C454D">
        <w:rPr>
          <w:b/>
          <w:rPrChange w:id="2977" w:author="Moses, Robinson" w:date="2023-03-16T02:58:00Z">
            <w:rPr>
              <w:bCs/>
            </w:rPr>
          </w:rPrChange>
        </w:rPr>
        <w:t>Route Plan Workflows</w:t>
      </w:r>
      <w:r w:rsidRPr="007C454D">
        <w:rPr>
          <w:b/>
          <w:rPrChange w:id="2978" w:author="Moses, Robinson" w:date="2023-03-16T02:58:00Z">
            <w:rPr/>
          </w:rPrChange>
        </w:rPr>
        <w:t>:</w:t>
      </w:r>
      <w:r>
        <w:t xml:space="preserve"> In the upper section, you may define the transitions allowed for a Route Plan. Each is identified by a pair of statuses – </w:t>
      </w:r>
      <w:r w:rsidRPr="007C454D">
        <w:rPr>
          <w:b/>
          <w:bCs/>
          <w:rPrChange w:id="2979" w:author="Moses, Robinson" w:date="2023-03-16T02:58:00Z">
            <w:rPr/>
          </w:rPrChange>
        </w:rPr>
        <w:t>Begin</w:t>
      </w:r>
      <w:r>
        <w:t xml:space="preserve"> and </w:t>
      </w:r>
      <w:r w:rsidRPr="007C454D">
        <w:rPr>
          <w:b/>
          <w:bCs/>
          <w:rPrChange w:id="2980" w:author="Moses, Robinson" w:date="2023-03-16T02:58:00Z">
            <w:rPr/>
          </w:rPrChange>
        </w:rPr>
        <w:t>End</w:t>
      </w:r>
      <w:r>
        <w:t>.</w:t>
      </w:r>
    </w:p>
    <w:p w14:paraId="7C2F3089" w14:textId="54EFF009" w:rsidR="00570B77" w:rsidRPr="00434AD6" w:rsidRDefault="00570B77" w:rsidP="007C454D">
      <w:pPr>
        <w:pStyle w:val="Note2"/>
        <w:pPrChange w:id="2981" w:author="Moses, Robinson" w:date="2023-03-16T02:59:00Z">
          <w:pPr>
            <w:pStyle w:val="BodyText"/>
          </w:pPr>
        </w:pPrChange>
      </w:pPr>
      <w:del w:id="2982" w:author="Moses, Robinson" w:date="2023-03-16T02:59:00Z">
        <w:r w:rsidRPr="007C454D" w:rsidDel="007C454D">
          <w:rPr>
            <w:b/>
            <w:bCs/>
            <w:rPrChange w:id="2983" w:author="Moses, Robinson" w:date="2023-03-16T02:59:00Z">
              <w:rPr/>
            </w:rPrChange>
          </w:rPr>
          <w:delText xml:space="preserve"> </w:delText>
        </w:r>
      </w:del>
      <w:r w:rsidRPr="007C454D">
        <w:rPr>
          <w:b/>
          <w:bCs/>
          <w:rPrChange w:id="2984" w:author="Moses, Robinson" w:date="2023-03-16T02:59:00Z">
            <w:rPr/>
          </w:rPrChange>
        </w:rPr>
        <w:t>Note</w:t>
      </w:r>
      <w:ins w:id="2985" w:author="Moses, Robinson" w:date="2023-03-16T02:59:00Z">
        <w:r w:rsidR="007C454D">
          <w:rPr>
            <w:b/>
            <w:bCs/>
          </w:rPr>
          <w:t>:</w:t>
        </w:r>
      </w:ins>
      <w:r>
        <w:t xml:space="preserve"> </w:t>
      </w:r>
      <w:del w:id="2986" w:author="Moses, Robinson" w:date="2023-03-16T02:59:00Z">
        <w:r w:rsidDel="007C454D">
          <w:delText>that t</w:delText>
        </w:r>
      </w:del>
      <w:ins w:id="2987" w:author="Moses, Robinson" w:date="2023-03-16T02:59:00Z">
        <w:r w:rsidR="007C454D">
          <w:t>T</w:t>
        </w:r>
      </w:ins>
      <w:r>
        <w:t>he available statuses may be modified by your institution during application install</w:t>
      </w:r>
      <w:ins w:id="2988" w:author="Moses, Robinson" w:date="2023-03-16T09:37:00Z">
        <w:r w:rsidR="0014696D">
          <w:t>ation</w:t>
        </w:r>
      </w:ins>
      <w:r>
        <w:t xml:space="preserve"> or later configuration, up to 20 statuses total.</w:t>
      </w:r>
    </w:p>
    <w:p w14:paraId="65DA8D2C" w14:textId="35C634F1" w:rsidR="007C454D" w:rsidRDefault="00570B77" w:rsidP="00080F48">
      <w:pPr>
        <w:pStyle w:val="BodyText"/>
        <w:rPr>
          <w:ins w:id="2989" w:author="Moses, Robinson" w:date="2023-03-16T03:00:00Z"/>
        </w:rPr>
      </w:pPr>
      <w:r w:rsidRPr="007C454D">
        <w:rPr>
          <w:b/>
          <w:rPrChange w:id="2990" w:author="Moses, Robinson" w:date="2023-03-16T02:59:00Z">
            <w:rPr>
              <w:bCs/>
            </w:rPr>
          </w:rPrChange>
        </w:rPr>
        <w:t>Route Order Updates</w:t>
      </w:r>
      <w:r w:rsidRPr="007C454D">
        <w:rPr>
          <w:b/>
          <w:rPrChange w:id="2991" w:author="Moses, Robinson" w:date="2023-03-16T02:59:00Z">
            <w:rPr/>
          </w:rPrChange>
        </w:rPr>
        <w:t>:</w:t>
      </w:r>
      <w:r>
        <w:t xml:space="preserve"> When a Route Plan changes status, the system may attempt to update the included orders. The lower section of </w:t>
      </w:r>
      <w:ins w:id="2992" w:author="Moses, Robinson" w:date="2023-03-16T09:37:00Z">
        <w:r w:rsidR="0014696D">
          <w:t xml:space="preserve">the </w:t>
        </w:r>
      </w:ins>
      <w:r>
        <w:t xml:space="preserve">page here configures if and how that will occur. </w:t>
      </w:r>
    </w:p>
    <w:p w14:paraId="3965FF77" w14:textId="33DAA436" w:rsidR="00570B77" w:rsidRPr="00D9589B" w:rsidRDefault="00570B77" w:rsidP="007C454D">
      <w:pPr>
        <w:pStyle w:val="Note2"/>
        <w:pPrChange w:id="2993" w:author="Moses, Robinson" w:date="2023-03-16T03:00:00Z">
          <w:pPr>
            <w:pStyle w:val="BodyText"/>
          </w:pPr>
        </w:pPrChange>
      </w:pPr>
      <w:r w:rsidRPr="007C454D">
        <w:rPr>
          <w:b/>
          <w:bCs/>
          <w:rPrChange w:id="2994" w:author="Moses, Robinson" w:date="2023-03-16T03:00:00Z">
            <w:rPr/>
          </w:rPrChange>
        </w:rPr>
        <w:t>Note</w:t>
      </w:r>
      <w:r>
        <w:t>: If an order update is attempted through the Route Plan, that action must follow the rules of the Order Workflow settings established in OptiCash and/or OptiVault. If Route Plan attempts to do an ordering task that is not allowed, then the order will simply not be updated.</w:t>
      </w:r>
    </w:p>
    <w:p w14:paraId="19065046" w14:textId="5B0788B7" w:rsidR="00570B77" w:rsidDel="002E5F8C" w:rsidRDefault="00570B77" w:rsidP="00080F48">
      <w:pPr>
        <w:pStyle w:val="Caption"/>
        <w:rPr>
          <w:del w:id="2995" w:author="Moses, Robinson" w:date="2023-03-15T03:11:00Z"/>
        </w:rPr>
      </w:pPr>
    </w:p>
    <w:p w14:paraId="22425151" w14:textId="77777777" w:rsidR="00570B77" w:rsidRDefault="00570B77" w:rsidP="00080F48">
      <w:pPr>
        <w:pStyle w:val="Caption"/>
      </w:pPr>
      <w:bookmarkStart w:id="2996" w:name="_Toc65568989"/>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53</w:t>
      </w:r>
      <w:r w:rsidRPr="2BF9C046">
        <w:rPr>
          <w:noProof/>
        </w:rPr>
        <w:fldChar w:fldCharType="end"/>
      </w:r>
      <w:r w:rsidRPr="2BF9C046">
        <w:t xml:space="preserve">: </w:t>
      </w:r>
      <w:r>
        <w:t>ROUTE PLAN WORKFLOW SCREEN</w:t>
      </w:r>
      <w:bookmarkEnd w:id="2996"/>
    </w:p>
    <w:p w14:paraId="653659A1" w14:textId="77777777" w:rsidR="00570B77" w:rsidRDefault="00570B77" w:rsidP="007C454D">
      <w:pPr>
        <w:pStyle w:val="BodyText"/>
        <w:pPrChange w:id="2997" w:author="Moses, Robinson" w:date="2023-03-16T02:57:00Z">
          <w:pPr>
            <w:jc w:val="center"/>
          </w:pPr>
        </w:pPrChange>
      </w:pPr>
      <w:r>
        <w:rPr>
          <w:noProof/>
        </w:rPr>
        <w:drawing>
          <wp:inline distT="0" distB="0" distL="0" distR="0" wp14:anchorId="10BA253B" wp14:editId="5AC98A04">
            <wp:extent cx="5943600" cy="1790700"/>
            <wp:effectExtent l="76200" t="76200" r="133350" b="133350"/>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220EF7" w14:textId="77777777" w:rsidR="00080F48" w:rsidRDefault="00080F48" w:rsidP="00080F48">
      <w:pPr>
        <w:pStyle w:val="Caption"/>
      </w:pPr>
      <w:bookmarkStart w:id="2998" w:name="_Toc65569046"/>
    </w:p>
    <w:p w14:paraId="71196115" w14:textId="1C36387F" w:rsidR="00570B77" w:rsidRDefault="00570B77" w:rsidP="00080F48">
      <w:pPr>
        <w:pStyle w:val="Caption"/>
      </w:pPr>
      <w:r w:rsidRPr="002946F8">
        <w:t xml:space="preserve">Table </w:t>
      </w:r>
      <w:r w:rsidRPr="002946F8">
        <w:fldChar w:fldCharType="begin"/>
      </w:r>
      <w:r w:rsidRPr="002946F8">
        <w:instrText xml:space="preserve"> SEQ Table \* ARABIC </w:instrText>
      </w:r>
      <w:r w:rsidRPr="002946F8">
        <w:fldChar w:fldCharType="separate"/>
      </w:r>
      <w:r>
        <w:rPr>
          <w:noProof/>
        </w:rPr>
        <w:t>45</w:t>
      </w:r>
      <w:r w:rsidRPr="002946F8">
        <w:fldChar w:fldCharType="end"/>
      </w:r>
      <w:r w:rsidRPr="002946F8">
        <w:t xml:space="preserve">: </w:t>
      </w:r>
      <w:r>
        <w:t>ROUTE PLAN WORKFLOW FIELDS</w:t>
      </w:r>
      <w:bookmarkEnd w:id="299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8A883E" w14:textId="77777777" w:rsidTr="0069121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5AE5C89"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20E1FD" w14:textId="77777777" w:rsidR="00570B77" w:rsidRDefault="00570B77" w:rsidP="00691211">
            <w:pPr>
              <w:pStyle w:val="TableHeading"/>
            </w:pPr>
            <w:r>
              <w:t xml:space="preserve">Description </w:t>
            </w:r>
          </w:p>
        </w:tc>
      </w:tr>
      <w:tr w:rsidR="00570B77" w14:paraId="6A8713A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A998A7E" w14:textId="77777777" w:rsidR="00570B77" w:rsidRPr="007C454D" w:rsidRDefault="00570B77" w:rsidP="00691211">
            <w:pPr>
              <w:pStyle w:val="TableBody"/>
              <w:rPr>
                <w:b/>
                <w:bCs/>
                <w:rPrChange w:id="2999" w:author="Moses, Robinson" w:date="2023-03-16T03:00:00Z">
                  <w:rPr/>
                </w:rPrChange>
              </w:rPr>
            </w:pPr>
            <w:r w:rsidRPr="007C454D">
              <w:rPr>
                <w:b/>
                <w:bCs/>
                <w:rPrChange w:id="3000" w:author="Moses, Robinson" w:date="2023-03-16T03:00:00Z">
                  <w:rPr/>
                </w:rPrChange>
              </w:rPr>
              <w:t xml:space="preserve">Route Begin Status </w:t>
            </w:r>
          </w:p>
        </w:tc>
        <w:tc>
          <w:tcPr>
            <w:tcW w:w="6194" w:type="dxa"/>
            <w:tcBorders>
              <w:top w:val="single" w:sz="3" w:space="0" w:color="000000"/>
              <w:left w:val="single" w:sz="4" w:space="0" w:color="000000"/>
              <w:bottom w:val="single" w:sz="4" w:space="0" w:color="000000"/>
              <w:right w:val="single" w:sz="4" w:space="0" w:color="000000"/>
            </w:tcBorders>
          </w:tcPr>
          <w:p w14:paraId="5F62C0B0" w14:textId="77777777" w:rsidR="00570B77" w:rsidRPr="007C454D" w:rsidRDefault="00570B77" w:rsidP="007C454D">
            <w:pPr>
              <w:pStyle w:val="TableBody"/>
              <w:rPr>
                <w:rPrChange w:id="3001" w:author="Moses, Robinson" w:date="2023-03-16T03:00:00Z">
                  <w:rPr>
                    <w:rFonts w:cstheme="minorHAnsi"/>
                    <w:sz w:val="18"/>
                    <w:szCs w:val="18"/>
                  </w:rPr>
                </w:rPrChange>
              </w:rPr>
            </w:pPr>
            <w:r w:rsidRPr="007C454D">
              <w:rPr>
                <w:rPrChange w:id="3002" w:author="Moses, Robinson" w:date="2023-03-16T03:00:00Z">
                  <w:rPr>
                    <w:sz w:val="18"/>
                    <w:szCs w:val="18"/>
                  </w:rPr>
                </w:rPrChange>
              </w:rPr>
              <w:t>This configuration will be in effect when the Route Plan begins in this status.</w:t>
            </w:r>
          </w:p>
        </w:tc>
      </w:tr>
      <w:tr w:rsidR="00570B77" w14:paraId="02D0AA7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B08CC59" w14:textId="77777777" w:rsidR="00570B77" w:rsidRPr="007C454D" w:rsidRDefault="00570B77" w:rsidP="00691211">
            <w:pPr>
              <w:pStyle w:val="TableBody"/>
              <w:rPr>
                <w:b/>
                <w:bCs/>
                <w:rPrChange w:id="3003" w:author="Moses, Robinson" w:date="2023-03-16T03:00:00Z">
                  <w:rPr/>
                </w:rPrChange>
              </w:rPr>
            </w:pPr>
            <w:r w:rsidRPr="007C454D">
              <w:rPr>
                <w:b/>
                <w:bCs/>
                <w:rPrChange w:id="3004" w:author="Moses, Robinson" w:date="2023-03-16T03:00:00Z">
                  <w:rPr/>
                </w:rPrChange>
              </w:rPr>
              <w:t>Route End Status</w:t>
            </w:r>
          </w:p>
        </w:tc>
        <w:tc>
          <w:tcPr>
            <w:tcW w:w="6194" w:type="dxa"/>
            <w:tcBorders>
              <w:top w:val="single" w:sz="4" w:space="0" w:color="000000"/>
              <w:left w:val="single" w:sz="4" w:space="0" w:color="000000"/>
              <w:bottom w:val="single" w:sz="4" w:space="0" w:color="000000"/>
              <w:right w:val="single" w:sz="4" w:space="0" w:color="000000"/>
            </w:tcBorders>
          </w:tcPr>
          <w:p w14:paraId="7B944965" w14:textId="77777777" w:rsidR="00570B77" w:rsidRPr="007C454D" w:rsidRDefault="00570B77" w:rsidP="007C454D">
            <w:pPr>
              <w:pStyle w:val="TableBody"/>
              <w:rPr>
                <w:rPrChange w:id="3005" w:author="Moses, Robinson" w:date="2023-03-16T03:00:00Z">
                  <w:rPr>
                    <w:rFonts w:cstheme="minorHAnsi"/>
                    <w:sz w:val="18"/>
                    <w:szCs w:val="18"/>
                  </w:rPr>
                </w:rPrChange>
              </w:rPr>
            </w:pPr>
            <w:r w:rsidRPr="007C454D">
              <w:rPr>
                <w:rPrChange w:id="3006" w:author="Moses, Robinson" w:date="2023-03-16T03:00:00Z">
                  <w:rPr>
                    <w:sz w:val="18"/>
                    <w:szCs w:val="18"/>
                  </w:rPr>
                </w:rPrChange>
              </w:rPr>
              <w:t>This status is where the Route Plan will end its transition.</w:t>
            </w:r>
          </w:p>
        </w:tc>
      </w:tr>
      <w:tr w:rsidR="00570B77" w14:paraId="639392D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27898B" w14:textId="77777777" w:rsidR="00570B77" w:rsidRPr="007C454D" w:rsidRDefault="00570B77" w:rsidP="00691211">
            <w:pPr>
              <w:pStyle w:val="TableBody"/>
              <w:rPr>
                <w:b/>
                <w:bCs/>
                <w:rPrChange w:id="3007" w:author="Moses, Robinson" w:date="2023-03-16T03:00:00Z">
                  <w:rPr/>
                </w:rPrChange>
              </w:rPr>
            </w:pPr>
            <w:r w:rsidRPr="007C454D">
              <w:rPr>
                <w:b/>
                <w:bCs/>
                <w:rPrChange w:id="3008" w:author="Moses, Robinson" w:date="2023-03-16T03:00:00Z">
                  <w:rPr/>
                </w:rPrChange>
              </w:rPr>
              <w:t>Order Workflow</w:t>
            </w:r>
          </w:p>
        </w:tc>
        <w:tc>
          <w:tcPr>
            <w:tcW w:w="6194" w:type="dxa"/>
            <w:tcBorders>
              <w:top w:val="single" w:sz="4" w:space="0" w:color="000000"/>
              <w:left w:val="single" w:sz="4" w:space="0" w:color="000000"/>
              <w:bottom w:val="single" w:sz="4" w:space="0" w:color="000000"/>
              <w:right w:val="single" w:sz="4" w:space="0" w:color="000000"/>
            </w:tcBorders>
          </w:tcPr>
          <w:p w14:paraId="79D460D4" w14:textId="50C13B72" w:rsidR="00570B77" w:rsidRPr="007C454D" w:rsidRDefault="00570B77" w:rsidP="007C454D">
            <w:pPr>
              <w:pStyle w:val="TableBody"/>
              <w:rPr>
                <w:rPrChange w:id="3009" w:author="Moses, Robinson" w:date="2023-03-16T03:00:00Z">
                  <w:rPr>
                    <w:rFonts w:cstheme="minorHAnsi"/>
                    <w:sz w:val="18"/>
                    <w:szCs w:val="18"/>
                  </w:rPr>
                </w:rPrChange>
              </w:rPr>
            </w:pPr>
            <w:del w:id="3010" w:author="Moses, Robinson" w:date="2023-03-16T09:38:00Z">
              <w:r w:rsidRPr="007C454D" w:rsidDel="0014696D">
                <w:rPr>
                  <w:rPrChange w:id="3011" w:author="Moses, Robinson" w:date="2023-03-16T03:00:00Z">
                    <w:rPr>
                      <w:sz w:val="18"/>
                      <w:szCs w:val="18"/>
                    </w:rPr>
                  </w:rPrChange>
                </w:rPr>
                <w:delText xml:space="preserve">Which </w:delText>
              </w:r>
            </w:del>
            <w:ins w:id="3012" w:author="Moses, Robinson" w:date="2023-03-16T09:38:00Z">
              <w:r w:rsidR="0014696D">
                <w:t xml:space="preserve">The </w:t>
              </w:r>
            </w:ins>
            <w:r w:rsidRPr="007C454D">
              <w:rPr>
                <w:rPrChange w:id="3013" w:author="Moses, Robinson" w:date="2023-03-16T03:00:00Z">
                  <w:rPr>
                    <w:sz w:val="18"/>
                    <w:szCs w:val="18"/>
                  </w:rPr>
                </w:rPrChange>
              </w:rPr>
              <w:t>type of orders in the Route Plan will be included for this action.</w:t>
            </w:r>
          </w:p>
        </w:tc>
      </w:tr>
      <w:tr w:rsidR="00570B77" w14:paraId="22CF47C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F75E6DA" w14:textId="77777777" w:rsidR="00570B77" w:rsidRPr="007C454D" w:rsidRDefault="00570B77" w:rsidP="00691211">
            <w:pPr>
              <w:pStyle w:val="TableBody"/>
              <w:rPr>
                <w:b/>
                <w:bCs/>
                <w:rPrChange w:id="3014" w:author="Moses, Robinson" w:date="2023-03-16T03:00:00Z">
                  <w:rPr/>
                </w:rPrChange>
              </w:rPr>
            </w:pPr>
            <w:r w:rsidRPr="007C454D">
              <w:rPr>
                <w:b/>
                <w:bCs/>
                <w:rPrChange w:id="3015" w:author="Moses, Robinson" w:date="2023-03-16T03:00:00Z">
                  <w:rPr/>
                </w:rPrChange>
              </w:rPr>
              <w:t>Order Begin State</w:t>
            </w:r>
          </w:p>
        </w:tc>
        <w:tc>
          <w:tcPr>
            <w:tcW w:w="6194" w:type="dxa"/>
            <w:tcBorders>
              <w:top w:val="single" w:sz="4" w:space="0" w:color="000000"/>
              <w:left w:val="single" w:sz="4" w:space="0" w:color="000000"/>
              <w:bottom w:val="single" w:sz="4" w:space="0" w:color="000000"/>
              <w:right w:val="single" w:sz="4" w:space="0" w:color="000000"/>
            </w:tcBorders>
          </w:tcPr>
          <w:p w14:paraId="5926065F" w14:textId="77777777" w:rsidR="00570B77" w:rsidRPr="007C454D" w:rsidRDefault="00570B77" w:rsidP="007C454D">
            <w:pPr>
              <w:pStyle w:val="TableBody"/>
              <w:rPr>
                <w:rPrChange w:id="3016" w:author="Moses, Robinson" w:date="2023-03-16T03:00:00Z">
                  <w:rPr>
                    <w:rFonts w:cstheme="minorHAnsi"/>
                    <w:sz w:val="18"/>
                    <w:szCs w:val="18"/>
                  </w:rPr>
                </w:rPrChange>
              </w:rPr>
            </w:pPr>
            <w:r w:rsidRPr="007C454D">
              <w:rPr>
                <w:rPrChange w:id="3017" w:author="Moses, Robinson" w:date="2023-03-16T03:00:00Z">
                  <w:rPr>
                    <w:sz w:val="18"/>
                    <w:szCs w:val="18"/>
                  </w:rPr>
                </w:rPrChange>
              </w:rPr>
              <w:t>Orders in the Route Plan currently in this state will be included for this action.</w:t>
            </w:r>
          </w:p>
        </w:tc>
      </w:tr>
      <w:tr w:rsidR="00570B77" w14:paraId="17844AB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5023C6C" w14:textId="77777777" w:rsidR="00570B77" w:rsidRPr="007C454D" w:rsidRDefault="00570B77" w:rsidP="00691211">
            <w:pPr>
              <w:pStyle w:val="TableBody"/>
              <w:rPr>
                <w:b/>
                <w:bCs/>
                <w:rPrChange w:id="3018" w:author="Moses, Robinson" w:date="2023-03-16T03:00:00Z">
                  <w:rPr/>
                </w:rPrChange>
              </w:rPr>
            </w:pPr>
            <w:r w:rsidRPr="007C454D">
              <w:rPr>
                <w:b/>
                <w:bCs/>
                <w:rPrChange w:id="3019" w:author="Moses, Robinson" w:date="2023-03-16T03:00:00Z">
                  <w:rPr/>
                </w:rPrChange>
              </w:rPr>
              <w:t>Order Task</w:t>
            </w:r>
          </w:p>
        </w:tc>
        <w:tc>
          <w:tcPr>
            <w:tcW w:w="6194" w:type="dxa"/>
            <w:tcBorders>
              <w:top w:val="single" w:sz="4" w:space="0" w:color="000000"/>
              <w:left w:val="single" w:sz="4" w:space="0" w:color="000000"/>
              <w:bottom w:val="single" w:sz="4" w:space="0" w:color="000000"/>
              <w:right w:val="single" w:sz="4" w:space="0" w:color="000000"/>
            </w:tcBorders>
          </w:tcPr>
          <w:p w14:paraId="41D4B082" w14:textId="014ADB59" w:rsidR="00570B77" w:rsidRPr="007C454D" w:rsidRDefault="00570B77" w:rsidP="007C454D">
            <w:pPr>
              <w:pStyle w:val="TableBody"/>
              <w:rPr>
                <w:rPrChange w:id="3020" w:author="Moses, Robinson" w:date="2023-03-16T03:00:00Z">
                  <w:rPr>
                    <w:sz w:val="18"/>
                    <w:szCs w:val="18"/>
                  </w:rPr>
                </w:rPrChange>
              </w:rPr>
            </w:pPr>
            <w:r w:rsidRPr="007C454D">
              <w:rPr>
                <w:rPrChange w:id="3021" w:author="Moses, Robinson" w:date="2023-03-16T03:00:00Z">
                  <w:rPr>
                    <w:sz w:val="18"/>
                    <w:szCs w:val="18"/>
                  </w:rPr>
                </w:rPrChange>
              </w:rPr>
              <w:t xml:space="preserve">The action (Task) which will be applied to the orders in Route Plan </w:t>
            </w:r>
            <w:del w:id="3022" w:author="Moses, Robinson" w:date="2023-03-16T09:38:00Z">
              <w:r w:rsidRPr="007C454D" w:rsidDel="0014696D">
                <w:rPr>
                  <w:rPrChange w:id="3023" w:author="Moses, Robinson" w:date="2023-03-16T03:00:00Z">
                    <w:rPr>
                      <w:sz w:val="18"/>
                      <w:szCs w:val="18"/>
                    </w:rPr>
                  </w:rPrChange>
                </w:rPr>
                <w:delText xml:space="preserve">fitting </w:delText>
              </w:r>
            </w:del>
            <w:ins w:id="3024" w:author="Moses, Robinson" w:date="2023-03-16T09:38:00Z">
              <w:r w:rsidR="0014696D" w:rsidRPr="007C454D">
                <w:rPr>
                  <w:rPrChange w:id="3025" w:author="Moses, Robinson" w:date="2023-03-16T03:00:00Z">
                    <w:rPr>
                      <w:sz w:val="18"/>
                      <w:szCs w:val="18"/>
                    </w:rPr>
                  </w:rPrChange>
                </w:rPr>
                <w:t>fit</w:t>
              </w:r>
              <w:r w:rsidR="0014696D">
                <w:t>s</w:t>
              </w:r>
              <w:r w:rsidR="0014696D" w:rsidRPr="007C454D">
                <w:rPr>
                  <w:rPrChange w:id="3026" w:author="Moses, Robinson" w:date="2023-03-16T03:00:00Z">
                    <w:rPr>
                      <w:sz w:val="18"/>
                      <w:szCs w:val="18"/>
                    </w:rPr>
                  </w:rPrChange>
                </w:rPr>
                <w:t xml:space="preserve"> </w:t>
              </w:r>
            </w:ins>
            <w:r w:rsidRPr="007C454D">
              <w:rPr>
                <w:rPrChange w:id="3027" w:author="Moses, Robinson" w:date="2023-03-16T03:00:00Z">
                  <w:rPr>
                    <w:sz w:val="18"/>
                    <w:szCs w:val="18"/>
                  </w:rPr>
                </w:rPrChange>
              </w:rPr>
              <w:t xml:space="preserve">the preceding criteria. </w:t>
            </w:r>
          </w:p>
        </w:tc>
      </w:tr>
    </w:tbl>
    <w:p w14:paraId="1EFC5A06" w14:textId="07498C94" w:rsidR="00570B77" w:rsidRDefault="0014696D" w:rsidP="00691211">
      <w:pPr>
        <w:pStyle w:val="Caption"/>
        <w:rPr>
          <w:rStyle w:val="Hyperlink"/>
          <w:color w:val="70AD47" w:themeColor="accent6"/>
        </w:rPr>
      </w:pPr>
      <w:hyperlink w:anchor="_SETTINGS_1" w:history="1">
        <w:r w:rsidR="00570B77" w:rsidRPr="00691211">
          <w:rPr>
            <w:rStyle w:val="Hyperlink"/>
            <w:color w:val="70AD47" w:themeColor="accent6"/>
          </w:rPr>
          <w:t>Return to: Settings</w:t>
        </w:r>
      </w:hyperlink>
    </w:p>
    <w:p w14:paraId="2BA2B2FA" w14:textId="77777777" w:rsidR="00691211" w:rsidRPr="00691211" w:rsidRDefault="00691211" w:rsidP="00691211"/>
    <w:p w14:paraId="52165C24" w14:textId="77777777" w:rsidR="00570B77" w:rsidRDefault="00570B77" w:rsidP="00570B77">
      <w:pPr>
        <w:pStyle w:val="Heading2"/>
      </w:pPr>
      <w:bookmarkStart w:id="3028" w:name="_Toc111643103"/>
      <w:bookmarkStart w:id="3029" w:name="_Toc129572323"/>
      <w:r>
        <w:t>VAULT LOAD CONFIGURATION</w:t>
      </w:r>
      <w:bookmarkEnd w:id="3028"/>
      <w:bookmarkEnd w:id="3029"/>
    </w:p>
    <w:p w14:paraId="249BEA71" w14:textId="10ED3856" w:rsidR="007C454D" w:rsidRDefault="00570B77" w:rsidP="00691211">
      <w:pPr>
        <w:pStyle w:val="BodyText"/>
        <w:rPr>
          <w:ins w:id="3030" w:author="Moses, Robinson" w:date="2023-03-16T03:03:00Z"/>
        </w:rPr>
      </w:pPr>
      <w:r>
        <w:t xml:space="preserve">See </w:t>
      </w:r>
      <w:ins w:id="3031" w:author="Moses, Robinson" w:date="2023-03-16T09:39:00Z">
        <w:r w:rsidR="0014696D">
          <w:t xml:space="preserve">the </w:t>
        </w:r>
      </w:ins>
      <w:del w:id="3032" w:author="Moses, Robinson" w:date="2023-03-16T09:39:00Z">
        <w:r w:rsidDel="0014696D">
          <w:delText xml:space="preserve">outside </w:delText>
        </w:r>
      </w:del>
      <w:ins w:id="3033" w:author="Moses, Robinson" w:date="2023-03-16T09:39:00Z">
        <w:r w:rsidR="0014696D">
          <w:t>separate</w:t>
        </w:r>
        <w:r w:rsidR="0014696D">
          <w:t xml:space="preserve"> </w:t>
        </w:r>
      </w:ins>
      <w:r>
        <w:t xml:space="preserve">document </w:t>
      </w:r>
      <w:r w:rsidRPr="007C454D">
        <w:rPr>
          <w:i/>
          <w:iCs/>
          <w:rPrChange w:id="3034" w:author="Moses, Robinson" w:date="2023-03-16T03:03:00Z">
            <w:rPr/>
          </w:rPrChange>
        </w:rPr>
        <w:t>Input/Output Formats Guide</w:t>
      </w:r>
      <w:r>
        <w:t xml:space="preserve"> for detailed specification</w:t>
      </w:r>
      <w:ins w:id="3035" w:author="Moses, Robinson" w:date="2023-03-16T09:39:00Z">
        <w:r w:rsidR="0014696D">
          <w:t>s</w:t>
        </w:r>
      </w:ins>
      <w:r>
        <w:t xml:space="preserve"> of the input file formats used in </w:t>
      </w:r>
      <w:ins w:id="3036" w:author="Moses, Robinson" w:date="2023-03-16T09:39:00Z">
        <w:r w:rsidR="0014696D">
          <w:t xml:space="preserve">the </w:t>
        </w:r>
      </w:ins>
      <w:r>
        <w:t xml:space="preserve">Import Vault History function. That will refer to Categories and Subcategories used in the import process. </w:t>
      </w:r>
      <w:del w:id="3037" w:author="Moses, Robinson" w:date="2023-03-16T09:39:00Z">
        <w:r w:rsidDel="0014696D">
          <w:delText xml:space="preserve">Definition </w:delText>
        </w:r>
      </w:del>
      <w:ins w:id="3038" w:author="Moses, Robinson" w:date="2023-03-16T09:39:00Z">
        <w:r w:rsidR="0014696D">
          <w:t>The d</w:t>
        </w:r>
        <w:r w:rsidR="0014696D">
          <w:t xml:space="preserve">efinition </w:t>
        </w:r>
      </w:ins>
      <w:r>
        <w:t xml:space="preserve">of the Categories and Subcategories is done here </w:t>
      </w:r>
      <w:del w:id="3039" w:author="Moses, Robinson" w:date="2023-03-16T09:39:00Z">
        <w:r w:rsidDel="0014696D">
          <w:delText xml:space="preserve">in </w:delText>
        </w:r>
      </w:del>
      <w:ins w:id="3040" w:author="Moses, Robinson" w:date="2023-03-16T09:39:00Z">
        <w:r w:rsidR="0014696D">
          <w:t>o</w:t>
        </w:r>
        <w:r w:rsidR="0014696D">
          <w:t xml:space="preserve">n </w:t>
        </w:r>
      </w:ins>
      <w:ins w:id="3041" w:author="Moses, Robinson" w:date="2023-03-16T09:40:00Z">
        <w:r w:rsidR="0014696D">
          <w:t xml:space="preserve">the </w:t>
        </w:r>
      </w:ins>
      <w:r>
        <w:t>Vault Load Configuration page.</w:t>
      </w:r>
      <w:del w:id="3042" w:author="Moses, Robinson" w:date="2023-03-16T03:03:00Z">
        <w:r w:rsidDel="007C454D">
          <w:br/>
        </w:r>
        <w:r w:rsidDel="007C454D">
          <w:br/>
        </w:r>
      </w:del>
    </w:p>
    <w:p w14:paraId="632F31F3" w14:textId="7FC49021" w:rsidR="007C454D" w:rsidRDefault="00570B77" w:rsidP="00691211">
      <w:pPr>
        <w:pStyle w:val="BodyText"/>
        <w:rPr>
          <w:ins w:id="3043" w:author="Moses, Robinson" w:date="2023-03-16T03:04:00Z"/>
        </w:rPr>
      </w:pPr>
      <w:r>
        <w:t xml:space="preserve">Categories refer to types of data that may be input during Import Vault History. The Category is effectively a label which will appear in </w:t>
      </w:r>
      <w:ins w:id="3044" w:author="Moses, Robinson" w:date="2023-03-16T09:40:00Z">
        <w:r w:rsidR="0014696D">
          <w:t xml:space="preserve">the </w:t>
        </w:r>
      </w:ins>
      <w:r>
        <w:t xml:space="preserve">import file and you may map that label to its ultimate destination in an OptiVault data field. If more than one Category is mapped to </w:t>
      </w:r>
      <w:ins w:id="3045" w:author="Moses, Robinson" w:date="2023-03-16T09:40:00Z">
        <w:r w:rsidR="0014696D">
          <w:t xml:space="preserve">the </w:t>
        </w:r>
      </w:ins>
      <w:r>
        <w:t>same OptiVault field, then the imported amounts are summed together.</w:t>
      </w:r>
      <w:del w:id="3046" w:author="Moses, Robinson" w:date="2023-03-16T03:04:00Z">
        <w:r w:rsidDel="007C454D">
          <w:br/>
        </w:r>
        <w:r w:rsidDel="007C454D">
          <w:br/>
        </w:r>
      </w:del>
    </w:p>
    <w:p w14:paraId="3ED9A140" w14:textId="0BBB0E76" w:rsidR="00570B77" w:rsidRPr="002B6BE3" w:rsidRDefault="00570B77" w:rsidP="00691211">
      <w:pPr>
        <w:pStyle w:val="BodyText"/>
      </w:pPr>
      <w:r>
        <w:t xml:space="preserve">Subcategories refer to optional additional detail which may be provided during Import Vault </w:t>
      </w:r>
      <w:del w:id="3047" w:author="Moses, Robinson" w:date="2023-03-16T03:04:00Z">
        <w:r w:rsidDel="007C454D">
          <w:delText>History, but</w:delText>
        </w:r>
      </w:del>
      <w:ins w:id="3048" w:author="Moses, Robinson" w:date="2023-03-16T03:04:00Z">
        <w:r w:rsidR="007C454D">
          <w:t>History but</w:t>
        </w:r>
      </w:ins>
      <w:r>
        <w:t xml:space="preserve"> does not map to OptiVault fields directly. Subcategories will only appear under a defined Category and any amounts imported this way will be summed up to the Category level when stored in OptiVault.</w:t>
      </w:r>
    </w:p>
    <w:p w14:paraId="3E0BFBBA" w14:textId="6BC19A0A" w:rsidR="00570B77" w:rsidDel="007C454D" w:rsidRDefault="00570B77" w:rsidP="00691211">
      <w:pPr>
        <w:pStyle w:val="Caption"/>
        <w:rPr>
          <w:del w:id="3049" w:author="Moses, Robinson" w:date="2023-03-16T03:05:00Z"/>
        </w:rPr>
      </w:pPr>
    </w:p>
    <w:p w14:paraId="6CC4E27D" w14:textId="77777777" w:rsidR="00570B77" w:rsidRDefault="00570B77" w:rsidP="00691211">
      <w:pPr>
        <w:pStyle w:val="Caption"/>
      </w:pPr>
      <w:bookmarkStart w:id="3050" w:name="_Toc65568990"/>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54</w:t>
      </w:r>
      <w:r w:rsidRPr="2BF9C046">
        <w:rPr>
          <w:noProof/>
        </w:rPr>
        <w:fldChar w:fldCharType="end"/>
      </w:r>
      <w:r w:rsidRPr="2BF9C046">
        <w:t xml:space="preserve">: </w:t>
      </w:r>
      <w:r>
        <w:t>VAULT LOAD CONFIGURATION SCREEN</w:t>
      </w:r>
      <w:bookmarkEnd w:id="3050"/>
    </w:p>
    <w:p w14:paraId="5831C008" w14:textId="77777777" w:rsidR="00570B77" w:rsidRDefault="00570B77" w:rsidP="007C454D">
      <w:pPr>
        <w:pStyle w:val="BodyText"/>
        <w:pPrChange w:id="3051" w:author="Moses, Robinson" w:date="2023-03-16T03:05:00Z">
          <w:pPr/>
        </w:pPrChange>
      </w:pPr>
      <w:r>
        <w:rPr>
          <w:noProof/>
        </w:rPr>
        <w:drawing>
          <wp:inline distT="0" distB="0" distL="0" distR="0" wp14:anchorId="4EBA8E08" wp14:editId="14F61F51">
            <wp:extent cx="5932805" cy="2772410"/>
            <wp:effectExtent l="76200" t="76200" r="125095" b="142240"/>
            <wp:docPr id="1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277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0DF08" w14:textId="77777777" w:rsidR="00570B77" w:rsidRDefault="00570B77" w:rsidP="00691211">
      <w:pPr>
        <w:pStyle w:val="Caption"/>
      </w:pPr>
      <w:bookmarkStart w:id="3052" w:name="_Toc65569047"/>
      <w:r w:rsidRPr="002946F8">
        <w:t xml:space="preserve">Table </w:t>
      </w:r>
      <w:r w:rsidRPr="002946F8">
        <w:fldChar w:fldCharType="begin"/>
      </w:r>
      <w:r w:rsidRPr="002946F8">
        <w:instrText xml:space="preserve"> SEQ Table \* ARABIC </w:instrText>
      </w:r>
      <w:r w:rsidRPr="002946F8">
        <w:fldChar w:fldCharType="separate"/>
      </w:r>
      <w:r>
        <w:rPr>
          <w:noProof/>
        </w:rPr>
        <w:t>46</w:t>
      </w:r>
      <w:r w:rsidRPr="002946F8">
        <w:fldChar w:fldCharType="end"/>
      </w:r>
      <w:r w:rsidRPr="002946F8">
        <w:t xml:space="preserve">: </w:t>
      </w:r>
      <w:r>
        <w:t>VAULT LOAD CONFIGURATION FIELDS</w:t>
      </w:r>
      <w:bookmarkEnd w:id="3052"/>
      <w:r>
        <w:t xml:space="preserve"> </w:t>
      </w:r>
      <w:r>
        <w:tab/>
        <w:t xml:space="preserve"> </w:t>
      </w:r>
    </w:p>
    <w:tbl>
      <w:tblPr>
        <w:tblStyle w:val="TableGrid1"/>
        <w:tblW w:w="7820" w:type="dxa"/>
        <w:tblInd w:w="715" w:type="dxa"/>
        <w:tblCellMar>
          <w:top w:w="95" w:type="dxa"/>
          <w:left w:w="5" w:type="dxa"/>
          <w:right w:w="88" w:type="dxa"/>
        </w:tblCellMar>
        <w:tblLook w:val="04A0" w:firstRow="1" w:lastRow="0" w:firstColumn="1" w:lastColumn="0" w:noHBand="0" w:noVBand="1"/>
        <w:tblPrChange w:id="3053" w:author="Moses, Robinson" w:date="2023-03-16T03:05: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626"/>
        <w:gridCol w:w="6194"/>
        <w:tblGridChange w:id="3054">
          <w:tblGrid>
            <w:gridCol w:w="1881"/>
            <w:gridCol w:w="6194"/>
          </w:tblGrid>
        </w:tblGridChange>
      </w:tblGrid>
      <w:tr w:rsidR="00570B77" w14:paraId="766FE4CD" w14:textId="77777777" w:rsidTr="007C454D">
        <w:trPr>
          <w:trHeight w:val="372"/>
          <w:trPrChange w:id="3055" w:author="Moses, Robinson" w:date="2023-03-16T03:05:00Z">
            <w:trPr>
              <w:trHeight w:val="372"/>
            </w:trPr>
          </w:trPrChange>
        </w:trPr>
        <w:tc>
          <w:tcPr>
            <w:tcW w:w="1626" w:type="dxa"/>
            <w:tcBorders>
              <w:top w:val="single" w:sz="4" w:space="0" w:color="000000"/>
              <w:left w:val="single" w:sz="4" w:space="0" w:color="000000"/>
              <w:bottom w:val="single" w:sz="3" w:space="0" w:color="000000"/>
              <w:right w:val="single" w:sz="4" w:space="0" w:color="000000"/>
            </w:tcBorders>
            <w:shd w:val="clear" w:color="auto" w:fill="54B948"/>
            <w:tcPrChange w:id="3056" w:author="Moses, Robinson" w:date="2023-03-16T03:05: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98ED81"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57" w:author="Moses, Robinson" w:date="2023-03-16T03:05: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2DC3F2A" w14:textId="77777777" w:rsidR="00570B77" w:rsidRDefault="00570B77" w:rsidP="00691211">
            <w:pPr>
              <w:pStyle w:val="TableHeading"/>
            </w:pPr>
            <w:r>
              <w:t xml:space="preserve">Description </w:t>
            </w:r>
          </w:p>
        </w:tc>
      </w:tr>
      <w:tr w:rsidR="00570B77" w14:paraId="73E73C74" w14:textId="77777777" w:rsidTr="007C454D">
        <w:trPr>
          <w:trHeight w:val="333"/>
          <w:trPrChange w:id="3058" w:author="Moses, Robinson" w:date="2023-03-16T03:05:00Z">
            <w:trPr>
              <w:trHeight w:val="333"/>
            </w:trPr>
          </w:trPrChange>
        </w:trPr>
        <w:tc>
          <w:tcPr>
            <w:tcW w:w="1626" w:type="dxa"/>
            <w:tcBorders>
              <w:top w:val="single" w:sz="3" w:space="0" w:color="000000"/>
              <w:left w:val="single" w:sz="4" w:space="0" w:color="000000"/>
              <w:bottom w:val="single" w:sz="4" w:space="0" w:color="000000"/>
              <w:right w:val="single" w:sz="4" w:space="0" w:color="000000"/>
            </w:tcBorders>
            <w:tcPrChange w:id="3059" w:author="Moses, Robinson" w:date="2023-03-16T03:05:00Z">
              <w:tcPr>
                <w:tcW w:w="1881" w:type="dxa"/>
                <w:tcBorders>
                  <w:top w:val="single" w:sz="3" w:space="0" w:color="000000"/>
                  <w:left w:val="single" w:sz="4" w:space="0" w:color="000000"/>
                  <w:bottom w:val="single" w:sz="4" w:space="0" w:color="000000"/>
                  <w:right w:val="single" w:sz="4" w:space="0" w:color="000000"/>
                </w:tcBorders>
              </w:tcPr>
            </w:tcPrChange>
          </w:tcPr>
          <w:p w14:paraId="3DA995AB" w14:textId="77777777" w:rsidR="00570B77" w:rsidRPr="007C454D" w:rsidRDefault="00570B77" w:rsidP="007C454D">
            <w:pPr>
              <w:pStyle w:val="TableBody"/>
              <w:rPr>
                <w:b/>
                <w:bCs/>
                <w:rPrChange w:id="3060" w:author="Moses, Robinson" w:date="2023-03-16T03:05:00Z">
                  <w:rPr/>
                </w:rPrChange>
              </w:rPr>
            </w:pPr>
            <w:r w:rsidRPr="007C454D">
              <w:rPr>
                <w:b/>
                <w:bCs/>
                <w:rPrChange w:id="3061" w:author="Moses, Robinson" w:date="2023-03-16T03:05:00Z">
                  <w:rPr/>
                </w:rPrChange>
              </w:rPr>
              <w:t xml:space="preserve">Vault Load Label (Category) </w:t>
            </w:r>
          </w:p>
        </w:tc>
        <w:tc>
          <w:tcPr>
            <w:tcW w:w="6194" w:type="dxa"/>
            <w:tcBorders>
              <w:top w:val="single" w:sz="3" w:space="0" w:color="000000"/>
              <w:left w:val="single" w:sz="4" w:space="0" w:color="000000"/>
              <w:bottom w:val="single" w:sz="4" w:space="0" w:color="000000"/>
              <w:right w:val="single" w:sz="4" w:space="0" w:color="000000"/>
            </w:tcBorders>
            <w:tcPrChange w:id="3062" w:author="Moses, Robinson" w:date="2023-03-16T03:05:00Z">
              <w:tcPr>
                <w:tcW w:w="6194" w:type="dxa"/>
                <w:tcBorders>
                  <w:top w:val="single" w:sz="3" w:space="0" w:color="000000"/>
                  <w:left w:val="single" w:sz="4" w:space="0" w:color="000000"/>
                  <w:bottom w:val="single" w:sz="4" w:space="0" w:color="000000"/>
                  <w:right w:val="single" w:sz="4" w:space="0" w:color="000000"/>
                </w:tcBorders>
              </w:tcPr>
            </w:tcPrChange>
          </w:tcPr>
          <w:p w14:paraId="2DDF8B14" w14:textId="10DD7ADF" w:rsidR="00570B77" w:rsidRPr="007C454D" w:rsidRDefault="00570B77" w:rsidP="007C454D">
            <w:pPr>
              <w:pStyle w:val="TableBody"/>
              <w:rPr>
                <w:rPrChange w:id="3063" w:author="Moses, Robinson" w:date="2023-03-16T03:05:00Z">
                  <w:rPr>
                    <w:rFonts w:cstheme="minorHAnsi"/>
                    <w:sz w:val="18"/>
                    <w:szCs w:val="18"/>
                  </w:rPr>
                </w:rPrChange>
              </w:rPr>
            </w:pPr>
            <w:r w:rsidRPr="007C454D">
              <w:rPr>
                <w:rPrChange w:id="3064" w:author="Moses, Robinson" w:date="2023-03-16T03:05:00Z">
                  <w:rPr>
                    <w:sz w:val="18"/>
                    <w:szCs w:val="18"/>
                  </w:rPr>
                </w:rPrChange>
              </w:rPr>
              <w:t xml:space="preserve">The text </w:t>
            </w:r>
            <w:del w:id="3065" w:author="Moses, Robinson" w:date="2023-03-16T03:05:00Z">
              <w:r w:rsidRPr="007C454D" w:rsidDel="007C454D">
                <w:rPr>
                  <w:rPrChange w:id="3066" w:author="Moses, Robinson" w:date="2023-03-16T03:05:00Z">
                    <w:rPr>
                      <w:sz w:val="18"/>
                      <w:szCs w:val="18"/>
                    </w:rPr>
                  </w:rPrChange>
                </w:rPr>
                <w:delText>as it</w:delText>
              </w:r>
            </w:del>
            <w:del w:id="3067" w:author="Moses, Robinson" w:date="2023-03-16T09:41:00Z">
              <w:r w:rsidRPr="007C454D" w:rsidDel="0014696D">
                <w:rPr>
                  <w:rPrChange w:id="3068" w:author="Moses, Robinson" w:date="2023-03-16T03:05:00Z">
                    <w:rPr>
                      <w:sz w:val="18"/>
                      <w:szCs w:val="18"/>
                    </w:rPr>
                  </w:rPrChange>
                </w:rPr>
                <w:delText xml:space="preserve"> </w:delText>
              </w:r>
            </w:del>
            <w:r w:rsidRPr="007C454D">
              <w:rPr>
                <w:rPrChange w:id="3069" w:author="Moses, Robinson" w:date="2023-03-16T03:05:00Z">
                  <w:rPr>
                    <w:sz w:val="18"/>
                    <w:szCs w:val="18"/>
                  </w:rPr>
                </w:rPrChange>
              </w:rPr>
              <w:t xml:space="preserve">will appear in </w:t>
            </w:r>
            <w:ins w:id="3070" w:author="Moses, Robinson" w:date="2023-03-16T09:41:00Z">
              <w:r w:rsidR="0014696D">
                <w:t xml:space="preserve">the </w:t>
              </w:r>
            </w:ins>
            <w:r w:rsidRPr="007C454D">
              <w:rPr>
                <w:rPrChange w:id="3071" w:author="Moses, Robinson" w:date="2023-03-16T03:05:00Z">
                  <w:rPr>
                    <w:sz w:val="18"/>
                    <w:szCs w:val="18"/>
                  </w:rPr>
                </w:rPrChange>
              </w:rPr>
              <w:t xml:space="preserve">input file of </w:t>
            </w:r>
            <w:ins w:id="3072" w:author="Moses, Robinson" w:date="2023-03-16T09:41:00Z">
              <w:r w:rsidR="0014696D">
                <w:t xml:space="preserve">the </w:t>
              </w:r>
            </w:ins>
            <w:r w:rsidRPr="007C454D">
              <w:rPr>
                <w:rPrChange w:id="3073" w:author="Moses, Robinson" w:date="2023-03-16T03:05:00Z">
                  <w:rPr>
                    <w:sz w:val="18"/>
                    <w:szCs w:val="18"/>
                  </w:rPr>
                </w:rPrChange>
              </w:rPr>
              <w:t>Import Vault History function.</w:t>
            </w:r>
          </w:p>
        </w:tc>
      </w:tr>
      <w:tr w:rsidR="00570B77" w14:paraId="77CB512D" w14:textId="77777777" w:rsidTr="007C454D">
        <w:trPr>
          <w:trHeight w:val="336"/>
          <w:trPrChange w:id="3074" w:author="Moses, Robinson" w:date="2023-03-16T03:05:00Z">
            <w:trPr>
              <w:trHeight w:val="336"/>
            </w:trPr>
          </w:trPrChange>
        </w:trPr>
        <w:tc>
          <w:tcPr>
            <w:tcW w:w="1626" w:type="dxa"/>
            <w:tcBorders>
              <w:top w:val="single" w:sz="4" w:space="0" w:color="000000"/>
              <w:left w:val="single" w:sz="4" w:space="0" w:color="000000"/>
              <w:bottom w:val="single" w:sz="4" w:space="0" w:color="000000"/>
              <w:right w:val="single" w:sz="4" w:space="0" w:color="000000"/>
            </w:tcBorders>
            <w:tcPrChange w:id="3075"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09072535" w14:textId="77777777" w:rsidR="00570B77" w:rsidRPr="007C454D" w:rsidRDefault="00570B77" w:rsidP="007C454D">
            <w:pPr>
              <w:pStyle w:val="TableBody"/>
              <w:rPr>
                <w:b/>
                <w:bCs/>
                <w:rPrChange w:id="3076" w:author="Moses, Robinson" w:date="2023-03-16T03:05:00Z">
                  <w:rPr/>
                </w:rPrChange>
              </w:rPr>
            </w:pPr>
            <w:r w:rsidRPr="007C454D">
              <w:rPr>
                <w:b/>
                <w:bCs/>
                <w:rPrChange w:id="3077" w:author="Moses, Robinson" w:date="2023-03-16T03:05:00Z">
                  <w:rPr/>
                </w:rPrChange>
              </w:rPr>
              <w:t>OptiVault Field (Category)</w:t>
            </w:r>
          </w:p>
        </w:tc>
        <w:tc>
          <w:tcPr>
            <w:tcW w:w="6194" w:type="dxa"/>
            <w:tcBorders>
              <w:top w:val="single" w:sz="4" w:space="0" w:color="000000"/>
              <w:left w:val="single" w:sz="4" w:space="0" w:color="000000"/>
              <w:bottom w:val="single" w:sz="4" w:space="0" w:color="000000"/>
              <w:right w:val="single" w:sz="4" w:space="0" w:color="000000"/>
            </w:tcBorders>
            <w:tcPrChange w:id="3078"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22B077E" w14:textId="77777777" w:rsidR="00570B77" w:rsidRPr="007C454D" w:rsidRDefault="00570B77" w:rsidP="007C454D">
            <w:pPr>
              <w:pStyle w:val="TableBody"/>
              <w:rPr>
                <w:rPrChange w:id="3079" w:author="Moses, Robinson" w:date="2023-03-16T03:05:00Z">
                  <w:rPr>
                    <w:rFonts w:cstheme="minorHAnsi"/>
                    <w:sz w:val="18"/>
                    <w:szCs w:val="18"/>
                  </w:rPr>
                </w:rPrChange>
              </w:rPr>
            </w:pPr>
            <w:r w:rsidRPr="007C454D">
              <w:rPr>
                <w:rPrChange w:id="3080" w:author="Moses, Robinson" w:date="2023-03-16T03:05:00Z">
                  <w:rPr>
                    <w:rFonts w:cstheme="minorHAnsi"/>
                    <w:sz w:val="18"/>
                    <w:szCs w:val="18"/>
                  </w:rPr>
                </w:rPrChange>
              </w:rPr>
              <w:t>The destination data field in OptiVault for data under this Category.</w:t>
            </w:r>
          </w:p>
        </w:tc>
      </w:tr>
      <w:tr w:rsidR="00570B77" w14:paraId="5CC25120" w14:textId="77777777" w:rsidTr="007C454D">
        <w:trPr>
          <w:trHeight w:val="334"/>
          <w:trPrChange w:id="3081" w:author="Moses, Robinson" w:date="2023-03-16T03:05:00Z">
            <w:trPr>
              <w:trHeight w:val="334"/>
            </w:trPr>
          </w:trPrChange>
        </w:trPr>
        <w:tc>
          <w:tcPr>
            <w:tcW w:w="1626" w:type="dxa"/>
            <w:tcBorders>
              <w:top w:val="single" w:sz="4" w:space="0" w:color="000000"/>
              <w:left w:val="single" w:sz="4" w:space="0" w:color="000000"/>
              <w:bottom w:val="single" w:sz="4" w:space="0" w:color="000000"/>
              <w:right w:val="single" w:sz="4" w:space="0" w:color="000000"/>
            </w:tcBorders>
            <w:tcPrChange w:id="3082"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4DF61479" w14:textId="77777777" w:rsidR="00570B77" w:rsidRPr="007C454D" w:rsidRDefault="00570B77" w:rsidP="007C454D">
            <w:pPr>
              <w:pStyle w:val="TableBody"/>
              <w:rPr>
                <w:b/>
                <w:bCs/>
                <w:rPrChange w:id="3083" w:author="Moses, Robinson" w:date="2023-03-16T03:05:00Z">
                  <w:rPr/>
                </w:rPrChange>
              </w:rPr>
            </w:pPr>
            <w:r w:rsidRPr="007C454D">
              <w:rPr>
                <w:b/>
                <w:bCs/>
                <w:rPrChange w:id="3084" w:author="Moses, Robinson" w:date="2023-03-16T03:05:00Z">
                  <w:rPr/>
                </w:rPrChange>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Change w:id="3085"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47C39CD" w14:textId="0863FC78" w:rsidR="00570B77" w:rsidRPr="007C454D" w:rsidRDefault="00570B77" w:rsidP="007C454D">
            <w:pPr>
              <w:pStyle w:val="TableBody"/>
              <w:rPr>
                <w:rPrChange w:id="3086" w:author="Moses, Robinson" w:date="2023-03-16T03:05:00Z">
                  <w:rPr>
                    <w:rFonts w:cstheme="minorHAnsi"/>
                    <w:sz w:val="18"/>
                    <w:szCs w:val="18"/>
                  </w:rPr>
                </w:rPrChange>
              </w:rPr>
            </w:pPr>
            <w:r w:rsidRPr="007C454D">
              <w:rPr>
                <w:rPrChange w:id="3087" w:author="Moses, Robinson" w:date="2023-03-16T03:05:00Z">
                  <w:rPr>
                    <w:sz w:val="18"/>
                    <w:szCs w:val="18"/>
                  </w:rPr>
                </w:rPrChange>
              </w:rPr>
              <w:t xml:space="preserve">The text </w:t>
            </w:r>
            <w:del w:id="3088" w:author="Moses, Robinson" w:date="2023-03-16T09:41:00Z">
              <w:r w:rsidRPr="007C454D" w:rsidDel="0014696D">
                <w:rPr>
                  <w:rPrChange w:id="3089" w:author="Moses, Robinson" w:date="2023-03-16T03:05:00Z">
                    <w:rPr>
                      <w:sz w:val="18"/>
                      <w:szCs w:val="18"/>
                    </w:rPr>
                  </w:rPrChange>
                </w:rPr>
                <w:delText xml:space="preserve">as it </w:delText>
              </w:r>
            </w:del>
            <w:r w:rsidRPr="007C454D">
              <w:rPr>
                <w:rPrChange w:id="3090" w:author="Moses, Robinson" w:date="2023-03-16T03:05:00Z">
                  <w:rPr>
                    <w:sz w:val="18"/>
                    <w:szCs w:val="18"/>
                  </w:rPr>
                </w:rPrChange>
              </w:rPr>
              <w:t xml:space="preserve">will appear in </w:t>
            </w:r>
            <w:ins w:id="3091" w:author="Moses, Robinson" w:date="2023-03-16T09:41:00Z">
              <w:r w:rsidR="0014696D">
                <w:t xml:space="preserve">the </w:t>
              </w:r>
            </w:ins>
            <w:r w:rsidRPr="007C454D">
              <w:rPr>
                <w:rPrChange w:id="3092" w:author="Moses, Robinson" w:date="2023-03-16T03:05:00Z">
                  <w:rPr>
                    <w:sz w:val="18"/>
                    <w:szCs w:val="18"/>
                  </w:rPr>
                </w:rPrChange>
              </w:rPr>
              <w:t xml:space="preserve">input file of </w:t>
            </w:r>
            <w:ins w:id="3093" w:author="Moses, Robinson" w:date="2023-03-16T09:41:00Z">
              <w:r w:rsidR="0014696D">
                <w:t xml:space="preserve">the </w:t>
              </w:r>
            </w:ins>
            <w:r w:rsidRPr="007C454D">
              <w:rPr>
                <w:rPrChange w:id="3094" w:author="Moses, Robinson" w:date="2023-03-16T03:05:00Z">
                  <w:rPr>
                    <w:sz w:val="18"/>
                    <w:szCs w:val="18"/>
                  </w:rPr>
                </w:rPrChange>
              </w:rPr>
              <w:t>Import Vault History function.</w:t>
            </w:r>
          </w:p>
        </w:tc>
      </w:tr>
    </w:tbl>
    <w:p w14:paraId="4BC28A1B" w14:textId="6C7C14BE" w:rsidR="00570B77" w:rsidRDefault="0014696D"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6F34B402" w14:textId="77777777" w:rsidR="007A2DD7" w:rsidRPr="007A2DD7" w:rsidRDefault="007A2DD7" w:rsidP="007A2DD7"/>
    <w:p w14:paraId="02888CC2" w14:textId="77777777" w:rsidR="00570B77" w:rsidRDefault="00570B77" w:rsidP="00570B77">
      <w:pPr>
        <w:pStyle w:val="Heading2"/>
      </w:pPr>
      <w:bookmarkStart w:id="3095" w:name="_Toc111643104"/>
      <w:bookmarkStart w:id="3096" w:name="_Toc129572324"/>
      <w:r>
        <w:t>NOTIFICATION HISTORY</w:t>
      </w:r>
      <w:bookmarkEnd w:id="3095"/>
      <w:bookmarkEnd w:id="3096"/>
      <w:r>
        <w:t xml:space="preserve"> </w:t>
      </w:r>
    </w:p>
    <w:p w14:paraId="4B8CA58D" w14:textId="77777777" w:rsidR="00570B77" w:rsidRDefault="00570B77" w:rsidP="007A2DD7">
      <w:pPr>
        <w:pStyle w:val="BodyText"/>
      </w:pPr>
      <w:r>
        <w:t xml:space="preserve">When background processes finish and provide status information, that will be listed on the Notification History page. Links to download output may be available in some cases. </w:t>
      </w:r>
    </w:p>
    <w:p w14:paraId="6DB7E49A" w14:textId="0E127083" w:rsidR="00570B77" w:rsidDel="007C454D" w:rsidRDefault="00570B77" w:rsidP="007A2DD7">
      <w:pPr>
        <w:pStyle w:val="BodyText"/>
        <w:rPr>
          <w:del w:id="3097" w:author="Moses, Robinson" w:date="2023-03-16T03:06:00Z"/>
        </w:rPr>
      </w:pPr>
    </w:p>
    <w:p w14:paraId="42C9D963" w14:textId="77777777" w:rsidR="00570B77" w:rsidRDefault="00570B77" w:rsidP="007A2DD7">
      <w:pPr>
        <w:pStyle w:val="Caption"/>
      </w:pPr>
      <w:bookmarkStart w:id="3098" w:name="_Toc65568991"/>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55</w:t>
      </w:r>
      <w:r w:rsidRPr="2BF9C046">
        <w:rPr>
          <w:noProof/>
        </w:rPr>
        <w:fldChar w:fldCharType="end"/>
      </w:r>
      <w:r w:rsidRPr="2BF9C046">
        <w:t xml:space="preserve">: </w:t>
      </w:r>
      <w:r>
        <w:t>NOTIFICATION HISTORY SCREEN</w:t>
      </w:r>
      <w:bookmarkEnd w:id="3098"/>
    </w:p>
    <w:p w14:paraId="54A5851A" w14:textId="77777777" w:rsidR="00570B77" w:rsidRPr="009F3C82" w:rsidRDefault="00570B77" w:rsidP="007C454D">
      <w:pPr>
        <w:pStyle w:val="BodyText"/>
        <w:pPrChange w:id="3099" w:author="Moses, Robinson" w:date="2023-03-16T03:06:00Z">
          <w:pPr/>
        </w:pPrChange>
      </w:pPr>
      <w:r>
        <w:rPr>
          <w:noProof/>
        </w:rPr>
        <w:drawing>
          <wp:inline distT="0" distB="0" distL="0" distR="0" wp14:anchorId="03C29AE6" wp14:editId="0BE3B94A">
            <wp:extent cx="5943600" cy="1847850"/>
            <wp:effectExtent l="76200" t="76200" r="133350" b="133350"/>
            <wp:docPr id="16273247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14">
                      <a:extLst>
                        <a:ext uri="{28A0092B-C50C-407E-A947-70E740481C1C}">
                          <a14:useLocalDpi xmlns:a14="http://schemas.microsoft.com/office/drawing/2010/main" val="0"/>
                        </a:ext>
                      </a:extLst>
                    </a:blip>
                    <a:stretch>
                      <a:fillRect/>
                    </a:stretch>
                  </pic:blipFill>
                  <pic:spPr>
                    <a:xfrm>
                      <a:off x="0" y="0"/>
                      <a:ext cx="59436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023FD" w14:textId="77777777" w:rsidR="00570B77" w:rsidRPr="007A2DD7" w:rsidRDefault="0014696D"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53A1902E" w14:textId="38427A01" w:rsidR="00570B77" w:rsidRDefault="00570B77" w:rsidP="00570B77">
      <w:pPr>
        <w:pStyle w:val="Heading1"/>
        <w:ind w:left="-5"/>
      </w:pPr>
      <w:bookmarkStart w:id="3100" w:name="_Mobile_CarrierWeb"/>
      <w:bookmarkStart w:id="3101" w:name="_Toc111643105"/>
      <w:bookmarkStart w:id="3102" w:name="_Toc129572325"/>
      <w:bookmarkEnd w:id="3100"/>
      <w:r>
        <w:t>Mobile Carrier</w:t>
      </w:r>
      <w:ins w:id="3103" w:author="Moses, Robinson" w:date="2023-03-16T03:07:00Z">
        <w:r w:rsidR="007C454D">
          <w:t xml:space="preserve"> </w:t>
        </w:r>
      </w:ins>
      <w:r>
        <w:t>Web</w:t>
      </w:r>
      <w:bookmarkEnd w:id="3101"/>
      <w:bookmarkEnd w:id="3102"/>
      <w:r>
        <w:t xml:space="preserve"> </w:t>
      </w:r>
    </w:p>
    <w:p w14:paraId="456CDBA5" w14:textId="5D5C5A5A" w:rsidR="007C454D" w:rsidRDefault="00570B77" w:rsidP="007A2DD7">
      <w:pPr>
        <w:pStyle w:val="BodyText"/>
        <w:rPr>
          <w:ins w:id="3104" w:author="Moses, Robinson" w:date="2023-03-16T03:34:00Z"/>
        </w:rPr>
      </w:pPr>
      <w:r>
        <w:t>Carrier</w:t>
      </w:r>
      <w:ins w:id="3105" w:author="Moses, Robinson" w:date="2023-03-16T03:07:00Z">
        <w:r w:rsidR="007C454D">
          <w:t xml:space="preserve"> </w:t>
        </w:r>
      </w:ins>
      <w:r>
        <w:t xml:space="preserve">Web offers a mobile interface for accomplishing certain tasks. These are related to day-to-day activities transporting cash and managing the container inventory at various locations. </w:t>
      </w:r>
      <w:del w:id="3106" w:author="Moses, Robinson" w:date="2023-03-16T09:42:00Z">
        <w:r w:rsidDel="0014696D">
          <w:delText xml:space="preserve">Mobile </w:delText>
        </w:r>
      </w:del>
      <w:ins w:id="3107" w:author="Moses, Robinson" w:date="2023-03-16T09:42:00Z">
        <w:r w:rsidR="0014696D">
          <w:t>The m</w:t>
        </w:r>
        <w:r w:rsidR="0014696D">
          <w:t xml:space="preserve">obile </w:t>
        </w:r>
      </w:ins>
      <w:r>
        <w:t>interface appears when accessing the usual OptiVLM-CarrierWeb</w:t>
      </w:r>
    </w:p>
    <w:p w14:paraId="78250482" w14:textId="40A158E7" w:rsidR="00570B77" w:rsidRDefault="00570B77" w:rsidP="007A2DD7">
      <w:pPr>
        <w:pStyle w:val="BodyText"/>
      </w:pPr>
      <w:del w:id="3108" w:author="Moses, Robinson" w:date="2023-03-16T09:41:00Z">
        <w:r w:rsidDel="0014696D">
          <w:delText xml:space="preserve"> </w:delText>
        </w:r>
      </w:del>
      <w:r>
        <w:t>URL through a mobile device and users are given the following home menu to begin.</w:t>
      </w:r>
    </w:p>
    <w:p w14:paraId="3F2ADA39" w14:textId="77777777" w:rsidR="00570B77" w:rsidRDefault="00570B77" w:rsidP="00AC4920">
      <w:pPr>
        <w:pStyle w:val="Caption"/>
      </w:pPr>
      <w:bookmarkStart w:id="3109" w:name="_Toc6556899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56</w:t>
      </w:r>
      <w:r w:rsidRPr="36CE550C">
        <w:rPr>
          <w:noProof/>
        </w:rPr>
        <w:fldChar w:fldCharType="end"/>
      </w:r>
      <w:r w:rsidRPr="36CE550C">
        <w:t xml:space="preserve">: </w:t>
      </w:r>
      <w:r>
        <w:t>MOBILE HOME MENU SCREEN</w:t>
      </w:r>
      <w:bookmarkEnd w:id="3109"/>
    </w:p>
    <w:p w14:paraId="6A02A53B" w14:textId="77777777" w:rsidR="00570B77" w:rsidRDefault="00570B77" w:rsidP="0014696D">
      <w:pPr>
        <w:pStyle w:val="BodyText"/>
        <w:pPrChange w:id="3110" w:author="Moses, Robinson" w:date="2023-03-16T09:42:00Z">
          <w:pPr>
            <w:spacing w:after="198" w:line="256" w:lineRule="auto"/>
            <w:ind w:left="-5" w:right="68" w:hanging="10"/>
            <w:jc w:val="center"/>
          </w:pPr>
        </w:pPrChange>
      </w:pPr>
      <w:r w:rsidRPr="0014696D">
        <w:rPr>
          <w:rPrChange w:id="3111" w:author="Moses, Robinson" w:date="2023-03-16T09:42:00Z">
            <w:rPr>
              <w:noProof/>
            </w:rPr>
          </w:rPrChange>
        </w:rPr>
        <w:drawing>
          <wp:inline distT="0" distB="0" distL="0" distR="0" wp14:anchorId="7E88CAAC" wp14:editId="3304C628">
            <wp:extent cx="1976644" cy="3496826"/>
            <wp:effectExtent l="76200" t="76200" r="138430" b="142240"/>
            <wp:docPr id="2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p w14:paraId="0289B130" w14:textId="77777777" w:rsidR="00570B77" w:rsidRDefault="00570B77" w:rsidP="00570B77">
      <w:pPr>
        <w:pStyle w:val="Heading2"/>
      </w:pPr>
      <w:bookmarkStart w:id="3112" w:name="_Toc111643106"/>
      <w:bookmarkStart w:id="3113" w:name="_Toc129572326"/>
      <w:r>
        <w:t>PACKAGE ORDER</w:t>
      </w:r>
      <w:bookmarkEnd w:id="3112"/>
      <w:bookmarkEnd w:id="3113"/>
    </w:p>
    <w:p w14:paraId="775F2F5D" w14:textId="0E6EA928" w:rsidR="00570B77" w:rsidRDefault="00570B77" w:rsidP="00AC4920">
      <w:pPr>
        <w:pStyle w:val="BodyText"/>
      </w:pPr>
      <w:r>
        <w:t xml:space="preserve">Package Order is intended for a cash transfer prior to it leaving the funding source. This function will associate an Order with Containers, which in turn allows both tracking of the containers and later alerts </w:t>
      </w:r>
      <w:del w:id="3114" w:author="Moses, Robinson" w:date="2023-03-16T09:42:00Z">
        <w:r w:rsidDel="0014696D">
          <w:delText xml:space="preserve">to </w:delText>
        </w:r>
      </w:del>
      <w:r>
        <w:t xml:space="preserve">carrier personnel if they attempt to deliver too many or </w:t>
      </w:r>
      <w:del w:id="3115" w:author="Moses, Robinson" w:date="2023-03-16T03:09:00Z">
        <w:r w:rsidDel="007C454D">
          <w:delText>too few</w:delText>
        </w:r>
      </w:del>
      <w:ins w:id="3116" w:author="Moses, Robinson" w:date="2023-03-16T03:09:00Z">
        <w:r w:rsidR="007C454D">
          <w:t xml:space="preserve">not enough </w:t>
        </w:r>
      </w:ins>
      <w:del w:id="3117" w:author="Moses, Robinson" w:date="2023-03-16T09:43:00Z">
        <w:r w:rsidDel="0014696D">
          <w:delText xml:space="preserve"> </w:delText>
        </w:r>
      </w:del>
      <w:r>
        <w:t>containers with an order.</w:t>
      </w:r>
    </w:p>
    <w:p w14:paraId="19A8F415" w14:textId="0C63311A" w:rsidR="00570B77" w:rsidRPr="006C3C2E" w:rsidDel="007C454D" w:rsidRDefault="00570B77" w:rsidP="00570B77">
      <w:pPr>
        <w:rPr>
          <w:del w:id="3118" w:author="Moses, Robinson" w:date="2023-03-16T03:08:00Z"/>
        </w:rPr>
      </w:pPr>
    </w:p>
    <w:p w14:paraId="10106806" w14:textId="77777777" w:rsidR="007C454D" w:rsidRDefault="007C454D">
      <w:pPr>
        <w:rPr>
          <w:ins w:id="3119" w:author="Moses, Robinson" w:date="2023-03-16T03:08:00Z"/>
          <w:i/>
          <w:iCs/>
          <w:color w:val="44546A" w:themeColor="text2"/>
          <w:sz w:val="18"/>
          <w:szCs w:val="18"/>
        </w:rPr>
      </w:pPr>
      <w:bookmarkStart w:id="3120" w:name="_Toc65568993"/>
      <w:ins w:id="3121" w:author="Moses, Robinson" w:date="2023-03-16T03:08:00Z">
        <w:r>
          <w:br w:type="page"/>
        </w:r>
      </w:ins>
    </w:p>
    <w:p w14:paraId="01A88666" w14:textId="11A55DE9" w:rsidR="00570B77" w:rsidRDefault="00570B77" w:rsidP="00AC4920">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57</w:t>
      </w:r>
      <w:r w:rsidRPr="36CE550C">
        <w:rPr>
          <w:noProof/>
        </w:rPr>
        <w:fldChar w:fldCharType="end"/>
      </w:r>
      <w:r w:rsidRPr="36CE550C">
        <w:t xml:space="preserve">: </w:t>
      </w:r>
      <w:r>
        <w:t>PACKAGE ORDER SCAN SCREEN</w:t>
      </w:r>
      <w:bookmarkEnd w:id="3120"/>
    </w:p>
    <w:p w14:paraId="3938B672" w14:textId="77777777" w:rsidR="00570B77" w:rsidRDefault="00570B77" w:rsidP="007C454D">
      <w:pPr>
        <w:pStyle w:val="BodyText"/>
        <w:pPrChange w:id="3122" w:author="Moses, Robinson" w:date="2023-03-16T03:15:00Z">
          <w:pPr>
            <w:spacing w:after="0"/>
            <w:ind w:right="1080"/>
            <w:jc w:val="center"/>
          </w:pPr>
        </w:pPrChange>
      </w:pPr>
      <w:r>
        <w:rPr>
          <w:noProof/>
        </w:rPr>
        <w:drawing>
          <wp:inline distT="0" distB="0" distL="0" distR="0" wp14:anchorId="47128F22" wp14:editId="0822F683">
            <wp:extent cx="2073205" cy="3667649"/>
            <wp:effectExtent l="76200" t="76200" r="137160" b="123825"/>
            <wp:docPr id="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FBC0084" w14:textId="77777777" w:rsidR="00570B77" w:rsidRDefault="00570B77" w:rsidP="007C454D">
      <w:pPr>
        <w:pStyle w:val="BodyText"/>
        <w:pPrChange w:id="3123" w:author="Moses, Robinson" w:date="2023-03-16T03:10:00Z">
          <w:pPr>
            <w:spacing w:after="190" w:line="263" w:lineRule="auto"/>
            <w:ind w:left="-5" w:hanging="10"/>
          </w:pPr>
        </w:pPrChange>
      </w:pPr>
    </w:p>
    <w:p w14:paraId="7A6CA9BB" w14:textId="77777777" w:rsidR="00570B77" w:rsidRDefault="00570B77" w:rsidP="00AC4920">
      <w:pPr>
        <w:pStyle w:val="Caption"/>
      </w:pPr>
      <w:bookmarkStart w:id="3124" w:name="_Toc6556904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47</w:t>
      </w:r>
      <w:r w:rsidRPr="002946F8">
        <w:rPr>
          <w:color w:val="auto"/>
        </w:rPr>
        <w:fldChar w:fldCharType="end"/>
      </w:r>
      <w:r w:rsidRPr="002946F8">
        <w:rPr>
          <w:color w:val="auto"/>
        </w:rPr>
        <w:t xml:space="preserve">: </w:t>
      </w:r>
      <w:r>
        <w:t>PACKAGE ORDER SCAN SCREEN ELEMENTS</w:t>
      </w:r>
      <w:bookmarkEnd w:id="312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49D320F" w14:textId="77777777" w:rsidTr="00AC492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5B86CB6" w14:textId="77777777" w:rsidR="00570B77" w:rsidRDefault="00570B77" w:rsidP="00AC492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2F4CAB" w14:textId="77777777" w:rsidR="00570B77" w:rsidRDefault="00570B77" w:rsidP="00AC4920">
            <w:pPr>
              <w:pStyle w:val="TableHeading"/>
            </w:pPr>
            <w:r>
              <w:t xml:space="preserve">Description </w:t>
            </w:r>
          </w:p>
        </w:tc>
      </w:tr>
      <w:tr w:rsidR="00570B77" w14:paraId="097F293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D963FB1" w14:textId="77777777" w:rsidR="00570B77" w:rsidRPr="007C454D" w:rsidRDefault="00570B77" w:rsidP="007C454D">
            <w:pPr>
              <w:pStyle w:val="TableBody"/>
              <w:rPr>
                <w:b/>
                <w:bCs/>
                <w:rPrChange w:id="3125" w:author="Moses, Robinson" w:date="2023-03-16T03:10:00Z">
                  <w:rPr/>
                </w:rPrChange>
              </w:rPr>
            </w:pPr>
            <w:r w:rsidRPr="007C454D">
              <w:rPr>
                <w:b/>
                <w:bCs/>
                <w:rPrChange w:id="3126" w:author="Moses, Robinson" w:date="2023-03-16T03:10: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81645C2" w14:textId="440AD240" w:rsidR="00570B77" w:rsidRPr="007C454D" w:rsidRDefault="00570B77" w:rsidP="007C454D">
            <w:pPr>
              <w:pStyle w:val="TableBody"/>
              <w:rPr>
                <w:rPrChange w:id="3127" w:author="Moses, Robinson" w:date="2023-03-16T03:10:00Z">
                  <w:rPr>
                    <w:rFonts w:cstheme="minorHAnsi"/>
                    <w:sz w:val="18"/>
                    <w:szCs w:val="18"/>
                  </w:rPr>
                </w:rPrChange>
              </w:rPr>
            </w:pPr>
            <w:r w:rsidRPr="007C454D">
              <w:rPr>
                <w:rPrChange w:id="3128" w:author="Moses, Robinson" w:date="2023-03-16T03:18:00Z">
                  <w:rPr>
                    <w:sz w:val="18"/>
                    <w:szCs w:val="18"/>
                  </w:rPr>
                </w:rPrChange>
              </w:rPr>
              <w:t>T</w:t>
            </w:r>
            <w:ins w:id="3129" w:author="Moses, Robinson" w:date="2023-03-16T09:43:00Z">
              <w:r w:rsidR="0014696D">
                <w:t>he t</w:t>
              </w:r>
            </w:ins>
            <w:r w:rsidRPr="007C454D">
              <w:rPr>
                <w:rPrChange w:id="3130" w:author="Moses, Robinson" w:date="2023-03-16T03:18:00Z">
                  <w:rPr>
                    <w:sz w:val="18"/>
                    <w:szCs w:val="18"/>
                  </w:rPr>
                </w:rPrChange>
              </w:rPr>
              <w:t xml:space="preserve">op left corner of </w:t>
            </w:r>
            <w:ins w:id="3131" w:author="Moses, Robinson" w:date="2023-03-16T03:10:00Z">
              <w:r w:rsidR="007C454D" w:rsidRPr="007C454D">
                <w:t xml:space="preserve">the </w:t>
              </w:r>
            </w:ins>
            <w:r w:rsidRPr="007C454D">
              <w:rPr>
                <w:rPrChange w:id="3132" w:author="Moses, Robinson" w:date="2023-03-16T03:18:00Z">
                  <w:rPr>
                    <w:sz w:val="18"/>
                    <w:szCs w:val="18"/>
                  </w:rPr>
                </w:rPrChange>
              </w:rPr>
              <w:t>screen</w:t>
            </w:r>
            <w:r w:rsidRPr="007C454D">
              <w:rPr>
                <w:rPrChange w:id="3133" w:author="Moses, Robinson" w:date="2023-03-16T03:10:00Z">
                  <w:rPr>
                    <w:sz w:val="18"/>
                    <w:szCs w:val="18"/>
                  </w:rPr>
                </w:rPrChange>
              </w:rPr>
              <w:t xml:space="preserve">. This text indicates </w:t>
            </w:r>
            <w:ins w:id="3134" w:author="Moses, Robinson" w:date="2023-03-16T09:43:00Z">
              <w:r w:rsidR="0014696D">
                <w:t xml:space="preserve">the </w:t>
              </w:r>
            </w:ins>
            <w:r w:rsidRPr="007C454D">
              <w:rPr>
                <w:rPrChange w:id="3135" w:author="Moses, Robinson" w:date="2023-03-16T03:10:00Z">
                  <w:rPr>
                    <w:sz w:val="18"/>
                    <w:szCs w:val="18"/>
                  </w:rPr>
                </w:rPrChange>
              </w:rPr>
              <w:t>mode. Initially</w:t>
            </w:r>
            <w:ins w:id="3136" w:author="Moses, Robinson" w:date="2023-03-16T09:43:00Z">
              <w:r w:rsidR="0014696D">
                <w:t>,</w:t>
              </w:r>
            </w:ins>
            <w:r w:rsidRPr="007C454D">
              <w:rPr>
                <w:rPrChange w:id="3137" w:author="Moses, Robinson" w:date="2023-03-16T03:10:00Z">
                  <w:rPr>
                    <w:sz w:val="18"/>
                    <w:szCs w:val="18"/>
                  </w:rPr>
                </w:rPrChange>
              </w:rPr>
              <w:t xml:space="preserve"> </w:t>
            </w:r>
            <w:ins w:id="3138" w:author="Moses, Robinson" w:date="2023-03-16T09:43:00Z">
              <w:r w:rsidR="0014696D">
                <w:t xml:space="preserve">the </w:t>
              </w:r>
            </w:ins>
            <w:r w:rsidRPr="007C454D">
              <w:rPr>
                <w:rPrChange w:id="3139" w:author="Moses, Robinson" w:date="2023-03-16T03:10:00Z">
                  <w:rPr>
                    <w:sz w:val="18"/>
                    <w:szCs w:val="18"/>
                  </w:rPr>
                </w:rPrChange>
              </w:rPr>
              <w:t xml:space="preserve">user will be asked to scan or type an Order ID. </w:t>
            </w:r>
            <w:del w:id="3140" w:author="Moses, Robinson" w:date="2023-03-16T09:44:00Z">
              <w:r w:rsidRPr="007C454D" w:rsidDel="0014696D">
                <w:rPr>
                  <w:rPrChange w:id="3141" w:author="Moses, Robinson" w:date="2023-03-16T03:10:00Z">
                    <w:rPr>
                      <w:sz w:val="18"/>
                      <w:szCs w:val="18"/>
                    </w:rPr>
                  </w:rPrChange>
                </w:rPr>
                <w:delText>Afterward</w:delText>
              </w:r>
            </w:del>
            <w:ins w:id="3142" w:author="Moses, Robinson" w:date="2023-03-16T09:45:00Z">
              <w:r w:rsidR="0014696D">
                <w:t>S</w:t>
              </w:r>
            </w:ins>
            <w:ins w:id="3143" w:author="Moses, Robinson" w:date="2023-03-16T09:44:00Z">
              <w:r w:rsidR="0014696D">
                <w:t>ubsequently</w:t>
              </w:r>
            </w:ins>
            <w:r w:rsidRPr="007C454D">
              <w:rPr>
                <w:rPrChange w:id="3144" w:author="Moses, Robinson" w:date="2023-03-16T03:10:00Z">
                  <w:rPr>
                    <w:sz w:val="18"/>
                    <w:szCs w:val="18"/>
                  </w:rPr>
                </w:rPrChange>
              </w:rPr>
              <w:t xml:space="preserve">, this text switches to Container Scan and </w:t>
            </w:r>
            <w:ins w:id="3145" w:author="Moses, Robinson" w:date="2023-03-16T09:45:00Z">
              <w:r w:rsidR="0014696D">
                <w:t xml:space="preserve">the </w:t>
              </w:r>
            </w:ins>
            <w:r w:rsidRPr="007C454D">
              <w:rPr>
                <w:rPrChange w:id="3146" w:author="Moses, Robinson" w:date="2023-03-16T03:10:00Z">
                  <w:rPr>
                    <w:sz w:val="18"/>
                    <w:szCs w:val="18"/>
                  </w:rPr>
                </w:rPrChange>
              </w:rPr>
              <w:t>user may then scan Containers to associate with the order.</w:t>
            </w:r>
          </w:p>
        </w:tc>
      </w:tr>
      <w:tr w:rsidR="00570B77" w14:paraId="4C4876E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E5D5263" w14:textId="77777777" w:rsidR="00570B77" w:rsidRPr="007C454D" w:rsidRDefault="00570B77" w:rsidP="007C454D">
            <w:pPr>
              <w:pStyle w:val="TableBody"/>
              <w:rPr>
                <w:b/>
                <w:bCs/>
                <w:rPrChange w:id="3147" w:author="Moses, Robinson" w:date="2023-03-16T03:10:00Z">
                  <w:rPr/>
                </w:rPrChange>
              </w:rPr>
            </w:pPr>
            <w:r w:rsidRPr="007C454D">
              <w:rPr>
                <w:b/>
                <w:bCs/>
                <w:rPrChange w:id="3148" w:author="Moses, Robinson" w:date="2023-03-16T03:10: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0D2E8246" w14:textId="77777777" w:rsidR="00570B77" w:rsidRPr="007C454D" w:rsidRDefault="00570B77" w:rsidP="007C454D">
            <w:pPr>
              <w:pStyle w:val="TableBody"/>
              <w:rPr>
                <w:rPrChange w:id="3149" w:author="Moses, Robinson" w:date="2023-03-16T03:10:00Z">
                  <w:rPr>
                    <w:rFonts w:cstheme="minorHAnsi"/>
                    <w:sz w:val="18"/>
                    <w:szCs w:val="18"/>
                  </w:rPr>
                </w:rPrChange>
              </w:rPr>
            </w:pPr>
            <w:r w:rsidRPr="007C454D">
              <w:rPr>
                <w:rPrChange w:id="3150" w:author="Moses, Robinson" w:date="2023-03-16T03:18:00Z">
                  <w:rPr>
                    <w:sz w:val="18"/>
                    <w:szCs w:val="18"/>
                  </w:rPr>
                </w:rPrChange>
              </w:rPr>
              <w:t>Top left corner, underneath</w:t>
            </w:r>
            <w:r w:rsidRPr="007C454D">
              <w:rPr>
                <w:i/>
                <w:iCs/>
                <w:rPrChange w:id="3151" w:author="Moses, Robinson" w:date="2023-03-16T03:12:00Z">
                  <w:rPr>
                    <w:sz w:val="18"/>
                    <w:szCs w:val="18"/>
                  </w:rPr>
                </w:rPrChange>
              </w:rPr>
              <w:t xml:space="preserve"> Order or Container Scan indicator</w:t>
            </w:r>
            <w:r w:rsidRPr="007C454D">
              <w:rPr>
                <w:rPrChange w:id="3152" w:author="Moses, Robinson" w:date="2023-03-16T03:10:00Z">
                  <w:rPr>
                    <w:sz w:val="18"/>
                    <w:szCs w:val="18"/>
                  </w:rPr>
                </w:rPrChange>
              </w:rPr>
              <w:t>. This displays the location derived from the order.</w:t>
            </w:r>
          </w:p>
        </w:tc>
      </w:tr>
      <w:tr w:rsidR="00570B77" w14:paraId="7406B29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3060344" w14:textId="77777777" w:rsidR="00570B77" w:rsidRPr="007C454D" w:rsidRDefault="00570B77" w:rsidP="007C454D">
            <w:pPr>
              <w:pStyle w:val="TableBody"/>
              <w:rPr>
                <w:b/>
                <w:bCs/>
                <w:rPrChange w:id="3153" w:author="Moses, Robinson" w:date="2023-03-16T03:10:00Z">
                  <w:rPr/>
                </w:rPrChange>
              </w:rPr>
            </w:pPr>
            <w:r w:rsidRPr="007C454D">
              <w:rPr>
                <w:b/>
                <w:bCs/>
                <w:rPrChange w:id="3154" w:author="Moses, Robinson" w:date="2023-03-16T03:10: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68B7F389" w14:textId="77777777" w:rsidR="00570B77" w:rsidRPr="007C454D" w:rsidRDefault="00570B77" w:rsidP="007C454D">
            <w:pPr>
              <w:pStyle w:val="TableBody"/>
              <w:rPr>
                <w:rPrChange w:id="3155" w:author="Moses, Robinson" w:date="2023-03-16T03:10:00Z">
                  <w:rPr>
                    <w:rFonts w:cstheme="minorHAnsi"/>
                    <w:sz w:val="18"/>
                    <w:szCs w:val="18"/>
                  </w:rPr>
                </w:rPrChange>
              </w:rPr>
            </w:pPr>
            <w:r w:rsidRPr="007C454D">
              <w:rPr>
                <w:rPrChange w:id="3156" w:author="Moses, Robinson" w:date="2023-03-16T03:10:00Z">
                  <w:rPr>
                    <w:rFonts w:cstheme="minorHAnsi"/>
                    <w:sz w:val="18"/>
                    <w:szCs w:val="18"/>
                  </w:rPr>
                </w:rPrChange>
              </w:rPr>
              <w:t>Uses the device camera for barcode scanning. Simply point the camera at a barcode of the order or container (as indicated by the scan mode above).</w:t>
            </w:r>
          </w:p>
        </w:tc>
      </w:tr>
      <w:tr w:rsidR="00570B77" w14:paraId="4D44F17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FD8925" w14:textId="77777777" w:rsidR="00570B77" w:rsidRPr="007C454D" w:rsidRDefault="00570B77" w:rsidP="007C454D">
            <w:pPr>
              <w:pStyle w:val="TableBody"/>
              <w:rPr>
                <w:b/>
                <w:bCs/>
                <w:rPrChange w:id="3157" w:author="Moses, Robinson" w:date="2023-03-16T03:10:00Z">
                  <w:rPr/>
                </w:rPrChange>
              </w:rPr>
            </w:pPr>
            <w:r w:rsidRPr="007C454D">
              <w:rPr>
                <w:b/>
                <w:bCs/>
                <w:rPrChange w:id="3158" w:author="Moses, Robinson" w:date="2023-03-16T03:10: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C831EE3" w14:textId="706AFDF7" w:rsidR="00570B77" w:rsidRPr="007C454D" w:rsidRDefault="00570B77" w:rsidP="007C454D">
            <w:pPr>
              <w:pStyle w:val="TableBody"/>
              <w:rPr>
                <w:rPrChange w:id="3159" w:author="Moses, Robinson" w:date="2023-03-16T03:10:00Z">
                  <w:rPr>
                    <w:rFonts w:cstheme="minorHAnsi"/>
                    <w:sz w:val="18"/>
                    <w:szCs w:val="18"/>
                  </w:rPr>
                </w:rPrChange>
              </w:rPr>
            </w:pPr>
            <w:r w:rsidRPr="007C454D">
              <w:rPr>
                <w:i/>
                <w:iCs/>
                <w:rPrChange w:id="3160" w:author="Moses, Robinson" w:date="2023-03-16T03:18:00Z">
                  <w:rPr>
                    <w:rFonts w:cstheme="minorHAnsi"/>
                    <w:sz w:val="18"/>
                    <w:szCs w:val="18"/>
                  </w:rPr>
                </w:rPrChange>
              </w:rPr>
              <w:t>Orange button</w:t>
            </w:r>
            <w:r w:rsidRPr="007C454D">
              <w:rPr>
                <w:rPrChange w:id="3161" w:author="Moses, Robinson" w:date="2023-03-16T03:10:00Z">
                  <w:rPr>
                    <w:rFonts w:cstheme="minorHAnsi"/>
                    <w:sz w:val="18"/>
                    <w:szCs w:val="18"/>
                  </w:rPr>
                </w:rPrChange>
              </w:rPr>
              <w:t xml:space="preserve"> in </w:t>
            </w:r>
            <w:ins w:id="3162" w:author="Moses, Robinson" w:date="2023-03-16T09:45:00Z">
              <w:r w:rsidR="0014696D">
                <w:t xml:space="preserve">the </w:t>
              </w:r>
            </w:ins>
            <w:r w:rsidRPr="007C454D">
              <w:rPr>
                <w:rPrChange w:id="3163" w:author="Moses, Robinson" w:date="2023-03-16T03:10:00Z">
                  <w:rPr>
                    <w:rFonts w:cstheme="minorHAnsi"/>
                    <w:sz w:val="18"/>
                    <w:szCs w:val="18"/>
                  </w:rPr>
                </w:rPrChange>
              </w:rPr>
              <w:t xml:space="preserve">lower left corner of </w:t>
            </w:r>
            <w:ins w:id="3164" w:author="Moses, Robinson" w:date="2023-03-16T09:45:00Z">
              <w:r w:rsidR="0014696D">
                <w:t xml:space="preserve">the </w:t>
              </w:r>
            </w:ins>
            <w:r w:rsidRPr="007C454D">
              <w:rPr>
                <w:rPrChange w:id="3165" w:author="Moses, Robinson" w:date="2023-03-16T03:10:00Z">
                  <w:rPr>
                    <w:rFonts w:cstheme="minorHAnsi"/>
                    <w:sz w:val="18"/>
                    <w:szCs w:val="18"/>
                  </w:rPr>
                </w:rPrChange>
              </w:rPr>
              <w:t xml:space="preserve">screen. This displays a count of containers entered for this order. Tap this button when finished entering containers to continue to </w:t>
            </w:r>
            <w:ins w:id="3166" w:author="Moses, Robinson" w:date="2023-03-16T09:45:00Z">
              <w:r w:rsidR="0014696D">
                <w:t xml:space="preserve">the </w:t>
              </w:r>
            </w:ins>
            <w:r w:rsidRPr="007C454D">
              <w:rPr>
                <w:rPrChange w:id="3167" w:author="Moses, Robinson" w:date="2023-03-16T03:10:00Z">
                  <w:rPr>
                    <w:rFonts w:cstheme="minorHAnsi"/>
                    <w:sz w:val="18"/>
                    <w:szCs w:val="18"/>
                  </w:rPr>
                </w:rPrChange>
              </w:rPr>
              <w:t>next screen.</w:t>
            </w:r>
          </w:p>
        </w:tc>
      </w:tr>
      <w:tr w:rsidR="00570B77" w14:paraId="2779BF2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8F1082C" w14:textId="77777777" w:rsidR="00570B77" w:rsidRPr="007C454D" w:rsidRDefault="00570B77" w:rsidP="007C454D">
            <w:pPr>
              <w:pStyle w:val="TableBody"/>
              <w:rPr>
                <w:b/>
                <w:bCs/>
                <w:rPrChange w:id="3168" w:author="Moses, Robinson" w:date="2023-03-16T03:14:00Z">
                  <w:rPr/>
                </w:rPrChange>
              </w:rPr>
            </w:pPr>
            <w:r w:rsidRPr="007C454D">
              <w:rPr>
                <w:b/>
                <w:bCs/>
                <w:rPrChange w:id="3169" w:author="Moses, Robinson" w:date="2023-03-16T03:14: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01D36FEE" w14:textId="3CB99155" w:rsidR="00570B77" w:rsidRPr="007C454D" w:rsidRDefault="00570B77" w:rsidP="007C454D">
            <w:pPr>
              <w:pStyle w:val="TableBody"/>
              <w:rPr>
                <w:rPrChange w:id="3170" w:author="Moses, Robinson" w:date="2023-03-16T03:10:00Z">
                  <w:rPr>
                    <w:rFonts w:cstheme="minorHAnsi"/>
                    <w:sz w:val="18"/>
                    <w:szCs w:val="18"/>
                  </w:rPr>
                </w:rPrChange>
              </w:rPr>
            </w:pPr>
            <w:r w:rsidRPr="007C454D">
              <w:rPr>
                <w:rPrChange w:id="3171" w:author="Moses, Robinson" w:date="2023-03-16T03:10:00Z">
                  <w:rPr>
                    <w:rFonts w:cstheme="minorHAnsi"/>
                    <w:sz w:val="18"/>
                    <w:szCs w:val="18"/>
                  </w:rPr>
                </w:rPrChange>
              </w:rPr>
              <w:t xml:space="preserve">Keyboard icon in </w:t>
            </w:r>
            <w:ins w:id="3172" w:author="Moses, Robinson" w:date="2023-03-16T09:45:00Z">
              <w:r w:rsidR="0014696D">
                <w:t xml:space="preserve">the </w:t>
              </w:r>
            </w:ins>
            <w:r w:rsidRPr="007C454D">
              <w:rPr>
                <w:rPrChange w:id="3173" w:author="Moses, Robinson" w:date="2023-03-16T03:10:00Z">
                  <w:rPr>
                    <w:rFonts w:cstheme="minorHAnsi"/>
                    <w:sz w:val="18"/>
                    <w:szCs w:val="18"/>
                  </w:rPr>
                </w:rPrChange>
              </w:rPr>
              <w:t xml:space="preserve">lower right corner of </w:t>
            </w:r>
            <w:ins w:id="3174" w:author="Moses, Robinson" w:date="2023-03-16T03:14:00Z">
              <w:r w:rsidR="007C454D">
                <w:t xml:space="preserve">the </w:t>
              </w:r>
            </w:ins>
            <w:r w:rsidRPr="007C454D">
              <w:rPr>
                <w:rPrChange w:id="3175" w:author="Moses, Robinson" w:date="2023-03-16T03:10:00Z">
                  <w:rPr>
                    <w:rFonts w:cstheme="minorHAnsi"/>
                    <w:sz w:val="18"/>
                    <w:szCs w:val="18"/>
                  </w:rPr>
                </w:rPrChange>
              </w:rPr>
              <w:t xml:space="preserve">screen. Tap this to type order or container IDs. </w:t>
            </w:r>
            <w:ins w:id="3176" w:author="Moses, Robinson" w:date="2023-03-16T03:14:00Z">
              <w:r w:rsidR="007C454D">
                <w:t>(</w:t>
              </w:r>
            </w:ins>
            <w:r w:rsidRPr="007C454D">
              <w:rPr>
                <w:rPrChange w:id="3177" w:author="Moses, Robinson" w:date="2023-03-16T03:10:00Z">
                  <w:rPr>
                    <w:rFonts w:cstheme="minorHAnsi"/>
                    <w:sz w:val="18"/>
                    <w:szCs w:val="18"/>
                  </w:rPr>
                </w:rPrChange>
              </w:rPr>
              <w:t>Optional</w:t>
            </w:r>
            <w:ins w:id="3178" w:author="Moses, Robinson" w:date="2023-03-16T03:14:00Z">
              <w:r w:rsidR="007C454D">
                <w:t>)</w:t>
              </w:r>
            </w:ins>
            <w:r w:rsidRPr="007C454D">
              <w:rPr>
                <w:rPrChange w:id="3179" w:author="Moses, Robinson" w:date="2023-03-16T03:10:00Z">
                  <w:rPr>
                    <w:rFonts w:cstheme="minorHAnsi"/>
                    <w:sz w:val="18"/>
                    <w:szCs w:val="18"/>
                  </w:rPr>
                </w:rPrChange>
              </w:rPr>
              <w:t>. This is typically only used if there is some malfunction with the barcode scan.</w:t>
            </w:r>
          </w:p>
        </w:tc>
      </w:tr>
    </w:tbl>
    <w:p w14:paraId="04A7E04B" w14:textId="77777777" w:rsidR="00570B77" w:rsidRDefault="00570B77" w:rsidP="00570B77">
      <w:pPr>
        <w:spacing w:after="190" w:line="263" w:lineRule="auto"/>
        <w:ind w:left="-5" w:hanging="10"/>
        <w:rPr>
          <w:rStyle w:val="Hyperlink"/>
          <w:color w:val="92D050"/>
        </w:rPr>
      </w:pPr>
    </w:p>
    <w:p w14:paraId="3754578B" w14:textId="77777777" w:rsidR="00570B77" w:rsidRDefault="00570B77" w:rsidP="00AC4920">
      <w:pPr>
        <w:pStyle w:val="Caption"/>
      </w:pPr>
      <w:bookmarkStart w:id="3180" w:name="_Toc6556899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58</w:t>
      </w:r>
      <w:r w:rsidRPr="36CE550C">
        <w:rPr>
          <w:noProof/>
        </w:rPr>
        <w:fldChar w:fldCharType="end"/>
      </w:r>
      <w:r w:rsidRPr="36CE550C">
        <w:t xml:space="preserve">: </w:t>
      </w:r>
      <w:r>
        <w:t>PACKAGE ORDER ENTRY REVIEW SCREEN</w:t>
      </w:r>
      <w:bookmarkEnd w:id="3180"/>
    </w:p>
    <w:p w14:paraId="39AF2F1C" w14:textId="77777777" w:rsidR="00570B77" w:rsidRDefault="00570B77" w:rsidP="007C454D">
      <w:pPr>
        <w:pStyle w:val="BodyText"/>
        <w:pPrChange w:id="3181" w:author="Moses, Robinson" w:date="2023-03-16T03:15:00Z">
          <w:pPr>
            <w:spacing w:after="0"/>
            <w:ind w:right="1080"/>
            <w:jc w:val="center"/>
          </w:pPr>
        </w:pPrChange>
      </w:pPr>
      <w:r>
        <w:rPr>
          <w:noProof/>
        </w:rPr>
        <w:drawing>
          <wp:inline distT="0" distB="0" distL="0" distR="0" wp14:anchorId="4E50E776" wp14:editId="039F5771">
            <wp:extent cx="1991397" cy="3516923"/>
            <wp:effectExtent l="76200" t="76200" r="142240" b="140970"/>
            <wp:docPr id="3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0AF272E" w14:textId="77777777" w:rsidR="00570B77" w:rsidRDefault="00570B77" w:rsidP="00570B77">
      <w:pPr>
        <w:spacing w:after="190" w:line="263" w:lineRule="auto"/>
        <w:ind w:left="-5" w:hanging="10"/>
      </w:pPr>
    </w:p>
    <w:p w14:paraId="2A7ED9AB" w14:textId="77777777" w:rsidR="00570B77" w:rsidRDefault="00570B77" w:rsidP="00AC4920">
      <w:pPr>
        <w:pStyle w:val="Caption"/>
      </w:pPr>
      <w:bookmarkStart w:id="3182" w:name="_Toc6556904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48</w:t>
      </w:r>
      <w:r w:rsidRPr="002946F8">
        <w:rPr>
          <w:color w:val="auto"/>
        </w:rPr>
        <w:fldChar w:fldCharType="end"/>
      </w:r>
      <w:r w:rsidRPr="002946F8">
        <w:rPr>
          <w:color w:val="auto"/>
        </w:rPr>
        <w:t xml:space="preserve">: </w:t>
      </w:r>
      <w:r>
        <w:t>PACKAGE ORDER ENTRY REVIEW SCREEN ELEMENTS</w:t>
      </w:r>
      <w:bookmarkEnd w:id="318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2885E" w14:textId="77777777" w:rsidTr="000061B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F71334F" w14:textId="77777777" w:rsidR="00570B77" w:rsidRDefault="00570B77" w:rsidP="000061B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CA54C3" w14:textId="77777777" w:rsidR="00570B77" w:rsidRDefault="00570B77" w:rsidP="000061BC">
            <w:pPr>
              <w:pStyle w:val="TableHeading"/>
            </w:pPr>
            <w:r>
              <w:t xml:space="preserve">Description </w:t>
            </w:r>
          </w:p>
        </w:tc>
      </w:tr>
      <w:tr w:rsidR="00570B77" w14:paraId="350C464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D65B96" w14:textId="77777777" w:rsidR="00570B77" w:rsidRPr="007C454D" w:rsidRDefault="00570B77" w:rsidP="000061BC">
            <w:pPr>
              <w:pStyle w:val="TableBody"/>
              <w:rPr>
                <w:b/>
                <w:bCs/>
                <w:rPrChange w:id="3183" w:author="Moses, Robinson" w:date="2023-03-16T03:15:00Z">
                  <w:rPr/>
                </w:rPrChange>
              </w:rPr>
            </w:pPr>
            <w:r w:rsidRPr="007C454D">
              <w:rPr>
                <w:b/>
                <w:bCs/>
                <w:rPrChange w:id="3184" w:author="Moses, Robinson" w:date="2023-03-16T03:15:00Z">
                  <w:rPr/>
                </w:rPrChange>
              </w:rPr>
              <w:t>Order</w:t>
            </w:r>
          </w:p>
        </w:tc>
        <w:tc>
          <w:tcPr>
            <w:tcW w:w="6194" w:type="dxa"/>
            <w:tcBorders>
              <w:top w:val="single" w:sz="3" w:space="0" w:color="000000"/>
              <w:left w:val="single" w:sz="4" w:space="0" w:color="000000"/>
              <w:bottom w:val="single" w:sz="4" w:space="0" w:color="000000"/>
              <w:right w:val="single" w:sz="4" w:space="0" w:color="000000"/>
            </w:tcBorders>
          </w:tcPr>
          <w:p w14:paraId="7E84505F" w14:textId="77777777" w:rsidR="00570B77" w:rsidRPr="007C454D" w:rsidRDefault="00570B77" w:rsidP="007C454D">
            <w:pPr>
              <w:pStyle w:val="TableBody"/>
              <w:rPr>
                <w:rPrChange w:id="3185" w:author="Moses, Robinson" w:date="2023-03-16T03:15:00Z">
                  <w:rPr>
                    <w:rFonts w:cstheme="minorHAnsi"/>
                    <w:sz w:val="18"/>
                    <w:szCs w:val="18"/>
                  </w:rPr>
                </w:rPrChange>
              </w:rPr>
            </w:pPr>
            <w:r w:rsidRPr="007C454D">
              <w:rPr>
                <w:rPrChange w:id="3186" w:author="Moses, Robinson" w:date="2023-03-16T03:15:00Z">
                  <w:rPr>
                    <w:sz w:val="18"/>
                    <w:szCs w:val="18"/>
                  </w:rPr>
                </w:rPrChange>
              </w:rPr>
              <w:t>Order ID of the order being packaged.</w:t>
            </w:r>
          </w:p>
        </w:tc>
      </w:tr>
      <w:tr w:rsidR="00570B77" w14:paraId="1CD22BA1"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2F0A55A" w14:textId="77777777" w:rsidR="00570B77" w:rsidRPr="007C454D" w:rsidRDefault="00570B77" w:rsidP="000061BC">
            <w:pPr>
              <w:pStyle w:val="TableBody"/>
              <w:rPr>
                <w:b/>
                <w:bCs/>
                <w:rPrChange w:id="3187" w:author="Moses, Robinson" w:date="2023-03-16T03:15:00Z">
                  <w:rPr/>
                </w:rPrChange>
              </w:rPr>
            </w:pPr>
            <w:r w:rsidRPr="007C454D">
              <w:rPr>
                <w:b/>
                <w:bCs/>
                <w:rPrChange w:id="3188" w:author="Moses, Robinson" w:date="2023-03-16T03:15:00Z">
                  <w:rPr/>
                </w:rPrChange>
              </w:rPr>
              <w:t xml:space="preserve">Scanned Items </w:t>
            </w:r>
          </w:p>
        </w:tc>
        <w:tc>
          <w:tcPr>
            <w:tcW w:w="6194" w:type="dxa"/>
            <w:tcBorders>
              <w:top w:val="single" w:sz="4" w:space="0" w:color="000000"/>
              <w:left w:val="single" w:sz="4" w:space="0" w:color="000000"/>
              <w:bottom w:val="single" w:sz="4" w:space="0" w:color="000000"/>
              <w:right w:val="single" w:sz="4" w:space="0" w:color="000000"/>
            </w:tcBorders>
          </w:tcPr>
          <w:p w14:paraId="550430D5" w14:textId="3A26A423" w:rsidR="00570B77" w:rsidRPr="007C454D" w:rsidRDefault="00570B77" w:rsidP="007C454D">
            <w:pPr>
              <w:pStyle w:val="TableBody"/>
              <w:rPr>
                <w:rPrChange w:id="3189" w:author="Moses, Robinson" w:date="2023-03-16T03:15:00Z">
                  <w:rPr>
                    <w:rFonts w:cstheme="minorHAnsi"/>
                    <w:sz w:val="18"/>
                    <w:szCs w:val="18"/>
                  </w:rPr>
                </w:rPrChange>
              </w:rPr>
            </w:pPr>
            <w:r w:rsidRPr="007C454D">
              <w:rPr>
                <w:rPrChange w:id="3190" w:author="Moses, Robinson" w:date="2023-03-16T03:15:00Z">
                  <w:rPr>
                    <w:sz w:val="18"/>
                    <w:szCs w:val="18"/>
                  </w:rPr>
                </w:rPrChange>
              </w:rPr>
              <w:t>List of containers to be associated with this order. User</w:t>
            </w:r>
            <w:ins w:id="3191" w:author="Moses, Robinson" w:date="2023-03-16T09:46:00Z">
              <w:r w:rsidR="0014696D">
                <w:t>s</w:t>
              </w:r>
            </w:ins>
            <w:r w:rsidRPr="007C454D">
              <w:rPr>
                <w:rPrChange w:id="3192" w:author="Moses, Robinson" w:date="2023-03-16T03:15:00Z">
                  <w:rPr>
                    <w:sz w:val="18"/>
                    <w:szCs w:val="18"/>
                  </w:rPr>
                </w:rPrChange>
              </w:rPr>
              <w:t xml:space="preserve"> may tap the </w:t>
            </w:r>
            <w:r w:rsidRPr="007C454D">
              <w:rPr>
                <w:rFonts w:eastAsia="MS Mincho"/>
              </w:rPr>
              <w:object w:dxaOrig="465" w:dyaOrig="450" w14:anchorId="50394C5C">
                <v:shape id="_x0000_i1034" type="#_x0000_t75" style="width:6.7pt;height:6.7pt" o:ole="">
                  <v:imagedata r:id="rId118" o:title=""/>
                </v:shape>
                <o:OLEObject Type="Embed" ProgID="PBrush" ShapeID="_x0000_i1034" DrawAspect="Content" ObjectID="_1740469842" r:id="rId119"/>
              </w:object>
            </w:r>
            <w:r w:rsidRPr="007C454D">
              <w:t xml:space="preserve"> </w:t>
            </w:r>
            <w:r w:rsidRPr="007C454D">
              <w:rPr>
                <w:rPrChange w:id="3193" w:author="Moses, Robinson" w:date="2023-03-16T03:15:00Z">
                  <w:rPr>
                    <w:sz w:val="18"/>
                    <w:szCs w:val="18"/>
                  </w:rPr>
                </w:rPrChange>
              </w:rPr>
              <w:t>icon to remove a scanned item.</w:t>
            </w:r>
          </w:p>
        </w:tc>
      </w:tr>
      <w:tr w:rsidR="00570B77" w14:paraId="76DBEBB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5E08792" w14:textId="77777777" w:rsidR="00570B77" w:rsidRPr="007C454D" w:rsidRDefault="00570B77" w:rsidP="000061BC">
            <w:pPr>
              <w:pStyle w:val="TableBody"/>
              <w:rPr>
                <w:b/>
                <w:bCs/>
                <w:rPrChange w:id="3194" w:author="Moses, Robinson" w:date="2023-03-16T03:15:00Z">
                  <w:rPr/>
                </w:rPrChange>
              </w:rPr>
            </w:pPr>
            <w:r w:rsidRPr="007C454D">
              <w:rPr>
                <w:b/>
                <w:bCs/>
                <w:rPrChange w:id="3195" w:author="Moses, Robinson" w:date="2023-03-16T03:15:00Z">
                  <w:rPr/>
                </w:rPrChange>
              </w:rPr>
              <w:t xml:space="preserve">Submit Button </w:t>
            </w:r>
          </w:p>
        </w:tc>
        <w:tc>
          <w:tcPr>
            <w:tcW w:w="6194" w:type="dxa"/>
            <w:tcBorders>
              <w:top w:val="single" w:sz="4" w:space="0" w:color="000000"/>
              <w:left w:val="single" w:sz="4" w:space="0" w:color="000000"/>
              <w:bottom w:val="single" w:sz="4" w:space="0" w:color="000000"/>
              <w:right w:val="single" w:sz="4" w:space="0" w:color="000000"/>
            </w:tcBorders>
          </w:tcPr>
          <w:p w14:paraId="51BDBBD6" w14:textId="0B9C9A5F" w:rsidR="00570B77" w:rsidRPr="007C454D" w:rsidRDefault="00570B77" w:rsidP="007C454D">
            <w:pPr>
              <w:pStyle w:val="TableBody"/>
              <w:rPr>
                <w:rPrChange w:id="3196" w:author="Moses, Robinson" w:date="2023-03-16T03:15:00Z">
                  <w:rPr>
                    <w:rFonts w:cstheme="minorHAnsi"/>
                    <w:sz w:val="18"/>
                    <w:szCs w:val="18"/>
                  </w:rPr>
                </w:rPrChange>
              </w:rPr>
            </w:pPr>
            <w:r w:rsidRPr="007C454D">
              <w:rPr>
                <w:rPrChange w:id="3197" w:author="Moses, Robinson" w:date="2023-03-16T03:15:00Z">
                  <w:rPr>
                    <w:rFonts w:cstheme="minorHAnsi"/>
                    <w:sz w:val="18"/>
                    <w:szCs w:val="18"/>
                  </w:rPr>
                </w:rPrChange>
              </w:rPr>
              <w:t xml:space="preserve">Finishes the order packaging. Listed containers are associated with the indicated order, and </w:t>
            </w:r>
            <w:ins w:id="3198" w:author="Moses, Robinson" w:date="2023-03-16T09:46:00Z">
              <w:r w:rsidR="0014696D">
                <w:t xml:space="preserve">the </w:t>
              </w:r>
            </w:ins>
            <w:r w:rsidRPr="007C454D">
              <w:rPr>
                <w:rPrChange w:id="3199" w:author="Moses, Robinson" w:date="2023-03-16T03:15:00Z">
                  <w:rPr>
                    <w:rFonts w:cstheme="minorHAnsi"/>
                    <w:sz w:val="18"/>
                    <w:szCs w:val="18"/>
                  </w:rPr>
                </w:rPrChange>
              </w:rPr>
              <w:t>user is returned to the mobile home menu.</w:t>
            </w:r>
          </w:p>
        </w:tc>
      </w:tr>
    </w:tbl>
    <w:p w14:paraId="6DEF9A2F" w14:textId="32DA9313" w:rsidR="00570B77" w:rsidRDefault="0014696D" w:rsidP="000061BC">
      <w:pPr>
        <w:pStyle w:val="Caption"/>
        <w:rPr>
          <w:color w:val="70AD47" w:themeColor="accent6"/>
        </w:rPr>
      </w:pPr>
      <w:r>
        <w:fldChar w:fldCharType="begin"/>
      </w:r>
      <w:r>
        <w:instrText xml:space="preserve"> HYPERLINK \l "_Mobile_CarrierWeb" </w:instrText>
      </w:r>
      <w:r>
        <w:fldChar w:fldCharType="separate"/>
      </w:r>
      <w:r w:rsidR="00570B77" w:rsidRPr="000061BC">
        <w:rPr>
          <w:rStyle w:val="Hyperlink"/>
          <w:color w:val="70AD47" w:themeColor="accent6"/>
        </w:rPr>
        <w:t>Return to: Mobile Carrier</w:t>
      </w:r>
      <w:ins w:id="3200" w:author="Moses, Robinson" w:date="2023-03-16T03:34:00Z">
        <w:r w:rsidR="007C454D">
          <w:rPr>
            <w:rStyle w:val="Hyperlink"/>
            <w:color w:val="70AD47" w:themeColor="accent6"/>
          </w:rPr>
          <w:t xml:space="preserve"> </w:t>
        </w:r>
      </w:ins>
      <w:r w:rsidR="00570B77" w:rsidRPr="000061BC">
        <w:rPr>
          <w:rStyle w:val="Hyperlink"/>
          <w:color w:val="70AD47" w:themeColor="accent6"/>
        </w:rPr>
        <w:t>Web</w:t>
      </w:r>
      <w:r>
        <w:rPr>
          <w:rStyle w:val="Hyperlink"/>
          <w:color w:val="70AD47" w:themeColor="accent6"/>
        </w:rPr>
        <w:fldChar w:fldCharType="end"/>
      </w:r>
      <w:r w:rsidR="00570B77" w:rsidRPr="000061BC">
        <w:rPr>
          <w:color w:val="70AD47" w:themeColor="accent6"/>
        </w:rPr>
        <w:t xml:space="preserve"> </w:t>
      </w:r>
    </w:p>
    <w:p w14:paraId="69E2E2A8" w14:textId="77777777" w:rsidR="000061BC" w:rsidRPr="000061BC" w:rsidRDefault="000061BC" w:rsidP="000061BC"/>
    <w:p w14:paraId="1BFAE5E7" w14:textId="77777777" w:rsidR="00570B77" w:rsidRDefault="00570B77" w:rsidP="00570B77">
      <w:pPr>
        <w:pStyle w:val="Heading2"/>
      </w:pPr>
      <w:bookmarkStart w:id="3201" w:name="_Toc111643107"/>
      <w:bookmarkStart w:id="3202" w:name="_Toc129572327"/>
      <w:r>
        <w:t>ARRIVAL</w:t>
      </w:r>
      <w:bookmarkEnd w:id="3201"/>
      <w:bookmarkEnd w:id="3202"/>
    </w:p>
    <w:p w14:paraId="035286E5" w14:textId="1F9D348A" w:rsidR="00570B77" w:rsidRDefault="00570B77" w:rsidP="000061BC">
      <w:pPr>
        <w:pStyle w:val="BodyText"/>
      </w:pPr>
      <w:del w:id="3203" w:author="Moses, Robinson" w:date="2023-03-16T09:47:00Z">
        <w:r w:rsidDel="0014696D">
          <w:delText xml:space="preserve">Arrival </w:delText>
        </w:r>
      </w:del>
      <w:ins w:id="3204" w:author="Moses, Robinson" w:date="2023-03-16T09:47:00Z">
        <w:r w:rsidR="0014696D">
          <w:t>The a</w:t>
        </w:r>
        <w:r w:rsidR="0014696D">
          <w:t xml:space="preserve">rrival </w:t>
        </w:r>
      </w:ins>
      <w:r>
        <w:t xml:space="preserve">function, </w:t>
      </w:r>
      <w:del w:id="3205" w:author="Moses, Robinson" w:date="2023-03-16T09:47:00Z">
        <w:r w:rsidDel="0014696D">
          <w:delText xml:space="preserve">like the name says, </w:delText>
        </w:r>
      </w:del>
      <w:r>
        <w:t>is intended for use when a transfer arrives at the destination. This indicates to the system that the cash and containers have arrived. Users are expected to scan the containers at this point.</w:t>
      </w:r>
    </w:p>
    <w:p w14:paraId="100DA69B" w14:textId="74D61F64" w:rsidR="00570B77" w:rsidRPr="006C3C2E" w:rsidDel="007C454D" w:rsidRDefault="00570B77" w:rsidP="00570B77">
      <w:pPr>
        <w:rPr>
          <w:del w:id="3206" w:author="Moses, Robinson" w:date="2023-03-16T03:15:00Z"/>
        </w:rPr>
      </w:pPr>
    </w:p>
    <w:p w14:paraId="76BD509D" w14:textId="77777777" w:rsidR="00570B77" w:rsidRDefault="00570B77" w:rsidP="00D6160E">
      <w:pPr>
        <w:pStyle w:val="Caption"/>
      </w:pPr>
      <w:bookmarkStart w:id="3207" w:name="_Toc6556899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59</w:t>
      </w:r>
      <w:r w:rsidRPr="36CE550C">
        <w:rPr>
          <w:noProof/>
        </w:rPr>
        <w:fldChar w:fldCharType="end"/>
      </w:r>
      <w:r w:rsidRPr="36CE550C">
        <w:t xml:space="preserve">: </w:t>
      </w:r>
      <w:r>
        <w:t>ARRIVAL SCAN SCREEN</w:t>
      </w:r>
      <w:bookmarkEnd w:id="3207"/>
    </w:p>
    <w:p w14:paraId="57CA92BE" w14:textId="77777777" w:rsidR="00570B77" w:rsidRDefault="00570B77" w:rsidP="007C454D">
      <w:pPr>
        <w:pStyle w:val="BodyText"/>
        <w:pPrChange w:id="3208" w:author="Moses, Robinson" w:date="2023-03-16T03:15:00Z">
          <w:pPr>
            <w:spacing w:after="0"/>
            <w:ind w:right="1080"/>
            <w:jc w:val="center"/>
          </w:pPr>
        </w:pPrChange>
      </w:pPr>
      <w:r>
        <w:rPr>
          <w:noProof/>
        </w:rPr>
        <w:drawing>
          <wp:inline distT="0" distB="0" distL="0" distR="0" wp14:anchorId="0FA20B5E" wp14:editId="60120D03">
            <wp:extent cx="2019719" cy="3573027"/>
            <wp:effectExtent l="76200" t="76200" r="133350" b="14224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16C58AB" w14:textId="7F68360F" w:rsidR="00570B77" w:rsidDel="007C454D" w:rsidRDefault="00570B77" w:rsidP="00570B77">
      <w:pPr>
        <w:spacing w:after="190" w:line="263" w:lineRule="auto"/>
        <w:ind w:left="-5" w:hanging="10"/>
        <w:rPr>
          <w:del w:id="3209" w:author="Moses, Robinson" w:date="2023-03-16T03:16:00Z"/>
        </w:rPr>
      </w:pPr>
    </w:p>
    <w:p w14:paraId="04926334" w14:textId="77777777" w:rsidR="00570B77" w:rsidRDefault="00570B77" w:rsidP="00D6160E">
      <w:pPr>
        <w:pStyle w:val="Caption"/>
      </w:pPr>
      <w:bookmarkStart w:id="3210" w:name="_Toc65569050"/>
      <w:r w:rsidRPr="002946F8">
        <w:t xml:space="preserve">Table </w:t>
      </w:r>
      <w:r w:rsidRPr="002946F8">
        <w:fldChar w:fldCharType="begin"/>
      </w:r>
      <w:r w:rsidRPr="002946F8">
        <w:instrText xml:space="preserve"> SEQ Table \* ARABIC </w:instrText>
      </w:r>
      <w:r w:rsidRPr="002946F8">
        <w:fldChar w:fldCharType="separate"/>
      </w:r>
      <w:r>
        <w:rPr>
          <w:noProof/>
        </w:rPr>
        <w:t>49</w:t>
      </w:r>
      <w:r w:rsidRPr="002946F8">
        <w:fldChar w:fldCharType="end"/>
      </w:r>
      <w:r w:rsidRPr="002946F8">
        <w:t xml:space="preserve">: </w:t>
      </w:r>
      <w:r>
        <w:t>ARRIVAL SCAN SCREEN ELEMENTS</w:t>
      </w:r>
      <w:bookmarkEnd w:id="321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219ED76" w14:textId="77777777" w:rsidTr="00D6160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EF47583" w14:textId="77777777" w:rsidR="00570B77" w:rsidRDefault="00570B77" w:rsidP="00D6160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4D2891" w14:textId="77777777" w:rsidR="00570B77" w:rsidRDefault="00570B77" w:rsidP="00D6160E">
            <w:pPr>
              <w:pStyle w:val="TableHeading"/>
            </w:pPr>
            <w:r>
              <w:t xml:space="preserve">Description </w:t>
            </w:r>
          </w:p>
        </w:tc>
      </w:tr>
      <w:tr w:rsidR="00570B77" w14:paraId="2400A32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7B796D7" w14:textId="77777777" w:rsidR="00570B77" w:rsidRPr="007C454D" w:rsidRDefault="00570B77" w:rsidP="00A77C61">
            <w:pPr>
              <w:pStyle w:val="TableBody"/>
              <w:rPr>
                <w:b/>
                <w:bCs/>
                <w:rPrChange w:id="3211" w:author="Moses, Robinson" w:date="2023-03-16T03:16:00Z">
                  <w:rPr/>
                </w:rPrChange>
              </w:rPr>
            </w:pPr>
            <w:r w:rsidRPr="007C454D">
              <w:rPr>
                <w:b/>
                <w:bCs/>
                <w:rPrChange w:id="3212" w:author="Moses, Robinson" w:date="2023-03-16T03:16: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5922B82E" w14:textId="0698C0B8" w:rsidR="00570B77" w:rsidRPr="007C454D" w:rsidRDefault="00570B77" w:rsidP="007C454D">
            <w:pPr>
              <w:pStyle w:val="TableBody"/>
              <w:rPr>
                <w:rPrChange w:id="3213" w:author="Moses, Robinson" w:date="2023-03-16T03:16:00Z">
                  <w:rPr>
                    <w:rFonts w:cstheme="minorHAnsi"/>
                    <w:sz w:val="18"/>
                    <w:szCs w:val="18"/>
                  </w:rPr>
                </w:rPrChange>
              </w:rPr>
            </w:pPr>
            <w:r w:rsidRPr="007C454D">
              <w:rPr>
                <w:rPrChange w:id="3214" w:author="Moses, Robinson" w:date="2023-03-16T03:18:00Z">
                  <w:rPr>
                    <w:sz w:val="18"/>
                    <w:szCs w:val="18"/>
                  </w:rPr>
                </w:rPrChange>
              </w:rPr>
              <w:t>T</w:t>
            </w:r>
            <w:ins w:id="3215" w:author="Moses, Robinson" w:date="2023-03-16T09:48:00Z">
              <w:r w:rsidR="0014696D">
                <w:t>he t</w:t>
              </w:r>
            </w:ins>
            <w:r w:rsidRPr="007C454D">
              <w:rPr>
                <w:rPrChange w:id="3216" w:author="Moses, Robinson" w:date="2023-03-16T03:18:00Z">
                  <w:rPr>
                    <w:sz w:val="18"/>
                    <w:szCs w:val="18"/>
                  </w:rPr>
                </w:rPrChange>
              </w:rPr>
              <w:t xml:space="preserve">op left corner of </w:t>
            </w:r>
            <w:ins w:id="3217" w:author="Moses, Robinson" w:date="2023-03-16T09:48:00Z">
              <w:r w:rsidR="0014696D">
                <w:t xml:space="preserve">the </w:t>
              </w:r>
            </w:ins>
            <w:r w:rsidRPr="007C454D">
              <w:rPr>
                <w:rPrChange w:id="3218" w:author="Moses, Robinson" w:date="2023-03-16T03:18:00Z">
                  <w:rPr>
                    <w:sz w:val="18"/>
                    <w:szCs w:val="18"/>
                  </w:rPr>
                </w:rPrChange>
              </w:rPr>
              <w:t>screen.</w:t>
            </w:r>
            <w:r w:rsidRPr="007C454D">
              <w:rPr>
                <w:rPrChange w:id="3219" w:author="Moses, Robinson" w:date="2023-03-16T03:16:00Z">
                  <w:rPr>
                    <w:sz w:val="18"/>
                    <w:szCs w:val="18"/>
                  </w:rPr>
                </w:rPrChange>
              </w:rPr>
              <w:t xml:space="preserve"> This toggle indicates </w:t>
            </w:r>
            <w:ins w:id="3220" w:author="Moses, Robinson" w:date="2023-03-16T09:48:00Z">
              <w:r w:rsidR="0014696D">
                <w:t xml:space="preserve">the </w:t>
              </w:r>
            </w:ins>
            <w:r w:rsidRPr="007C454D">
              <w:rPr>
                <w:rPrChange w:id="3221" w:author="Moses, Robinson" w:date="2023-03-16T03:16:00Z">
                  <w:rPr>
                    <w:sz w:val="18"/>
                    <w:szCs w:val="18"/>
                  </w:rPr>
                </w:rPrChange>
              </w:rPr>
              <w:t>mode. User</w:t>
            </w:r>
            <w:ins w:id="3222" w:author="Moses, Robinson" w:date="2023-03-16T09:48:00Z">
              <w:r w:rsidR="0014696D">
                <w:t>s</w:t>
              </w:r>
            </w:ins>
            <w:r w:rsidRPr="007C454D">
              <w:rPr>
                <w:rPrChange w:id="3223" w:author="Moses, Robinson" w:date="2023-03-16T03:16:00Z">
                  <w:rPr>
                    <w:sz w:val="18"/>
                    <w:szCs w:val="18"/>
                  </w:rPr>
                </w:rPrChange>
              </w:rPr>
              <w:t xml:space="preserve"> may scan an order, </w:t>
            </w:r>
            <w:del w:id="3224" w:author="Moses, Robinson" w:date="2023-03-16T09:48:00Z">
              <w:r w:rsidRPr="007C454D" w:rsidDel="0014696D">
                <w:rPr>
                  <w:rPrChange w:id="3225" w:author="Moses, Robinson" w:date="2023-03-16T03:16:00Z">
                    <w:rPr>
                      <w:sz w:val="18"/>
                      <w:szCs w:val="18"/>
                    </w:rPr>
                  </w:rPrChange>
                </w:rPr>
                <w:delText xml:space="preserve">or </w:delText>
              </w:r>
            </w:del>
            <w:r w:rsidRPr="007C454D">
              <w:rPr>
                <w:rPrChange w:id="3226" w:author="Moses, Robinson" w:date="2023-03-16T03:16:00Z">
                  <w:rPr>
                    <w:sz w:val="18"/>
                    <w:szCs w:val="18"/>
                  </w:rPr>
                </w:rPrChange>
              </w:rPr>
              <w:t>containers, or both.</w:t>
            </w:r>
          </w:p>
        </w:tc>
      </w:tr>
      <w:tr w:rsidR="00570B77" w14:paraId="5C19F66B"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77F5B2B" w14:textId="77777777" w:rsidR="00570B77" w:rsidRPr="007C454D" w:rsidRDefault="00570B77" w:rsidP="00A77C61">
            <w:pPr>
              <w:pStyle w:val="TableBody"/>
              <w:rPr>
                <w:b/>
                <w:bCs/>
                <w:rPrChange w:id="3227" w:author="Moses, Robinson" w:date="2023-03-16T03:16:00Z">
                  <w:rPr/>
                </w:rPrChange>
              </w:rPr>
            </w:pPr>
            <w:r w:rsidRPr="007C454D">
              <w:rPr>
                <w:b/>
                <w:bCs/>
                <w:rPrChange w:id="3228" w:author="Moses, Robinson" w:date="2023-03-16T03:16: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7BD95835" w14:textId="6B944D57" w:rsidR="00570B77" w:rsidRPr="007C454D" w:rsidRDefault="00570B77" w:rsidP="007C454D">
            <w:pPr>
              <w:pStyle w:val="TableBody"/>
              <w:rPr>
                <w:rPrChange w:id="3229" w:author="Moses, Robinson" w:date="2023-03-16T03:16:00Z">
                  <w:rPr>
                    <w:rFonts w:cstheme="minorHAnsi"/>
                    <w:sz w:val="18"/>
                    <w:szCs w:val="18"/>
                  </w:rPr>
                </w:rPrChange>
              </w:rPr>
            </w:pPr>
            <w:r w:rsidRPr="007C454D">
              <w:rPr>
                <w:rPrChange w:id="3230" w:author="Moses, Robinson" w:date="2023-03-16T03:17:00Z">
                  <w:rPr>
                    <w:sz w:val="18"/>
                    <w:szCs w:val="18"/>
                  </w:rPr>
                </w:rPrChange>
              </w:rPr>
              <w:t>Top left corner, underneath</w:t>
            </w:r>
            <w:r w:rsidRPr="007C454D">
              <w:rPr>
                <w:i/>
                <w:iCs/>
                <w:rPrChange w:id="3231" w:author="Moses, Robinson" w:date="2023-03-16T03:16:00Z">
                  <w:rPr>
                    <w:sz w:val="18"/>
                    <w:szCs w:val="18"/>
                  </w:rPr>
                </w:rPrChange>
              </w:rPr>
              <w:t xml:space="preserve"> Order or Container Scan indicator</w:t>
            </w:r>
            <w:r w:rsidRPr="007C454D">
              <w:rPr>
                <w:rPrChange w:id="3232" w:author="Moses, Robinson" w:date="2023-03-16T03:16:00Z">
                  <w:rPr>
                    <w:sz w:val="18"/>
                    <w:szCs w:val="18"/>
                  </w:rPr>
                </w:rPrChange>
              </w:rPr>
              <w:t xml:space="preserve">. This displays the location derived from the order. If incorrect, </w:t>
            </w:r>
            <w:ins w:id="3233" w:author="Moses, Robinson" w:date="2023-03-16T09:48:00Z">
              <w:r w:rsidR="0014696D">
                <w:t xml:space="preserve">the </w:t>
              </w:r>
            </w:ins>
            <w:r w:rsidRPr="007C454D">
              <w:rPr>
                <w:rPrChange w:id="3234" w:author="Moses, Robinson" w:date="2023-03-16T03:16:00Z">
                  <w:rPr>
                    <w:sz w:val="18"/>
                    <w:szCs w:val="18"/>
                  </w:rPr>
                </w:rPrChange>
              </w:rPr>
              <w:t>user may change it on the following screen.</w:t>
            </w:r>
          </w:p>
        </w:tc>
      </w:tr>
      <w:tr w:rsidR="00570B77" w14:paraId="0313661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B0F48CD" w14:textId="77777777" w:rsidR="00570B77" w:rsidRPr="007C454D" w:rsidRDefault="00570B77" w:rsidP="00A77C61">
            <w:pPr>
              <w:pStyle w:val="TableBody"/>
              <w:rPr>
                <w:b/>
                <w:bCs/>
                <w:rPrChange w:id="3235" w:author="Moses, Robinson" w:date="2023-03-16T03:16:00Z">
                  <w:rPr/>
                </w:rPrChange>
              </w:rPr>
            </w:pPr>
            <w:r w:rsidRPr="007C454D">
              <w:rPr>
                <w:b/>
                <w:bCs/>
                <w:rPrChange w:id="3236" w:author="Moses, Robinson" w:date="2023-03-16T03:16: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468C9D2" w14:textId="77777777" w:rsidR="00570B77" w:rsidRPr="007C454D" w:rsidRDefault="00570B77" w:rsidP="007C454D">
            <w:pPr>
              <w:pStyle w:val="TableBody"/>
              <w:rPr>
                <w:rPrChange w:id="3237" w:author="Moses, Robinson" w:date="2023-03-16T03:16:00Z">
                  <w:rPr>
                    <w:rFonts w:cstheme="minorHAnsi"/>
                    <w:sz w:val="18"/>
                    <w:szCs w:val="18"/>
                  </w:rPr>
                </w:rPrChange>
              </w:rPr>
            </w:pPr>
            <w:r w:rsidRPr="007C454D">
              <w:rPr>
                <w:rPrChange w:id="3238" w:author="Moses, Robinson" w:date="2023-03-16T03:16:00Z">
                  <w:rPr>
                    <w:rFonts w:cstheme="minorHAnsi"/>
                    <w:sz w:val="18"/>
                    <w:szCs w:val="18"/>
                  </w:rPr>
                </w:rPrChange>
              </w:rPr>
              <w:t>Uses the device camera for barcode scanning. Simply point the camera at a barcode of the order or container (as indicated by the scan mode above).</w:t>
            </w:r>
          </w:p>
        </w:tc>
      </w:tr>
      <w:tr w:rsidR="00570B77" w14:paraId="717176C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4144CC" w14:textId="77777777" w:rsidR="00570B77" w:rsidRPr="007C454D" w:rsidRDefault="00570B77" w:rsidP="00A77C61">
            <w:pPr>
              <w:pStyle w:val="TableBody"/>
              <w:rPr>
                <w:b/>
                <w:bCs/>
                <w:rPrChange w:id="3239" w:author="Moses, Robinson" w:date="2023-03-16T03:16:00Z">
                  <w:rPr/>
                </w:rPrChange>
              </w:rPr>
            </w:pPr>
            <w:r w:rsidRPr="007C454D">
              <w:rPr>
                <w:b/>
                <w:bCs/>
                <w:rPrChange w:id="3240" w:author="Moses, Robinson" w:date="2023-03-16T03:16: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54F90CEB" w14:textId="6B670B53" w:rsidR="00570B77" w:rsidRPr="007C454D" w:rsidRDefault="00570B77" w:rsidP="007C454D">
            <w:pPr>
              <w:pStyle w:val="TableBody"/>
              <w:rPr>
                <w:rPrChange w:id="3241" w:author="Moses, Robinson" w:date="2023-03-16T03:16:00Z">
                  <w:rPr>
                    <w:rFonts w:cstheme="minorHAnsi"/>
                    <w:sz w:val="18"/>
                    <w:szCs w:val="18"/>
                  </w:rPr>
                </w:rPrChange>
              </w:rPr>
            </w:pPr>
            <w:r w:rsidRPr="007C454D">
              <w:rPr>
                <w:i/>
                <w:iCs/>
                <w:rPrChange w:id="3242" w:author="Moses, Robinson" w:date="2023-03-16T03:17:00Z">
                  <w:rPr>
                    <w:rFonts w:cstheme="minorHAnsi"/>
                    <w:sz w:val="18"/>
                    <w:szCs w:val="18"/>
                  </w:rPr>
                </w:rPrChange>
              </w:rPr>
              <w:t xml:space="preserve">Orange button </w:t>
            </w:r>
            <w:r w:rsidRPr="007C454D">
              <w:rPr>
                <w:rPrChange w:id="3243" w:author="Moses, Robinson" w:date="2023-03-16T03:17:00Z">
                  <w:rPr>
                    <w:rFonts w:cstheme="minorHAnsi"/>
                    <w:sz w:val="18"/>
                    <w:szCs w:val="18"/>
                  </w:rPr>
                </w:rPrChange>
              </w:rPr>
              <w:t xml:space="preserve">in </w:t>
            </w:r>
            <w:ins w:id="3244" w:author="Moses, Robinson" w:date="2023-03-16T09:48:00Z">
              <w:r w:rsidR="0014696D">
                <w:t xml:space="preserve">the </w:t>
              </w:r>
            </w:ins>
            <w:r w:rsidRPr="007C454D">
              <w:rPr>
                <w:rPrChange w:id="3245" w:author="Moses, Robinson" w:date="2023-03-16T03:17:00Z">
                  <w:rPr>
                    <w:rFonts w:cstheme="minorHAnsi"/>
                    <w:sz w:val="18"/>
                    <w:szCs w:val="18"/>
                  </w:rPr>
                </w:rPrChange>
              </w:rPr>
              <w:t xml:space="preserve">lower left corner of </w:t>
            </w:r>
            <w:ins w:id="3246" w:author="Moses, Robinson" w:date="2023-03-16T09:49:00Z">
              <w:r w:rsidR="0014696D">
                <w:t xml:space="preserve">the </w:t>
              </w:r>
            </w:ins>
            <w:r w:rsidRPr="007C454D">
              <w:rPr>
                <w:rPrChange w:id="3247" w:author="Moses, Robinson" w:date="2023-03-16T03:17:00Z">
                  <w:rPr>
                    <w:rFonts w:cstheme="minorHAnsi"/>
                    <w:sz w:val="18"/>
                    <w:szCs w:val="18"/>
                  </w:rPr>
                </w:rPrChange>
              </w:rPr>
              <w:t>screen</w:t>
            </w:r>
            <w:r w:rsidRPr="007C454D">
              <w:rPr>
                <w:rPrChange w:id="3248" w:author="Moses, Robinson" w:date="2023-03-16T03:16:00Z">
                  <w:rPr>
                    <w:rFonts w:cstheme="minorHAnsi"/>
                    <w:sz w:val="18"/>
                    <w:szCs w:val="18"/>
                  </w:rPr>
                </w:rPrChange>
              </w:rPr>
              <w:t xml:space="preserve">. </w:t>
            </w:r>
            <w:del w:id="3249" w:author="Moses, Robinson" w:date="2023-03-16T09:49:00Z">
              <w:r w:rsidRPr="007C454D" w:rsidDel="0014696D">
                <w:rPr>
                  <w:rPrChange w:id="3250" w:author="Moses, Robinson" w:date="2023-03-16T03:16:00Z">
                    <w:rPr>
                      <w:rFonts w:cstheme="minorHAnsi"/>
                      <w:sz w:val="18"/>
                      <w:szCs w:val="18"/>
                    </w:rPr>
                  </w:rPrChange>
                </w:rPr>
                <w:delText xml:space="preserve">First </w:delText>
              </w:r>
            </w:del>
            <w:ins w:id="3251" w:author="Moses, Robinson" w:date="2023-03-16T09:49:00Z">
              <w:r w:rsidR="0014696D">
                <w:t>The f</w:t>
              </w:r>
              <w:r w:rsidR="0014696D" w:rsidRPr="007C454D">
                <w:rPr>
                  <w:rPrChange w:id="3252" w:author="Moses, Robinson" w:date="2023-03-16T03:16:00Z">
                    <w:rPr>
                      <w:rFonts w:cstheme="minorHAnsi"/>
                      <w:sz w:val="18"/>
                      <w:szCs w:val="18"/>
                    </w:rPr>
                  </w:rPrChange>
                </w:rPr>
                <w:t xml:space="preserve">irst </w:t>
              </w:r>
            </w:ins>
            <w:r w:rsidRPr="007C454D">
              <w:rPr>
                <w:rPrChange w:id="3253" w:author="Moses, Robinson" w:date="2023-03-16T03:16:00Z">
                  <w:rPr>
                    <w:rFonts w:cstheme="minorHAnsi"/>
                    <w:sz w:val="18"/>
                    <w:szCs w:val="18"/>
                  </w:rPr>
                </w:rPrChange>
              </w:rPr>
              <w:t xml:space="preserve">number is </w:t>
            </w:r>
            <w:ins w:id="3254" w:author="Moses, Robinson" w:date="2023-03-16T09:49:00Z">
              <w:r w:rsidR="0014696D">
                <w:t xml:space="preserve">the </w:t>
              </w:r>
            </w:ins>
            <w:r w:rsidRPr="007C454D">
              <w:rPr>
                <w:rPrChange w:id="3255" w:author="Moses, Robinson" w:date="2023-03-16T03:16:00Z">
                  <w:rPr>
                    <w:rFonts w:cstheme="minorHAnsi"/>
                    <w:sz w:val="18"/>
                    <w:szCs w:val="18"/>
                  </w:rPr>
                </w:rPrChange>
              </w:rPr>
              <w:t xml:space="preserve">count of containers scanned, </w:t>
            </w:r>
            <w:ins w:id="3256" w:author="Moses, Robinson" w:date="2023-03-16T09:50:00Z">
              <w:r w:rsidR="0014696D">
                <w:t xml:space="preserve">and the </w:t>
              </w:r>
            </w:ins>
            <w:r w:rsidRPr="007C454D">
              <w:rPr>
                <w:rPrChange w:id="3257" w:author="Moses, Robinson" w:date="2023-03-16T03:16:00Z">
                  <w:rPr>
                    <w:rFonts w:cstheme="minorHAnsi"/>
                    <w:sz w:val="18"/>
                    <w:szCs w:val="18"/>
                  </w:rPr>
                </w:rPrChange>
              </w:rPr>
              <w:t xml:space="preserve">second number is the expected number for this order (if applicable). </w:t>
            </w:r>
            <w:r w:rsidRPr="007C454D">
              <w:rPr>
                <w:b/>
                <w:bCs/>
                <w:u w:val="single"/>
                <w:rPrChange w:id="3258" w:author="Moses, Robinson" w:date="2023-03-16T03:19:00Z">
                  <w:rPr>
                    <w:rFonts w:cstheme="minorHAnsi"/>
                    <w:sz w:val="18"/>
                    <w:szCs w:val="18"/>
                  </w:rPr>
                </w:rPrChange>
              </w:rPr>
              <w:t>For example</w:t>
            </w:r>
            <w:r w:rsidRPr="007C454D">
              <w:rPr>
                <w:rPrChange w:id="3259" w:author="Moses, Robinson" w:date="2023-03-16T03:16: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3260" w:author="Moses, Robinson" w:date="2023-03-16T09:50:00Z">
              <w:r w:rsidR="0014696D">
                <w:t xml:space="preserve">the </w:t>
              </w:r>
            </w:ins>
            <w:r w:rsidRPr="007C454D">
              <w:rPr>
                <w:rPrChange w:id="3261" w:author="Moses, Robinson" w:date="2023-03-16T03:16:00Z">
                  <w:rPr>
                    <w:rFonts w:cstheme="minorHAnsi"/>
                    <w:sz w:val="18"/>
                    <w:szCs w:val="18"/>
                  </w:rPr>
                </w:rPrChange>
              </w:rPr>
              <w:t>next screen.</w:t>
            </w:r>
          </w:p>
        </w:tc>
      </w:tr>
      <w:tr w:rsidR="00570B77" w14:paraId="5C66675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8E771BD" w14:textId="77777777" w:rsidR="00570B77" w:rsidRPr="007C454D" w:rsidRDefault="00570B77" w:rsidP="00A77C61">
            <w:pPr>
              <w:pStyle w:val="TableBody"/>
              <w:rPr>
                <w:b/>
                <w:bCs/>
                <w:rPrChange w:id="3262" w:author="Moses, Robinson" w:date="2023-03-16T03:20:00Z">
                  <w:rPr/>
                </w:rPrChange>
              </w:rPr>
            </w:pPr>
            <w:r w:rsidRPr="007C454D">
              <w:rPr>
                <w:b/>
                <w:bCs/>
                <w:rPrChange w:id="3263" w:author="Moses, Robinson" w:date="2023-03-16T03:20: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52031C6D" w14:textId="6A2325B9" w:rsidR="00570B77" w:rsidRPr="007C454D" w:rsidRDefault="00570B77" w:rsidP="007C454D">
            <w:pPr>
              <w:pStyle w:val="TableBody"/>
              <w:rPr>
                <w:rPrChange w:id="3264" w:author="Moses, Robinson" w:date="2023-03-16T03:20:00Z">
                  <w:rPr>
                    <w:rFonts w:cstheme="minorHAnsi"/>
                    <w:sz w:val="18"/>
                    <w:szCs w:val="18"/>
                  </w:rPr>
                </w:rPrChange>
              </w:rPr>
            </w:pPr>
            <w:r w:rsidRPr="007C454D">
              <w:rPr>
                <w:rPrChange w:id="3265" w:author="Moses, Robinson" w:date="2023-03-16T03:20:00Z">
                  <w:rPr>
                    <w:rFonts w:cstheme="minorHAnsi"/>
                    <w:sz w:val="18"/>
                    <w:szCs w:val="18"/>
                  </w:rPr>
                </w:rPrChange>
              </w:rPr>
              <w:t xml:space="preserve">Keyboard icon in </w:t>
            </w:r>
            <w:ins w:id="3266" w:author="Moses, Robinson" w:date="2023-03-16T09:51:00Z">
              <w:r w:rsidR="0014696D">
                <w:t xml:space="preserve">the </w:t>
              </w:r>
            </w:ins>
            <w:r w:rsidRPr="007C454D">
              <w:rPr>
                <w:rPrChange w:id="3267" w:author="Moses, Robinson" w:date="2023-03-16T03:20:00Z">
                  <w:rPr>
                    <w:rFonts w:cstheme="minorHAnsi"/>
                    <w:sz w:val="18"/>
                    <w:szCs w:val="18"/>
                  </w:rPr>
                </w:rPrChange>
              </w:rPr>
              <w:t xml:space="preserve">lower right corner of </w:t>
            </w:r>
            <w:ins w:id="3268" w:author="Moses, Robinson" w:date="2023-03-16T09:51:00Z">
              <w:r w:rsidR="0014696D">
                <w:t xml:space="preserve">the </w:t>
              </w:r>
            </w:ins>
            <w:r w:rsidRPr="007C454D">
              <w:rPr>
                <w:rPrChange w:id="3269" w:author="Moses, Robinson" w:date="2023-03-16T03:20:00Z">
                  <w:rPr>
                    <w:rFonts w:cstheme="minorHAnsi"/>
                    <w:sz w:val="18"/>
                    <w:szCs w:val="18"/>
                  </w:rPr>
                </w:rPrChange>
              </w:rPr>
              <w:t>screen. Tap this to type order or container IDs. Optional. This is typically only used if there is some malfunction with the barcode scan.</w:t>
            </w:r>
          </w:p>
        </w:tc>
      </w:tr>
    </w:tbl>
    <w:p w14:paraId="5F97B4CC" w14:textId="77777777" w:rsidR="00570B77" w:rsidRDefault="00570B77" w:rsidP="00570B77">
      <w:pPr>
        <w:spacing w:after="190" w:line="263" w:lineRule="auto"/>
        <w:ind w:left="-5" w:hanging="10"/>
        <w:rPr>
          <w:rStyle w:val="Hyperlink"/>
          <w:color w:val="92D050"/>
        </w:rPr>
      </w:pPr>
    </w:p>
    <w:p w14:paraId="59FFCC6D" w14:textId="77777777" w:rsidR="00570B77" w:rsidRDefault="00570B77" w:rsidP="00A77C61">
      <w:pPr>
        <w:pStyle w:val="Caption"/>
      </w:pPr>
      <w:bookmarkStart w:id="3270" w:name="_Toc6556899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60</w:t>
      </w:r>
      <w:r w:rsidRPr="36CE550C">
        <w:rPr>
          <w:noProof/>
        </w:rPr>
        <w:fldChar w:fldCharType="end"/>
      </w:r>
      <w:r w:rsidRPr="36CE550C">
        <w:t xml:space="preserve">: </w:t>
      </w:r>
      <w:r>
        <w:t>ARRIVAL ENTRY REVIEW SCREEN</w:t>
      </w:r>
      <w:bookmarkEnd w:id="3270"/>
    </w:p>
    <w:p w14:paraId="0294C8CF" w14:textId="77777777" w:rsidR="00570B77" w:rsidRDefault="00570B77" w:rsidP="007C454D">
      <w:pPr>
        <w:pStyle w:val="BodyText"/>
        <w:pPrChange w:id="3271" w:author="Moses, Robinson" w:date="2023-03-16T03:20:00Z">
          <w:pPr>
            <w:spacing w:after="0"/>
            <w:ind w:right="1080"/>
            <w:jc w:val="center"/>
          </w:pPr>
        </w:pPrChange>
      </w:pPr>
      <w:r>
        <w:rPr>
          <w:noProof/>
        </w:rPr>
        <w:drawing>
          <wp:inline distT="0" distB="0" distL="0" distR="0" wp14:anchorId="0BDB8A9E" wp14:editId="2E2533F4">
            <wp:extent cx="1984737" cy="3511142"/>
            <wp:effectExtent l="76200" t="76200" r="130175" b="127635"/>
            <wp:docPr id="4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0E869D2" w14:textId="77777777" w:rsidR="00570B77" w:rsidRDefault="00570B77" w:rsidP="007C454D">
      <w:pPr>
        <w:pStyle w:val="BodyText"/>
        <w:pPrChange w:id="3272" w:author="Moses, Robinson" w:date="2023-03-16T03:20:00Z">
          <w:pPr>
            <w:spacing w:after="190" w:line="263" w:lineRule="auto"/>
            <w:ind w:left="-5" w:hanging="10"/>
          </w:pPr>
        </w:pPrChange>
      </w:pPr>
    </w:p>
    <w:p w14:paraId="0F304EBF" w14:textId="77777777" w:rsidR="00570B77" w:rsidRDefault="00570B77" w:rsidP="00A77C61">
      <w:pPr>
        <w:pStyle w:val="Caption"/>
      </w:pPr>
      <w:bookmarkStart w:id="3273" w:name="_Toc6556905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50</w:t>
      </w:r>
      <w:r w:rsidRPr="002946F8">
        <w:rPr>
          <w:color w:val="auto"/>
        </w:rPr>
        <w:fldChar w:fldCharType="end"/>
      </w:r>
      <w:r w:rsidRPr="002946F8">
        <w:rPr>
          <w:color w:val="auto"/>
        </w:rPr>
        <w:t xml:space="preserve">: </w:t>
      </w:r>
      <w:r>
        <w:t>ARRIVAL ENTRY REVIEW SCREEN ELEMENTS</w:t>
      </w:r>
      <w:bookmarkEnd w:id="327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8287664" w14:textId="77777777" w:rsidTr="00A77C61">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B49BB5F"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6A5F803" w14:textId="77777777" w:rsidR="00570B77" w:rsidRDefault="00570B77" w:rsidP="00A77C61">
            <w:pPr>
              <w:pStyle w:val="TableHeading"/>
            </w:pPr>
            <w:r>
              <w:t xml:space="preserve">Description </w:t>
            </w:r>
          </w:p>
        </w:tc>
      </w:tr>
      <w:tr w:rsidR="00570B77" w14:paraId="6670237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529201" w14:textId="77777777" w:rsidR="00570B77" w:rsidRPr="007C454D" w:rsidRDefault="00570B77" w:rsidP="00A77C61">
            <w:pPr>
              <w:pStyle w:val="TableBody"/>
              <w:rPr>
                <w:b/>
                <w:bCs/>
                <w:rPrChange w:id="3274" w:author="Moses, Robinson" w:date="2023-03-16T03:20:00Z">
                  <w:rPr/>
                </w:rPrChange>
              </w:rPr>
            </w:pPr>
            <w:r w:rsidRPr="007C454D">
              <w:rPr>
                <w:b/>
                <w:bCs/>
                <w:rPrChange w:id="3275" w:author="Moses, Robinson" w:date="2023-03-16T03:20: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B7E244" w14:textId="5771FD94" w:rsidR="00570B77" w:rsidRPr="006C3C2E" w:rsidRDefault="00570B77" w:rsidP="00A77C61">
            <w:pPr>
              <w:pStyle w:val="TableBody"/>
              <w:rPr>
                <w:rFonts w:cstheme="minorHAnsi"/>
              </w:rPr>
            </w:pPr>
            <w:del w:id="3276" w:author="Moses, Robinson" w:date="2023-03-16T09:52:00Z">
              <w:r w:rsidDel="0014696D">
                <w:delText xml:space="preserve">Location </w:delText>
              </w:r>
            </w:del>
            <w:ins w:id="3277" w:author="Moses, Robinson" w:date="2023-03-16T09:52:00Z">
              <w:r w:rsidR="0014696D">
                <w:t>A l</w:t>
              </w:r>
              <w:r w:rsidR="0014696D">
                <w:t xml:space="preserve">ocation </w:t>
              </w:r>
            </w:ins>
            <w:r>
              <w:t>where the order and/or containers are arriving. Tap to change location if necessary.</w:t>
            </w:r>
          </w:p>
        </w:tc>
      </w:tr>
      <w:tr w:rsidR="00570B77" w14:paraId="674F278D"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70E7BFA" w14:textId="77777777" w:rsidR="00570B77" w:rsidRPr="007C454D" w:rsidRDefault="00570B77" w:rsidP="00A77C61">
            <w:pPr>
              <w:pStyle w:val="TableBody"/>
              <w:rPr>
                <w:b/>
                <w:bCs/>
                <w:rPrChange w:id="3278" w:author="Moses, Robinson" w:date="2023-03-16T03:20:00Z">
                  <w:rPr/>
                </w:rPrChange>
              </w:rPr>
            </w:pPr>
            <w:r w:rsidRPr="007C454D">
              <w:rPr>
                <w:b/>
                <w:bCs/>
                <w:rPrChange w:id="3279" w:author="Moses, Robinson" w:date="2023-03-16T03:20: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B7128C" w14:textId="77777777" w:rsidR="00570B77" w:rsidRDefault="00570B77" w:rsidP="00A77C61">
            <w:pPr>
              <w:pStyle w:val="TableBody"/>
            </w:pPr>
            <w:r>
              <w:t>Order ID of the arriving order, if selected previously.</w:t>
            </w:r>
          </w:p>
        </w:tc>
      </w:tr>
      <w:tr w:rsidR="00570B77" w14:paraId="6A8FE7D3"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29E2" w14:textId="77777777" w:rsidR="00570B77" w:rsidRPr="007C454D" w:rsidRDefault="00570B77" w:rsidP="00A77C61">
            <w:pPr>
              <w:pStyle w:val="TableBody"/>
              <w:rPr>
                <w:b/>
                <w:bCs/>
                <w:rPrChange w:id="3280" w:author="Moses, Robinson" w:date="2023-03-16T03:20:00Z">
                  <w:rPr/>
                </w:rPrChange>
              </w:rPr>
            </w:pPr>
            <w:r w:rsidRPr="007C454D">
              <w:rPr>
                <w:b/>
                <w:bCs/>
                <w:rPrChange w:id="3281" w:author="Moses, Robinson" w:date="2023-03-16T03:20: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CB5E5" w14:textId="6983DEF3" w:rsidR="00570B77" w:rsidRDefault="00570B77" w:rsidP="00A77C61">
            <w:pPr>
              <w:pStyle w:val="TableBody"/>
            </w:pPr>
            <w:r>
              <w:t>List of scanned containers. User</w:t>
            </w:r>
            <w:ins w:id="3282" w:author="Moses, Robinson" w:date="2023-03-16T09:52:00Z">
              <w:r w:rsidR="0014696D">
                <w:t>s</w:t>
              </w:r>
            </w:ins>
            <w:r>
              <w:t xml:space="preserve"> may tap the </w:t>
            </w:r>
            <w:r>
              <w:rPr>
                <w:rFonts w:eastAsia="MS Mincho"/>
              </w:rPr>
              <w:object w:dxaOrig="465" w:dyaOrig="450" w14:anchorId="41333479">
                <v:shape id="_x0000_i1035" type="#_x0000_t75" style="width:6.7pt;height:6.7pt" o:ole="">
                  <v:imagedata r:id="rId118" o:title=""/>
                </v:shape>
                <o:OLEObject Type="Embed" ProgID="PBrush" ShapeID="_x0000_i1035" DrawAspect="Content" ObjectID="_1740469843" r:id="rId122"/>
              </w:object>
            </w:r>
            <w:r>
              <w:t xml:space="preserve"> </w:t>
            </w:r>
            <w:r w:rsidRPr="00DB4F69">
              <w:t>icon to remove a scanned item.</w:t>
            </w:r>
            <w:r>
              <w:t xml:space="preserve"> Comes in 3 possible </w:t>
            </w:r>
            <w:del w:id="3283" w:author="Moses, Robinson" w:date="2023-03-16T03:20:00Z">
              <w:r w:rsidDel="007C454D">
                <w:delText>status</w:delText>
              </w:r>
            </w:del>
            <w:ins w:id="3284" w:author="Moses, Robinson" w:date="2023-03-16T03:20:00Z">
              <w:r w:rsidR="007C454D">
                <w:t>statuses</w:t>
              </w:r>
            </w:ins>
            <w:r>
              <w:t>:</w:t>
            </w:r>
            <w:r>
              <w:br/>
            </w:r>
            <w:r w:rsidRPr="00F73D58">
              <w:rPr>
                <w:b/>
                <w:bCs/>
              </w:rPr>
              <w:t>Not In Order</w:t>
            </w:r>
            <w:r>
              <w:t>: The scanned container was not expected to be part of this order. User</w:t>
            </w:r>
            <w:ins w:id="3285" w:author="Moses, Robinson" w:date="2023-03-16T09:53:00Z">
              <w:r w:rsidR="0014696D">
                <w:t>s</w:t>
              </w:r>
            </w:ins>
            <w:r>
              <w:t xml:space="preserve"> should consider this an alert of possible mistake</w:t>
            </w:r>
            <w:ins w:id="3286" w:author="Moses, Robinson" w:date="2023-03-16T09:53:00Z">
              <w:r w:rsidR="0014696D">
                <w:t>s</w:t>
              </w:r>
            </w:ins>
            <w:r>
              <w:t>. If submitted as is, this container will be moved to this location.</w:t>
            </w:r>
          </w:p>
          <w:p w14:paraId="564AD028" w14:textId="7B8716CD" w:rsidR="00570B77" w:rsidRDefault="00570B77" w:rsidP="00A77C61">
            <w:pPr>
              <w:pStyle w:val="TableBody"/>
            </w:pPr>
            <w:r w:rsidRPr="0018071C">
              <w:rPr>
                <w:b/>
                <w:bCs/>
              </w:rPr>
              <w:t>Missing</w:t>
            </w:r>
            <w:r>
              <w:t xml:space="preserve">: A container was expected to be with this </w:t>
            </w:r>
            <w:del w:id="3287" w:author="Moses, Robinson" w:date="2023-03-16T03:21:00Z">
              <w:r w:rsidDel="007C454D">
                <w:delText>order, but</w:delText>
              </w:r>
            </w:del>
            <w:ins w:id="3288" w:author="Moses, Robinson" w:date="2023-03-16T03:21:00Z">
              <w:r w:rsidR="007C454D">
                <w:t>order but</w:t>
              </w:r>
            </w:ins>
            <w:r>
              <w:t xml:space="preserve"> was not scanned. User</w:t>
            </w:r>
            <w:ins w:id="3289" w:author="Moses, Robinson" w:date="2023-03-16T09:53:00Z">
              <w:r w:rsidR="0014696D">
                <w:t>s</w:t>
              </w:r>
            </w:ins>
            <w:r>
              <w:t xml:space="preserve"> should consider this an alert of possible mistake</w:t>
            </w:r>
            <w:ins w:id="3290" w:author="Moses, Robinson" w:date="2023-03-16T09:53:00Z">
              <w:r w:rsidR="0014696D">
                <w:t>s</w:t>
              </w:r>
            </w:ins>
            <w:r>
              <w:t>. If submitted as is, this container will be marked missing.</w:t>
            </w:r>
          </w:p>
          <w:p w14:paraId="0F2070B1"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06E51F38"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D8C54" w14:textId="77777777" w:rsidR="00570B77" w:rsidRPr="007C454D" w:rsidRDefault="00570B77" w:rsidP="00A77C61">
            <w:pPr>
              <w:pStyle w:val="TableBody"/>
              <w:rPr>
                <w:b/>
                <w:bCs/>
                <w:rPrChange w:id="3291" w:author="Moses, Robinson" w:date="2023-03-16T03:21:00Z">
                  <w:rPr/>
                </w:rPrChange>
              </w:rPr>
            </w:pPr>
            <w:r w:rsidRPr="007C454D">
              <w:rPr>
                <w:b/>
                <w:bCs/>
                <w:rPrChange w:id="3292" w:author="Moses, Robinson" w:date="2023-03-16T03:21: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D43F6" w14:textId="3DF62AF4" w:rsidR="00570B77" w:rsidRPr="006B1069" w:rsidRDefault="00570B77" w:rsidP="00A77C61">
            <w:pPr>
              <w:pStyle w:val="TableBody"/>
              <w:rPr>
                <w:rFonts w:cstheme="minorHAnsi"/>
              </w:rPr>
            </w:pPr>
            <w:r>
              <w:rPr>
                <w:rFonts w:cstheme="minorHAnsi"/>
              </w:rPr>
              <w:t xml:space="preserve">Finishes the Arrival function. Order and/or containers are updated in the system as </w:t>
            </w:r>
            <w:del w:id="3293" w:author="Moses, Robinson" w:date="2023-03-16T03:36:00Z">
              <w:r w:rsidDel="007C454D">
                <w:rPr>
                  <w:rFonts w:cstheme="minorHAnsi"/>
                </w:rPr>
                <w:delText xml:space="preserve">having </w:delText>
              </w:r>
            </w:del>
            <w:ins w:id="3294" w:author="Moses, Robinson" w:date="2023-03-16T03:36:00Z">
              <w:r w:rsidR="007C454D">
                <w:rPr>
                  <w:rFonts w:cstheme="minorHAnsi"/>
                </w:rPr>
                <w:t>when</w:t>
              </w:r>
              <w:r w:rsidR="007C454D">
                <w:rPr>
                  <w:rFonts w:cstheme="minorHAnsi"/>
                </w:rPr>
                <w:t xml:space="preserve"> </w:t>
              </w:r>
            </w:ins>
            <w:r>
              <w:rPr>
                <w:rFonts w:cstheme="minorHAnsi"/>
              </w:rPr>
              <w:t xml:space="preserve">arrived. </w:t>
            </w:r>
            <w:r w:rsidRPr="006B1069">
              <w:rPr>
                <w:rFonts w:cstheme="minorHAnsi"/>
              </w:rPr>
              <w:t xml:space="preserve"> </w:t>
            </w:r>
          </w:p>
        </w:tc>
      </w:tr>
    </w:tbl>
    <w:p w14:paraId="1EEB5B92" w14:textId="10377EE5" w:rsidR="00570B77" w:rsidRDefault="0014696D"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3295" w:author="Moses, Robinson" w:date="2023-03-16T03:34: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05C9E0E1" w14:textId="77777777" w:rsidR="00A77C61" w:rsidRPr="00A77C61" w:rsidRDefault="00A77C61" w:rsidP="00A77C61"/>
    <w:p w14:paraId="4624BAAB" w14:textId="77777777" w:rsidR="00570B77" w:rsidRDefault="00570B77" w:rsidP="00570B77">
      <w:pPr>
        <w:pStyle w:val="Heading2"/>
      </w:pPr>
      <w:bookmarkStart w:id="3296" w:name="_Toc111643108"/>
      <w:bookmarkStart w:id="3297" w:name="_Toc129572328"/>
      <w:r>
        <w:t>DEPARTURE</w:t>
      </w:r>
      <w:bookmarkEnd w:id="3296"/>
      <w:bookmarkEnd w:id="3297"/>
    </w:p>
    <w:p w14:paraId="0A1A08AB" w14:textId="4B9C211F" w:rsidR="00570B77" w:rsidRDefault="00570B77" w:rsidP="00A77C61">
      <w:pPr>
        <w:pStyle w:val="BodyText"/>
      </w:pPr>
      <w:del w:id="3298" w:author="Moses, Robinson" w:date="2023-03-16T09:54:00Z">
        <w:r w:rsidDel="0014696D">
          <w:delText xml:space="preserve">Departure </w:delText>
        </w:r>
      </w:del>
      <w:ins w:id="3299" w:author="Moses, Robinson" w:date="2023-03-16T09:54:00Z">
        <w:r w:rsidR="0014696D">
          <w:t>The D</w:t>
        </w:r>
        <w:r w:rsidR="0014696D">
          <w:t xml:space="preserve">eparture </w:t>
        </w:r>
      </w:ins>
      <w:r>
        <w:t>function</w:t>
      </w:r>
      <w:del w:id="3300" w:author="Moses, Robinson" w:date="2023-03-16T09:54:00Z">
        <w:r w:rsidDel="0014696D">
          <w:delText>,</w:delText>
        </w:r>
      </w:del>
      <w:r>
        <w:t xml:space="preserve"> </w:t>
      </w:r>
      <w:del w:id="3301" w:author="Moses, Robinson" w:date="2023-03-16T03:22:00Z">
        <w:r w:rsidDel="007C454D">
          <w:delText xml:space="preserve">like the name says, </w:delText>
        </w:r>
      </w:del>
      <w:r>
        <w:t xml:space="preserve">is intended for use when </w:t>
      </w:r>
      <w:del w:id="3302" w:author="Moses, Robinson" w:date="2023-03-16T03:22:00Z">
        <w:r w:rsidDel="007C454D">
          <w:delText>an</w:delText>
        </w:r>
      </w:del>
      <w:ins w:id="3303" w:author="Moses, Robinson" w:date="2023-03-16T03:22:00Z">
        <w:r w:rsidR="007C454D">
          <w:t>a</w:t>
        </w:r>
      </w:ins>
      <w:r>
        <w:t xml:space="preserve"> transfer leaves its source. This indicates to the system that the cash and containers have departed. Users are expected to scan the containers at this point.</w:t>
      </w:r>
    </w:p>
    <w:p w14:paraId="458C5BD5" w14:textId="77777777" w:rsidR="00570B77" w:rsidRDefault="00570B77" w:rsidP="00A77C61">
      <w:pPr>
        <w:pStyle w:val="Caption"/>
      </w:pPr>
      <w:bookmarkStart w:id="3304" w:name="_Toc6556899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61</w:t>
      </w:r>
      <w:r w:rsidRPr="36CE550C">
        <w:rPr>
          <w:noProof/>
          <w:color w:val="auto"/>
        </w:rPr>
        <w:fldChar w:fldCharType="end"/>
      </w:r>
      <w:r w:rsidRPr="36CE550C">
        <w:rPr>
          <w:color w:val="auto"/>
        </w:rPr>
        <w:t xml:space="preserve">: </w:t>
      </w:r>
      <w:r>
        <w:t>DEPARTURE SCAN SCREEN</w:t>
      </w:r>
      <w:bookmarkEnd w:id="3304"/>
    </w:p>
    <w:p w14:paraId="34ABDE7C" w14:textId="77777777" w:rsidR="00570B77" w:rsidRDefault="00570B77" w:rsidP="007C454D">
      <w:pPr>
        <w:pStyle w:val="BodyText"/>
        <w:pPrChange w:id="3305" w:author="Moses, Robinson" w:date="2023-03-16T03:21:00Z">
          <w:pPr>
            <w:spacing w:after="0"/>
            <w:ind w:right="1080"/>
            <w:jc w:val="center"/>
          </w:pPr>
        </w:pPrChange>
      </w:pPr>
      <w:r>
        <w:rPr>
          <w:noProof/>
        </w:rPr>
        <w:drawing>
          <wp:inline distT="0" distB="0" distL="0" distR="0" wp14:anchorId="39FA651F" wp14:editId="4DEC9570">
            <wp:extent cx="2019719" cy="3573027"/>
            <wp:effectExtent l="76200" t="76200" r="133350" b="142240"/>
            <wp:docPr id="4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083084C" w14:textId="77777777" w:rsidR="00570B77" w:rsidRDefault="00570B77" w:rsidP="00A77C61">
      <w:pPr>
        <w:pStyle w:val="Caption"/>
      </w:pPr>
    </w:p>
    <w:p w14:paraId="7DE22FDC" w14:textId="77777777" w:rsidR="00570B77" w:rsidRDefault="00570B77" w:rsidP="00A77C61">
      <w:pPr>
        <w:pStyle w:val="Caption"/>
      </w:pPr>
      <w:bookmarkStart w:id="3306" w:name="_Toc6556905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51</w:t>
      </w:r>
      <w:r w:rsidRPr="002946F8">
        <w:rPr>
          <w:color w:val="auto"/>
        </w:rPr>
        <w:fldChar w:fldCharType="end"/>
      </w:r>
      <w:r w:rsidRPr="002946F8">
        <w:rPr>
          <w:color w:val="auto"/>
        </w:rPr>
        <w:t xml:space="preserve">: </w:t>
      </w:r>
      <w:r>
        <w:t>DEPARTURE SCAN SCREEN ELEMENTS</w:t>
      </w:r>
      <w:bookmarkEnd w:id="330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5153AE8" w14:textId="77777777" w:rsidTr="00A77C6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530C78"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125A0C" w14:textId="77777777" w:rsidR="00570B77" w:rsidRDefault="00570B77" w:rsidP="00A77C61">
            <w:pPr>
              <w:pStyle w:val="TableHeading"/>
            </w:pPr>
            <w:r>
              <w:t xml:space="preserve">Description </w:t>
            </w:r>
          </w:p>
        </w:tc>
      </w:tr>
      <w:tr w:rsidR="00570B77" w14:paraId="28FA4D5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A8180C5" w14:textId="77777777" w:rsidR="00570B77" w:rsidRPr="007C454D" w:rsidRDefault="00570B77" w:rsidP="00A77C61">
            <w:pPr>
              <w:pStyle w:val="TableBody"/>
              <w:rPr>
                <w:b/>
                <w:bCs/>
                <w:rPrChange w:id="3307" w:author="Moses, Robinson" w:date="2023-03-16T03:22:00Z">
                  <w:rPr/>
                </w:rPrChange>
              </w:rPr>
            </w:pPr>
            <w:r w:rsidRPr="007C454D">
              <w:rPr>
                <w:b/>
                <w:bCs/>
                <w:rPrChange w:id="3308" w:author="Moses, Robinson" w:date="2023-03-16T03:22: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535B8AA" w14:textId="1330F0E9" w:rsidR="00570B77" w:rsidRPr="007C454D" w:rsidRDefault="0014696D" w:rsidP="007C454D">
            <w:pPr>
              <w:pStyle w:val="TableBody"/>
              <w:rPr>
                <w:rPrChange w:id="3309" w:author="Moses, Robinson" w:date="2023-03-16T03:22:00Z">
                  <w:rPr>
                    <w:rFonts w:cstheme="minorHAnsi"/>
                    <w:sz w:val="18"/>
                    <w:szCs w:val="18"/>
                  </w:rPr>
                </w:rPrChange>
              </w:rPr>
            </w:pPr>
            <w:ins w:id="3310" w:author="Moses, Robinson" w:date="2023-03-16T09:55:00Z">
              <w:r>
                <w:t xml:space="preserve">The </w:t>
              </w:r>
            </w:ins>
            <w:del w:id="3311" w:author="Moses, Robinson" w:date="2023-03-16T09:55:00Z">
              <w:r w:rsidR="00570B77" w:rsidRPr="007C454D" w:rsidDel="0014696D">
                <w:rPr>
                  <w:rPrChange w:id="3312" w:author="Moses, Robinson" w:date="2023-03-16T03:22:00Z">
                    <w:rPr>
                      <w:sz w:val="18"/>
                      <w:szCs w:val="18"/>
                    </w:rPr>
                  </w:rPrChange>
                </w:rPr>
                <w:delText>T</w:delText>
              </w:r>
            </w:del>
            <w:ins w:id="3313" w:author="Moses, Robinson" w:date="2023-03-16T09:55:00Z">
              <w:r>
                <w:t>t</w:t>
              </w:r>
            </w:ins>
            <w:r w:rsidR="00570B77" w:rsidRPr="007C454D">
              <w:rPr>
                <w:rPrChange w:id="3314" w:author="Moses, Robinson" w:date="2023-03-16T03:22:00Z">
                  <w:rPr>
                    <w:sz w:val="18"/>
                    <w:szCs w:val="18"/>
                  </w:rPr>
                </w:rPrChange>
              </w:rPr>
              <w:t xml:space="preserve">op left corner of </w:t>
            </w:r>
            <w:ins w:id="3315" w:author="Moses, Robinson" w:date="2023-03-16T09:55:00Z">
              <w:r>
                <w:t xml:space="preserve">the </w:t>
              </w:r>
            </w:ins>
            <w:r w:rsidR="00570B77" w:rsidRPr="007C454D">
              <w:rPr>
                <w:rPrChange w:id="3316" w:author="Moses, Robinson" w:date="2023-03-16T03:22:00Z">
                  <w:rPr>
                    <w:sz w:val="18"/>
                    <w:szCs w:val="18"/>
                  </w:rPr>
                </w:rPrChange>
              </w:rPr>
              <w:t xml:space="preserve">screen. This toggle indicates </w:t>
            </w:r>
            <w:ins w:id="3317" w:author="Moses, Robinson" w:date="2023-03-16T09:56:00Z">
              <w:r>
                <w:t xml:space="preserve">the </w:t>
              </w:r>
            </w:ins>
            <w:r w:rsidR="00570B77" w:rsidRPr="007C454D">
              <w:rPr>
                <w:rPrChange w:id="3318" w:author="Moses, Robinson" w:date="2023-03-16T03:22:00Z">
                  <w:rPr>
                    <w:sz w:val="18"/>
                    <w:szCs w:val="18"/>
                  </w:rPr>
                </w:rPrChange>
              </w:rPr>
              <w:t xml:space="preserve">mode. </w:t>
            </w:r>
            <w:ins w:id="3319" w:author="Moses, Robinson" w:date="2023-03-16T09:56:00Z">
              <w:r>
                <w:t xml:space="preserve">The </w:t>
              </w:r>
            </w:ins>
            <w:r w:rsidR="00570B77" w:rsidRPr="007C454D">
              <w:rPr>
                <w:rPrChange w:id="3320" w:author="Moses, Robinson" w:date="2023-03-16T03:22:00Z">
                  <w:rPr>
                    <w:sz w:val="18"/>
                    <w:szCs w:val="18"/>
                  </w:rPr>
                </w:rPrChange>
              </w:rPr>
              <w:t xml:space="preserve">User may scan an order, </w:t>
            </w:r>
            <w:del w:id="3321" w:author="Moses, Robinson" w:date="2023-03-16T09:56:00Z">
              <w:r w:rsidR="00570B77" w:rsidRPr="007C454D" w:rsidDel="0014696D">
                <w:rPr>
                  <w:rPrChange w:id="3322" w:author="Moses, Robinson" w:date="2023-03-16T03:22:00Z">
                    <w:rPr>
                      <w:sz w:val="18"/>
                      <w:szCs w:val="18"/>
                    </w:rPr>
                  </w:rPrChange>
                </w:rPr>
                <w:delText xml:space="preserve">or </w:delText>
              </w:r>
            </w:del>
            <w:r w:rsidR="00570B77" w:rsidRPr="007C454D">
              <w:rPr>
                <w:rPrChange w:id="3323" w:author="Moses, Robinson" w:date="2023-03-16T03:22:00Z">
                  <w:rPr>
                    <w:sz w:val="18"/>
                    <w:szCs w:val="18"/>
                  </w:rPr>
                </w:rPrChange>
              </w:rPr>
              <w:t>containers, or both.</w:t>
            </w:r>
          </w:p>
        </w:tc>
      </w:tr>
      <w:tr w:rsidR="00570B77" w14:paraId="6AA602B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574E422" w14:textId="77777777" w:rsidR="00570B77" w:rsidRPr="007C454D" w:rsidRDefault="00570B77" w:rsidP="00A77C61">
            <w:pPr>
              <w:pStyle w:val="TableBody"/>
              <w:rPr>
                <w:b/>
                <w:bCs/>
                <w:rPrChange w:id="3324" w:author="Moses, Robinson" w:date="2023-03-16T03:22:00Z">
                  <w:rPr/>
                </w:rPrChange>
              </w:rPr>
            </w:pPr>
            <w:r w:rsidRPr="007C454D">
              <w:rPr>
                <w:b/>
                <w:bCs/>
                <w:rPrChange w:id="3325" w:author="Moses, Robinson" w:date="2023-03-16T03:22: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1060BFAD" w14:textId="65834B29" w:rsidR="00570B77" w:rsidRPr="007C454D" w:rsidRDefault="00570B77" w:rsidP="007C454D">
            <w:pPr>
              <w:pStyle w:val="TableBody"/>
              <w:rPr>
                <w:rPrChange w:id="3326" w:author="Moses, Robinson" w:date="2023-03-16T03:22:00Z">
                  <w:rPr>
                    <w:rFonts w:cstheme="minorHAnsi"/>
                    <w:sz w:val="18"/>
                    <w:szCs w:val="18"/>
                  </w:rPr>
                </w:rPrChange>
              </w:rPr>
            </w:pPr>
            <w:r w:rsidRPr="007C454D">
              <w:rPr>
                <w:rPrChange w:id="3327" w:author="Moses, Robinson" w:date="2023-03-16T03:22:00Z">
                  <w:rPr>
                    <w:sz w:val="18"/>
                    <w:szCs w:val="18"/>
                  </w:rPr>
                </w:rPrChange>
              </w:rPr>
              <w:t xml:space="preserve">Top left corner, underneath </w:t>
            </w:r>
            <w:r w:rsidRPr="007C454D">
              <w:rPr>
                <w:i/>
                <w:iCs/>
                <w:rPrChange w:id="3328" w:author="Moses, Robinson" w:date="2023-03-16T03:23:00Z">
                  <w:rPr>
                    <w:sz w:val="18"/>
                    <w:szCs w:val="18"/>
                  </w:rPr>
                </w:rPrChange>
              </w:rPr>
              <w:t>Order or Container Scan indicator</w:t>
            </w:r>
            <w:r w:rsidRPr="007C454D">
              <w:rPr>
                <w:rPrChange w:id="3329" w:author="Moses, Robinson" w:date="2023-03-16T03:22:00Z">
                  <w:rPr>
                    <w:sz w:val="18"/>
                    <w:szCs w:val="18"/>
                  </w:rPr>
                </w:rPrChange>
              </w:rPr>
              <w:t xml:space="preserve">. This displays the location derived from the order. If incorrect, </w:t>
            </w:r>
            <w:ins w:id="3330" w:author="Moses, Robinson" w:date="2023-03-16T09:56:00Z">
              <w:r w:rsidR="0014696D">
                <w:t xml:space="preserve">the </w:t>
              </w:r>
            </w:ins>
            <w:r w:rsidRPr="007C454D">
              <w:rPr>
                <w:rPrChange w:id="3331" w:author="Moses, Robinson" w:date="2023-03-16T03:22:00Z">
                  <w:rPr>
                    <w:sz w:val="18"/>
                    <w:szCs w:val="18"/>
                  </w:rPr>
                </w:rPrChange>
              </w:rPr>
              <w:t>user may change it on the following screen.</w:t>
            </w:r>
          </w:p>
        </w:tc>
      </w:tr>
      <w:tr w:rsidR="00570B77" w14:paraId="250AA2A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DC359DB" w14:textId="77777777" w:rsidR="00570B77" w:rsidRPr="007C454D" w:rsidRDefault="00570B77" w:rsidP="00A77C61">
            <w:pPr>
              <w:pStyle w:val="TableBody"/>
              <w:rPr>
                <w:b/>
                <w:bCs/>
                <w:rPrChange w:id="3332" w:author="Moses, Robinson" w:date="2023-03-16T03:22:00Z">
                  <w:rPr/>
                </w:rPrChange>
              </w:rPr>
            </w:pPr>
            <w:r w:rsidRPr="007C454D">
              <w:rPr>
                <w:b/>
                <w:bCs/>
                <w:rPrChange w:id="3333" w:author="Moses, Robinson" w:date="2023-03-16T03:22: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A5B20EB" w14:textId="77777777" w:rsidR="00570B77" w:rsidRPr="007C454D" w:rsidRDefault="00570B77" w:rsidP="007C454D">
            <w:pPr>
              <w:pStyle w:val="TableBody"/>
              <w:rPr>
                <w:rPrChange w:id="3334" w:author="Moses, Robinson" w:date="2023-03-16T03:22:00Z">
                  <w:rPr>
                    <w:rFonts w:cstheme="minorHAnsi"/>
                    <w:sz w:val="18"/>
                    <w:szCs w:val="18"/>
                  </w:rPr>
                </w:rPrChange>
              </w:rPr>
            </w:pPr>
            <w:r w:rsidRPr="007C454D">
              <w:rPr>
                <w:rPrChange w:id="3335" w:author="Moses, Robinson" w:date="2023-03-16T03:22:00Z">
                  <w:rPr>
                    <w:rFonts w:cstheme="minorHAnsi"/>
                    <w:sz w:val="18"/>
                    <w:szCs w:val="18"/>
                  </w:rPr>
                </w:rPrChange>
              </w:rPr>
              <w:t>Uses the device camera for barcode scanning. Simply point the camera at a barcode of the order or container (as indicated by the scan mode above).</w:t>
            </w:r>
          </w:p>
        </w:tc>
      </w:tr>
      <w:tr w:rsidR="00570B77" w14:paraId="01821A5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40F8F61" w14:textId="77777777" w:rsidR="00570B77" w:rsidRPr="007C454D" w:rsidRDefault="00570B77" w:rsidP="00A77C61">
            <w:pPr>
              <w:pStyle w:val="TableBody"/>
              <w:rPr>
                <w:b/>
                <w:bCs/>
                <w:rPrChange w:id="3336" w:author="Moses, Robinson" w:date="2023-03-16T03:22:00Z">
                  <w:rPr/>
                </w:rPrChange>
              </w:rPr>
            </w:pPr>
            <w:r w:rsidRPr="007C454D">
              <w:rPr>
                <w:b/>
                <w:bCs/>
                <w:rPrChange w:id="3337" w:author="Moses, Robinson" w:date="2023-03-16T03:22: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03FC4F7D" w14:textId="69D04BE7" w:rsidR="00570B77" w:rsidRPr="007C454D" w:rsidRDefault="00570B77" w:rsidP="007C454D">
            <w:pPr>
              <w:pStyle w:val="TableBody"/>
              <w:rPr>
                <w:rPrChange w:id="3338" w:author="Moses, Robinson" w:date="2023-03-16T03:22:00Z">
                  <w:rPr>
                    <w:rFonts w:cstheme="minorHAnsi"/>
                    <w:sz w:val="18"/>
                    <w:szCs w:val="18"/>
                  </w:rPr>
                </w:rPrChange>
              </w:rPr>
            </w:pPr>
            <w:r w:rsidRPr="007C454D">
              <w:rPr>
                <w:i/>
                <w:iCs/>
                <w:rPrChange w:id="3339" w:author="Moses, Robinson" w:date="2023-03-16T03:23:00Z">
                  <w:rPr>
                    <w:rFonts w:cstheme="minorHAnsi"/>
                    <w:sz w:val="18"/>
                    <w:szCs w:val="18"/>
                  </w:rPr>
                </w:rPrChange>
              </w:rPr>
              <w:t>Orange button</w:t>
            </w:r>
            <w:r w:rsidRPr="007C454D">
              <w:rPr>
                <w:rPrChange w:id="3340" w:author="Moses, Robinson" w:date="2023-03-16T03:22:00Z">
                  <w:rPr>
                    <w:rFonts w:cstheme="minorHAnsi"/>
                    <w:sz w:val="18"/>
                    <w:szCs w:val="18"/>
                  </w:rPr>
                </w:rPrChange>
              </w:rPr>
              <w:t xml:space="preserve"> in </w:t>
            </w:r>
            <w:ins w:id="3341" w:author="Moses, Robinson" w:date="2023-03-16T09:57:00Z">
              <w:r w:rsidR="0014696D">
                <w:t xml:space="preserve">the </w:t>
              </w:r>
            </w:ins>
            <w:r w:rsidRPr="007C454D">
              <w:rPr>
                <w:rPrChange w:id="3342" w:author="Moses, Robinson" w:date="2023-03-16T03:22:00Z">
                  <w:rPr>
                    <w:rFonts w:cstheme="minorHAnsi"/>
                    <w:sz w:val="18"/>
                    <w:szCs w:val="18"/>
                  </w:rPr>
                </w:rPrChange>
              </w:rPr>
              <w:t xml:space="preserve">lower left corner of </w:t>
            </w:r>
            <w:ins w:id="3343" w:author="Moses, Robinson" w:date="2023-03-16T09:58:00Z">
              <w:r w:rsidR="0014696D">
                <w:t xml:space="preserve">the </w:t>
              </w:r>
            </w:ins>
            <w:r w:rsidRPr="007C454D">
              <w:rPr>
                <w:rPrChange w:id="3344" w:author="Moses, Robinson" w:date="2023-03-16T03:22:00Z">
                  <w:rPr>
                    <w:rFonts w:cstheme="minorHAnsi"/>
                    <w:sz w:val="18"/>
                    <w:szCs w:val="18"/>
                  </w:rPr>
                </w:rPrChange>
              </w:rPr>
              <w:t xml:space="preserve">screen. First number is count of containers scanned, second number is the expected number for this order (if applicable). </w:t>
            </w:r>
            <w:r w:rsidRPr="007C454D">
              <w:rPr>
                <w:b/>
                <w:bCs/>
                <w:u w:val="single"/>
                <w:rPrChange w:id="3345" w:author="Moses, Robinson" w:date="2023-03-16T03:23:00Z">
                  <w:rPr>
                    <w:rFonts w:cstheme="minorHAnsi"/>
                    <w:sz w:val="18"/>
                    <w:szCs w:val="18"/>
                  </w:rPr>
                </w:rPrChange>
              </w:rPr>
              <w:t>For example</w:t>
            </w:r>
            <w:r w:rsidRPr="007C454D">
              <w:rPr>
                <w:rPrChange w:id="3346" w:author="Moses, Robinson" w:date="2023-03-16T03:22:00Z">
                  <w:rPr>
                    <w:rFonts w:cstheme="minorHAnsi"/>
                    <w:sz w:val="18"/>
                    <w:szCs w:val="18"/>
                  </w:rPr>
                </w:rPrChange>
              </w:rPr>
              <w:t>, if scan an order first and that order was previously associated with 4 containers, then this would display “0/4”, then “1/4” after scanning 1 container, etc. Tap this button when finished scanning to continue to next screen.</w:t>
            </w:r>
          </w:p>
        </w:tc>
      </w:tr>
      <w:tr w:rsidR="00570B77" w14:paraId="4D2EA4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7388032" w14:textId="77777777" w:rsidR="00570B77" w:rsidRPr="007C454D" w:rsidRDefault="00570B77" w:rsidP="00A77C61">
            <w:pPr>
              <w:pStyle w:val="TableBody"/>
              <w:rPr>
                <w:b/>
                <w:bCs/>
                <w:rPrChange w:id="3347" w:author="Moses, Robinson" w:date="2023-03-16T03:22:00Z">
                  <w:rPr/>
                </w:rPrChange>
              </w:rPr>
            </w:pPr>
            <w:r w:rsidRPr="007C454D">
              <w:rPr>
                <w:b/>
                <w:bCs/>
                <w:rPrChange w:id="3348" w:author="Moses, Robinson" w:date="2023-03-16T03:22: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4D9AF826" w14:textId="77777777" w:rsidR="00570B77" w:rsidRPr="007C454D" w:rsidRDefault="00570B77" w:rsidP="007C454D">
            <w:pPr>
              <w:pStyle w:val="TableBody"/>
              <w:rPr>
                <w:rPrChange w:id="3349" w:author="Moses, Robinson" w:date="2023-03-16T03:22:00Z">
                  <w:rPr>
                    <w:rFonts w:cstheme="minorHAnsi"/>
                    <w:sz w:val="18"/>
                    <w:szCs w:val="18"/>
                  </w:rPr>
                </w:rPrChange>
              </w:rPr>
            </w:pPr>
            <w:r w:rsidRPr="007C454D">
              <w:rPr>
                <w:i/>
                <w:iCs/>
                <w:rPrChange w:id="3350" w:author="Moses, Robinson" w:date="2023-03-16T03:24:00Z">
                  <w:rPr>
                    <w:rFonts w:cstheme="minorHAnsi"/>
                    <w:sz w:val="18"/>
                    <w:szCs w:val="18"/>
                  </w:rPr>
                </w:rPrChange>
              </w:rPr>
              <w:t>Keyboard</w:t>
            </w:r>
            <w:r w:rsidRPr="007C454D">
              <w:rPr>
                <w:rPrChange w:id="3351" w:author="Moses, Robinson" w:date="2023-03-16T03:22:00Z">
                  <w:rPr>
                    <w:rFonts w:cstheme="minorHAnsi"/>
                    <w:sz w:val="18"/>
                    <w:szCs w:val="18"/>
                  </w:rPr>
                </w:rPrChange>
              </w:rPr>
              <w:t xml:space="preserve"> icon in lower right corner of screen. Tap this to type order or container IDs. Optional. This is typically only used if there is some malfunction with the barcode scan.</w:t>
            </w:r>
          </w:p>
        </w:tc>
      </w:tr>
    </w:tbl>
    <w:p w14:paraId="115A01D7" w14:textId="77777777" w:rsidR="00570B77" w:rsidRDefault="00570B77" w:rsidP="00570B77">
      <w:pPr>
        <w:spacing w:after="190" w:line="263" w:lineRule="auto"/>
        <w:ind w:left="-5" w:hanging="10"/>
        <w:rPr>
          <w:rStyle w:val="Hyperlink"/>
          <w:color w:val="92D050"/>
        </w:rPr>
      </w:pPr>
    </w:p>
    <w:p w14:paraId="450555C5" w14:textId="77777777" w:rsidR="00570B77" w:rsidRDefault="00570B77" w:rsidP="00A77C61">
      <w:pPr>
        <w:pStyle w:val="Caption"/>
      </w:pPr>
      <w:bookmarkStart w:id="3352" w:name="_Toc6556899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62</w:t>
      </w:r>
      <w:r w:rsidRPr="36CE550C">
        <w:rPr>
          <w:noProof/>
        </w:rPr>
        <w:fldChar w:fldCharType="end"/>
      </w:r>
      <w:r w:rsidRPr="36CE550C">
        <w:t xml:space="preserve">: </w:t>
      </w:r>
      <w:r>
        <w:t>DEPARTURE ENTRY REVIEW SCREEN</w:t>
      </w:r>
      <w:bookmarkEnd w:id="3352"/>
    </w:p>
    <w:p w14:paraId="4E24579E" w14:textId="77777777" w:rsidR="00570B77" w:rsidRDefault="00570B77" w:rsidP="007C454D">
      <w:pPr>
        <w:pStyle w:val="BodyText"/>
        <w:pPrChange w:id="3353" w:author="Moses, Robinson" w:date="2023-03-16T03:24:00Z">
          <w:pPr>
            <w:spacing w:after="0"/>
            <w:ind w:right="1080"/>
            <w:jc w:val="center"/>
          </w:pPr>
        </w:pPrChange>
      </w:pPr>
      <w:r>
        <w:rPr>
          <w:noProof/>
        </w:rPr>
        <w:drawing>
          <wp:inline distT="0" distB="0" distL="0" distR="0" wp14:anchorId="4719CDE0" wp14:editId="714DA603">
            <wp:extent cx="1641959" cy="2904744"/>
            <wp:effectExtent l="76200" t="76200" r="130175" b="124460"/>
            <wp:docPr id="4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60302" cy="293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63423245" w14:textId="006A4ACC" w:rsidR="00570B77" w:rsidDel="007C454D" w:rsidRDefault="00570B77" w:rsidP="00570B77">
      <w:pPr>
        <w:spacing w:after="190" w:line="263" w:lineRule="auto"/>
        <w:ind w:left="-5" w:hanging="10"/>
        <w:rPr>
          <w:del w:id="3354" w:author="Moses, Robinson" w:date="2023-03-16T03:24:00Z"/>
        </w:rPr>
      </w:pPr>
    </w:p>
    <w:p w14:paraId="7D8F7427" w14:textId="77777777" w:rsidR="00570B77" w:rsidRDefault="00570B77" w:rsidP="00A77C61">
      <w:pPr>
        <w:pStyle w:val="Caption"/>
      </w:pPr>
      <w:bookmarkStart w:id="3355" w:name="_Toc6556905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52</w:t>
      </w:r>
      <w:r w:rsidRPr="002946F8">
        <w:rPr>
          <w:color w:val="auto"/>
        </w:rPr>
        <w:fldChar w:fldCharType="end"/>
      </w:r>
      <w:r w:rsidRPr="002946F8">
        <w:rPr>
          <w:color w:val="auto"/>
        </w:rPr>
        <w:t xml:space="preserve">: </w:t>
      </w:r>
      <w:r>
        <w:t>DEPARTURE ENTRY REVIEW SCREEN ELEMENTS</w:t>
      </w:r>
      <w:bookmarkEnd w:id="335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356" w:author="Moses, Robinson" w:date="2023-03-16T03:2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357">
          <w:tblGrid>
            <w:gridCol w:w="1881"/>
            <w:gridCol w:w="6194"/>
          </w:tblGrid>
        </w:tblGridChange>
      </w:tblGrid>
      <w:tr w:rsidR="00570B77" w14:paraId="6DAFB655" w14:textId="77777777" w:rsidTr="007C454D">
        <w:trPr>
          <w:trHeight w:val="372"/>
          <w:trPrChange w:id="3358" w:author="Moses, Robinson" w:date="2023-03-16T03:24: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359" w:author="Moses, Robinson" w:date="2023-03-16T03:24: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367FC60"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360" w:author="Moses, Robinson" w:date="2023-03-16T03:24: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47499A42" w14:textId="77777777" w:rsidR="00570B77" w:rsidRDefault="00570B77" w:rsidP="00A77C61">
            <w:pPr>
              <w:pStyle w:val="TableHeading"/>
            </w:pPr>
            <w:r>
              <w:t xml:space="preserve">Description </w:t>
            </w:r>
          </w:p>
        </w:tc>
      </w:tr>
      <w:tr w:rsidR="00570B77" w14:paraId="102C143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F2CB5A" w14:textId="77777777" w:rsidR="00570B77" w:rsidRPr="007C454D" w:rsidRDefault="00570B77" w:rsidP="00A77C61">
            <w:pPr>
              <w:pStyle w:val="TableBody"/>
              <w:rPr>
                <w:b/>
                <w:bCs/>
                <w:rPrChange w:id="3361" w:author="Moses, Robinson" w:date="2023-03-16T03:24:00Z">
                  <w:rPr/>
                </w:rPrChange>
              </w:rPr>
            </w:pPr>
            <w:r w:rsidRPr="007C454D">
              <w:rPr>
                <w:b/>
                <w:bCs/>
                <w:rPrChange w:id="3362" w:author="Moses, Robinson" w:date="2023-03-16T03:24:00Z">
                  <w:rPr/>
                </w:rPrChange>
              </w:rPr>
              <w:t>Current 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56FE188" w14:textId="77777777" w:rsidR="00570B77" w:rsidRPr="006C3C2E" w:rsidRDefault="00570B77" w:rsidP="00A77C61">
            <w:pPr>
              <w:pStyle w:val="TableBody"/>
              <w:rPr>
                <w:rFonts w:cstheme="minorHAnsi"/>
              </w:rPr>
            </w:pPr>
            <w:r>
              <w:t>Location where the order and/or containers are departing. Tap to change location if necessary.</w:t>
            </w:r>
          </w:p>
        </w:tc>
      </w:tr>
      <w:tr w:rsidR="00570B77" w14:paraId="5F182876"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60F8A53" w14:textId="77777777" w:rsidR="00570B77" w:rsidRPr="007C454D" w:rsidRDefault="00570B77" w:rsidP="00A77C61">
            <w:pPr>
              <w:pStyle w:val="TableBody"/>
              <w:rPr>
                <w:b/>
                <w:bCs/>
                <w:rPrChange w:id="3363" w:author="Moses, Robinson" w:date="2023-03-16T03:24:00Z">
                  <w:rPr/>
                </w:rPrChange>
              </w:rPr>
            </w:pPr>
            <w:r w:rsidRPr="007C454D">
              <w:rPr>
                <w:b/>
                <w:bCs/>
                <w:rPrChange w:id="3364" w:author="Moses, Robinson" w:date="2023-03-16T03:24:00Z">
                  <w:rPr/>
                </w:rPrChange>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D3A428F" w14:textId="77777777" w:rsidR="00570B77" w:rsidRDefault="00570B77" w:rsidP="00A77C61">
            <w:pPr>
              <w:pStyle w:val="TableBody"/>
            </w:pPr>
            <w:r>
              <w:t>Destination location for the order and/or containers. Tap to change location if necessary.</w:t>
            </w:r>
          </w:p>
        </w:tc>
      </w:tr>
      <w:tr w:rsidR="00570B77" w14:paraId="7BC8700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CD51FC4" w14:textId="77777777" w:rsidR="00570B77" w:rsidRPr="007C454D" w:rsidRDefault="00570B77" w:rsidP="00A77C61">
            <w:pPr>
              <w:pStyle w:val="TableBody"/>
              <w:rPr>
                <w:b/>
                <w:bCs/>
                <w:rPrChange w:id="3365" w:author="Moses, Robinson" w:date="2023-03-16T03:24:00Z">
                  <w:rPr/>
                </w:rPrChange>
              </w:rPr>
            </w:pPr>
            <w:r w:rsidRPr="007C454D">
              <w:rPr>
                <w:b/>
                <w:bCs/>
                <w:rPrChange w:id="3366" w:author="Moses, Robinson" w:date="2023-03-16T03:24: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730876E" w14:textId="77777777" w:rsidR="00570B77" w:rsidRDefault="00570B77" w:rsidP="00A77C61">
            <w:pPr>
              <w:pStyle w:val="TableBody"/>
            </w:pPr>
            <w:r>
              <w:t>Order ID of the departing order, if selected previously.</w:t>
            </w:r>
          </w:p>
        </w:tc>
      </w:tr>
      <w:tr w:rsidR="00570B77" w14:paraId="61AD7D00"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EFE4" w14:textId="77777777" w:rsidR="00570B77" w:rsidRPr="007C454D" w:rsidRDefault="00570B77" w:rsidP="00A77C61">
            <w:pPr>
              <w:pStyle w:val="TableBody"/>
              <w:rPr>
                <w:b/>
                <w:bCs/>
                <w:rPrChange w:id="3367" w:author="Moses, Robinson" w:date="2023-03-16T03:24:00Z">
                  <w:rPr/>
                </w:rPrChange>
              </w:rPr>
            </w:pPr>
            <w:r w:rsidRPr="007C454D">
              <w:rPr>
                <w:b/>
                <w:bCs/>
                <w:rPrChange w:id="3368" w:author="Moses, Robinson" w:date="2023-03-16T03:24: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8DEB6" w14:textId="6B7918FB" w:rsidR="00570B77" w:rsidRDefault="00570B77" w:rsidP="00A77C61">
            <w:pPr>
              <w:pStyle w:val="TableBody"/>
            </w:pPr>
            <w:r>
              <w:t xml:space="preserve">List of scanned containers. User may tap the </w:t>
            </w:r>
            <w:r>
              <w:rPr>
                <w:rFonts w:eastAsia="MS Mincho"/>
              </w:rPr>
              <w:object w:dxaOrig="465" w:dyaOrig="450" w14:anchorId="6470D1A2">
                <v:shape id="_x0000_i1036" type="#_x0000_t75" style="width:6.7pt;height:6.7pt" o:ole="">
                  <v:imagedata r:id="rId118" o:title=""/>
                </v:shape>
                <o:OLEObject Type="Embed" ProgID="PBrush" ShapeID="_x0000_i1036" DrawAspect="Content" ObjectID="_1740469844" r:id="rId124"/>
              </w:object>
            </w:r>
            <w:r>
              <w:t xml:space="preserve"> </w:t>
            </w:r>
            <w:r w:rsidRPr="00DB4F69">
              <w:t>icon to remove a scanned item.</w:t>
            </w:r>
            <w:r>
              <w:t xml:space="preserve"> Comes in 3 possible </w:t>
            </w:r>
            <w:del w:id="3369" w:author="Moses, Robinson" w:date="2023-03-16T03:25:00Z">
              <w:r w:rsidDel="007C454D">
                <w:delText>status</w:delText>
              </w:r>
            </w:del>
            <w:ins w:id="3370" w:author="Moses, Robinson" w:date="2023-03-16T03:25:00Z">
              <w:r w:rsidR="007C454D">
                <w:t>statuses</w:t>
              </w:r>
            </w:ins>
            <w:r>
              <w:t>:</w:t>
            </w:r>
            <w:r>
              <w:br/>
            </w:r>
            <w:r w:rsidRPr="00F73D58">
              <w:rPr>
                <w:b/>
                <w:bCs/>
              </w:rPr>
              <w:t>Not In Order</w:t>
            </w:r>
            <w:r>
              <w:t>: The scanned container was not expected to be part of this order. User should consider this an alert of possible mistake. If submitted as is, this container will be moved to this location.</w:t>
            </w:r>
          </w:p>
          <w:p w14:paraId="4F34C0A3" w14:textId="72602FCB" w:rsidR="00570B77" w:rsidRDefault="00570B77" w:rsidP="00A77C61">
            <w:pPr>
              <w:pStyle w:val="TableBody"/>
            </w:pPr>
            <w:r w:rsidRPr="0018071C">
              <w:rPr>
                <w:b/>
                <w:bCs/>
              </w:rPr>
              <w:t>Missing</w:t>
            </w:r>
            <w:r>
              <w:t xml:space="preserve">: A container was expected to be with this </w:t>
            </w:r>
            <w:del w:id="3371" w:author="Moses, Robinson" w:date="2023-03-16T03:25:00Z">
              <w:r w:rsidDel="007C454D">
                <w:delText>order, but</w:delText>
              </w:r>
            </w:del>
            <w:ins w:id="3372" w:author="Moses, Robinson" w:date="2023-03-16T03:25:00Z">
              <w:r w:rsidR="007C454D">
                <w:t>order but</w:t>
              </w:r>
            </w:ins>
            <w:r>
              <w:t xml:space="preserve"> was not scanned. User should consider this an alert of possible mistake. If submitted as is, this container will be marked missing.</w:t>
            </w:r>
          </w:p>
          <w:p w14:paraId="35CF02DC"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1FC09677"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42FD" w14:textId="77777777" w:rsidR="00570B77" w:rsidRPr="007C454D" w:rsidRDefault="00570B77" w:rsidP="00A77C61">
            <w:pPr>
              <w:pStyle w:val="TableBody"/>
              <w:rPr>
                <w:b/>
                <w:bCs/>
                <w:rPrChange w:id="3373" w:author="Moses, Robinson" w:date="2023-03-16T03:24:00Z">
                  <w:rPr/>
                </w:rPrChange>
              </w:rPr>
            </w:pPr>
            <w:r w:rsidRPr="007C454D">
              <w:rPr>
                <w:b/>
                <w:bCs/>
                <w:rPrChange w:id="3374" w:author="Moses, Robinson" w:date="2023-03-16T03:24: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3C384" w14:textId="7EDF45A0" w:rsidR="00570B77" w:rsidRPr="006B1069" w:rsidRDefault="00570B77" w:rsidP="00A77C61">
            <w:pPr>
              <w:pStyle w:val="TableBody"/>
              <w:rPr>
                <w:rFonts w:cstheme="minorHAnsi"/>
              </w:rPr>
            </w:pPr>
            <w:r>
              <w:rPr>
                <w:rFonts w:cstheme="minorHAnsi"/>
              </w:rPr>
              <w:t xml:space="preserve">Finishes the Departure function. Order and/or containers are updated in the system as </w:t>
            </w:r>
            <w:del w:id="3375" w:author="Moses, Robinson" w:date="2023-03-16T03:36:00Z">
              <w:r w:rsidDel="007C454D">
                <w:rPr>
                  <w:rFonts w:cstheme="minorHAnsi"/>
                </w:rPr>
                <w:delText xml:space="preserve">having </w:delText>
              </w:r>
            </w:del>
            <w:ins w:id="3376" w:author="Moses, Robinson" w:date="2023-03-16T03:36:00Z">
              <w:r w:rsidR="007C454D">
                <w:rPr>
                  <w:rFonts w:cstheme="minorHAnsi"/>
                </w:rPr>
                <w:t>when</w:t>
              </w:r>
              <w:r w:rsidR="007C454D">
                <w:rPr>
                  <w:rFonts w:cstheme="minorHAnsi"/>
                </w:rPr>
                <w:t xml:space="preserve"> </w:t>
              </w:r>
            </w:ins>
            <w:r>
              <w:rPr>
                <w:rFonts w:cstheme="minorHAnsi"/>
              </w:rPr>
              <w:t xml:space="preserve">departed. </w:t>
            </w:r>
            <w:r w:rsidRPr="006B1069">
              <w:rPr>
                <w:rFonts w:cstheme="minorHAnsi"/>
              </w:rPr>
              <w:t xml:space="preserve"> </w:t>
            </w:r>
          </w:p>
        </w:tc>
      </w:tr>
    </w:tbl>
    <w:p w14:paraId="3A592235" w14:textId="148D8904" w:rsidR="00570B77" w:rsidRPr="00A77C61" w:rsidRDefault="0014696D"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3377" w:author="Moses, Robinson" w:date="2023-03-16T03:35: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57FE6E2E" w14:textId="77777777" w:rsidR="00A77C61" w:rsidRPr="00F465FC" w:rsidRDefault="00A77C61" w:rsidP="007C454D">
      <w:pPr>
        <w:pStyle w:val="BodyText"/>
        <w:pPrChange w:id="3378" w:author="Moses, Robinson" w:date="2023-03-16T03:26:00Z">
          <w:pPr>
            <w:spacing w:after="190" w:line="263" w:lineRule="auto"/>
            <w:ind w:left="-5" w:hanging="10"/>
          </w:pPr>
        </w:pPrChange>
      </w:pPr>
    </w:p>
    <w:p w14:paraId="08820FF8" w14:textId="77777777" w:rsidR="00570B77" w:rsidRDefault="00570B77" w:rsidP="00570B77">
      <w:pPr>
        <w:pStyle w:val="Heading2"/>
      </w:pPr>
      <w:bookmarkStart w:id="3379" w:name="_Toc111643109"/>
      <w:bookmarkStart w:id="3380" w:name="_Toc129572329"/>
      <w:r>
        <w:t>CONTAINER STOCK</w:t>
      </w:r>
      <w:bookmarkEnd w:id="3379"/>
      <w:bookmarkEnd w:id="3380"/>
    </w:p>
    <w:p w14:paraId="00AB3FDD" w14:textId="77777777" w:rsidR="00570B77" w:rsidRDefault="00570B77" w:rsidP="00A77C61">
      <w:pPr>
        <w:pStyle w:val="BodyText"/>
      </w:pPr>
      <w:r>
        <w:t xml:space="preserve">Container Stock function is for inventory or stock taking activities at a particular location – often a cash center or container warehouse. This will update the system by confirming the current location of containers. </w:t>
      </w:r>
    </w:p>
    <w:p w14:paraId="44BDBF8D" w14:textId="78821A07" w:rsidR="00570B77" w:rsidRPr="006C3C2E" w:rsidDel="007C454D" w:rsidRDefault="00570B77" w:rsidP="00570B77">
      <w:pPr>
        <w:rPr>
          <w:del w:id="3381" w:author="Moses, Robinson" w:date="2023-03-16T03:26:00Z"/>
        </w:rPr>
      </w:pPr>
    </w:p>
    <w:p w14:paraId="3E6A5BE4" w14:textId="77777777" w:rsidR="00570B77" w:rsidRDefault="00570B77" w:rsidP="00A77C61">
      <w:pPr>
        <w:pStyle w:val="Caption"/>
      </w:pPr>
      <w:bookmarkStart w:id="3382" w:name="_Toc6556899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63</w:t>
      </w:r>
      <w:r w:rsidRPr="36CE550C">
        <w:rPr>
          <w:noProof/>
        </w:rPr>
        <w:fldChar w:fldCharType="end"/>
      </w:r>
      <w:r w:rsidRPr="36CE550C">
        <w:t xml:space="preserve">: </w:t>
      </w:r>
      <w:r>
        <w:t>CONTAINER STOCK SCAN SCREEN</w:t>
      </w:r>
      <w:bookmarkEnd w:id="3382"/>
    </w:p>
    <w:p w14:paraId="11540CB4" w14:textId="1B6557E2" w:rsidR="00570B77" w:rsidRDefault="00570B77" w:rsidP="007C454D">
      <w:pPr>
        <w:pStyle w:val="BodyText"/>
        <w:rPr>
          <w:ins w:id="3383" w:author="Moses, Robinson" w:date="2023-03-16T03:28:00Z"/>
        </w:rPr>
      </w:pPr>
      <w:r>
        <w:rPr>
          <w:noProof/>
        </w:rPr>
        <w:drawing>
          <wp:inline distT="0" distB="0" distL="0" distR="0" wp14:anchorId="2EB46314" wp14:editId="3DB2964E">
            <wp:extent cx="1313688" cy="2324008"/>
            <wp:effectExtent l="76200" t="76200" r="134620" b="133985"/>
            <wp:docPr id="5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13688" cy="232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9E93DBD" w14:textId="77777777" w:rsidR="007C454D" w:rsidRDefault="007C454D" w:rsidP="007C454D">
      <w:pPr>
        <w:pStyle w:val="BodyText"/>
        <w:pPrChange w:id="3384" w:author="Moses, Robinson" w:date="2023-03-16T03:26:00Z">
          <w:pPr>
            <w:spacing w:after="0"/>
            <w:ind w:right="1080"/>
            <w:jc w:val="center"/>
          </w:pPr>
        </w:pPrChange>
      </w:pPr>
    </w:p>
    <w:p w14:paraId="607804D2" w14:textId="32A15CDA" w:rsidR="00570B77" w:rsidRPr="007C454D" w:rsidDel="007C454D" w:rsidRDefault="00570B77" w:rsidP="007C454D">
      <w:pPr>
        <w:pStyle w:val="Caption"/>
        <w:rPr>
          <w:del w:id="3385" w:author="Moses, Robinson" w:date="2023-03-16T03:27:00Z"/>
        </w:rPr>
        <w:pPrChange w:id="3386" w:author="Moses, Robinson" w:date="2023-03-16T03:27:00Z">
          <w:pPr>
            <w:spacing w:after="190" w:line="263" w:lineRule="auto"/>
            <w:ind w:left="-5" w:hanging="10"/>
          </w:pPr>
        </w:pPrChange>
      </w:pPr>
    </w:p>
    <w:p w14:paraId="775DC54D" w14:textId="77777777" w:rsidR="00570B77" w:rsidRPr="007C454D" w:rsidRDefault="00570B77" w:rsidP="007C454D">
      <w:pPr>
        <w:pStyle w:val="Caption"/>
      </w:pPr>
      <w:bookmarkStart w:id="3387" w:name="_Toc65569054"/>
      <w:r w:rsidRPr="007C454D">
        <w:rPr>
          <w:rPrChange w:id="3388" w:author="Moses, Robinson" w:date="2023-03-16T03:27:00Z">
            <w:rPr>
              <w:color w:val="auto"/>
            </w:rPr>
          </w:rPrChange>
        </w:rPr>
        <w:t xml:space="preserve">Table </w:t>
      </w:r>
      <w:r w:rsidRPr="007C454D">
        <w:rPr>
          <w:rPrChange w:id="3389" w:author="Moses, Robinson" w:date="2023-03-16T03:27:00Z">
            <w:rPr>
              <w:color w:val="auto"/>
            </w:rPr>
          </w:rPrChange>
        </w:rPr>
        <w:fldChar w:fldCharType="begin"/>
      </w:r>
      <w:r w:rsidRPr="007C454D">
        <w:rPr>
          <w:rPrChange w:id="3390" w:author="Moses, Robinson" w:date="2023-03-16T03:27:00Z">
            <w:rPr>
              <w:color w:val="auto"/>
            </w:rPr>
          </w:rPrChange>
        </w:rPr>
        <w:instrText xml:space="preserve"> SEQ Table \* ARABIC </w:instrText>
      </w:r>
      <w:r w:rsidRPr="007C454D">
        <w:rPr>
          <w:rPrChange w:id="3391" w:author="Moses, Robinson" w:date="2023-03-16T03:27:00Z">
            <w:rPr>
              <w:color w:val="auto"/>
            </w:rPr>
          </w:rPrChange>
        </w:rPr>
        <w:fldChar w:fldCharType="separate"/>
      </w:r>
      <w:r w:rsidRPr="007C454D">
        <w:rPr>
          <w:rPrChange w:id="3392" w:author="Moses, Robinson" w:date="2023-03-16T03:27:00Z">
            <w:rPr>
              <w:noProof/>
              <w:color w:val="auto"/>
            </w:rPr>
          </w:rPrChange>
        </w:rPr>
        <w:t>53</w:t>
      </w:r>
      <w:r w:rsidRPr="007C454D">
        <w:rPr>
          <w:rPrChange w:id="3393" w:author="Moses, Robinson" w:date="2023-03-16T03:27:00Z">
            <w:rPr>
              <w:color w:val="auto"/>
            </w:rPr>
          </w:rPrChange>
        </w:rPr>
        <w:fldChar w:fldCharType="end"/>
      </w:r>
      <w:r w:rsidRPr="007C454D">
        <w:rPr>
          <w:rPrChange w:id="3394" w:author="Moses, Robinson" w:date="2023-03-16T03:27:00Z">
            <w:rPr>
              <w:color w:val="auto"/>
            </w:rPr>
          </w:rPrChange>
        </w:rPr>
        <w:t xml:space="preserve">: </w:t>
      </w:r>
      <w:r w:rsidRPr="007C454D">
        <w:t>CONTAINER STOCK SCAN SCREEN ELEMENTS</w:t>
      </w:r>
      <w:bookmarkEnd w:id="3387"/>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395" w:author="Moses, Robinson" w:date="2023-03-16T03:27: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396">
          <w:tblGrid>
            <w:gridCol w:w="1881"/>
            <w:gridCol w:w="6194"/>
          </w:tblGrid>
        </w:tblGridChange>
      </w:tblGrid>
      <w:tr w:rsidR="00570B77" w14:paraId="22BA4FE3" w14:textId="77777777" w:rsidTr="007C454D">
        <w:trPr>
          <w:trHeight w:val="372"/>
          <w:trPrChange w:id="3397" w:author="Moses, Robinson" w:date="2023-03-16T03:27: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398" w:author="Moses, Robinson" w:date="2023-03-16T03:27: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3671315"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399" w:author="Moses, Robinson" w:date="2023-03-16T03:27: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453ED11" w14:textId="77777777" w:rsidR="00570B77" w:rsidRDefault="00570B77" w:rsidP="00A77C61">
            <w:pPr>
              <w:pStyle w:val="TableHeading"/>
            </w:pPr>
            <w:r>
              <w:t xml:space="preserve">Description </w:t>
            </w:r>
          </w:p>
        </w:tc>
      </w:tr>
      <w:tr w:rsidR="00570B77" w14:paraId="7CD7C72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0977F78" w14:textId="77777777" w:rsidR="00570B77" w:rsidRPr="007C454D" w:rsidRDefault="00570B77" w:rsidP="00A77C61">
            <w:pPr>
              <w:pStyle w:val="TableBody"/>
              <w:rPr>
                <w:b/>
                <w:bCs/>
                <w:rPrChange w:id="3400" w:author="Moses, Robinson" w:date="2023-03-16T03:27:00Z">
                  <w:rPr/>
                </w:rPrChange>
              </w:rPr>
            </w:pPr>
            <w:r w:rsidRPr="007C454D">
              <w:rPr>
                <w:b/>
                <w:bCs/>
                <w:rPrChange w:id="3401" w:author="Moses, Robinson" w:date="2023-03-16T03:27:00Z">
                  <w:rPr/>
                </w:rPrChange>
              </w:rPr>
              <w:t xml:space="preserve">Container Scan </w:t>
            </w:r>
          </w:p>
        </w:tc>
        <w:tc>
          <w:tcPr>
            <w:tcW w:w="6194" w:type="dxa"/>
            <w:tcBorders>
              <w:top w:val="single" w:sz="3" w:space="0" w:color="000000"/>
              <w:left w:val="single" w:sz="4" w:space="0" w:color="000000"/>
              <w:bottom w:val="single" w:sz="4" w:space="0" w:color="000000"/>
              <w:right w:val="single" w:sz="4" w:space="0" w:color="000000"/>
            </w:tcBorders>
          </w:tcPr>
          <w:p w14:paraId="2F020DCA" w14:textId="77777777" w:rsidR="00570B77" w:rsidRPr="007C454D" w:rsidRDefault="00570B77" w:rsidP="007C454D">
            <w:pPr>
              <w:pStyle w:val="TableBody"/>
              <w:rPr>
                <w:rPrChange w:id="3402" w:author="Moses, Robinson" w:date="2023-03-16T03:27:00Z">
                  <w:rPr>
                    <w:rFonts w:cstheme="minorHAnsi"/>
                    <w:sz w:val="18"/>
                    <w:szCs w:val="18"/>
                  </w:rPr>
                </w:rPrChange>
              </w:rPr>
            </w:pPr>
            <w:r w:rsidRPr="007C454D">
              <w:rPr>
                <w:rPrChange w:id="3403" w:author="Moses, Robinson" w:date="2023-03-16T03:27:00Z">
                  <w:rPr>
                    <w:sz w:val="18"/>
                    <w:szCs w:val="18"/>
                  </w:rPr>
                </w:rPrChange>
              </w:rPr>
              <w:t>Top left corner of screen. Indicates that you are scanning containers here.</w:t>
            </w:r>
          </w:p>
        </w:tc>
      </w:tr>
      <w:tr w:rsidR="00570B77" w14:paraId="5A5A4E4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CFF71DD" w14:textId="77777777" w:rsidR="00570B77" w:rsidRPr="007C454D" w:rsidRDefault="00570B77" w:rsidP="00A77C61">
            <w:pPr>
              <w:pStyle w:val="TableBody"/>
              <w:rPr>
                <w:b/>
                <w:bCs/>
                <w:rPrChange w:id="3404" w:author="Moses, Robinson" w:date="2023-03-16T03:27:00Z">
                  <w:rPr/>
                </w:rPrChange>
              </w:rPr>
            </w:pPr>
            <w:r w:rsidRPr="007C454D">
              <w:rPr>
                <w:b/>
                <w:bCs/>
                <w:rPrChange w:id="3405" w:author="Moses, Robinson" w:date="2023-03-16T03:27: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6EC017B4" w14:textId="77777777" w:rsidR="00570B77" w:rsidRPr="007C454D" w:rsidRDefault="00570B77" w:rsidP="007C454D">
            <w:pPr>
              <w:pStyle w:val="TableBody"/>
              <w:rPr>
                <w:rPrChange w:id="3406" w:author="Moses, Robinson" w:date="2023-03-16T03:27:00Z">
                  <w:rPr>
                    <w:rFonts w:cstheme="minorHAnsi"/>
                    <w:sz w:val="18"/>
                    <w:szCs w:val="18"/>
                  </w:rPr>
                </w:rPrChange>
              </w:rPr>
            </w:pPr>
            <w:r w:rsidRPr="007C454D">
              <w:rPr>
                <w:rPrChange w:id="3407" w:author="Moses, Robinson" w:date="2023-03-16T03:27:00Z">
                  <w:rPr>
                    <w:sz w:val="18"/>
                    <w:szCs w:val="18"/>
                  </w:rPr>
                </w:rPrChange>
              </w:rPr>
              <w:t xml:space="preserve">Top left corner, underneath </w:t>
            </w:r>
            <w:r w:rsidRPr="007C454D">
              <w:rPr>
                <w:i/>
                <w:iCs/>
                <w:rPrChange w:id="3408" w:author="Moses, Robinson" w:date="2023-03-16T03:27:00Z">
                  <w:rPr>
                    <w:sz w:val="18"/>
                    <w:szCs w:val="18"/>
                  </w:rPr>
                </w:rPrChange>
              </w:rPr>
              <w:t>Container Scan indicator</w:t>
            </w:r>
            <w:r w:rsidRPr="007C454D">
              <w:rPr>
                <w:rPrChange w:id="3409" w:author="Moses, Robinson" w:date="2023-03-16T03:27:00Z">
                  <w:rPr>
                    <w:sz w:val="18"/>
                    <w:szCs w:val="18"/>
                  </w:rPr>
                </w:rPrChange>
              </w:rPr>
              <w:t>. This displays the location derived from a container. If incorrect, user may change it on the following screen.</w:t>
            </w:r>
          </w:p>
        </w:tc>
      </w:tr>
      <w:tr w:rsidR="00570B77" w14:paraId="5E8BBB6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57AA7D4" w14:textId="77777777" w:rsidR="00570B77" w:rsidRPr="007C454D" w:rsidRDefault="00570B77" w:rsidP="00A77C61">
            <w:pPr>
              <w:pStyle w:val="TableBody"/>
              <w:rPr>
                <w:b/>
                <w:bCs/>
                <w:rPrChange w:id="3410" w:author="Moses, Robinson" w:date="2023-03-16T03:27:00Z">
                  <w:rPr/>
                </w:rPrChange>
              </w:rPr>
            </w:pPr>
            <w:r w:rsidRPr="007C454D">
              <w:rPr>
                <w:b/>
                <w:bCs/>
                <w:rPrChange w:id="3411" w:author="Moses, Robinson" w:date="2023-03-16T03:27: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5D855145" w14:textId="77777777" w:rsidR="00570B77" w:rsidRPr="007C454D" w:rsidRDefault="00570B77" w:rsidP="007C454D">
            <w:pPr>
              <w:pStyle w:val="TableBody"/>
              <w:rPr>
                <w:rPrChange w:id="3412" w:author="Moses, Robinson" w:date="2023-03-16T03:27:00Z">
                  <w:rPr>
                    <w:rFonts w:cstheme="minorHAnsi"/>
                    <w:sz w:val="18"/>
                    <w:szCs w:val="18"/>
                  </w:rPr>
                </w:rPrChange>
              </w:rPr>
            </w:pPr>
            <w:r w:rsidRPr="007C454D">
              <w:rPr>
                <w:rPrChange w:id="3413" w:author="Moses, Robinson" w:date="2023-03-16T03:27:00Z">
                  <w:rPr>
                    <w:rFonts w:cstheme="minorHAnsi"/>
                    <w:sz w:val="18"/>
                    <w:szCs w:val="18"/>
                  </w:rPr>
                </w:rPrChange>
              </w:rPr>
              <w:t>Uses the device camera for barcode scanning. Simply point the camera at a barcode of the order or container (as indicated by the scan mode above).</w:t>
            </w:r>
          </w:p>
        </w:tc>
      </w:tr>
      <w:tr w:rsidR="00570B77" w14:paraId="5BF0010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1A22C00" w14:textId="77777777" w:rsidR="00570B77" w:rsidRPr="007C454D" w:rsidRDefault="00570B77" w:rsidP="00A77C61">
            <w:pPr>
              <w:pStyle w:val="TableBody"/>
              <w:rPr>
                <w:b/>
                <w:bCs/>
                <w:rPrChange w:id="3414" w:author="Moses, Robinson" w:date="2023-03-16T03:27:00Z">
                  <w:rPr/>
                </w:rPrChange>
              </w:rPr>
            </w:pPr>
            <w:r w:rsidRPr="007C454D">
              <w:rPr>
                <w:b/>
                <w:bCs/>
                <w:rPrChange w:id="3415" w:author="Moses, Robinson" w:date="2023-03-16T03:27: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357EC8F4" w14:textId="77777777" w:rsidR="00570B77" w:rsidRPr="007C454D" w:rsidRDefault="00570B77" w:rsidP="007C454D">
            <w:pPr>
              <w:pStyle w:val="TableBody"/>
              <w:rPr>
                <w:rPrChange w:id="3416" w:author="Moses, Robinson" w:date="2023-03-16T03:27:00Z">
                  <w:rPr>
                    <w:rFonts w:cstheme="minorHAnsi"/>
                    <w:sz w:val="18"/>
                    <w:szCs w:val="18"/>
                  </w:rPr>
                </w:rPrChange>
              </w:rPr>
            </w:pPr>
            <w:r w:rsidRPr="007C454D">
              <w:rPr>
                <w:i/>
                <w:iCs/>
                <w:rPrChange w:id="3417" w:author="Moses, Robinson" w:date="2023-03-16T03:28:00Z">
                  <w:rPr>
                    <w:rFonts w:cstheme="minorHAnsi"/>
                    <w:sz w:val="18"/>
                    <w:szCs w:val="18"/>
                  </w:rPr>
                </w:rPrChange>
              </w:rPr>
              <w:t>Orange button</w:t>
            </w:r>
            <w:r w:rsidRPr="007C454D">
              <w:rPr>
                <w:rPrChange w:id="3418" w:author="Moses, Robinson" w:date="2023-03-16T03:27:00Z">
                  <w:rPr>
                    <w:rFonts w:cstheme="minorHAnsi"/>
                    <w:sz w:val="18"/>
                    <w:szCs w:val="18"/>
                  </w:rPr>
                </w:rPrChange>
              </w:rPr>
              <w:t xml:space="preserve"> in lower left corner of screen. First number is count of containers scanned, second number is the expected number at this location. Tap this button when finished scanning to continue to next screen.</w:t>
            </w:r>
          </w:p>
        </w:tc>
      </w:tr>
      <w:tr w:rsidR="00570B77" w14:paraId="2F39B0C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164087E" w14:textId="77777777" w:rsidR="00570B77" w:rsidRPr="007C454D" w:rsidRDefault="00570B77" w:rsidP="00A77C61">
            <w:pPr>
              <w:pStyle w:val="TableBody"/>
              <w:rPr>
                <w:b/>
                <w:bCs/>
                <w:rPrChange w:id="3419" w:author="Moses, Robinson" w:date="2023-03-16T03:27:00Z">
                  <w:rPr/>
                </w:rPrChange>
              </w:rPr>
            </w:pPr>
            <w:r w:rsidRPr="007C454D">
              <w:rPr>
                <w:b/>
                <w:bCs/>
                <w:rPrChange w:id="3420" w:author="Moses, Robinson" w:date="2023-03-16T03:27: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15A67DED" w14:textId="77777777" w:rsidR="00570B77" w:rsidRPr="007C454D" w:rsidRDefault="00570B77" w:rsidP="007C454D">
            <w:pPr>
              <w:pStyle w:val="TableBody"/>
              <w:rPr>
                <w:rPrChange w:id="3421" w:author="Moses, Robinson" w:date="2023-03-16T03:27:00Z">
                  <w:rPr>
                    <w:rFonts w:cstheme="minorHAnsi"/>
                    <w:sz w:val="18"/>
                    <w:szCs w:val="18"/>
                  </w:rPr>
                </w:rPrChange>
              </w:rPr>
            </w:pPr>
            <w:r w:rsidRPr="007C454D">
              <w:rPr>
                <w:i/>
                <w:iCs/>
                <w:rPrChange w:id="3422" w:author="Moses, Robinson" w:date="2023-03-16T03:28:00Z">
                  <w:rPr>
                    <w:rFonts w:cstheme="minorHAnsi"/>
                    <w:sz w:val="18"/>
                    <w:szCs w:val="18"/>
                  </w:rPr>
                </w:rPrChange>
              </w:rPr>
              <w:t>Keyboard</w:t>
            </w:r>
            <w:r w:rsidRPr="007C454D">
              <w:rPr>
                <w:rPrChange w:id="3423" w:author="Moses, Robinson" w:date="2023-03-16T03:27:00Z">
                  <w:rPr>
                    <w:rFonts w:cstheme="minorHAnsi"/>
                    <w:sz w:val="18"/>
                    <w:szCs w:val="18"/>
                  </w:rPr>
                </w:rPrChange>
              </w:rPr>
              <w:t xml:space="preserve"> icon in lower right corner of screen. Tap this to type container IDs. Optional. This is typically only used if there is some malfunction with the barcode scan.</w:t>
            </w:r>
          </w:p>
        </w:tc>
      </w:tr>
    </w:tbl>
    <w:p w14:paraId="04AC47CA" w14:textId="77777777" w:rsidR="007C454D" w:rsidRDefault="007C454D" w:rsidP="00A77C61">
      <w:pPr>
        <w:pStyle w:val="Caption"/>
        <w:rPr>
          <w:ins w:id="3424" w:author="Moses, Robinson" w:date="2023-03-16T03:28:00Z"/>
        </w:rPr>
      </w:pPr>
      <w:bookmarkStart w:id="3425" w:name="_Toc65569000"/>
    </w:p>
    <w:p w14:paraId="2DB67FAD" w14:textId="0A1FE54C" w:rsidR="00570B77" w:rsidRDefault="00570B77" w:rsidP="00A77C61">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64</w:t>
      </w:r>
      <w:r w:rsidRPr="36CE550C">
        <w:rPr>
          <w:noProof/>
        </w:rPr>
        <w:fldChar w:fldCharType="end"/>
      </w:r>
      <w:r w:rsidRPr="36CE550C">
        <w:t xml:space="preserve">: </w:t>
      </w:r>
      <w:r>
        <w:t>CONTAINER STOCK ENTRY REVIEW SCREEN</w:t>
      </w:r>
      <w:bookmarkEnd w:id="3425"/>
    </w:p>
    <w:p w14:paraId="1991436A" w14:textId="77777777" w:rsidR="00570B77" w:rsidRDefault="00570B77" w:rsidP="007C454D">
      <w:pPr>
        <w:pStyle w:val="BodyText"/>
        <w:pPrChange w:id="3426" w:author="Moses, Robinson" w:date="2023-03-16T03:28:00Z">
          <w:pPr>
            <w:spacing w:after="0"/>
            <w:ind w:right="1080"/>
            <w:jc w:val="center"/>
          </w:pPr>
        </w:pPrChange>
      </w:pPr>
      <w:r>
        <w:rPr>
          <w:noProof/>
        </w:rPr>
        <w:drawing>
          <wp:inline distT="0" distB="0" distL="0" distR="0" wp14:anchorId="00488768" wp14:editId="38EFF77E">
            <wp:extent cx="2175446" cy="3848519"/>
            <wp:effectExtent l="76200" t="76200" r="130175" b="133350"/>
            <wp:docPr id="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74D404E2" w14:textId="3E7F7B07" w:rsidR="00570B77" w:rsidRPr="007C454D" w:rsidDel="007C454D" w:rsidRDefault="00570B77" w:rsidP="007C454D">
      <w:pPr>
        <w:pStyle w:val="Caption"/>
        <w:rPr>
          <w:del w:id="3427" w:author="Moses, Robinson" w:date="2023-03-16T03:28:00Z"/>
        </w:rPr>
        <w:pPrChange w:id="3428" w:author="Moses, Robinson" w:date="2023-03-16T03:28:00Z">
          <w:pPr>
            <w:spacing w:after="190" w:line="263" w:lineRule="auto"/>
            <w:ind w:left="-5" w:hanging="10"/>
          </w:pPr>
        </w:pPrChange>
      </w:pPr>
    </w:p>
    <w:p w14:paraId="04CC47F8" w14:textId="77777777" w:rsidR="00570B77" w:rsidRPr="007C454D" w:rsidRDefault="00570B77" w:rsidP="007C454D">
      <w:pPr>
        <w:pStyle w:val="Caption"/>
      </w:pPr>
      <w:bookmarkStart w:id="3429" w:name="_Toc65569055"/>
      <w:r w:rsidRPr="007C454D">
        <w:rPr>
          <w:rPrChange w:id="3430" w:author="Moses, Robinson" w:date="2023-03-16T03:28:00Z">
            <w:rPr>
              <w:color w:val="auto"/>
            </w:rPr>
          </w:rPrChange>
        </w:rPr>
        <w:t xml:space="preserve">Table </w:t>
      </w:r>
      <w:r w:rsidRPr="007C454D">
        <w:rPr>
          <w:rPrChange w:id="3431" w:author="Moses, Robinson" w:date="2023-03-16T03:28:00Z">
            <w:rPr>
              <w:color w:val="auto"/>
            </w:rPr>
          </w:rPrChange>
        </w:rPr>
        <w:fldChar w:fldCharType="begin"/>
      </w:r>
      <w:r w:rsidRPr="007C454D">
        <w:rPr>
          <w:rPrChange w:id="3432" w:author="Moses, Robinson" w:date="2023-03-16T03:28:00Z">
            <w:rPr>
              <w:color w:val="auto"/>
            </w:rPr>
          </w:rPrChange>
        </w:rPr>
        <w:instrText xml:space="preserve"> SEQ Table \* ARABIC </w:instrText>
      </w:r>
      <w:r w:rsidRPr="007C454D">
        <w:rPr>
          <w:rPrChange w:id="3433" w:author="Moses, Robinson" w:date="2023-03-16T03:28:00Z">
            <w:rPr>
              <w:color w:val="auto"/>
            </w:rPr>
          </w:rPrChange>
        </w:rPr>
        <w:fldChar w:fldCharType="separate"/>
      </w:r>
      <w:r w:rsidRPr="007C454D">
        <w:rPr>
          <w:rPrChange w:id="3434" w:author="Moses, Robinson" w:date="2023-03-16T03:28:00Z">
            <w:rPr>
              <w:noProof/>
              <w:color w:val="auto"/>
            </w:rPr>
          </w:rPrChange>
        </w:rPr>
        <w:t>54</w:t>
      </w:r>
      <w:r w:rsidRPr="007C454D">
        <w:rPr>
          <w:rPrChange w:id="3435" w:author="Moses, Robinson" w:date="2023-03-16T03:28:00Z">
            <w:rPr>
              <w:color w:val="auto"/>
            </w:rPr>
          </w:rPrChange>
        </w:rPr>
        <w:fldChar w:fldCharType="end"/>
      </w:r>
      <w:r w:rsidRPr="007C454D">
        <w:rPr>
          <w:rPrChange w:id="3436" w:author="Moses, Robinson" w:date="2023-03-16T03:28:00Z">
            <w:rPr>
              <w:color w:val="auto"/>
            </w:rPr>
          </w:rPrChange>
        </w:rPr>
        <w:t xml:space="preserve">: </w:t>
      </w:r>
      <w:r w:rsidRPr="007C454D">
        <w:t>CONTAINER STOCK ENTRY REVIEW SCREEN ELEMENTS</w:t>
      </w:r>
      <w:bookmarkEnd w:id="3429"/>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437" w:author="Moses, Robinson" w:date="2023-03-16T03: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438">
          <w:tblGrid>
            <w:gridCol w:w="1881"/>
            <w:gridCol w:w="6194"/>
          </w:tblGrid>
        </w:tblGridChange>
      </w:tblGrid>
      <w:tr w:rsidR="00570B77" w14:paraId="33E4F509" w14:textId="77777777" w:rsidTr="007C454D">
        <w:trPr>
          <w:trHeight w:val="372"/>
          <w:trPrChange w:id="3439" w:author="Moses, Robinson" w:date="2023-03-16T03:28: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440" w:author="Moses, Robinson" w:date="2023-03-16T03:28: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2BF19DEE" w14:textId="77777777" w:rsidR="00570B77" w:rsidRDefault="00570B77" w:rsidP="007C454D">
            <w:pPr>
              <w:pStyle w:val="TableHeading"/>
              <w:pPrChange w:id="3441" w:author="Moses, Robinson" w:date="2023-03-16T03:28:00Z">
                <w:pPr>
                  <w:ind w:left="78"/>
                  <w:jc w:val="center"/>
                </w:pPr>
              </w:pPrChange>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442" w:author="Moses, Robinson" w:date="2023-03-16T03:28: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F448D13" w14:textId="77777777" w:rsidR="00570B77" w:rsidRDefault="00570B77" w:rsidP="007C454D">
            <w:pPr>
              <w:pStyle w:val="TableHeading"/>
              <w:pPrChange w:id="3443" w:author="Moses, Robinson" w:date="2023-03-16T03:28:00Z">
                <w:pPr>
                  <w:ind w:left="82"/>
                  <w:jc w:val="center"/>
                </w:pPr>
              </w:pPrChange>
            </w:pPr>
            <w:r>
              <w:t xml:space="preserve">Description </w:t>
            </w:r>
          </w:p>
        </w:tc>
      </w:tr>
      <w:tr w:rsidR="00570B77" w14:paraId="6EA9897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19919BB" w14:textId="77777777" w:rsidR="00570B77" w:rsidRPr="007C454D" w:rsidRDefault="00570B77" w:rsidP="000F6CB4">
            <w:pPr>
              <w:pStyle w:val="TableBody"/>
              <w:rPr>
                <w:b/>
                <w:bCs/>
                <w:rPrChange w:id="3444" w:author="Moses, Robinson" w:date="2023-03-16T03:29:00Z">
                  <w:rPr/>
                </w:rPrChange>
              </w:rPr>
            </w:pPr>
            <w:r w:rsidRPr="007C454D">
              <w:rPr>
                <w:b/>
                <w:bCs/>
                <w:rPrChange w:id="3445" w:author="Moses, Robinson" w:date="2023-03-16T03:29: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7D155E" w14:textId="77777777" w:rsidR="00570B77" w:rsidRPr="006C3C2E" w:rsidRDefault="00570B77" w:rsidP="000F6CB4">
            <w:pPr>
              <w:pStyle w:val="TableBody"/>
              <w:rPr>
                <w:rFonts w:cstheme="minorHAnsi"/>
              </w:rPr>
            </w:pPr>
            <w:r>
              <w:t>Location for this inventory.</w:t>
            </w:r>
          </w:p>
        </w:tc>
      </w:tr>
      <w:tr w:rsidR="00570B77" w14:paraId="4CB6C2C0"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0C9883" w14:textId="77777777" w:rsidR="00570B77" w:rsidRPr="007C454D" w:rsidRDefault="00570B77" w:rsidP="000F6CB4">
            <w:pPr>
              <w:pStyle w:val="TableBody"/>
              <w:rPr>
                <w:b/>
                <w:bCs/>
                <w:rPrChange w:id="3446" w:author="Moses, Robinson" w:date="2023-03-16T03:29:00Z">
                  <w:rPr/>
                </w:rPrChange>
              </w:rPr>
            </w:pPr>
            <w:r w:rsidRPr="007C454D">
              <w:rPr>
                <w:b/>
                <w:bCs/>
                <w:rPrChange w:id="3447" w:author="Moses, Robinson" w:date="2023-03-16T03:29: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3CF99" w14:textId="76099139" w:rsidR="00570B77" w:rsidRDefault="00570B77" w:rsidP="000F6CB4">
            <w:pPr>
              <w:pStyle w:val="TableBody"/>
            </w:pPr>
            <w:r>
              <w:t xml:space="preserve">List of scanned containers. User may tap the </w:t>
            </w:r>
            <w:r>
              <w:rPr>
                <w:rFonts w:eastAsia="MS Mincho"/>
              </w:rPr>
              <w:object w:dxaOrig="465" w:dyaOrig="450" w14:anchorId="57271F39">
                <v:shape id="_x0000_i1037" type="#_x0000_t75" style="width:6.7pt;height:6.7pt" o:ole="">
                  <v:imagedata r:id="rId118" o:title=""/>
                </v:shape>
                <o:OLEObject Type="Embed" ProgID="PBrush" ShapeID="_x0000_i1037" DrawAspect="Content" ObjectID="_1740469845" r:id="rId127"/>
              </w:object>
            </w:r>
            <w:r>
              <w:t xml:space="preserve"> </w:t>
            </w:r>
            <w:r w:rsidRPr="00DB4F69">
              <w:t>icon to remove a scanned item.</w:t>
            </w:r>
            <w:r>
              <w:t xml:space="preserve"> Comes in 3 possible </w:t>
            </w:r>
            <w:del w:id="3448" w:author="Moses, Robinson" w:date="2023-03-16T03:29:00Z">
              <w:r w:rsidDel="007C454D">
                <w:delText>status</w:delText>
              </w:r>
            </w:del>
            <w:ins w:id="3449" w:author="Moses, Robinson" w:date="2023-03-16T03:29:00Z">
              <w:r w:rsidR="007C454D">
                <w:t>statuses</w:t>
              </w:r>
            </w:ins>
            <w:r>
              <w:t>:</w:t>
            </w:r>
            <w:r>
              <w:br/>
            </w:r>
            <w:r w:rsidRPr="00C34DCA">
              <w:rPr>
                <w:b/>
                <w:bCs/>
              </w:rPr>
              <w:t>Additional Containers</w:t>
            </w:r>
            <w:r>
              <w:t>: The scanned container was not expected to be at this location. If submitted as is, this container will be moved to this location.</w:t>
            </w:r>
          </w:p>
          <w:p w14:paraId="0B802416" w14:textId="6A723FE7" w:rsidR="00570B77" w:rsidRDefault="00570B77" w:rsidP="000F6CB4">
            <w:pPr>
              <w:pStyle w:val="TableBody"/>
            </w:pPr>
            <w:r w:rsidRPr="0018071C">
              <w:rPr>
                <w:b/>
                <w:bCs/>
              </w:rPr>
              <w:t>Missing</w:t>
            </w:r>
            <w:r>
              <w:t xml:space="preserve">: A container was expected to be at this </w:t>
            </w:r>
            <w:del w:id="3450" w:author="Moses, Robinson" w:date="2023-03-16T03:29:00Z">
              <w:r w:rsidDel="007C454D">
                <w:delText>location, but</w:delText>
              </w:r>
            </w:del>
            <w:ins w:id="3451" w:author="Moses, Robinson" w:date="2023-03-16T03:29:00Z">
              <w:r w:rsidR="007C454D">
                <w:t>location but</w:t>
              </w:r>
            </w:ins>
            <w:r>
              <w:t xml:space="preserve"> was not scanned. If submitted as is, this container will be marked missing.</w:t>
            </w:r>
          </w:p>
          <w:p w14:paraId="4DF50B13" w14:textId="77777777" w:rsidR="00570B77" w:rsidRPr="006C3C2E" w:rsidRDefault="00570B77" w:rsidP="000F6CB4">
            <w:pPr>
              <w:pStyle w:val="TableBody"/>
              <w:rPr>
                <w:rFonts w:cstheme="minorHAnsi"/>
              </w:rPr>
            </w:pPr>
            <w:r w:rsidRPr="0018071C">
              <w:rPr>
                <w:b/>
                <w:bCs/>
              </w:rPr>
              <w:t>Success</w:t>
            </w:r>
            <w:r>
              <w:t>: This container was scanned as expected.</w:t>
            </w:r>
          </w:p>
        </w:tc>
      </w:tr>
      <w:tr w:rsidR="00570B77" w14:paraId="64E04256"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A1A57" w14:textId="77777777" w:rsidR="00570B77" w:rsidRPr="007C454D" w:rsidRDefault="00570B77" w:rsidP="000F6CB4">
            <w:pPr>
              <w:pStyle w:val="TableBody"/>
              <w:rPr>
                <w:b/>
                <w:bCs/>
                <w:rPrChange w:id="3452" w:author="Moses, Robinson" w:date="2023-03-16T03:29:00Z">
                  <w:rPr/>
                </w:rPrChange>
              </w:rPr>
            </w:pPr>
            <w:r w:rsidRPr="007C454D">
              <w:rPr>
                <w:b/>
                <w:bCs/>
                <w:rPrChange w:id="3453" w:author="Moses, Robinson" w:date="2023-03-16T03:29: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1463D" w14:textId="77777777" w:rsidR="00570B77" w:rsidRPr="006B1069" w:rsidRDefault="00570B77" w:rsidP="000F6CB4">
            <w:pPr>
              <w:pStyle w:val="TableBody"/>
              <w:rPr>
                <w:rFonts w:cstheme="minorHAnsi"/>
              </w:rPr>
            </w:pPr>
            <w:r>
              <w:rPr>
                <w:rFonts w:cstheme="minorHAnsi"/>
              </w:rPr>
              <w:t xml:space="preserve">Finishes the Container Stock function. Containers are confirmed to be at this location, or missing, respectively. </w:t>
            </w:r>
            <w:r w:rsidRPr="006B1069">
              <w:rPr>
                <w:rFonts w:cstheme="minorHAnsi"/>
              </w:rPr>
              <w:t xml:space="preserve"> </w:t>
            </w:r>
          </w:p>
        </w:tc>
      </w:tr>
    </w:tbl>
    <w:p w14:paraId="0A5DD595" w14:textId="0CFA97BD" w:rsidR="00570B77" w:rsidRPr="000F6CB4" w:rsidRDefault="0014696D" w:rsidP="000F6CB4">
      <w:pPr>
        <w:pStyle w:val="Caption"/>
        <w:rPr>
          <w:color w:val="70AD47" w:themeColor="accent6"/>
        </w:rPr>
      </w:pPr>
      <w:r>
        <w:fldChar w:fldCharType="begin"/>
      </w:r>
      <w:r>
        <w:instrText xml:space="preserve"> HYPERLINK \l "_Mobile_CarrierWeb" </w:instrText>
      </w:r>
      <w:r>
        <w:fldChar w:fldCharType="separate"/>
      </w:r>
      <w:r w:rsidR="00570B77" w:rsidRPr="000F6CB4">
        <w:rPr>
          <w:rStyle w:val="Hyperlink"/>
          <w:color w:val="70AD47" w:themeColor="accent6"/>
        </w:rPr>
        <w:t>Return to: Mobile Carrier</w:t>
      </w:r>
      <w:ins w:id="3454" w:author="Moses, Robinson" w:date="2023-03-16T03:35:00Z">
        <w:r w:rsidR="007C454D">
          <w:rPr>
            <w:rStyle w:val="Hyperlink"/>
            <w:color w:val="70AD47" w:themeColor="accent6"/>
          </w:rPr>
          <w:t xml:space="preserve"> </w:t>
        </w:r>
      </w:ins>
      <w:r w:rsidR="00570B77" w:rsidRPr="000F6CB4">
        <w:rPr>
          <w:rStyle w:val="Hyperlink"/>
          <w:color w:val="70AD47" w:themeColor="accent6"/>
        </w:rPr>
        <w:t>Web</w:t>
      </w:r>
      <w:r>
        <w:rPr>
          <w:rStyle w:val="Hyperlink"/>
          <w:color w:val="70AD47" w:themeColor="accent6"/>
        </w:rPr>
        <w:fldChar w:fldCharType="end"/>
      </w:r>
      <w:r w:rsidR="00570B77" w:rsidRPr="000F6CB4">
        <w:rPr>
          <w:color w:val="70AD47" w:themeColor="accent6"/>
        </w:rPr>
        <w:t xml:space="preserve"> </w:t>
      </w:r>
    </w:p>
    <w:p w14:paraId="7D3126DC" w14:textId="77777777" w:rsidR="00570B77" w:rsidRDefault="00570B77" w:rsidP="00570B77">
      <w:pPr>
        <w:pStyle w:val="Heading1"/>
        <w:ind w:left="-5"/>
      </w:pPr>
      <w:bookmarkStart w:id="3455" w:name="_Toc111643110"/>
      <w:bookmarkStart w:id="3456" w:name="_Toc129572330"/>
      <w:r>
        <w:t>APPENDIX A: OPTITRANSPORT</w:t>
      </w:r>
      <w:bookmarkEnd w:id="3455"/>
      <w:bookmarkEnd w:id="3456"/>
      <w:r>
        <w:t xml:space="preserve"> </w:t>
      </w:r>
    </w:p>
    <w:p w14:paraId="61ACB989" w14:textId="77777777" w:rsidR="00570B77" w:rsidRPr="00383CB8" w:rsidRDefault="00570B77" w:rsidP="000F6CB4">
      <w:pPr>
        <w:pStyle w:val="BodyText"/>
      </w:pPr>
      <w:r w:rsidRPr="00383CB8">
        <w:t xml:space="preserve">OptiTransport is an additional licensed functionality that facilitates optimization across an entire network or portion of it. It also facilitates optimization of delivery routing based upon physical location and the shortest and most efficient path to service all cashpoints on a route. </w:t>
      </w:r>
    </w:p>
    <w:p w14:paraId="3A56A119" w14:textId="77777777" w:rsidR="00570B77" w:rsidRPr="00383CB8" w:rsidRDefault="00570B77" w:rsidP="000F6CB4">
      <w:pPr>
        <w:pStyle w:val="BodyText"/>
      </w:pPr>
      <w:r w:rsidRPr="00383CB8">
        <w:t xml:space="preserve">The portion of functionality concerned with network optimization of cashpoint delivery days is handled by NCR’s OptiCash product beginning with OptiCash 9.5 build 1257 and information regarding those features can be found in the OptiCash User Guide. </w:t>
      </w:r>
    </w:p>
    <w:p w14:paraId="286F1E3D" w14:textId="4037A1C7" w:rsidR="00570B77" w:rsidRPr="00383CB8" w:rsidRDefault="00570B77" w:rsidP="000F6CB4">
      <w:pPr>
        <w:pStyle w:val="BodyText"/>
      </w:pPr>
      <w:r w:rsidRPr="00383CB8">
        <w:t>Carrier</w:t>
      </w:r>
      <w:ins w:id="3457" w:author="Moses, Robinson" w:date="2023-03-16T03:30:00Z">
        <w:r w:rsidR="007C454D">
          <w:t xml:space="preserve"> </w:t>
        </w:r>
      </w:ins>
      <w:r w:rsidRPr="00383CB8">
        <w:t>Web is concerned with the route planning portion of OptiTransport. Standard Carrier</w:t>
      </w:r>
      <w:ins w:id="3458" w:author="Moses, Robinson" w:date="2023-03-16T03:30:00Z">
        <w:r w:rsidR="007C454D">
          <w:t xml:space="preserve"> </w:t>
        </w:r>
      </w:ins>
      <w:r w:rsidRPr="00383CB8">
        <w:t>Web functionality permits the association of cashpoint deliveries and returns with a specific Depot. Within Carrier</w:t>
      </w:r>
      <w:ins w:id="3459" w:author="Moses, Robinson" w:date="2023-03-16T03:30:00Z">
        <w:r w:rsidR="007C454D">
          <w:t xml:space="preserve"> </w:t>
        </w:r>
      </w:ins>
      <w:r w:rsidRPr="00383CB8">
        <w:t xml:space="preserve">Web, users may define delivery vehicles or “trucks” which are associated with specific Depots. Cashpoint deliveries and returns are assigned to a truck and services are then performed. </w:t>
      </w:r>
    </w:p>
    <w:p w14:paraId="49E7E20D" w14:textId="77777777" w:rsidR="00570B77" w:rsidRDefault="00570B77" w:rsidP="000F6CB4">
      <w:pPr>
        <w:pStyle w:val="BodyText"/>
      </w:pPr>
      <w:r w:rsidRPr="00383CB8">
        <w:t>OptiTransport facilitates the association of cashpoint deliveries and returns with unique routes which can then be assigned to a truck. Using the physical location of the starting point and that of each cashpoint associated with the route, OptiTransport can determine the shortest route to accomplish the assigned deliveries and returns. Users can also manually define or edit routes if necessary.</w:t>
      </w:r>
      <w:r>
        <w:br/>
      </w:r>
    </w:p>
    <w:p w14:paraId="5FD7E908" w14:textId="77777777" w:rsidR="00570B77" w:rsidRDefault="00570B77" w:rsidP="00570B77">
      <w:pPr>
        <w:pStyle w:val="Heading2"/>
      </w:pPr>
      <w:bookmarkStart w:id="3460" w:name="_Toc111643111"/>
      <w:bookmarkStart w:id="3461" w:name="_Toc129572331"/>
      <w:r>
        <w:t>SHORTEST PATH CALCULATION PANEL</w:t>
      </w:r>
      <w:bookmarkEnd w:id="3460"/>
      <w:bookmarkEnd w:id="3461"/>
      <w:r>
        <w:t xml:space="preserve"> </w:t>
      </w:r>
    </w:p>
    <w:p w14:paraId="7913CFB7" w14:textId="40EE3010" w:rsidR="00570B77" w:rsidRDefault="00570B77" w:rsidP="000F6CB4">
      <w:pPr>
        <w:pStyle w:val="BodyText"/>
      </w:pPr>
      <w:r>
        <w:t>Users may utilize the Route Travel Plans Optimization (RTPO) available via Carrier</w:t>
      </w:r>
      <w:ins w:id="3462" w:author="Moses, Robinson" w:date="2023-03-16T03:30:00Z">
        <w:r w:rsidR="007C454D">
          <w:t xml:space="preserve"> </w:t>
        </w:r>
      </w:ins>
      <w:r>
        <w:t>Web. Users can associate Deliveries and Returns with a unique route. Once the relevant Deliveries and Returns are selected, Users can click on the “</w:t>
      </w:r>
      <w:r w:rsidRPr="007C454D">
        <w:rPr>
          <w:b/>
          <w:bCs/>
          <w:rPrChange w:id="3463" w:author="Moses, Robinson" w:date="2023-03-16T03:31:00Z">
            <w:rPr/>
          </w:rPrChange>
        </w:rPr>
        <w:t>Calculate Shortest Path</w:t>
      </w:r>
      <w:r>
        <w:t>” selector which allows Carrier</w:t>
      </w:r>
      <w:ins w:id="3464" w:author="Moses, Robinson" w:date="2023-03-16T03:31:00Z">
        <w:r w:rsidR="007C454D">
          <w:t xml:space="preserve"> </w:t>
        </w:r>
      </w:ins>
      <w:r>
        <w:t>Web to determine the distance-optimal route for servicing the associated orders.</w:t>
      </w:r>
    </w:p>
    <w:p w14:paraId="170B9342" w14:textId="77777777" w:rsidR="00570B77" w:rsidRDefault="00570B77" w:rsidP="000F6CB4">
      <w:pPr>
        <w:pStyle w:val="Caption"/>
      </w:pPr>
      <w:bookmarkStart w:id="3465" w:name="_Toc65569001"/>
      <w:r w:rsidRPr="002946F8">
        <w:t xml:space="preserve">FIGURE </w:t>
      </w:r>
      <w:r w:rsidRPr="002946F8">
        <w:rPr>
          <w:noProof/>
        </w:rPr>
        <w:fldChar w:fldCharType="begin"/>
      </w:r>
      <w:r w:rsidRPr="002946F8">
        <w:rPr>
          <w:noProof/>
        </w:rPr>
        <w:instrText xml:space="preserve"> SEQ Figure \* ARABIC </w:instrText>
      </w:r>
      <w:r w:rsidRPr="002946F8">
        <w:rPr>
          <w:noProof/>
        </w:rPr>
        <w:fldChar w:fldCharType="separate"/>
      </w:r>
      <w:r>
        <w:rPr>
          <w:noProof/>
        </w:rPr>
        <w:t>65</w:t>
      </w:r>
      <w:r w:rsidRPr="002946F8">
        <w:rPr>
          <w:noProof/>
        </w:rPr>
        <w:fldChar w:fldCharType="end"/>
      </w:r>
      <w:r w:rsidRPr="002946F8">
        <w:t>:</w:t>
      </w:r>
      <w:r w:rsidRPr="00C31763">
        <w:t xml:space="preserve"> </w:t>
      </w:r>
      <w:r>
        <w:t>SHORTEST PATH CALCULATION PANEL</w:t>
      </w:r>
      <w:bookmarkEnd w:id="3465"/>
    </w:p>
    <w:p w14:paraId="321CFD2E" w14:textId="77777777" w:rsidR="00570B77" w:rsidRDefault="00570B77" w:rsidP="007C454D">
      <w:pPr>
        <w:pStyle w:val="BodyText"/>
        <w:pPrChange w:id="3466" w:author="Moses, Robinson" w:date="2023-03-16T03:30:00Z">
          <w:pPr>
            <w:spacing w:after="0"/>
            <w:ind w:right="1080"/>
            <w:jc w:val="center"/>
          </w:pPr>
        </w:pPrChange>
      </w:pPr>
      <w:r w:rsidRPr="00383CB8">
        <w:rPr>
          <w:noProof/>
        </w:rPr>
        <w:drawing>
          <wp:inline distT="0" distB="0" distL="0" distR="0" wp14:anchorId="24771DA9" wp14:editId="2114EAFA">
            <wp:extent cx="5943600" cy="1675266"/>
            <wp:effectExtent l="76200" t="76200" r="133350" b="134620"/>
            <wp:docPr id="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675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36CE550C">
        <w:rPr>
          <w:szCs w:val="18"/>
        </w:rPr>
        <w:t xml:space="preserve"> </w:t>
      </w:r>
    </w:p>
    <w:p w14:paraId="1D299C03" w14:textId="77777777" w:rsidR="00570B77" w:rsidRDefault="00570B77" w:rsidP="00570B77">
      <w:pPr>
        <w:spacing w:after="190" w:line="263" w:lineRule="auto"/>
        <w:ind w:left="-5" w:hanging="10"/>
      </w:pPr>
    </w:p>
    <w:p w14:paraId="6052F1CF" w14:textId="77777777" w:rsidR="00570B77" w:rsidRPr="007C454D" w:rsidRDefault="00570B77" w:rsidP="007C454D">
      <w:pPr>
        <w:pStyle w:val="Caption"/>
      </w:pPr>
      <w:bookmarkStart w:id="3467" w:name="_Toc65569056"/>
      <w:r w:rsidRPr="007C454D">
        <w:rPr>
          <w:rPrChange w:id="3468" w:author="Moses, Robinson" w:date="2023-03-16T03:31:00Z">
            <w:rPr>
              <w:color w:val="auto"/>
            </w:rPr>
          </w:rPrChange>
        </w:rPr>
        <w:t xml:space="preserve">Table </w:t>
      </w:r>
      <w:r w:rsidRPr="007C454D">
        <w:rPr>
          <w:rPrChange w:id="3469" w:author="Moses, Robinson" w:date="2023-03-16T03:31:00Z">
            <w:rPr>
              <w:color w:val="auto"/>
            </w:rPr>
          </w:rPrChange>
        </w:rPr>
        <w:fldChar w:fldCharType="begin"/>
      </w:r>
      <w:r w:rsidRPr="007C454D">
        <w:rPr>
          <w:rPrChange w:id="3470" w:author="Moses, Robinson" w:date="2023-03-16T03:31:00Z">
            <w:rPr>
              <w:color w:val="auto"/>
            </w:rPr>
          </w:rPrChange>
        </w:rPr>
        <w:instrText xml:space="preserve"> SEQ Table \* ARABIC </w:instrText>
      </w:r>
      <w:r w:rsidRPr="007C454D">
        <w:rPr>
          <w:rPrChange w:id="3471" w:author="Moses, Robinson" w:date="2023-03-16T03:31:00Z">
            <w:rPr>
              <w:color w:val="auto"/>
            </w:rPr>
          </w:rPrChange>
        </w:rPr>
        <w:fldChar w:fldCharType="separate"/>
      </w:r>
      <w:r w:rsidRPr="007C454D">
        <w:rPr>
          <w:rPrChange w:id="3472" w:author="Moses, Robinson" w:date="2023-03-16T03:31:00Z">
            <w:rPr>
              <w:noProof/>
              <w:color w:val="auto"/>
            </w:rPr>
          </w:rPrChange>
        </w:rPr>
        <w:t>55</w:t>
      </w:r>
      <w:r w:rsidRPr="007C454D">
        <w:rPr>
          <w:rPrChange w:id="3473" w:author="Moses, Robinson" w:date="2023-03-16T03:31:00Z">
            <w:rPr>
              <w:color w:val="auto"/>
            </w:rPr>
          </w:rPrChange>
        </w:rPr>
        <w:fldChar w:fldCharType="end"/>
      </w:r>
      <w:r w:rsidRPr="007C454D">
        <w:rPr>
          <w:rPrChange w:id="3474" w:author="Moses, Robinson" w:date="2023-03-16T03:31:00Z">
            <w:rPr>
              <w:color w:val="auto"/>
            </w:rPr>
          </w:rPrChange>
        </w:rPr>
        <w:t xml:space="preserve">: </w:t>
      </w:r>
      <w:r w:rsidRPr="007C454D">
        <w:t>SHORTEST PATH CALCULATION PANEL FIELD DESCRIPTIONS</w:t>
      </w:r>
      <w:bookmarkEnd w:id="3467"/>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51E44FD" w14:textId="77777777" w:rsidTr="000F6CB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13806B" w14:textId="77777777" w:rsidR="00570B77" w:rsidRDefault="00570B77" w:rsidP="000F6CB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326A21" w14:textId="77777777" w:rsidR="00570B77" w:rsidRDefault="00570B77" w:rsidP="000F6CB4">
            <w:pPr>
              <w:pStyle w:val="TableHeading"/>
            </w:pPr>
            <w:r>
              <w:t xml:space="preserve">Description </w:t>
            </w:r>
          </w:p>
        </w:tc>
      </w:tr>
      <w:tr w:rsidR="00570B77" w14:paraId="4D2168D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5495EF3" w14:textId="77777777" w:rsidR="00570B77" w:rsidRPr="007C454D" w:rsidRDefault="00570B77" w:rsidP="000F6CB4">
            <w:pPr>
              <w:pStyle w:val="TableBody"/>
              <w:rPr>
                <w:b/>
                <w:bCs/>
                <w:rPrChange w:id="3475" w:author="Moses, Robinson" w:date="2023-03-16T03:31:00Z">
                  <w:rPr/>
                </w:rPrChange>
              </w:rPr>
            </w:pPr>
            <w:r w:rsidRPr="007C454D">
              <w:rPr>
                <w:b/>
                <w:bCs/>
                <w:rPrChange w:id="3476" w:author="Moses, Robinson" w:date="2023-03-16T03:31:00Z">
                  <w:rPr/>
                </w:rPrChange>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3ACC5D3B" w14:textId="77777777" w:rsidR="00570B77" w:rsidRPr="007C454D" w:rsidRDefault="00570B77" w:rsidP="007C454D">
            <w:pPr>
              <w:pStyle w:val="TableBody"/>
              <w:rPr>
                <w:rPrChange w:id="3477" w:author="Moses, Robinson" w:date="2023-03-16T03:31:00Z">
                  <w:rPr>
                    <w:rFonts w:cstheme="minorHAnsi"/>
                    <w:sz w:val="18"/>
                    <w:szCs w:val="18"/>
                  </w:rPr>
                </w:rPrChange>
              </w:rPr>
            </w:pPr>
            <w:r w:rsidRPr="007C454D">
              <w:rPr>
                <w:rPrChange w:id="3478" w:author="Moses, Robinson" w:date="2023-03-16T03:31:00Z">
                  <w:rPr>
                    <w:sz w:val="18"/>
                    <w:szCs w:val="18"/>
                  </w:rPr>
                </w:rPrChange>
              </w:rPr>
              <w:t xml:space="preserve">Opens and Closes the Shortest Path Calculation Panel </w:t>
            </w:r>
          </w:p>
        </w:tc>
      </w:tr>
      <w:tr w:rsidR="00570B77" w14:paraId="0E984FB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5BEDF3D" w14:textId="77777777" w:rsidR="00570B77" w:rsidRPr="007C454D" w:rsidRDefault="00570B77" w:rsidP="000F6CB4">
            <w:pPr>
              <w:pStyle w:val="TableBody"/>
              <w:rPr>
                <w:b/>
                <w:bCs/>
                <w:rPrChange w:id="3479" w:author="Moses, Robinson" w:date="2023-03-16T03:31:00Z">
                  <w:rPr/>
                </w:rPrChange>
              </w:rPr>
            </w:pPr>
            <w:r w:rsidRPr="007C454D">
              <w:rPr>
                <w:b/>
                <w:bCs/>
                <w:rPrChange w:id="3480" w:author="Moses, Robinson" w:date="2023-03-16T03:31:00Z">
                  <w:rPr/>
                </w:rPrChange>
              </w:rPr>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5686DB4F" w14:textId="77777777" w:rsidR="00570B77" w:rsidRPr="007C454D" w:rsidRDefault="00570B77" w:rsidP="007C454D">
            <w:pPr>
              <w:pStyle w:val="TableBody"/>
              <w:rPr>
                <w:rPrChange w:id="3481" w:author="Moses, Robinson" w:date="2023-03-16T03:31:00Z">
                  <w:rPr>
                    <w:rFonts w:cstheme="minorHAnsi"/>
                    <w:sz w:val="18"/>
                    <w:szCs w:val="18"/>
                  </w:rPr>
                </w:rPrChange>
              </w:rPr>
            </w:pPr>
            <w:r w:rsidRPr="007C454D">
              <w:rPr>
                <w:rPrChange w:id="3482" w:author="Moses, Robinson" w:date="2023-03-16T03:31:00Z">
                  <w:rPr>
                    <w:sz w:val="18"/>
                    <w:szCs w:val="18"/>
                  </w:rPr>
                </w:rPrChange>
              </w:rPr>
              <w:t>Referencing each “</w:t>
            </w:r>
            <w:r w:rsidRPr="007C454D">
              <w:rPr>
                <w:b/>
                <w:bCs/>
                <w:rPrChange w:id="3483" w:author="Moses, Robinson" w:date="2023-03-16T03:31:00Z">
                  <w:rPr>
                    <w:sz w:val="18"/>
                    <w:szCs w:val="18"/>
                  </w:rPr>
                </w:rPrChange>
              </w:rPr>
              <w:t>Assigned Order</w:t>
            </w:r>
            <w:r w:rsidRPr="007C454D">
              <w:rPr>
                <w:rPrChange w:id="3484" w:author="Moses, Robinson" w:date="2023-03-16T03:31:00Z">
                  <w:rPr>
                    <w:sz w:val="18"/>
                    <w:szCs w:val="18"/>
                  </w:rPr>
                </w:rPrChange>
              </w:rPr>
              <w:t xml:space="preserve">” on the Update Route Plan screen, OptiTransport will calculate the shortest route required to service each order. </w:t>
            </w:r>
          </w:p>
        </w:tc>
      </w:tr>
      <w:tr w:rsidR="00570B77" w14:paraId="2FEBF5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43746E0" w14:textId="77777777" w:rsidR="00570B77" w:rsidRPr="007C454D" w:rsidRDefault="00570B77" w:rsidP="000F6CB4">
            <w:pPr>
              <w:pStyle w:val="TableBody"/>
              <w:rPr>
                <w:b/>
                <w:bCs/>
                <w:rPrChange w:id="3485" w:author="Moses, Robinson" w:date="2023-03-16T03:31:00Z">
                  <w:rPr/>
                </w:rPrChange>
              </w:rPr>
            </w:pPr>
            <w:r w:rsidRPr="007C454D">
              <w:rPr>
                <w:b/>
                <w:bCs/>
                <w:rPrChange w:id="3486" w:author="Moses, Robinson" w:date="2023-03-16T03:31:00Z">
                  <w:rPr/>
                </w:rPrChange>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57A6AA9C" w14:textId="77777777" w:rsidR="00570B77" w:rsidRPr="007C454D" w:rsidRDefault="00570B77" w:rsidP="007C454D">
            <w:pPr>
              <w:pStyle w:val="TableBody"/>
              <w:rPr>
                <w:rPrChange w:id="3487" w:author="Moses, Robinson" w:date="2023-03-16T03:31:00Z">
                  <w:rPr>
                    <w:rFonts w:cstheme="minorHAnsi"/>
                    <w:sz w:val="18"/>
                    <w:szCs w:val="18"/>
                  </w:rPr>
                </w:rPrChange>
              </w:rPr>
            </w:pPr>
            <w:r w:rsidRPr="007C454D">
              <w:rPr>
                <w:rPrChange w:id="3488" w:author="Moses, Robinson" w:date="2023-03-16T03:31:00Z">
                  <w:rPr>
                    <w:sz w:val="18"/>
                    <w:szCs w:val="18"/>
                  </w:rPr>
                </w:rPrChange>
              </w:rPr>
              <w:t xml:space="preserve">Automated number assigned to each Assigned Order according to their place of occurrence for the time which they will be serviced </w:t>
            </w:r>
          </w:p>
        </w:tc>
      </w:tr>
      <w:tr w:rsidR="00570B77" w14:paraId="20857E1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A266C12" w14:textId="77777777" w:rsidR="00570B77" w:rsidRPr="007C454D" w:rsidRDefault="00570B77" w:rsidP="000F6CB4">
            <w:pPr>
              <w:pStyle w:val="TableBody"/>
              <w:rPr>
                <w:b/>
                <w:bCs/>
                <w:rPrChange w:id="3489" w:author="Moses, Robinson" w:date="2023-03-16T03:31:00Z">
                  <w:rPr/>
                </w:rPrChange>
              </w:rPr>
            </w:pPr>
            <w:r w:rsidRPr="007C454D">
              <w:rPr>
                <w:b/>
                <w:bCs/>
                <w:rPrChange w:id="3490" w:author="Moses, Robinson" w:date="2023-03-16T03:31:00Z">
                  <w:rPr/>
                </w:rPrChange>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7F0C938D" w14:textId="77777777" w:rsidR="00570B77" w:rsidRPr="007C454D" w:rsidRDefault="00570B77" w:rsidP="007C454D">
            <w:pPr>
              <w:pStyle w:val="TableBody"/>
              <w:rPr>
                <w:rPrChange w:id="3491" w:author="Moses, Robinson" w:date="2023-03-16T03:31:00Z">
                  <w:rPr>
                    <w:rFonts w:cstheme="minorHAnsi"/>
                    <w:sz w:val="18"/>
                    <w:szCs w:val="18"/>
                  </w:rPr>
                </w:rPrChange>
              </w:rPr>
            </w:pPr>
            <w:r w:rsidRPr="007C454D">
              <w:rPr>
                <w:rPrChange w:id="3492" w:author="Moses, Robinson" w:date="2023-03-16T03:31:00Z">
                  <w:rPr>
                    <w:sz w:val="18"/>
                    <w:szCs w:val="18"/>
                  </w:rPr>
                </w:rPrChange>
              </w:rPr>
              <w:t xml:space="preserve">Originating location </w:t>
            </w:r>
          </w:p>
        </w:tc>
      </w:tr>
      <w:tr w:rsidR="00570B77" w14:paraId="00583BA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C42E131" w14:textId="77777777" w:rsidR="00570B77" w:rsidRPr="007C454D" w:rsidRDefault="00570B77" w:rsidP="000F6CB4">
            <w:pPr>
              <w:pStyle w:val="TableBody"/>
              <w:rPr>
                <w:b/>
                <w:bCs/>
                <w:rPrChange w:id="3493" w:author="Moses, Robinson" w:date="2023-03-16T03:31:00Z">
                  <w:rPr/>
                </w:rPrChange>
              </w:rPr>
            </w:pPr>
            <w:r w:rsidRPr="007C454D">
              <w:rPr>
                <w:b/>
                <w:bCs/>
                <w:rPrChange w:id="3494" w:author="Moses, Robinson" w:date="2023-03-16T03:31:00Z">
                  <w:rPr/>
                </w:rPrChange>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6CC5EE6A" w14:textId="77777777" w:rsidR="00570B77" w:rsidRPr="007C454D" w:rsidRDefault="00570B77" w:rsidP="007C454D">
            <w:pPr>
              <w:pStyle w:val="TableBody"/>
              <w:rPr>
                <w:rPrChange w:id="3495" w:author="Moses, Robinson" w:date="2023-03-16T03:31:00Z">
                  <w:rPr>
                    <w:sz w:val="18"/>
                    <w:szCs w:val="18"/>
                  </w:rPr>
                </w:rPrChange>
              </w:rPr>
            </w:pPr>
            <w:r w:rsidRPr="007C454D">
              <w:rPr>
                <w:rPrChange w:id="3496" w:author="Moses, Robinson" w:date="2023-03-16T03:31:00Z">
                  <w:rPr>
                    <w:sz w:val="18"/>
                    <w:szCs w:val="18"/>
                  </w:rPr>
                </w:rPrChange>
              </w:rPr>
              <w:t xml:space="preserve">Destination location </w:t>
            </w:r>
          </w:p>
        </w:tc>
      </w:tr>
      <w:tr w:rsidR="00570B77" w14:paraId="71D410C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3F4C20B" w14:textId="77777777" w:rsidR="00570B77" w:rsidRPr="007C454D" w:rsidRDefault="00570B77" w:rsidP="000F6CB4">
            <w:pPr>
              <w:pStyle w:val="TableBody"/>
              <w:rPr>
                <w:b/>
                <w:bCs/>
                <w:rPrChange w:id="3497" w:author="Moses, Robinson" w:date="2023-03-16T03:31:00Z">
                  <w:rPr/>
                </w:rPrChange>
              </w:rPr>
            </w:pPr>
            <w:r w:rsidRPr="007C454D">
              <w:rPr>
                <w:b/>
                <w:bCs/>
                <w:rPrChange w:id="3498" w:author="Moses, Robinson" w:date="2023-03-16T03:31:00Z">
                  <w:rPr/>
                </w:rPrChange>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6FC4F411" w14:textId="77777777" w:rsidR="00570B77" w:rsidRPr="007C454D" w:rsidRDefault="00570B77" w:rsidP="007C454D">
            <w:pPr>
              <w:pStyle w:val="TableBody"/>
              <w:rPr>
                <w:rPrChange w:id="3499" w:author="Moses, Robinson" w:date="2023-03-16T03:31:00Z">
                  <w:rPr>
                    <w:sz w:val="18"/>
                    <w:szCs w:val="18"/>
                  </w:rPr>
                </w:rPrChange>
              </w:rPr>
            </w:pPr>
            <w:r w:rsidRPr="007C454D">
              <w:rPr>
                <w:rPrChange w:id="3500" w:author="Moses, Robinson" w:date="2023-03-16T03:31:00Z">
                  <w:rPr>
                    <w:sz w:val="18"/>
                    <w:szCs w:val="18"/>
                  </w:rPr>
                </w:rPrChange>
              </w:rPr>
              <w:t xml:space="preserve">ATM Replace Cash, Branch Delivery, Branch Return, etc. </w:t>
            </w:r>
          </w:p>
        </w:tc>
      </w:tr>
      <w:tr w:rsidR="00570B77" w14:paraId="3F8E09C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F93C18F" w14:textId="77777777" w:rsidR="00570B77" w:rsidRPr="007C454D" w:rsidRDefault="00570B77" w:rsidP="000F6CB4">
            <w:pPr>
              <w:pStyle w:val="TableBody"/>
              <w:rPr>
                <w:b/>
                <w:bCs/>
                <w:rPrChange w:id="3501" w:author="Moses, Robinson" w:date="2023-03-16T03:31:00Z">
                  <w:rPr/>
                </w:rPrChange>
              </w:rPr>
            </w:pPr>
            <w:r w:rsidRPr="007C454D">
              <w:rPr>
                <w:b/>
                <w:bCs/>
                <w:rPrChange w:id="3502" w:author="Moses, Robinson" w:date="2023-03-16T03:31:00Z">
                  <w:rPr/>
                </w:rPrChange>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1275781F" w14:textId="77777777" w:rsidR="00570B77" w:rsidRPr="007C454D" w:rsidRDefault="00570B77" w:rsidP="007C454D">
            <w:pPr>
              <w:pStyle w:val="TableBody"/>
              <w:rPr>
                <w:rPrChange w:id="3503" w:author="Moses, Robinson" w:date="2023-03-16T03:31:00Z">
                  <w:rPr>
                    <w:sz w:val="18"/>
                    <w:szCs w:val="18"/>
                  </w:rPr>
                </w:rPrChange>
              </w:rPr>
            </w:pPr>
            <w:r w:rsidRPr="007C454D">
              <w:rPr>
                <w:rPrChange w:id="3504" w:author="Moses, Robinson" w:date="2023-03-16T03:31:00Z">
                  <w:rPr>
                    <w:sz w:val="18"/>
                    <w:szCs w:val="18"/>
                  </w:rPr>
                </w:rPrChange>
              </w:rPr>
              <w:t xml:space="preserve">Physical distance (km) between “From” and “To” locations </w:t>
            </w:r>
          </w:p>
        </w:tc>
      </w:tr>
      <w:tr w:rsidR="00570B77" w14:paraId="0D5E3B0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7196923" w14:textId="77777777" w:rsidR="00570B77" w:rsidRPr="007C454D" w:rsidRDefault="00570B77" w:rsidP="000F6CB4">
            <w:pPr>
              <w:pStyle w:val="TableBody"/>
              <w:rPr>
                <w:b/>
                <w:bCs/>
                <w:rPrChange w:id="3505" w:author="Moses, Robinson" w:date="2023-03-16T03:31:00Z">
                  <w:rPr/>
                </w:rPrChange>
              </w:rPr>
            </w:pPr>
            <w:r w:rsidRPr="007C454D">
              <w:rPr>
                <w:b/>
                <w:bCs/>
                <w:rPrChange w:id="3506" w:author="Moses, Robinson" w:date="2023-03-16T03:31: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4E341C0" w14:textId="77777777" w:rsidR="00570B77" w:rsidRPr="007C454D" w:rsidRDefault="00570B77" w:rsidP="007C454D">
            <w:pPr>
              <w:pStyle w:val="TableBody"/>
              <w:rPr>
                <w:rPrChange w:id="3507" w:author="Moses, Robinson" w:date="2023-03-16T03:31:00Z">
                  <w:rPr>
                    <w:sz w:val="18"/>
                    <w:szCs w:val="18"/>
                  </w:rPr>
                </w:rPrChange>
              </w:rPr>
            </w:pPr>
            <w:r w:rsidRPr="007C454D">
              <w:rPr>
                <w:rPrChange w:id="3508" w:author="Moses, Robinson" w:date="2023-03-16T03:31:00Z">
                  <w:rPr>
                    <w:sz w:val="18"/>
                    <w:szCs w:val="18"/>
                  </w:rPr>
                </w:rPrChange>
              </w:rPr>
              <w:t xml:space="preserve">Unique ID assigned to the order </w:t>
            </w:r>
          </w:p>
        </w:tc>
      </w:tr>
    </w:tbl>
    <w:p w14:paraId="730AE13E" w14:textId="77777777" w:rsidR="00570B77" w:rsidRDefault="00570B77" w:rsidP="00570B77">
      <w:pPr>
        <w:pStyle w:val="BodyText"/>
        <w:sectPr w:rsidR="00570B77" w:rsidSect="00DE7D66">
          <w:headerReference w:type="default" r:id="rId129"/>
          <w:pgSz w:w="12240" w:h="15840" w:code="1"/>
          <w:pgMar w:top="1440" w:right="1440" w:bottom="1440" w:left="1440" w:header="709" w:footer="567" w:gutter="0"/>
          <w:cols w:space="708"/>
          <w:docGrid w:linePitch="360"/>
        </w:sectPr>
      </w:pPr>
    </w:p>
    <w:p w14:paraId="036FEABC" w14:textId="4C66CC4B" w:rsidR="00570B77" w:rsidRDefault="007C454D" w:rsidP="00570B77">
      <w:pPr>
        <w:pStyle w:val="DocInfo"/>
        <w:rPr>
          <w:bCs/>
          <w:noProof/>
          <w:lang w:val="en-US"/>
        </w:rPr>
      </w:pPr>
      <w:ins w:id="3509" w:author="Moses, Robinson" w:date="2023-03-16T03:32:00Z">
        <w:r>
          <w:rPr>
            <w:noProof/>
          </w:rPr>
          <w:t>CXBanking, OptiVLM Carrier Web 10.0, Reference Guide</w:t>
        </w:r>
      </w:ins>
      <w:del w:id="3510" w:author="Moses, Robinson" w:date="2023-03-16T03:32:00Z">
        <w:r w:rsidR="00570B77" w:rsidDel="007C454D">
          <w:rPr>
            <w:noProof/>
          </w:rPr>
          <w:fldChar w:fldCharType="begin"/>
        </w:r>
        <w:r w:rsidR="00570B77" w:rsidDel="007C454D">
          <w:rPr>
            <w:noProof/>
          </w:rPr>
          <w:delInstrText xml:space="preserve"> STYLEREF  Brand </w:delInstrText>
        </w:r>
        <w:r w:rsidR="00570B77" w:rsidDel="007C454D">
          <w:rPr>
            <w:noProof/>
          </w:rPr>
          <w:fldChar w:fldCharType="separate"/>
        </w:r>
        <w:r w:rsidR="00570B77" w:rsidDel="007C454D">
          <w:rPr>
            <w:noProof/>
          </w:rPr>
          <w:delText>[Brand]</w:delText>
        </w:r>
        <w:r w:rsidR="00570B77" w:rsidDel="007C454D">
          <w:rPr>
            <w:noProof/>
          </w:rPr>
          <w:fldChar w:fldCharType="end"/>
        </w:r>
        <w:r w:rsidR="00570B77" w:rsidDel="007C454D">
          <w:rPr>
            <w:noProof/>
          </w:rPr>
          <w:delText xml:space="preserve"> </w:delText>
        </w:r>
        <w:r w:rsidR="00570B77" w:rsidDel="007C454D">
          <w:rPr>
            <w:noProof/>
          </w:rPr>
          <w:fldChar w:fldCharType="begin"/>
        </w:r>
        <w:r w:rsidR="00570B77" w:rsidDel="007C454D">
          <w:rPr>
            <w:noProof/>
          </w:rPr>
          <w:delInstrText xml:space="preserve"> STYLEREF  Product </w:delInstrText>
        </w:r>
        <w:r w:rsidR="00570B77" w:rsidDel="007C454D">
          <w:rPr>
            <w:noProof/>
          </w:rPr>
          <w:fldChar w:fldCharType="separate"/>
        </w:r>
        <w:r w:rsidR="00570B77" w:rsidDel="007C454D">
          <w:rPr>
            <w:noProof/>
          </w:rPr>
          <w:delText>[Product]</w:delText>
        </w:r>
        <w:r w:rsidR="00570B77" w:rsidDel="007C454D">
          <w:rPr>
            <w:noProof/>
          </w:rPr>
          <w:fldChar w:fldCharType="end"/>
        </w:r>
        <w:r w:rsidR="00570B77" w:rsidRPr="00EE2021" w:rsidDel="007C454D">
          <w:delText xml:space="preserve">, </w:delText>
        </w:r>
        <w:r w:rsidR="00570B77" w:rsidDel="007C454D">
          <w:rPr>
            <w:bCs/>
            <w:noProof/>
            <w:lang w:val="en-US"/>
          </w:rPr>
          <w:fldChar w:fldCharType="begin"/>
        </w:r>
        <w:r w:rsidR="00570B77" w:rsidDel="007C454D">
          <w:rPr>
            <w:bCs/>
            <w:noProof/>
            <w:lang w:val="en-US"/>
          </w:rPr>
          <w:delInstrText xml:space="preserve"> STYLEREF  Title </w:delInstrText>
        </w:r>
        <w:r w:rsidR="00570B77" w:rsidDel="007C454D">
          <w:rPr>
            <w:bCs/>
            <w:noProof/>
            <w:lang w:val="en-US"/>
          </w:rPr>
          <w:fldChar w:fldCharType="separate"/>
        </w:r>
        <w:r w:rsidR="00570B77" w:rsidDel="007C454D">
          <w:rPr>
            <w:bCs/>
            <w:noProof/>
            <w:lang w:val="en-US"/>
          </w:rPr>
          <w:delText>[DocTitle]</w:delText>
        </w:r>
        <w:r w:rsidR="00570B77" w:rsidDel="007C454D">
          <w:rPr>
            <w:bCs/>
            <w:noProof/>
            <w:lang w:val="en-US"/>
          </w:rPr>
          <w:fldChar w:fldCharType="end"/>
        </w:r>
      </w:del>
    </w:p>
    <w:p w14:paraId="778CCE4A" w14:textId="32CE2A3D" w:rsidR="00570B77" w:rsidDel="007C454D" w:rsidRDefault="00570B77" w:rsidP="00570B77">
      <w:pPr>
        <w:pStyle w:val="DocInfo"/>
        <w:rPr>
          <w:del w:id="3511" w:author="Moses, Robinson" w:date="2023-03-16T03:33:00Z"/>
        </w:rPr>
      </w:pPr>
      <w:del w:id="3512" w:author="Moses, Robinson" w:date="2023-03-16T03:33:00Z">
        <w:r w:rsidDel="007C454D">
          <w:delText>Back page info (e.g. DocNumber, DocNumberIssue)</w:delText>
        </w:r>
      </w:del>
    </w:p>
    <w:p w14:paraId="6FD2DC39" w14:textId="5839D93D" w:rsidR="00570B77" w:rsidRDefault="00570B77" w:rsidP="00570B77">
      <w:pPr>
        <w:pStyle w:val="DocInfo"/>
      </w:pPr>
      <w:r>
        <w:rPr>
          <w:noProof/>
        </w:rPr>
        <w:fldChar w:fldCharType="begin"/>
      </w:r>
      <w:r>
        <w:rPr>
          <w:noProof/>
        </w:rPr>
        <w:instrText xml:space="preserve"> STYLEREF  Date </w:instrText>
      </w:r>
      <w:r>
        <w:rPr>
          <w:noProof/>
        </w:rPr>
        <w:fldChar w:fldCharType="separate"/>
      </w:r>
      <w:del w:id="3513" w:author="Moses, Robinson" w:date="2023-03-16T03:33:00Z">
        <w:r w:rsidDel="007C454D">
          <w:rPr>
            <w:noProof/>
          </w:rPr>
          <w:delText>[Date (Month Year)]</w:delText>
        </w:r>
      </w:del>
      <w:ins w:id="3514" w:author="Moses, Robinson" w:date="2023-03-16T03:33:00Z">
        <w:r w:rsidR="007C454D">
          <w:rPr>
            <w:noProof/>
          </w:rPr>
          <w:t>March 2023</w:t>
        </w:r>
      </w:ins>
      <w:r>
        <w:rPr>
          <w:noProof/>
        </w:rPr>
        <w:fldChar w:fldCharType="end"/>
      </w:r>
    </w:p>
    <w:p w14:paraId="075773EA" w14:textId="77777777" w:rsidR="00570B77" w:rsidRDefault="00570B77" w:rsidP="00570B77">
      <w:pPr>
        <w:pStyle w:val="DocInfo"/>
      </w:pPr>
    </w:p>
    <w:p w14:paraId="41069F91" w14:textId="77777777" w:rsidR="00570B77" w:rsidRDefault="00570B77" w:rsidP="00570B77">
      <w:pPr>
        <w:pStyle w:val="DocInfo"/>
      </w:pPr>
    </w:p>
    <w:p w14:paraId="3624430F" w14:textId="77777777" w:rsidR="00570B77" w:rsidRDefault="00570B77" w:rsidP="00570B77">
      <w:pPr>
        <w:pStyle w:val="DocInfo"/>
      </w:pPr>
      <w:r>
        <w:t>NCR welcomes your feedback on this document. Your comments can be of great value in helping us improve our information products. Please contact us using the following address:</w:t>
      </w:r>
    </w:p>
    <w:p w14:paraId="282D77EF" w14:textId="77777777" w:rsidR="00570B77" w:rsidRDefault="00570B77" w:rsidP="00570B77">
      <w:pPr>
        <w:pStyle w:val="DocInfo"/>
      </w:pPr>
      <w:r>
        <w:t>[email: xxxx@yyyy]</w:t>
      </w:r>
    </w:p>
    <w:p w14:paraId="735ECB5C" w14:textId="77777777" w:rsidR="00570B77" w:rsidRDefault="00570B77" w:rsidP="00570B77">
      <w:pPr>
        <w:pStyle w:val="DocInfo"/>
      </w:pPr>
      <w:r>
        <w:t xml:space="preserve">[web: </w:t>
      </w:r>
      <w:hyperlink r:id="rId130" w:history="1">
        <w:r w:rsidRPr="00460C58">
          <w:rPr>
            <w:rStyle w:val="Hyperlink"/>
            <w:rFonts w:eastAsia="MS Mincho"/>
          </w:rPr>
          <w:t>https://xxx.xxx.xxx</w:t>
        </w:r>
      </w:hyperlink>
      <w:r>
        <w:t>]</w:t>
      </w:r>
    </w:p>
    <w:p w14:paraId="4234DE5C" w14:textId="77777777" w:rsidR="005C07F2" w:rsidRPr="00570B77" w:rsidRDefault="005C07F2">
      <w:pPr>
        <w:rPr>
          <w:lang w:val="en-GB"/>
        </w:rPr>
      </w:pPr>
    </w:p>
    <w:sectPr w:rsidR="005C07F2" w:rsidRPr="00570B77" w:rsidSect="00DE7D66">
      <w:headerReference w:type="default" r:id="rId131"/>
      <w:footerReference w:type="default" r:id="rId132"/>
      <w:pgSz w:w="12240" w:h="15840" w:code="1"/>
      <w:pgMar w:top="1440" w:right="1440" w:bottom="1440" w:left="144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2" w:author="Moses, Robinson" w:date="2023-03-13T07:04:00Z" w:initials="MR">
    <w:p w14:paraId="611DAF36" w14:textId="77777777" w:rsidR="00455FD3" w:rsidRDefault="00455FD3">
      <w:pPr>
        <w:pStyle w:val="CommentText"/>
      </w:pPr>
      <w:r>
        <w:rPr>
          <w:rStyle w:val="CommentReference"/>
        </w:rPr>
        <w:annotationRef/>
      </w:r>
      <w:r>
        <w:t>Request new screenshot with visible create button</w:t>
      </w:r>
    </w:p>
    <w:p w14:paraId="7B75F406" w14:textId="524FF959" w:rsidR="00455FD3" w:rsidRDefault="00455FD3">
      <w:pPr>
        <w:pStyle w:val="CommentText"/>
      </w:pPr>
    </w:p>
  </w:comment>
  <w:comment w:id="737" w:author="Moses, Robinson" w:date="2023-03-13T08:14:00Z" w:initials="MR">
    <w:p w14:paraId="778B4F82" w14:textId="381F874C" w:rsidR="009F4058" w:rsidRDefault="009F4058">
      <w:pPr>
        <w:pStyle w:val="CommentText"/>
      </w:pPr>
      <w:r>
        <w:rPr>
          <w:rStyle w:val="CommentReference"/>
        </w:rPr>
        <w:annotationRef/>
      </w:r>
      <w:r>
        <w:t>review</w:t>
      </w:r>
    </w:p>
  </w:comment>
  <w:comment w:id="863" w:author="Moses, Robinson" w:date="2023-03-14T02:26:00Z" w:initials="MR">
    <w:p w14:paraId="0CFC925E" w14:textId="182E51EE" w:rsidR="005B360B" w:rsidRDefault="005B360B">
      <w:pPr>
        <w:pStyle w:val="CommentText"/>
      </w:pPr>
      <w:r>
        <w:rPr>
          <w:rStyle w:val="CommentReference"/>
        </w:rPr>
        <w:annotationRef/>
      </w:r>
      <w:r>
        <w:t>Duplicate confirm delete</w:t>
      </w:r>
    </w:p>
  </w:comment>
  <w:comment w:id="1301" w:author="Moses, Robinson" w:date="2023-03-14T04:44:00Z" w:initials="MR">
    <w:p w14:paraId="7E45C958" w14:textId="257F116F" w:rsidR="007137F5" w:rsidRDefault="007137F5">
      <w:pPr>
        <w:pStyle w:val="CommentText"/>
      </w:pPr>
      <w:r>
        <w:rPr>
          <w:rStyle w:val="CommentReference"/>
        </w:rPr>
        <w:annotationRef/>
      </w:r>
      <w:r>
        <w:t>Reference unknown</w:t>
      </w:r>
    </w:p>
  </w:comment>
  <w:comment w:id="1351" w:author="Moses, Robinson" w:date="2023-03-14T04:53:00Z" w:initials="MR">
    <w:p w14:paraId="4E531CE6" w14:textId="4459CD0F" w:rsidR="00E22D11" w:rsidRDefault="00E22D11">
      <w:pPr>
        <w:pStyle w:val="CommentText"/>
      </w:pPr>
      <w:r>
        <w:rPr>
          <w:rStyle w:val="CommentReference"/>
        </w:rPr>
        <w:annotationRef/>
      </w:r>
      <w:r>
        <w:t>Reference unknown</w:t>
      </w:r>
    </w:p>
  </w:comment>
  <w:comment w:id="1362" w:author="Moses, Robinson" w:date="2023-03-14T04:55:00Z" w:initials="MR">
    <w:p w14:paraId="51B7C466" w14:textId="11F651CD" w:rsidR="004D3F15" w:rsidRDefault="004D3F15">
      <w:pPr>
        <w:pStyle w:val="CommentText"/>
      </w:pPr>
      <w:r>
        <w:rPr>
          <w:rStyle w:val="CommentReference"/>
        </w:rPr>
        <w:annotationRef/>
      </w:r>
    </w:p>
  </w:comment>
  <w:comment w:id="1385" w:author="Moses, Robinson" w:date="2023-03-14T05:09:00Z" w:initials="MR">
    <w:p w14:paraId="3997E3D3" w14:textId="3FD9D657" w:rsidR="00B720D8" w:rsidRDefault="00B720D8">
      <w:pPr>
        <w:pStyle w:val="CommentText"/>
      </w:pPr>
      <w:r>
        <w:rPr>
          <w:rStyle w:val="CommentReference"/>
        </w:rPr>
        <w:annotationRef/>
      </w:r>
      <w:r>
        <w:t>Incomplete?</w:t>
      </w:r>
    </w:p>
  </w:comment>
  <w:comment w:id="1561" w:author="Moses, Robinson" w:date="2023-03-14T05:32:00Z" w:initials="MR">
    <w:p w14:paraId="4DD77EB9" w14:textId="2A50DF85" w:rsidR="00B720D8" w:rsidRDefault="00B720D8">
      <w:pPr>
        <w:pStyle w:val="CommentText"/>
      </w:pPr>
      <w:r>
        <w:rPr>
          <w:rStyle w:val="CommentReference"/>
        </w:rPr>
        <w:annotationRef/>
      </w:r>
      <w:r>
        <w:t>Drag?</w:t>
      </w:r>
    </w:p>
  </w:comment>
  <w:comment w:id="1573" w:author="Moses, Robinson" w:date="2023-03-14T05:34:00Z" w:initials="MR">
    <w:p w14:paraId="7E05FC73" w14:textId="6538B4F3" w:rsidR="00B720D8" w:rsidRDefault="00B720D8">
      <w:pPr>
        <w:pStyle w:val="CommentText"/>
      </w:pPr>
      <w:r>
        <w:rPr>
          <w:rStyle w:val="CommentReference"/>
        </w:rPr>
        <w:annotationRef/>
      </w:r>
      <w:r>
        <w:t>Drag?</w:t>
      </w:r>
    </w:p>
  </w:comment>
  <w:comment w:id="1587" w:author="Moses, Robinson" w:date="2023-03-14T05:34:00Z" w:initials="MR">
    <w:p w14:paraId="6D539E8F" w14:textId="77777777" w:rsidR="00B720D8" w:rsidRDefault="00B720D8">
      <w:pPr>
        <w:pStyle w:val="CommentText"/>
      </w:pPr>
      <w:r>
        <w:rPr>
          <w:rStyle w:val="CommentReference"/>
        </w:rPr>
        <w:annotationRef/>
      </w:r>
      <w:r>
        <w:t>Drag?</w:t>
      </w:r>
    </w:p>
    <w:p w14:paraId="2F443F8B" w14:textId="5D645667" w:rsidR="00B720D8" w:rsidRDefault="00B720D8">
      <w:pPr>
        <w:pStyle w:val="CommentText"/>
      </w:pPr>
    </w:p>
  </w:comment>
  <w:comment w:id="1786" w:author="Moses, Robinson" w:date="2023-03-14T06:04:00Z" w:initials="MR">
    <w:p w14:paraId="3690A50C" w14:textId="0ACCFF80" w:rsidR="00B720D8" w:rsidRDefault="00B720D8">
      <w:pPr>
        <w:pStyle w:val="CommentText"/>
      </w:pPr>
      <w:r>
        <w:rPr>
          <w:rStyle w:val="CommentReference"/>
        </w:rPr>
        <w:annotationRef/>
      </w:r>
      <w:r>
        <w:t>drag</w:t>
      </w:r>
    </w:p>
  </w:comment>
  <w:comment w:id="1809" w:author="Moses, Robinson" w:date="2023-03-14T06:09:00Z" w:initials="MR">
    <w:p w14:paraId="065424A6" w14:textId="3936B0CF" w:rsidR="00B720D8" w:rsidRDefault="00B720D8">
      <w:pPr>
        <w:pStyle w:val="CommentText"/>
      </w:pPr>
      <w:r>
        <w:rPr>
          <w:rStyle w:val="CommentReference"/>
        </w:rPr>
        <w:annotationRef/>
      </w:r>
      <w:r>
        <w:t>drag</w:t>
      </w:r>
    </w:p>
  </w:comment>
  <w:comment w:id="2552" w:author="Moses, Robinson" w:date="2023-03-14T08:21:00Z" w:initials="MR">
    <w:p w14:paraId="4BCD75AA" w14:textId="1612BBF5" w:rsidR="00B720D8" w:rsidRDefault="00B720D8">
      <w:pPr>
        <w:pStyle w:val="CommentText"/>
      </w:pPr>
      <w:r>
        <w:rPr>
          <w:rStyle w:val="CommentReference"/>
        </w:rPr>
        <w:annotationRef/>
      </w:r>
      <w:r>
        <w:rPr>
          <w:rStyle w:val="CommentReference"/>
        </w:rPr>
        <w:t>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75F406" w15:done="0"/>
  <w15:commentEx w15:paraId="778B4F82" w15:done="0"/>
  <w15:commentEx w15:paraId="0CFC925E" w15:done="0"/>
  <w15:commentEx w15:paraId="7E45C958" w15:done="0"/>
  <w15:commentEx w15:paraId="4E531CE6" w15:done="0"/>
  <w15:commentEx w15:paraId="51B7C466" w15:done="0"/>
  <w15:commentEx w15:paraId="3997E3D3" w15:done="0"/>
  <w15:commentEx w15:paraId="4DD77EB9" w15:done="0"/>
  <w15:commentEx w15:paraId="7E05FC73" w15:done="0"/>
  <w15:commentEx w15:paraId="2F443F8B" w15:done="0"/>
  <w15:commentEx w15:paraId="3690A50C" w15:done="0"/>
  <w15:commentEx w15:paraId="065424A6" w15:done="0"/>
  <w15:commentEx w15:paraId="4BCD7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94993" w16cex:dateUtc="2023-03-13T11:04:00Z"/>
  <w16cex:commentExtensible w16cex:durableId="27B959D0" w16cex:dateUtc="2023-03-13T12:14:00Z"/>
  <w16cex:commentExtensible w16cex:durableId="27BA59DC" w16cex:dateUtc="2023-03-14T06:26:00Z"/>
  <w16cex:commentExtensible w16cex:durableId="27BA7A32" w16cex:dateUtc="2023-03-14T08:44:00Z"/>
  <w16cex:commentExtensible w16cex:durableId="27BA7C42" w16cex:dateUtc="2023-03-14T08:53:00Z"/>
  <w16cex:commentExtensible w16cex:durableId="27BA7CB9" w16cex:dateUtc="2023-03-14T08:55:00Z"/>
  <w16cex:commentExtensible w16cex:durableId="27BA7FF7" w16cex:dateUtc="2023-03-14T09:09:00Z"/>
  <w16cex:commentExtensible w16cex:durableId="27BA8561" w16cex:dateUtc="2023-03-14T09:32:00Z"/>
  <w16cex:commentExtensible w16cex:durableId="27BA85D0" w16cex:dateUtc="2023-03-14T09:34:00Z"/>
  <w16cex:commentExtensible w16cex:durableId="27BA85F6" w16cex:dateUtc="2023-03-14T09:34:00Z"/>
  <w16cex:commentExtensible w16cex:durableId="27BA8CEB" w16cex:dateUtc="2023-03-14T10:04:00Z"/>
  <w16cex:commentExtensible w16cex:durableId="27BA8E2C" w16cex:dateUtc="2023-03-14T10:09:00Z"/>
  <w16cex:commentExtensible w16cex:durableId="27BAACF4" w16cex:dateUtc="2023-03-14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75F406" w16cid:durableId="27B94993"/>
  <w16cid:commentId w16cid:paraId="778B4F82" w16cid:durableId="27B959D0"/>
  <w16cid:commentId w16cid:paraId="0CFC925E" w16cid:durableId="27BA59DC"/>
  <w16cid:commentId w16cid:paraId="7E45C958" w16cid:durableId="27BA7A32"/>
  <w16cid:commentId w16cid:paraId="4E531CE6" w16cid:durableId="27BA7C42"/>
  <w16cid:commentId w16cid:paraId="51B7C466" w16cid:durableId="27BA7CB9"/>
  <w16cid:commentId w16cid:paraId="3997E3D3" w16cid:durableId="27BA7FF7"/>
  <w16cid:commentId w16cid:paraId="4DD77EB9" w16cid:durableId="27BA8561"/>
  <w16cid:commentId w16cid:paraId="7E05FC73" w16cid:durableId="27BA85D0"/>
  <w16cid:commentId w16cid:paraId="2F443F8B" w16cid:durableId="27BA85F6"/>
  <w16cid:commentId w16cid:paraId="3690A50C" w16cid:durableId="27BA8CEB"/>
  <w16cid:commentId w16cid:paraId="065424A6" w16cid:durableId="27BA8E2C"/>
  <w16cid:commentId w16cid:paraId="4BCD75AA" w16cid:durableId="27BAAC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39AFF" w14:textId="77777777" w:rsidR="00570B77" w:rsidRDefault="00570B77" w:rsidP="00570B77">
      <w:pPr>
        <w:spacing w:after="0" w:line="240" w:lineRule="auto"/>
      </w:pPr>
      <w:r>
        <w:separator/>
      </w:r>
    </w:p>
  </w:endnote>
  <w:endnote w:type="continuationSeparator" w:id="0">
    <w:p w14:paraId="5D54FE24" w14:textId="77777777" w:rsidR="00570B77" w:rsidRDefault="00570B77" w:rsidP="00570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7C28" w14:textId="77777777" w:rsidR="003051D9" w:rsidRDefault="001469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CB7B" w14:textId="77777777" w:rsidR="00541F51" w:rsidRDefault="00B16460"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F3BF637" w14:textId="77777777" w:rsidR="00541F51" w:rsidRPr="001C5203" w:rsidRDefault="00B16460"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C69A" w14:textId="77777777" w:rsidR="00B05E19" w:rsidRDefault="00B16460"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8CFC89B" w14:textId="77777777" w:rsidR="00B05E19" w:rsidRDefault="001469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841E" w14:textId="77777777" w:rsidR="00541F51" w:rsidRDefault="00B16460" w:rsidP="00226F68">
    <w:pPr>
      <w:pStyle w:val="Confidentiality"/>
    </w:pPr>
    <w:r w:rsidRPr="00717229">
      <w:t>Confidential and proprietary information of NCR.</w:t>
    </w:r>
    <w:r w:rsidRPr="00717229">
      <w:br/>
      <w:t>Unauthorised use, reproduction and/or distribution is strictly prohibited.</w:t>
    </w:r>
  </w:p>
  <w:p w14:paraId="628339B4" w14:textId="77777777" w:rsidR="00541F51" w:rsidRPr="001C5203" w:rsidRDefault="00B16460" w:rsidP="001C5203">
    <w:pPr>
      <w:pStyle w:val="Footer"/>
    </w:pPr>
    <w:r>
      <w:rPr>
        <w:noProof/>
      </w:rPr>
      <w:drawing>
        <wp:anchor distT="0" distB="0" distL="114300" distR="114300" simplePos="0" relativeHeight="251659264" behindDoc="1" locked="0" layoutInCell="1" allowOverlap="1" wp14:anchorId="26B9460B" wp14:editId="2CC0CFCA">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7E189" w14:textId="77777777" w:rsidR="00570B77" w:rsidRDefault="00570B77" w:rsidP="00570B77">
      <w:pPr>
        <w:spacing w:after="0" w:line="240" w:lineRule="auto"/>
      </w:pPr>
      <w:r>
        <w:separator/>
      </w:r>
    </w:p>
  </w:footnote>
  <w:footnote w:type="continuationSeparator" w:id="0">
    <w:p w14:paraId="236F09CA" w14:textId="77777777" w:rsidR="00570B77" w:rsidRDefault="00570B77" w:rsidP="00570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81A4" w14:textId="77777777" w:rsidR="003051D9" w:rsidRDefault="001469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B25" w14:textId="195894BD" w:rsidR="00541F51" w:rsidRPr="008907B0" w:rsidRDefault="00B16460" w:rsidP="00EF4761">
    <w:pPr>
      <w:pStyle w:val="Header"/>
    </w:pPr>
    <w:r>
      <w:rPr>
        <w:noProof/>
      </w:rPr>
      <w:fldChar w:fldCharType="begin"/>
    </w:r>
    <w:r>
      <w:rPr>
        <w:noProof/>
      </w:rPr>
      <w:instrText xml:space="preserve"> STYLEREF  Brand  </w:instrText>
    </w:r>
    <w:r>
      <w:rPr>
        <w:noProof/>
      </w:rPr>
      <w:fldChar w:fldCharType="separate"/>
    </w:r>
    <w:r w:rsidR="0014696D">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14696D">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14696D">
      <w:rPr>
        <w:noProof/>
      </w:rPr>
      <w:t>User Reference Guide</w:t>
    </w:r>
    <w:r w:rsidRPr="00DE5501">
      <w:rPr>
        <w:noProof/>
      </w:rPr>
      <w:fldChar w:fldCharType="end"/>
    </w:r>
  </w:p>
  <w:p w14:paraId="73C0FC1E" w14:textId="6FB1ABF3" w:rsidR="00541F51" w:rsidRPr="00A71BC0" w:rsidRDefault="00B16460" w:rsidP="003D020F">
    <w:pPr>
      <w:pStyle w:val="Header"/>
      <w:pBdr>
        <w:bottom w:val="single" w:sz="24" w:space="5" w:color="54B948"/>
      </w:pBdr>
    </w:pPr>
    <w:r w:rsidRPr="00A71BC0">
      <w:rPr>
        <w:noProof/>
      </w:rPr>
      <w:fldChar w:fldCharType="begin"/>
    </w:r>
    <w:r w:rsidRPr="00A71BC0">
      <w:rPr>
        <w:noProof/>
      </w:rPr>
      <w:instrText xml:space="preserve"> STYLEREF  "NoTOC Heading 1"  \* MERGEFORMAT </w:instrText>
    </w:r>
    <w:r w:rsidRPr="00A71BC0">
      <w:rPr>
        <w:noProof/>
      </w:rPr>
      <w:fldChar w:fldCharType="separate"/>
    </w:r>
    <w:r w:rsidR="0014696D">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D658" w14:textId="77777777" w:rsidR="00BF59AB" w:rsidRDefault="00B16460">
    <w:pPr>
      <w:pStyle w:val="Header"/>
    </w:pPr>
    <w:r>
      <w:rPr>
        <w:noProof/>
      </w:rPr>
      <w:drawing>
        <wp:anchor distT="0" distB="0" distL="114300" distR="114300" simplePos="0" relativeHeight="251658240" behindDoc="1" locked="0" layoutInCell="1" allowOverlap="1" wp14:anchorId="508D220A" wp14:editId="515FA755">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9EAD" w14:textId="3EEFE89E" w:rsidR="00541F51" w:rsidRPr="00EF4761" w:rsidRDefault="00B16460" w:rsidP="00EF4761">
    <w:pPr>
      <w:pStyle w:val="Header"/>
    </w:pPr>
    <w:r>
      <w:rPr>
        <w:noProof/>
      </w:rPr>
      <w:fldChar w:fldCharType="begin"/>
    </w:r>
    <w:r>
      <w:rPr>
        <w:noProof/>
      </w:rPr>
      <w:instrText xml:space="preserve"> STYLEREF  Brand  </w:instrText>
    </w:r>
    <w:r>
      <w:rPr>
        <w:noProof/>
      </w:rPr>
      <w:fldChar w:fldCharType="separate"/>
    </w:r>
    <w:r w:rsidR="0014696D">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14696D">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14696D">
      <w:rPr>
        <w:noProof/>
      </w:rPr>
      <w:t>User Reference Guide</w:t>
    </w:r>
    <w:r w:rsidRPr="00DE5501">
      <w:rPr>
        <w:noProof/>
      </w:rPr>
      <w:fldChar w:fldCharType="end"/>
    </w:r>
  </w:p>
  <w:p w14:paraId="4C4C5A9E" w14:textId="0225CEAA" w:rsidR="00541F51" w:rsidRPr="00EF4761" w:rsidRDefault="00B16460"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14696D">
      <w:rPr>
        <w:noProof/>
      </w:rPr>
      <w:t>Mobile Carrier Web</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4F94" w14:textId="77777777" w:rsidR="00541F51" w:rsidRPr="003D020F" w:rsidRDefault="0014696D"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1"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2"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3"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 w15:restartNumberingAfterBreak="0">
    <w:nsid w:val="1C3607B6"/>
    <w:multiLevelType w:val="multilevel"/>
    <w:tmpl w:val="53E87238"/>
    <w:numStyleLink w:val="Captions"/>
  </w:abstractNum>
  <w:abstractNum w:abstractNumId="5"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9"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1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12" w15:restartNumberingAfterBreak="0">
    <w:nsid w:val="77037E76"/>
    <w:multiLevelType w:val="multilevel"/>
    <w:tmpl w:val="1C8C91B8"/>
    <w:numStyleLink w:val="BulletLists"/>
  </w:abstractNum>
  <w:abstractNum w:abstractNumId="13"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43588885">
    <w:abstractNumId w:val="9"/>
  </w:num>
  <w:num w:numId="2" w16cid:durableId="585840904">
    <w:abstractNumId w:val="1"/>
  </w:num>
  <w:num w:numId="3" w16cid:durableId="561869337">
    <w:abstractNumId w:val="2"/>
  </w:num>
  <w:num w:numId="4" w16cid:durableId="844630784">
    <w:abstractNumId w:val="6"/>
  </w:num>
  <w:num w:numId="5" w16cid:durableId="1005136292">
    <w:abstractNumId w:val="10"/>
  </w:num>
  <w:num w:numId="6" w16cid:durableId="1846819026">
    <w:abstractNumId w:val="13"/>
  </w:num>
  <w:num w:numId="7" w16cid:durableId="592904466">
    <w:abstractNumId w:val="12"/>
  </w:num>
  <w:num w:numId="8" w16cid:durableId="718289091">
    <w:abstractNumId w:val="12"/>
  </w:num>
  <w:num w:numId="9" w16cid:durableId="8147480">
    <w:abstractNumId w:val="7"/>
  </w:num>
  <w:num w:numId="10" w16cid:durableId="1111053597">
    <w:abstractNumId w:val="10"/>
  </w:num>
  <w:num w:numId="11" w16cid:durableId="627586916">
    <w:abstractNumId w:val="7"/>
  </w:num>
  <w:num w:numId="12" w16cid:durableId="422651159">
    <w:abstractNumId w:val="3"/>
  </w:num>
  <w:num w:numId="13" w16cid:durableId="579675798">
    <w:abstractNumId w:val="4"/>
  </w:num>
  <w:num w:numId="14" w16cid:durableId="1983730895">
    <w:abstractNumId w:val="3"/>
  </w:num>
  <w:num w:numId="15" w16cid:durableId="795417734">
    <w:abstractNumId w:val="8"/>
  </w:num>
  <w:num w:numId="16" w16cid:durableId="513807214">
    <w:abstractNumId w:val="0"/>
  </w:num>
  <w:num w:numId="17" w16cid:durableId="1806658744">
    <w:abstractNumId w:val="5"/>
  </w:num>
  <w:num w:numId="18" w16cid:durableId="1497259840">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hideSpellingErrors/>
  <w:hideGrammaticalErrors/>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jQzNrU0NjAxNTZT0lEKTi0uzszPAykwqgUA+R3xqSwAAAA="/>
  </w:docVars>
  <w:rsids>
    <w:rsidRoot w:val="00570B77"/>
    <w:rsid w:val="000061BC"/>
    <w:rsid w:val="00014BBC"/>
    <w:rsid w:val="00030ABC"/>
    <w:rsid w:val="0003377D"/>
    <w:rsid w:val="00041023"/>
    <w:rsid w:val="00041E67"/>
    <w:rsid w:val="00044F73"/>
    <w:rsid w:val="000511DF"/>
    <w:rsid w:val="000551F3"/>
    <w:rsid w:val="00056F17"/>
    <w:rsid w:val="00064D3F"/>
    <w:rsid w:val="000747C0"/>
    <w:rsid w:val="00080F48"/>
    <w:rsid w:val="00083DB6"/>
    <w:rsid w:val="000861A6"/>
    <w:rsid w:val="000940DF"/>
    <w:rsid w:val="00094809"/>
    <w:rsid w:val="00095DE2"/>
    <w:rsid w:val="00096900"/>
    <w:rsid w:val="000A015C"/>
    <w:rsid w:val="000A3A54"/>
    <w:rsid w:val="000B20B9"/>
    <w:rsid w:val="000D086A"/>
    <w:rsid w:val="000F1CA3"/>
    <w:rsid w:val="000F6CB4"/>
    <w:rsid w:val="00101E5B"/>
    <w:rsid w:val="00102294"/>
    <w:rsid w:val="00113B46"/>
    <w:rsid w:val="001213FC"/>
    <w:rsid w:val="00121470"/>
    <w:rsid w:val="001234B9"/>
    <w:rsid w:val="00123C7B"/>
    <w:rsid w:val="001251EC"/>
    <w:rsid w:val="00133B57"/>
    <w:rsid w:val="0014696D"/>
    <w:rsid w:val="001705A3"/>
    <w:rsid w:val="00171596"/>
    <w:rsid w:val="00176E1B"/>
    <w:rsid w:val="0019703C"/>
    <w:rsid w:val="00197245"/>
    <w:rsid w:val="001C22C3"/>
    <w:rsid w:val="001E3545"/>
    <w:rsid w:val="001E6BBE"/>
    <w:rsid w:val="001F3649"/>
    <w:rsid w:val="00200EFA"/>
    <w:rsid w:val="0020114A"/>
    <w:rsid w:val="0020490E"/>
    <w:rsid w:val="00217B46"/>
    <w:rsid w:val="0022190A"/>
    <w:rsid w:val="002257CB"/>
    <w:rsid w:val="00230157"/>
    <w:rsid w:val="00252916"/>
    <w:rsid w:val="0028353C"/>
    <w:rsid w:val="002A40D2"/>
    <w:rsid w:val="002B14CE"/>
    <w:rsid w:val="002C6742"/>
    <w:rsid w:val="002D13EA"/>
    <w:rsid w:val="002D301F"/>
    <w:rsid w:val="002D5C25"/>
    <w:rsid w:val="002E338A"/>
    <w:rsid w:val="002E5F8C"/>
    <w:rsid w:val="002F2804"/>
    <w:rsid w:val="002F3359"/>
    <w:rsid w:val="003005B9"/>
    <w:rsid w:val="00302491"/>
    <w:rsid w:val="0030354C"/>
    <w:rsid w:val="0031590A"/>
    <w:rsid w:val="00323C31"/>
    <w:rsid w:val="00331511"/>
    <w:rsid w:val="00336C7E"/>
    <w:rsid w:val="00343CB9"/>
    <w:rsid w:val="003454CA"/>
    <w:rsid w:val="00351772"/>
    <w:rsid w:val="00351852"/>
    <w:rsid w:val="00353D63"/>
    <w:rsid w:val="00363AD9"/>
    <w:rsid w:val="0037307F"/>
    <w:rsid w:val="003801DD"/>
    <w:rsid w:val="00387B27"/>
    <w:rsid w:val="0039283A"/>
    <w:rsid w:val="00394CEB"/>
    <w:rsid w:val="003F13A0"/>
    <w:rsid w:val="003F1B01"/>
    <w:rsid w:val="00411D64"/>
    <w:rsid w:val="004354C2"/>
    <w:rsid w:val="00441554"/>
    <w:rsid w:val="00444F48"/>
    <w:rsid w:val="00447ECA"/>
    <w:rsid w:val="00452F07"/>
    <w:rsid w:val="00455FD3"/>
    <w:rsid w:val="0046196C"/>
    <w:rsid w:val="004741D8"/>
    <w:rsid w:val="004771A2"/>
    <w:rsid w:val="004879C3"/>
    <w:rsid w:val="004A714D"/>
    <w:rsid w:val="004C1B75"/>
    <w:rsid w:val="004C7233"/>
    <w:rsid w:val="004D3F15"/>
    <w:rsid w:val="004D5877"/>
    <w:rsid w:val="0050500E"/>
    <w:rsid w:val="00513A42"/>
    <w:rsid w:val="0055370D"/>
    <w:rsid w:val="00554A93"/>
    <w:rsid w:val="00557789"/>
    <w:rsid w:val="00561353"/>
    <w:rsid w:val="00564784"/>
    <w:rsid w:val="005668CF"/>
    <w:rsid w:val="00570B77"/>
    <w:rsid w:val="00592F37"/>
    <w:rsid w:val="005932DA"/>
    <w:rsid w:val="005A5456"/>
    <w:rsid w:val="005B0B00"/>
    <w:rsid w:val="005B360B"/>
    <w:rsid w:val="005B3CE2"/>
    <w:rsid w:val="005B4BD5"/>
    <w:rsid w:val="005C07F2"/>
    <w:rsid w:val="005C76BF"/>
    <w:rsid w:val="005D5BAB"/>
    <w:rsid w:val="00605230"/>
    <w:rsid w:val="00613603"/>
    <w:rsid w:val="00616387"/>
    <w:rsid w:val="006172EC"/>
    <w:rsid w:val="00623666"/>
    <w:rsid w:val="006810FB"/>
    <w:rsid w:val="00691205"/>
    <w:rsid w:val="00691211"/>
    <w:rsid w:val="006C0D1E"/>
    <w:rsid w:val="006D7FC9"/>
    <w:rsid w:val="0071283A"/>
    <w:rsid w:val="007137F5"/>
    <w:rsid w:val="00731E8C"/>
    <w:rsid w:val="007404A5"/>
    <w:rsid w:val="0074191A"/>
    <w:rsid w:val="00745233"/>
    <w:rsid w:val="00793A5D"/>
    <w:rsid w:val="007A0DEB"/>
    <w:rsid w:val="007A2DD7"/>
    <w:rsid w:val="007A53A1"/>
    <w:rsid w:val="007B6DA0"/>
    <w:rsid w:val="007C454D"/>
    <w:rsid w:val="007C661C"/>
    <w:rsid w:val="007C6D64"/>
    <w:rsid w:val="007C7ECD"/>
    <w:rsid w:val="007F6895"/>
    <w:rsid w:val="00810FB9"/>
    <w:rsid w:val="00811022"/>
    <w:rsid w:val="00815166"/>
    <w:rsid w:val="008306CA"/>
    <w:rsid w:val="00845FF6"/>
    <w:rsid w:val="008473A9"/>
    <w:rsid w:val="008B1A9B"/>
    <w:rsid w:val="008C506A"/>
    <w:rsid w:val="008C6243"/>
    <w:rsid w:val="008D51F3"/>
    <w:rsid w:val="008E08B3"/>
    <w:rsid w:val="00902BEE"/>
    <w:rsid w:val="00905B9B"/>
    <w:rsid w:val="009651EF"/>
    <w:rsid w:val="009745AD"/>
    <w:rsid w:val="0098109B"/>
    <w:rsid w:val="00982CD9"/>
    <w:rsid w:val="00995EA1"/>
    <w:rsid w:val="00996A21"/>
    <w:rsid w:val="0099792E"/>
    <w:rsid w:val="009F3A68"/>
    <w:rsid w:val="009F4058"/>
    <w:rsid w:val="00A1765A"/>
    <w:rsid w:val="00A37044"/>
    <w:rsid w:val="00A50430"/>
    <w:rsid w:val="00A74AC8"/>
    <w:rsid w:val="00A75E9D"/>
    <w:rsid w:val="00A77C61"/>
    <w:rsid w:val="00A96E2A"/>
    <w:rsid w:val="00AB5C10"/>
    <w:rsid w:val="00AC4920"/>
    <w:rsid w:val="00AC68AC"/>
    <w:rsid w:val="00AE2D48"/>
    <w:rsid w:val="00AE689E"/>
    <w:rsid w:val="00AF30FA"/>
    <w:rsid w:val="00AF7F5B"/>
    <w:rsid w:val="00B029DB"/>
    <w:rsid w:val="00B16460"/>
    <w:rsid w:val="00B270C3"/>
    <w:rsid w:val="00B32F70"/>
    <w:rsid w:val="00B61842"/>
    <w:rsid w:val="00B63D1F"/>
    <w:rsid w:val="00B66C52"/>
    <w:rsid w:val="00B720D8"/>
    <w:rsid w:val="00B7214D"/>
    <w:rsid w:val="00B7780F"/>
    <w:rsid w:val="00B86D44"/>
    <w:rsid w:val="00B955CE"/>
    <w:rsid w:val="00BB7524"/>
    <w:rsid w:val="00BC64C2"/>
    <w:rsid w:val="00BC6E67"/>
    <w:rsid w:val="00BE2D59"/>
    <w:rsid w:val="00BF2D7B"/>
    <w:rsid w:val="00BF7454"/>
    <w:rsid w:val="00C03151"/>
    <w:rsid w:val="00C04970"/>
    <w:rsid w:val="00C0604D"/>
    <w:rsid w:val="00C125DA"/>
    <w:rsid w:val="00C202C4"/>
    <w:rsid w:val="00C46DC9"/>
    <w:rsid w:val="00C9621D"/>
    <w:rsid w:val="00C969A5"/>
    <w:rsid w:val="00CA5FCD"/>
    <w:rsid w:val="00CD5508"/>
    <w:rsid w:val="00CE6D45"/>
    <w:rsid w:val="00CF6772"/>
    <w:rsid w:val="00D125A8"/>
    <w:rsid w:val="00D256A2"/>
    <w:rsid w:val="00D35460"/>
    <w:rsid w:val="00D52068"/>
    <w:rsid w:val="00D6160E"/>
    <w:rsid w:val="00D745E1"/>
    <w:rsid w:val="00D8502F"/>
    <w:rsid w:val="00D85A97"/>
    <w:rsid w:val="00D94754"/>
    <w:rsid w:val="00D95DB5"/>
    <w:rsid w:val="00DA5A31"/>
    <w:rsid w:val="00DA6A51"/>
    <w:rsid w:val="00DB4653"/>
    <w:rsid w:val="00DC17A3"/>
    <w:rsid w:val="00DC281F"/>
    <w:rsid w:val="00DC4FBF"/>
    <w:rsid w:val="00DD2AC8"/>
    <w:rsid w:val="00DD6059"/>
    <w:rsid w:val="00DD7021"/>
    <w:rsid w:val="00DE7D66"/>
    <w:rsid w:val="00DF4F7B"/>
    <w:rsid w:val="00DF6547"/>
    <w:rsid w:val="00E17ED8"/>
    <w:rsid w:val="00E21E76"/>
    <w:rsid w:val="00E22D11"/>
    <w:rsid w:val="00E32E09"/>
    <w:rsid w:val="00E4331C"/>
    <w:rsid w:val="00E530F6"/>
    <w:rsid w:val="00E5502A"/>
    <w:rsid w:val="00E55A83"/>
    <w:rsid w:val="00E57B88"/>
    <w:rsid w:val="00E60D10"/>
    <w:rsid w:val="00E75150"/>
    <w:rsid w:val="00E85FD7"/>
    <w:rsid w:val="00E95327"/>
    <w:rsid w:val="00E975C6"/>
    <w:rsid w:val="00EA2C0C"/>
    <w:rsid w:val="00EA712D"/>
    <w:rsid w:val="00EB330B"/>
    <w:rsid w:val="00ED1EA5"/>
    <w:rsid w:val="00ED3FA2"/>
    <w:rsid w:val="00EE016F"/>
    <w:rsid w:val="00EE4792"/>
    <w:rsid w:val="00F05EA4"/>
    <w:rsid w:val="00F07C86"/>
    <w:rsid w:val="00F15C77"/>
    <w:rsid w:val="00F27BE5"/>
    <w:rsid w:val="00F30ED1"/>
    <w:rsid w:val="00F34E4E"/>
    <w:rsid w:val="00F47000"/>
    <w:rsid w:val="00F72D97"/>
    <w:rsid w:val="00F93877"/>
    <w:rsid w:val="00FA3342"/>
    <w:rsid w:val="00FC35B2"/>
    <w:rsid w:val="00FD1BB8"/>
    <w:rsid w:val="00FD21D0"/>
    <w:rsid w:val="00FD39F9"/>
    <w:rsid w:val="00FD6D29"/>
    <w:rsid w:val="00FE5D89"/>
    <w:rsid w:val="00FE7A78"/>
    <w:rsid w:val="00FF4322"/>
    <w:rsid w:val="00FF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7508F6"/>
  <w15:chartTrackingRefBased/>
  <w15:docId w15:val="{A7EFAF76-7495-4B3C-9AAF-D38688F1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4" w:unhideWhenUsed="1" w:qFormat="1"/>
    <w:lsdException w:name="List Continue 2" w:semiHidden="1" w:uiPriority="9"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77"/>
    <w:rPr>
      <w:rFonts w:ascii="Open Sans" w:eastAsia="MS Mincho" w:hAnsi="Open Sans" w:cs="Times New Roman"/>
    </w:rPr>
  </w:style>
  <w:style w:type="paragraph" w:styleId="Heading1">
    <w:name w:val="heading 1"/>
    <w:aliases w:val="Section Title"/>
    <w:next w:val="BodyText"/>
    <w:link w:val="Heading1Char"/>
    <w:uiPriority w:val="9"/>
    <w:qFormat/>
    <w:rsid w:val="00DC4FBF"/>
    <w:pPr>
      <w:keepNext/>
      <w:pageBreakBefore/>
      <w:numPr>
        <w:numId w:val="5"/>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Heading2">
    <w:name w:val="heading 2"/>
    <w:basedOn w:val="Heading1"/>
    <w:next w:val="BodyText"/>
    <w:link w:val="Heading2Char"/>
    <w:uiPriority w:val="9"/>
    <w:unhideWhenUsed/>
    <w:qFormat/>
    <w:rsid w:val="00113B46"/>
    <w:pPr>
      <w:pageBreakBefore w:val="0"/>
      <w:numPr>
        <w:ilvl w:val="1"/>
      </w:numPr>
      <w:spacing w:before="120"/>
      <w:outlineLvl w:val="1"/>
    </w:pPr>
    <w:rPr>
      <w:color w:val="000000" w:themeColor="text1"/>
      <w:sz w:val="34"/>
      <w:szCs w:val="28"/>
    </w:rPr>
  </w:style>
  <w:style w:type="paragraph" w:styleId="Heading3">
    <w:name w:val="heading 3"/>
    <w:basedOn w:val="Heading2"/>
    <w:next w:val="BodyText"/>
    <w:link w:val="Heading3Char"/>
    <w:uiPriority w:val="9"/>
    <w:unhideWhenUsed/>
    <w:qFormat/>
    <w:rsid w:val="00DC4FBF"/>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DC4FBF"/>
    <w:pPr>
      <w:numPr>
        <w:ilvl w:val="3"/>
      </w:numPr>
      <w:outlineLvl w:val="3"/>
    </w:pPr>
    <w:rPr>
      <w:sz w:val="24"/>
    </w:rPr>
  </w:style>
  <w:style w:type="paragraph" w:styleId="Heading5">
    <w:name w:val="heading 5"/>
    <w:basedOn w:val="Heading4"/>
    <w:next w:val="BodyText"/>
    <w:link w:val="Heading5Char"/>
    <w:uiPriority w:val="9"/>
    <w:unhideWhenUsed/>
    <w:qFormat/>
    <w:rsid w:val="00DC4FBF"/>
    <w:pPr>
      <w:numPr>
        <w:ilvl w:val="4"/>
      </w:numPr>
      <w:outlineLvl w:val="4"/>
    </w:pPr>
    <w:rPr>
      <w:sz w:val="22"/>
    </w:rPr>
  </w:style>
  <w:style w:type="paragraph" w:styleId="Heading6">
    <w:name w:val="heading 6"/>
    <w:basedOn w:val="Heading5"/>
    <w:next w:val="BodyText"/>
    <w:link w:val="Heading6Char"/>
    <w:uiPriority w:val="9"/>
    <w:unhideWhenUsed/>
    <w:qFormat/>
    <w:rsid w:val="00DC4FBF"/>
    <w:pPr>
      <w:numPr>
        <w:ilvl w:val="5"/>
      </w:numPr>
      <w:outlineLvl w:val="5"/>
    </w:pPr>
    <w:rPr>
      <w:i/>
      <w:szCs w:val="20"/>
    </w:rPr>
  </w:style>
  <w:style w:type="paragraph" w:styleId="Heading7">
    <w:name w:val="heading 7"/>
    <w:basedOn w:val="Normal"/>
    <w:next w:val="Normal"/>
    <w:link w:val="Heading7Char"/>
    <w:uiPriority w:val="9"/>
    <w:unhideWhenUsed/>
    <w:qFormat/>
    <w:rsid w:val="00DC4FB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4F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4F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next w:val="BodyText"/>
    <w:qFormat/>
    <w:rsid w:val="00DC4FBF"/>
    <w:pPr>
      <w:keepNext/>
      <w:pageBreakBefore/>
      <w:numPr>
        <w:ilvl w:val="2"/>
        <w:numId w:val="4"/>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BodyText">
    <w:name w:val="Body Text"/>
    <w:link w:val="BodyTextChar"/>
    <w:qFormat/>
    <w:rsid w:val="00DC4FBF"/>
    <w:pPr>
      <w:suppressAutoHyphens/>
      <w:spacing w:before="120" w:after="120" w:line="240" w:lineRule="auto"/>
      <w:ind w:left="720"/>
    </w:pPr>
    <w:rPr>
      <w:rFonts w:ascii="Open Sans" w:eastAsia="Times New Roman" w:hAnsi="Open Sans" w:cs="Times New Roman"/>
      <w:szCs w:val="20"/>
      <w:lang w:val="en-GB"/>
    </w:rPr>
  </w:style>
  <w:style w:type="character" w:customStyle="1" w:styleId="BodyTextChar">
    <w:name w:val="Body Text Char"/>
    <w:basedOn w:val="DefaultParagraphFont"/>
    <w:link w:val="BodyText"/>
    <w:rsid w:val="00DC4FBF"/>
    <w:rPr>
      <w:rFonts w:ascii="Open Sans" w:eastAsia="Times New Roman" w:hAnsi="Open Sans" w:cs="Times New Roman"/>
      <w:szCs w:val="20"/>
      <w:lang w:val="en-GB"/>
    </w:rPr>
  </w:style>
  <w:style w:type="paragraph" w:styleId="BalloonText">
    <w:name w:val="Balloon Text"/>
    <w:basedOn w:val="Normal"/>
    <w:link w:val="BalloonTextChar"/>
    <w:uiPriority w:val="99"/>
    <w:unhideWhenUsed/>
    <w:rsid w:val="00DC4FBF"/>
    <w:rPr>
      <w:rFonts w:ascii="Segoe UI" w:hAnsi="Segoe UI" w:cs="Segoe UI"/>
      <w:sz w:val="18"/>
      <w:szCs w:val="18"/>
    </w:rPr>
  </w:style>
  <w:style w:type="character" w:customStyle="1" w:styleId="BalloonTextChar">
    <w:name w:val="Balloon Text Char"/>
    <w:basedOn w:val="DefaultParagraphFont"/>
    <w:link w:val="BalloonText"/>
    <w:uiPriority w:val="99"/>
    <w:rsid w:val="00DC4FBF"/>
    <w:rPr>
      <w:rFonts w:ascii="Segoe UI" w:eastAsia="MS Mincho" w:hAnsi="Segoe UI" w:cs="Segoe UI"/>
      <w:sz w:val="18"/>
      <w:szCs w:val="18"/>
    </w:rPr>
  </w:style>
  <w:style w:type="paragraph" w:styleId="BodyText2">
    <w:name w:val="Body Text 2"/>
    <w:basedOn w:val="BodyText"/>
    <w:link w:val="BodyText2Char"/>
    <w:uiPriority w:val="9"/>
    <w:rsid w:val="00DC4FBF"/>
    <w:pPr>
      <w:ind w:left="1077"/>
    </w:pPr>
  </w:style>
  <w:style w:type="character" w:customStyle="1" w:styleId="BodyText2Char">
    <w:name w:val="Body Text 2 Char"/>
    <w:basedOn w:val="DefaultParagraphFont"/>
    <w:link w:val="BodyText2"/>
    <w:uiPriority w:val="9"/>
    <w:rsid w:val="00DC4FBF"/>
    <w:rPr>
      <w:rFonts w:ascii="Open Sans" w:eastAsia="Times New Roman" w:hAnsi="Open Sans" w:cs="Times New Roman"/>
      <w:szCs w:val="20"/>
      <w:lang w:val="en-GB"/>
    </w:rPr>
  </w:style>
  <w:style w:type="character" w:customStyle="1" w:styleId="Bold">
    <w:name w:val="Bold"/>
    <w:uiPriority w:val="4"/>
    <w:qFormat/>
    <w:rsid w:val="00DC4FBF"/>
    <w:rPr>
      <w:b/>
    </w:rPr>
  </w:style>
  <w:style w:type="character" w:customStyle="1" w:styleId="BoldItalic">
    <w:name w:val="Bold Italic"/>
    <w:uiPriority w:val="4"/>
    <w:qFormat/>
    <w:rsid w:val="00DC4FBF"/>
    <w:rPr>
      <w:b/>
      <w:i/>
    </w:rPr>
  </w:style>
  <w:style w:type="paragraph" w:customStyle="1" w:styleId="Brand">
    <w:name w:val="Brand"/>
    <w:next w:val="Normal"/>
    <w:rsid w:val="00DC4FBF"/>
    <w:pPr>
      <w:suppressAutoHyphens/>
      <w:spacing w:before="2400" w:after="120" w:line="240" w:lineRule="auto"/>
      <w:ind w:left="357" w:right="357"/>
      <w:contextualSpacing/>
      <w:outlineLvl w:val="0"/>
    </w:pPr>
    <w:rPr>
      <w:rFonts w:ascii="Raleway Black" w:eastAsia="Times New Roman" w:hAnsi="Raleway Black" w:cs="Times New Roman"/>
      <w:sz w:val="56"/>
      <w:szCs w:val="60"/>
      <w:lang w:val="en-GB"/>
    </w:rPr>
  </w:style>
  <w:style w:type="numbering" w:customStyle="1" w:styleId="BulletLists">
    <w:name w:val="Bullet Lists"/>
    <w:uiPriority w:val="99"/>
    <w:rsid w:val="00DC4FBF"/>
    <w:pPr>
      <w:numPr>
        <w:numId w:val="1"/>
      </w:numPr>
    </w:pPr>
  </w:style>
  <w:style w:type="numbering" w:customStyle="1" w:styleId="Captions">
    <w:name w:val="Captions"/>
    <w:uiPriority w:val="99"/>
    <w:rsid w:val="00DC4FBF"/>
    <w:pPr>
      <w:numPr>
        <w:numId w:val="2"/>
      </w:numPr>
    </w:pPr>
  </w:style>
  <w:style w:type="paragraph" w:customStyle="1" w:styleId="Caution">
    <w:name w:val="Caution"/>
    <w:basedOn w:val="BodyText"/>
    <w:next w:val="BodyText"/>
    <w:uiPriority w:val="9"/>
    <w:qFormat/>
    <w:rsid w:val="00DC4FBF"/>
    <w:pPr>
      <w:numPr>
        <w:numId w:val="3"/>
      </w:numPr>
      <w:shd w:val="clear" w:color="auto" w:fill="FFF2CC" w:themeFill="accent4" w:themeFillTint="33"/>
      <w:tabs>
        <w:tab w:val="left" w:pos="720"/>
        <w:tab w:val="left" w:pos="1440"/>
      </w:tabs>
    </w:pPr>
  </w:style>
  <w:style w:type="paragraph" w:customStyle="1" w:styleId="Caution2">
    <w:name w:val="Caution 2"/>
    <w:basedOn w:val="Caution"/>
    <w:next w:val="BodyText2"/>
    <w:uiPriority w:val="9"/>
    <w:qFormat/>
    <w:rsid w:val="00DC4FBF"/>
    <w:pPr>
      <w:numPr>
        <w:ilvl w:val="1"/>
      </w:numPr>
      <w:tabs>
        <w:tab w:val="clear" w:pos="720"/>
        <w:tab w:val="clear" w:pos="1440"/>
        <w:tab w:val="left" w:pos="1077"/>
        <w:tab w:val="left" w:pos="1797"/>
      </w:tabs>
    </w:pPr>
  </w:style>
  <w:style w:type="paragraph" w:customStyle="1" w:styleId="Caution3">
    <w:name w:val="Caution 3"/>
    <w:basedOn w:val="Caution2"/>
    <w:next w:val="Normal"/>
    <w:uiPriority w:val="9"/>
    <w:rsid w:val="00DC4FBF"/>
    <w:pPr>
      <w:numPr>
        <w:ilvl w:val="2"/>
      </w:numPr>
      <w:tabs>
        <w:tab w:val="clear" w:pos="1077"/>
        <w:tab w:val="left" w:pos="1440"/>
        <w:tab w:val="left" w:pos="2155"/>
      </w:tabs>
    </w:pPr>
  </w:style>
  <w:style w:type="numbering" w:customStyle="1" w:styleId="Cautions">
    <w:name w:val="Cautions"/>
    <w:uiPriority w:val="99"/>
    <w:rsid w:val="00DC4FBF"/>
    <w:pPr>
      <w:numPr>
        <w:numId w:val="3"/>
      </w:numPr>
    </w:pPr>
  </w:style>
  <w:style w:type="paragraph" w:customStyle="1" w:styleId="ChapterTitle">
    <w:name w:val="Chapter Title"/>
    <w:next w:val="BodyText"/>
    <w:qFormat/>
    <w:rsid w:val="00DC281F"/>
    <w:pPr>
      <w:keepNext/>
      <w:pageBreakBefore/>
      <w:suppressAutoHyphens/>
      <w:spacing w:after="120" w:line="240" w:lineRule="auto"/>
      <w:outlineLvl w:val="0"/>
    </w:pPr>
    <w:rPr>
      <w:rFonts w:ascii="Open Sans" w:eastAsia="Times New Roman" w:hAnsi="Open Sans" w:cs="Times New Roman"/>
      <w:b/>
      <w:color w:val="54B948"/>
      <w:sz w:val="36"/>
      <w:szCs w:val="36"/>
      <w:lang w:val="en-GB"/>
    </w:rPr>
  </w:style>
  <w:style w:type="numbering" w:customStyle="1" w:styleId="ChaptersandAppendices">
    <w:name w:val="Chapters and Appendices"/>
    <w:uiPriority w:val="99"/>
    <w:rsid w:val="00DC4FBF"/>
    <w:pPr>
      <w:numPr>
        <w:numId w:val="4"/>
      </w:numPr>
    </w:pPr>
  </w:style>
  <w:style w:type="character" w:customStyle="1" w:styleId="Code">
    <w:name w:val="Code"/>
    <w:uiPriority w:val="9"/>
    <w:rsid w:val="00DC4FBF"/>
    <w:rPr>
      <w:rFonts w:ascii="Courier New" w:hAnsi="Courier New"/>
      <w:bdr w:val="none" w:sz="0" w:space="0" w:color="auto"/>
      <w:shd w:val="clear" w:color="auto" w:fill="F2F2F2" w:themeFill="background1" w:themeFillShade="F2"/>
    </w:rPr>
  </w:style>
  <w:style w:type="paragraph" w:customStyle="1" w:styleId="CodeBody">
    <w:name w:val="Code Body"/>
    <w:basedOn w:val="BodyText"/>
    <w:uiPriority w:val="4"/>
    <w:qFormat/>
    <w:rsid w:val="00DC4FBF"/>
    <w:pPr>
      <w:shd w:val="clear" w:color="auto" w:fill="F2F2F2" w:themeFill="background1" w:themeFillShade="F2"/>
      <w:spacing w:before="0"/>
      <w:contextualSpacing/>
    </w:pPr>
    <w:rPr>
      <w:rFonts w:ascii="Courier New" w:hAnsi="Courier New"/>
    </w:rPr>
  </w:style>
  <w:style w:type="paragraph" w:customStyle="1" w:styleId="CodeBody2">
    <w:name w:val="Code Body 2"/>
    <w:basedOn w:val="CodeBody"/>
    <w:uiPriority w:val="4"/>
    <w:rsid w:val="00DC4FBF"/>
    <w:pPr>
      <w:ind w:left="1077"/>
    </w:pPr>
  </w:style>
  <w:style w:type="paragraph" w:customStyle="1" w:styleId="CodeBody3">
    <w:name w:val="Code Body 3"/>
    <w:basedOn w:val="CodeBody2"/>
    <w:uiPriority w:val="4"/>
    <w:rsid w:val="00DC4FBF"/>
    <w:pPr>
      <w:ind w:left="1440"/>
    </w:pPr>
  </w:style>
  <w:style w:type="character" w:styleId="CommentReference">
    <w:name w:val="annotation reference"/>
    <w:basedOn w:val="DefaultParagraphFont"/>
    <w:uiPriority w:val="99"/>
    <w:unhideWhenUsed/>
    <w:rsid w:val="00DC4FBF"/>
    <w:rPr>
      <w:sz w:val="16"/>
      <w:szCs w:val="16"/>
    </w:rPr>
  </w:style>
  <w:style w:type="paragraph" w:styleId="CommentText">
    <w:name w:val="annotation text"/>
    <w:basedOn w:val="Normal"/>
    <w:link w:val="CommentTextChar"/>
    <w:uiPriority w:val="99"/>
    <w:unhideWhenUsed/>
    <w:rsid w:val="00DC4FBF"/>
    <w:rPr>
      <w:sz w:val="20"/>
    </w:rPr>
  </w:style>
  <w:style w:type="character" w:customStyle="1" w:styleId="CommentTextChar">
    <w:name w:val="Comment Text Char"/>
    <w:basedOn w:val="DefaultParagraphFont"/>
    <w:link w:val="CommentText"/>
    <w:uiPriority w:val="99"/>
    <w:rsid w:val="00DC4FBF"/>
    <w:rPr>
      <w:rFonts w:ascii="Open Sans" w:eastAsia="MS Mincho" w:hAnsi="Open Sans" w:cs="Times New Roman"/>
      <w:sz w:val="20"/>
      <w:szCs w:val="20"/>
    </w:rPr>
  </w:style>
  <w:style w:type="paragraph" w:styleId="CommentSubject">
    <w:name w:val="annotation subject"/>
    <w:basedOn w:val="CommentText"/>
    <w:next w:val="CommentText"/>
    <w:link w:val="CommentSubjectChar"/>
    <w:uiPriority w:val="99"/>
    <w:unhideWhenUsed/>
    <w:rsid w:val="00DC4FBF"/>
    <w:rPr>
      <w:b/>
      <w:bCs/>
    </w:rPr>
  </w:style>
  <w:style w:type="character" w:customStyle="1" w:styleId="CommentSubjectChar">
    <w:name w:val="Comment Subject Char"/>
    <w:basedOn w:val="CommentTextChar"/>
    <w:link w:val="CommentSubject"/>
    <w:uiPriority w:val="99"/>
    <w:rsid w:val="00DC4FBF"/>
    <w:rPr>
      <w:rFonts w:ascii="Open Sans" w:eastAsia="MS Mincho" w:hAnsi="Open Sans" w:cs="Times New Roman"/>
      <w:b/>
      <w:bCs/>
      <w:sz w:val="20"/>
      <w:szCs w:val="20"/>
    </w:rPr>
  </w:style>
  <w:style w:type="paragraph" w:styleId="Footer">
    <w:name w:val="footer"/>
    <w:basedOn w:val="BodyText"/>
    <w:link w:val="FooterChar"/>
    <w:uiPriority w:val="99"/>
    <w:unhideWhenUsed/>
    <w:rsid w:val="00DC4FBF"/>
    <w:pPr>
      <w:spacing w:before="0" w:after="0"/>
      <w:ind w:left="0"/>
      <w:jc w:val="right"/>
    </w:pPr>
    <w:rPr>
      <w:sz w:val="18"/>
    </w:rPr>
  </w:style>
  <w:style w:type="character" w:customStyle="1" w:styleId="FooterChar">
    <w:name w:val="Footer Char"/>
    <w:basedOn w:val="DefaultParagraphFont"/>
    <w:link w:val="Footer"/>
    <w:uiPriority w:val="99"/>
    <w:rsid w:val="00DC4FBF"/>
    <w:rPr>
      <w:rFonts w:ascii="Open Sans" w:eastAsia="Times New Roman" w:hAnsi="Open Sans" w:cs="Times New Roman"/>
      <w:sz w:val="18"/>
      <w:szCs w:val="20"/>
      <w:lang w:val="en-GB"/>
    </w:rPr>
  </w:style>
  <w:style w:type="paragraph" w:customStyle="1" w:styleId="Confidentiality">
    <w:name w:val="Confidentiality"/>
    <w:basedOn w:val="Footer"/>
    <w:rsid w:val="00DC4FBF"/>
    <w:pPr>
      <w:jc w:val="center"/>
    </w:pPr>
    <w:rPr>
      <w:sz w:val="16"/>
      <w:szCs w:val="16"/>
    </w:rPr>
  </w:style>
  <w:style w:type="paragraph" w:styleId="Date">
    <w:name w:val="Date"/>
    <w:basedOn w:val="BodyText"/>
    <w:next w:val="Normal"/>
    <w:link w:val="DateChar"/>
    <w:uiPriority w:val="99"/>
    <w:unhideWhenUsed/>
    <w:rsid w:val="00DC4FBF"/>
    <w:pPr>
      <w:spacing w:before="0" w:after="0"/>
      <w:ind w:left="357" w:right="357"/>
    </w:pPr>
  </w:style>
  <w:style w:type="character" w:customStyle="1" w:styleId="DateChar">
    <w:name w:val="Date Char"/>
    <w:basedOn w:val="DefaultParagraphFont"/>
    <w:link w:val="Date"/>
    <w:uiPriority w:val="99"/>
    <w:rsid w:val="00DC4FBF"/>
    <w:rPr>
      <w:rFonts w:ascii="Open Sans" w:eastAsia="Times New Roman" w:hAnsi="Open Sans" w:cs="Times New Roman"/>
      <w:szCs w:val="20"/>
      <w:lang w:val="en-GB"/>
    </w:rPr>
  </w:style>
  <w:style w:type="paragraph" w:customStyle="1" w:styleId="DocInfo">
    <w:name w:val="Doc Info"/>
    <w:basedOn w:val="BodyText"/>
    <w:rsid w:val="00DC4FBF"/>
    <w:pPr>
      <w:spacing w:before="6000" w:after="0"/>
      <w:ind w:left="357" w:right="357"/>
      <w:contextualSpacing/>
    </w:pPr>
  </w:style>
  <w:style w:type="paragraph" w:customStyle="1" w:styleId="FigureCaption">
    <w:name w:val="Figure Caption"/>
    <w:basedOn w:val="BodyText"/>
    <w:next w:val="BodyText"/>
    <w:qFormat/>
    <w:rsid w:val="00DC4FBF"/>
    <w:pPr>
      <w:keepNext/>
      <w:numPr>
        <w:numId w:val="13"/>
      </w:numPr>
      <w:spacing w:before="240"/>
    </w:pPr>
    <w:rPr>
      <w:i/>
      <w:iCs/>
      <w:sz w:val="20"/>
      <w:szCs w:val="18"/>
    </w:rPr>
  </w:style>
  <w:style w:type="character" w:styleId="FollowedHyperlink">
    <w:name w:val="FollowedHyperlink"/>
    <w:basedOn w:val="DefaultParagraphFont"/>
    <w:uiPriority w:val="99"/>
    <w:rsid w:val="00DC4FBF"/>
    <w:rPr>
      <w:color w:val="0000FF"/>
      <w:u w:val="single"/>
    </w:rPr>
  </w:style>
  <w:style w:type="character" w:styleId="FootnoteReference">
    <w:name w:val="footnote reference"/>
    <w:basedOn w:val="DefaultParagraphFont"/>
    <w:uiPriority w:val="99"/>
    <w:unhideWhenUsed/>
    <w:rsid w:val="00DC4FBF"/>
    <w:rPr>
      <w:vertAlign w:val="superscript"/>
    </w:rPr>
  </w:style>
  <w:style w:type="paragraph" w:styleId="FootnoteText">
    <w:name w:val="footnote text"/>
    <w:basedOn w:val="BodyText"/>
    <w:link w:val="FootnoteTextChar"/>
    <w:uiPriority w:val="99"/>
    <w:unhideWhenUsed/>
    <w:rsid w:val="00DC4FBF"/>
    <w:pPr>
      <w:spacing w:before="0" w:after="0"/>
      <w:ind w:left="0"/>
    </w:pPr>
    <w:rPr>
      <w:sz w:val="16"/>
    </w:rPr>
  </w:style>
  <w:style w:type="character" w:customStyle="1" w:styleId="FootnoteTextChar">
    <w:name w:val="Footnote Text Char"/>
    <w:basedOn w:val="DefaultParagraphFont"/>
    <w:link w:val="FootnoteText"/>
    <w:uiPriority w:val="99"/>
    <w:rsid w:val="00DC4FBF"/>
    <w:rPr>
      <w:rFonts w:ascii="Open Sans" w:eastAsia="Times New Roman" w:hAnsi="Open Sans" w:cs="Times New Roman"/>
      <w:sz w:val="16"/>
      <w:szCs w:val="20"/>
      <w:lang w:val="en-GB"/>
    </w:rPr>
  </w:style>
  <w:style w:type="paragraph" w:customStyle="1" w:styleId="GlossaryDescription">
    <w:name w:val="Glossary Description"/>
    <w:basedOn w:val="BodyText"/>
    <w:uiPriority w:val="4"/>
    <w:qFormat/>
    <w:rsid w:val="00DC4FBF"/>
    <w:pPr>
      <w:spacing w:before="0"/>
      <w:ind w:left="1077"/>
    </w:pPr>
  </w:style>
  <w:style w:type="paragraph" w:customStyle="1" w:styleId="GlossaryHeading">
    <w:name w:val="Glossary Heading"/>
    <w:basedOn w:val="BodyText"/>
    <w:next w:val="Normal"/>
    <w:uiPriority w:val="4"/>
    <w:qFormat/>
    <w:rsid w:val="00DC4FBF"/>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DC4FBF"/>
    <w:pPr>
      <w:keepNext/>
      <w:spacing w:before="0" w:after="0"/>
    </w:pPr>
    <w:rPr>
      <w:b/>
    </w:rPr>
  </w:style>
  <w:style w:type="paragraph" w:styleId="Header">
    <w:name w:val="header"/>
    <w:basedOn w:val="BodyText"/>
    <w:link w:val="HeaderChar"/>
    <w:uiPriority w:val="99"/>
    <w:unhideWhenUsed/>
    <w:rsid w:val="00DC4FBF"/>
    <w:pPr>
      <w:spacing w:before="60" w:after="60"/>
      <w:ind w:left="0"/>
      <w:jc w:val="right"/>
    </w:pPr>
    <w:rPr>
      <w:sz w:val="18"/>
      <w:szCs w:val="16"/>
    </w:rPr>
  </w:style>
  <w:style w:type="character" w:customStyle="1" w:styleId="HeaderChar">
    <w:name w:val="Header Char"/>
    <w:basedOn w:val="DefaultParagraphFont"/>
    <w:link w:val="Header"/>
    <w:uiPriority w:val="99"/>
    <w:rsid w:val="00DC4FBF"/>
    <w:rPr>
      <w:rFonts w:ascii="Open Sans" w:eastAsia="Times New Roman" w:hAnsi="Open Sans" w:cs="Times New Roman"/>
      <w:sz w:val="18"/>
      <w:szCs w:val="16"/>
      <w:lang w:val="en-GB"/>
    </w:rPr>
  </w:style>
  <w:style w:type="paragraph" w:customStyle="1" w:styleId="Header1">
    <w:name w:val="Header 1"/>
    <w:basedOn w:val="Header"/>
    <w:rsid w:val="00DC4FBF"/>
  </w:style>
  <w:style w:type="character" w:customStyle="1" w:styleId="Heading1Char">
    <w:name w:val="Heading 1 Char"/>
    <w:aliases w:val="Section Title Char"/>
    <w:basedOn w:val="DefaultParagraphFont"/>
    <w:link w:val="Heading1"/>
    <w:uiPriority w:val="9"/>
    <w:rsid w:val="00DC4FBF"/>
    <w:rPr>
      <w:rFonts w:ascii="Open Sans" w:eastAsia="Times New Roman" w:hAnsi="Open Sans" w:cs="Times New Roman"/>
      <w:b/>
      <w:color w:val="54B948"/>
      <w:sz w:val="36"/>
      <w:szCs w:val="36"/>
      <w:lang w:val="en-GB"/>
    </w:rPr>
  </w:style>
  <w:style w:type="character" w:customStyle="1" w:styleId="Heading2Char">
    <w:name w:val="Heading 2 Char"/>
    <w:basedOn w:val="DefaultParagraphFont"/>
    <w:link w:val="Heading2"/>
    <w:uiPriority w:val="9"/>
    <w:rsid w:val="00113B46"/>
    <w:rPr>
      <w:rFonts w:ascii="Open Sans" w:eastAsia="Times New Roman" w:hAnsi="Open Sans" w:cs="Times New Roman"/>
      <w:b/>
      <w:color w:val="000000" w:themeColor="text1"/>
      <w:sz w:val="34"/>
      <w:szCs w:val="28"/>
      <w:lang w:val="en-GB"/>
    </w:rPr>
  </w:style>
  <w:style w:type="character" w:customStyle="1" w:styleId="Heading3Char">
    <w:name w:val="Heading 3 Char"/>
    <w:basedOn w:val="DefaultParagraphFont"/>
    <w:link w:val="Heading3"/>
    <w:uiPriority w:val="9"/>
    <w:rsid w:val="00DC4FBF"/>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DC4FBF"/>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DC4FBF"/>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DC4FBF"/>
    <w:rPr>
      <w:rFonts w:ascii="Open Sans" w:eastAsia="Times New Roman" w:hAnsi="Open Sans" w:cs="Calibri"/>
      <w:b/>
      <w:i/>
      <w:szCs w:val="20"/>
      <w:lang w:val="en-GB"/>
    </w:rPr>
  </w:style>
  <w:style w:type="character" w:customStyle="1" w:styleId="Heading7Char">
    <w:name w:val="Heading 7 Char"/>
    <w:basedOn w:val="DefaultParagraphFont"/>
    <w:link w:val="Heading7"/>
    <w:uiPriority w:val="9"/>
    <w:rsid w:val="00DC4F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C4F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4FBF"/>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DC4FBF"/>
    <w:pPr>
      <w:numPr>
        <w:numId w:val="6"/>
      </w:numPr>
    </w:pPr>
  </w:style>
  <w:style w:type="character" w:styleId="Hyperlink">
    <w:name w:val="Hyperlink"/>
    <w:basedOn w:val="DefaultParagraphFont"/>
    <w:uiPriority w:val="99"/>
    <w:rsid w:val="00DC4FBF"/>
    <w:rPr>
      <w:color w:val="0000FF"/>
      <w:u w:val="single"/>
    </w:rPr>
  </w:style>
  <w:style w:type="paragraph" w:styleId="Index1">
    <w:name w:val="index 1"/>
    <w:basedOn w:val="BodyText"/>
    <w:autoRedefine/>
    <w:uiPriority w:val="99"/>
    <w:unhideWhenUsed/>
    <w:rsid w:val="00DC4FBF"/>
    <w:pPr>
      <w:tabs>
        <w:tab w:val="right" w:leader="dot" w:pos="4649"/>
      </w:tabs>
      <w:spacing w:before="60" w:after="60"/>
      <w:ind w:left="901" w:right="284" w:hanging="181"/>
    </w:pPr>
    <w:rPr>
      <w:sz w:val="18"/>
    </w:rPr>
  </w:style>
  <w:style w:type="paragraph" w:styleId="Index2">
    <w:name w:val="index 2"/>
    <w:basedOn w:val="Index1"/>
    <w:autoRedefine/>
    <w:uiPriority w:val="99"/>
    <w:unhideWhenUsed/>
    <w:rsid w:val="00DC4FBF"/>
    <w:pPr>
      <w:ind w:left="1258"/>
    </w:pPr>
  </w:style>
  <w:style w:type="character" w:customStyle="1" w:styleId="Italic">
    <w:name w:val="Italic"/>
    <w:uiPriority w:val="4"/>
    <w:qFormat/>
    <w:rsid w:val="00DC4FBF"/>
    <w:rPr>
      <w:i/>
    </w:rPr>
  </w:style>
  <w:style w:type="paragraph" w:customStyle="1" w:styleId="Legal">
    <w:name w:val="Legal"/>
    <w:basedOn w:val="BodyText"/>
    <w:rsid w:val="00DC4FBF"/>
    <w:pPr>
      <w:spacing w:before="60" w:after="60"/>
    </w:pPr>
    <w:rPr>
      <w:sz w:val="18"/>
    </w:rPr>
  </w:style>
  <w:style w:type="paragraph" w:styleId="ListBullet">
    <w:name w:val="List Bullet"/>
    <w:basedOn w:val="BodyText"/>
    <w:uiPriority w:val="4"/>
    <w:qFormat/>
    <w:rsid w:val="00DC4FBF"/>
    <w:pPr>
      <w:numPr>
        <w:numId w:val="8"/>
      </w:numPr>
    </w:pPr>
  </w:style>
  <w:style w:type="paragraph" w:styleId="ListBullet2">
    <w:name w:val="List Bullet 2"/>
    <w:basedOn w:val="ListBullet"/>
    <w:uiPriority w:val="9"/>
    <w:qFormat/>
    <w:rsid w:val="00DC4FBF"/>
    <w:pPr>
      <w:numPr>
        <w:ilvl w:val="1"/>
      </w:numPr>
    </w:pPr>
  </w:style>
  <w:style w:type="paragraph" w:styleId="ListBullet3">
    <w:name w:val="List Bullet 3"/>
    <w:basedOn w:val="ListBullet2"/>
    <w:uiPriority w:val="99"/>
    <w:unhideWhenUsed/>
    <w:rsid w:val="00DC4FBF"/>
    <w:pPr>
      <w:numPr>
        <w:ilvl w:val="2"/>
      </w:numPr>
    </w:pPr>
  </w:style>
  <w:style w:type="paragraph" w:styleId="ListContinue">
    <w:name w:val="List Continue"/>
    <w:basedOn w:val="BodyText"/>
    <w:uiPriority w:val="4"/>
    <w:unhideWhenUsed/>
    <w:qFormat/>
    <w:rsid w:val="00DC4FBF"/>
    <w:pPr>
      <w:ind w:left="1077"/>
    </w:pPr>
  </w:style>
  <w:style w:type="paragraph" w:styleId="ListContinue2">
    <w:name w:val="List Continue 2"/>
    <w:basedOn w:val="ListContinue"/>
    <w:uiPriority w:val="9"/>
    <w:unhideWhenUsed/>
    <w:qFormat/>
    <w:rsid w:val="00DC4FBF"/>
    <w:pPr>
      <w:ind w:left="1440"/>
    </w:pPr>
  </w:style>
  <w:style w:type="paragraph" w:styleId="ListContinue3">
    <w:name w:val="List Continue 3"/>
    <w:basedOn w:val="ListContinue2"/>
    <w:uiPriority w:val="99"/>
    <w:unhideWhenUsed/>
    <w:rsid w:val="00DC4FBF"/>
    <w:pPr>
      <w:ind w:left="1797"/>
    </w:pPr>
  </w:style>
  <w:style w:type="paragraph" w:styleId="ListNumber">
    <w:name w:val="List Number"/>
    <w:basedOn w:val="BodyText"/>
    <w:uiPriority w:val="4"/>
    <w:unhideWhenUsed/>
    <w:qFormat/>
    <w:rsid w:val="00DC4FBF"/>
    <w:pPr>
      <w:numPr>
        <w:numId w:val="11"/>
      </w:numPr>
    </w:pPr>
  </w:style>
  <w:style w:type="paragraph" w:styleId="ListNumber2">
    <w:name w:val="List Number 2"/>
    <w:basedOn w:val="ListNumber"/>
    <w:uiPriority w:val="9"/>
    <w:unhideWhenUsed/>
    <w:qFormat/>
    <w:rsid w:val="00DC4FBF"/>
    <w:pPr>
      <w:numPr>
        <w:ilvl w:val="1"/>
      </w:numPr>
    </w:pPr>
  </w:style>
  <w:style w:type="paragraph" w:styleId="ListNumber3">
    <w:name w:val="List Number 3"/>
    <w:basedOn w:val="ListNumber2"/>
    <w:uiPriority w:val="99"/>
    <w:unhideWhenUsed/>
    <w:rsid w:val="00DC4FBF"/>
    <w:pPr>
      <w:numPr>
        <w:ilvl w:val="2"/>
      </w:numPr>
    </w:pPr>
  </w:style>
  <w:style w:type="paragraph" w:customStyle="1" w:styleId="NoTOCHeading1">
    <w:name w:val="NoTOC Heading 1"/>
    <w:basedOn w:val="Heading1"/>
    <w:next w:val="BodyText"/>
    <w:rsid w:val="00DC4FBF"/>
    <w:pPr>
      <w:ind w:left="181" w:hanging="181"/>
    </w:pPr>
  </w:style>
  <w:style w:type="paragraph" w:customStyle="1" w:styleId="LOTHeading">
    <w:name w:val="LOT Heading"/>
    <w:basedOn w:val="NoTOCHeading1"/>
    <w:next w:val="BodyText"/>
    <w:rsid w:val="00DC4FBF"/>
    <w:pPr>
      <w:pageBreakBefore w:val="0"/>
      <w:outlineLvl w:val="1"/>
    </w:pPr>
    <w:rPr>
      <w:sz w:val="32"/>
    </w:rPr>
  </w:style>
  <w:style w:type="paragraph" w:customStyle="1" w:styleId="Note">
    <w:name w:val="Note"/>
    <w:basedOn w:val="BodyText"/>
    <w:next w:val="BodyText"/>
    <w:uiPriority w:val="9"/>
    <w:qFormat/>
    <w:rsid w:val="00DC4FBF"/>
    <w:pPr>
      <w:shd w:val="clear" w:color="auto" w:fill="E2EFD9" w:themeFill="accent6" w:themeFillTint="33"/>
      <w:ind w:left="1571" w:hanging="851"/>
    </w:pPr>
  </w:style>
  <w:style w:type="paragraph" w:customStyle="1" w:styleId="Note2">
    <w:name w:val="Note 2"/>
    <w:basedOn w:val="Note"/>
    <w:next w:val="BodyText2"/>
    <w:uiPriority w:val="9"/>
    <w:qFormat/>
    <w:rsid w:val="00DC4FBF"/>
    <w:pPr>
      <w:ind w:left="1928"/>
    </w:pPr>
  </w:style>
  <w:style w:type="paragraph" w:customStyle="1" w:styleId="Note3">
    <w:name w:val="Note 3"/>
    <w:basedOn w:val="Note2"/>
    <w:next w:val="Normal"/>
    <w:uiPriority w:val="9"/>
    <w:rsid w:val="00DC4FBF"/>
    <w:pPr>
      <w:ind w:left="2291"/>
    </w:pPr>
  </w:style>
  <w:style w:type="paragraph" w:customStyle="1" w:styleId="NoTOCHeading2">
    <w:name w:val="NoTOC Heading 2"/>
    <w:basedOn w:val="Heading2"/>
    <w:next w:val="BodyText"/>
    <w:rsid w:val="00DC4FBF"/>
  </w:style>
  <w:style w:type="paragraph" w:customStyle="1" w:styleId="NoTOCHeading3">
    <w:name w:val="NoTOC Heading 3"/>
    <w:basedOn w:val="Heading3"/>
    <w:next w:val="BodyText"/>
    <w:rsid w:val="00DC4FBF"/>
  </w:style>
  <w:style w:type="paragraph" w:customStyle="1" w:styleId="NoTOCHeading4">
    <w:name w:val="NoTOC Heading 4"/>
    <w:basedOn w:val="Heading4"/>
    <w:next w:val="BodyText"/>
    <w:rsid w:val="00DC4FBF"/>
  </w:style>
  <w:style w:type="numbering" w:customStyle="1" w:styleId="NumberLists">
    <w:name w:val="Number Lists"/>
    <w:uiPriority w:val="99"/>
    <w:rsid w:val="00DC4FBF"/>
    <w:pPr>
      <w:numPr>
        <w:numId w:val="9"/>
      </w:numPr>
    </w:pPr>
  </w:style>
  <w:style w:type="paragraph" w:customStyle="1" w:styleId="Product">
    <w:name w:val="Product"/>
    <w:next w:val="Title"/>
    <w:link w:val="ProductChar"/>
    <w:rsid w:val="00DC4FBF"/>
    <w:pPr>
      <w:suppressAutoHyphens/>
      <w:spacing w:after="120" w:line="240" w:lineRule="auto"/>
      <w:ind w:left="357" w:right="357"/>
      <w:contextualSpacing/>
      <w:outlineLvl w:val="1"/>
    </w:pPr>
    <w:rPr>
      <w:rFonts w:ascii="Raleway Black" w:eastAsia="Times New Roman" w:hAnsi="Raleway Black" w:cs="Times New Roman"/>
      <w:sz w:val="48"/>
      <w:szCs w:val="60"/>
      <w:lang w:val="en-GB"/>
    </w:rPr>
  </w:style>
  <w:style w:type="character" w:customStyle="1" w:styleId="ProductChar">
    <w:name w:val="Product Char"/>
    <w:basedOn w:val="DefaultParagraphFont"/>
    <w:link w:val="Product"/>
    <w:rsid w:val="00DC4FBF"/>
    <w:rPr>
      <w:rFonts w:ascii="Raleway Black" w:eastAsia="Times New Roman" w:hAnsi="Raleway Black" w:cs="Times New Roman"/>
      <w:sz w:val="48"/>
      <w:szCs w:val="60"/>
      <w:lang w:val="en-GB"/>
    </w:rPr>
  </w:style>
  <w:style w:type="paragraph" w:styleId="Title">
    <w:name w:val="Title"/>
    <w:aliases w:val="DocTitle"/>
    <w:next w:val="DocInfo"/>
    <w:link w:val="TitleChar"/>
    <w:uiPriority w:val="10"/>
    <w:rsid w:val="00DC4FBF"/>
    <w:pPr>
      <w:pBdr>
        <w:bottom w:val="single" w:sz="48" w:space="10" w:color="54B948"/>
      </w:pBdr>
      <w:suppressAutoHyphens/>
      <w:spacing w:after="120" w:line="240" w:lineRule="auto"/>
      <w:ind w:left="357" w:right="357"/>
      <w:contextualSpacing/>
      <w:outlineLvl w:val="2"/>
    </w:pPr>
    <w:rPr>
      <w:rFonts w:ascii="Open Sans" w:eastAsiaTheme="majorEastAsia" w:hAnsi="Open Sans" w:cstheme="majorBidi"/>
      <w:b/>
      <w:sz w:val="48"/>
      <w:szCs w:val="56"/>
      <w:lang w:val="en-GB"/>
    </w:rPr>
  </w:style>
  <w:style w:type="character" w:customStyle="1" w:styleId="TitleChar">
    <w:name w:val="Title Char"/>
    <w:aliases w:val="DocTitle Char"/>
    <w:basedOn w:val="DefaultParagraphFont"/>
    <w:link w:val="Title"/>
    <w:uiPriority w:val="10"/>
    <w:rsid w:val="00DC4FBF"/>
    <w:rPr>
      <w:rFonts w:ascii="Open Sans" w:eastAsiaTheme="majorEastAsia" w:hAnsi="Open Sans" w:cstheme="majorBidi"/>
      <w:b/>
      <w:sz w:val="48"/>
      <w:szCs w:val="56"/>
      <w:lang w:val="en-GB"/>
    </w:rPr>
  </w:style>
  <w:style w:type="paragraph" w:customStyle="1" w:styleId="TableBody">
    <w:name w:val="Table Body"/>
    <w:basedOn w:val="BodyText"/>
    <w:qFormat/>
    <w:rsid w:val="00DC4FBF"/>
    <w:pPr>
      <w:spacing w:before="60" w:after="60"/>
      <w:ind w:left="0"/>
    </w:pPr>
    <w:rPr>
      <w:sz w:val="20"/>
    </w:rPr>
  </w:style>
  <w:style w:type="numbering" w:customStyle="1" w:styleId="TableBulletLists">
    <w:name w:val="Table Bullet Lists"/>
    <w:uiPriority w:val="99"/>
    <w:rsid w:val="00DC4FBF"/>
    <w:pPr>
      <w:numPr>
        <w:numId w:val="12"/>
      </w:numPr>
    </w:pPr>
  </w:style>
  <w:style w:type="paragraph" w:customStyle="1" w:styleId="TableCaption">
    <w:name w:val="Table Caption"/>
    <w:basedOn w:val="BodyText"/>
    <w:next w:val="BodyText"/>
    <w:uiPriority w:val="4"/>
    <w:qFormat/>
    <w:rsid w:val="00DC4FBF"/>
    <w:pPr>
      <w:keepNext/>
      <w:numPr>
        <w:ilvl w:val="2"/>
        <w:numId w:val="13"/>
      </w:numPr>
      <w:tabs>
        <w:tab w:val="left" w:pos="1440"/>
      </w:tabs>
      <w:spacing w:before="240"/>
    </w:pPr>
    <w:rPr>
      <w:i/>
      <w:sz w:val="20"/>
    </w:rPr>
  </w:style>
  <w:style w:type="paragraph" w:customStyle="1" w:styleId="TableCaution">
    <w:name w:val="Table Caution"/>
    <w:basedOn w:val="TableBody"/>
    <w:next w:val="TableBody"/>
    <w:uiPriority w:val="4"/>
    <w:qFormat/>
    <w:rsid w:val="00DC4FBF"/>
    <w:pPr>
      <w:shd w:val="clear" w:color="auto" w:fill="FFF2CC" w:themeFill="accent4" w:themeFillTint="33"/>
      <w:tabs>
        <w:tab w:val="left" w:pos="1077"/>
      </w:tabs>
      <w:ind w:left="284" w:hanging="284"/>
    </w:pPr>
  </w:style>
  <w:style w:type="paragraph" w:customStyle="1" w:styleId="TableCodeBody">
    <w:name w:val="Table Code Body"/>
    <w:basedOn w:val="TableBody"/>
    <w:uiPriority w:val="9"/>
    <w:qFormat/>
    <w:rsid w:val="00DC4FBF"/>
    <w:pPr>
      <w:shd w:val="clear" w:color="auto" w:fill="F2F2F2" w:themeFill="background1" w:themeFillShade="F2"/>
    </w:pPr>
    <w:rPr>
      <w:rFonts w:ascii="Courier New" w:eastAsiaTheme="minorHAnsi" w:hAnsi="Courier New"/>
    </w:rPr>
  </w:style>
  <w:style w:type="table" w:styleId="TableGrid">
    <w:name w:val="Table Grid"/>
    <w:basedOn w:val="TableNormal"/>
    <w:uiPriority w:val="59"/>
    <w:rsid w:val="00DC4FBF"/>
    <w:pPr>
      <w:suppressAutoHyphens/>
      <w:spacing w:after="0" w:line="240" w:lineRule="auto"/>
    </w:pPr>
    <w:rPr>
      <w:rFonts w:ascii="Open Sans" w:eastAsia="MS Mincho" w:hAnsi="Open Sans" w:cs="Times New Roman"/>
      <w:sz w:val="20"/>
      <w:szCs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paragraph" w:customStyle="1" w:styleId="TableHeading">
    <w:name w:val="Table Heading"/>
    <w:basedOn w:val="BodyText"/>
    <w:qFormat/>
    <w:rsid w:val="00DC4FBF"/>
    <w:pPr>
      <w:spacing w:before="60" w:after="60"/>
      <w:ind w:left="0"/>
    </w:pPr>
    <w:rPr>
      <w:b/>
      <w:color w:val="FFFFFF" w:themeColor="background1"/>
      <w:sz w:val="20"/>
      <w:szCs w:val="22"/>
    </w:rPr>
  </w:style>
  <w:style w:type="table" w:customStyle="1" w:styleId="TableHeadingLeft">
    <w:name w:val="Table Heading Left"/>
    <w:basedOn w:val="TableGrid"/>
    <w:uiPriority w:val="99"/>
    <w:rsid w:val="00DC4FBF"/>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
    <w:name w:val="Table Heading Top"/>
    <w:basedOn w:val="TableGrid"/>
    <w:uiPriority w:val="99"/>
    <w:rsid w:val="00DC4FBF"/>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table" w:customStyle="1" w:styleId="TableHeadingTopLeft">
    <w:name w:val="Table Heading Top+Left"/>
    <w:basedOn w:val="TableGrid"/>
    <w:uiPriority w:val="99"/>
    <w:rsid w:val="00DC4FBF"/>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paragraph" w:customStyle="1" w:styleId="TableListBullet">
    <w:name w:val="Table List Bullet"/>
    <w:basedOn w:val="TableBody"/>
    <w:uiPriority w:val="9"/>
    <w:qFormat/>
    <w:rsid w:val="00DC4FBF"/>
    <w:pPr>
      <w:numPr>
        <w:numId w:val="14"/>
      </w:numPr>
    </w:pPr>
  </w:style>
  <w:style w:type="paragraph" w:customStyle="1" w:styleId="TableListBullet2">
    <w:name w:val="Table List Bullet 2"/>
    <w:basedOn w:val="TableListBullet"/>
    <w:uiPriority w:val="9"/>
    <w:rsid w:val="00DC4FBF"/>
    <w:pPr>
      <w:numPr>
        <w:ilvl w:val="1"/>
      </w:numPr>
    </w:pPr>
  </w:style>
  <w:style w:type="paragraph" w:customStyle="1" w:styleId="TableListContinue">
    <w:name w:val="Table List Continue"/>
    <w:basedOn w:val="TableBody"/>
    <w:uiPriority w:val="9"/>
    <w:qFormat/>
    <w:rsid w:val="00DC4FBF"/>
    <w:pPr>
      <w:ind w:left="284"/>
    </w:pPr>
  </w:style>
  <w:style w:type="paragraph" w:customStyle="1" w:styleId="TableListContinue2">
    <w:name w:val="Table List Continue 2"/>
    <w:basedOn w:val="TableListContinue"/>
    <w:uiPriority w:val="9"/>
    <w:rsid w:val="00DC4FBF"/>
    <w:pPr>
      <w:ind w:left="567"/>
    </w:pPr>
  </w:style>
  <w:style w:type="paragraph" w:customStyle="1" w:styleId="TableListNumber">
    <w:name w:val="Table List Number"/>
    <w:basedOn w:val="TableBody"/>
    <w:uiPriority w:val="9"/>
    <w:qFormat/>
    <w:rsid w:val="00DC4FBF"/>
    <w:pPr>
      <w:numPr>
        <w:numId w:val="15"/>
      </w:numPr>
    </w:pPr>
  </w:style>
  <w:style w:type="paragraph" w:customStyle="1" w:styleId="TableListNumber2">
    <w:name w:val="Table List Number 2"/>
    <w:basedOn w:val="TableListNumber"/>
    <w:uiPriority w:val="9"/>
    <w:rsid w:val="00DC4FBF"/>
    <w:pPr>
      <w:keepNext/>
      <w:numPr>
        <w:ilvl w:val="1"/>
      </w:numPr>
    </w:pPr>
  </w:style>
  <w:style w:type="table" w:customStyle="1" w:styleId="TableNoLines">
    <w:name w:val="Table NoLines"/>
    <w:basedOn w:val="TableGrid"/>
    <w:uiPriority w:val="99"/>
    <w:rsid w:val="00DC4FBF"/>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TableNote">
    <w:name w:val="Table Note"/>
    <w:basedOn w:val="TableBody"/>
    <w:next w:val="TableBody"/>
    <w:uiPriority w:val="9"/>
    <w:qFormat/>
    <w:rsid w:val="00DC4FBF"/>
    <w:pPr>
      <w:shd w:val="clear" w:color="auto" w:fill="E2EFD9" w:themeFill="accent6" w:themeFillTint="33"/>
      <w:tabs>
        <w:tab w:val="left" w:pos="720"/>
      </w:tabs>
      <w:ind w:left="284" w:hanging="284"/>
    </w:pPr>
  </w:style>
  <w:style w:type="numbering" w:customStyle="1" w:styleId="TableNumberLists">
    <w:name w:val="Table Number Lists"/>
    <w:uiPriority w:val="99"/>
    <w:rsid w:val="00DC4FBF"/>
    <w:pPr>
      <w:numPr>
        <w:numId w:val="15"/>
      </w:numPr>
    </w:pPr>
  </w:style>
  <w:style w:type="paragraph" w:styleId="TableofFigures">
    <w:name w:val="table of figures"/>
    <w:basedOn w:val="BodyText"/>
    <w:next w:val="BodyText"/>
    <w:uiPriority w:val="99"/>
    <w:unhideWhenUsed/>
    <w:rsid w:val="00DC4FBF"/>
    <w:pPr>
      <w:tabs>
        <w:tab w:val="right" w:leader="dot" w:pos="10081"/>
      </w:tabs>
      <w:spacing w:before="60" w:after="60"/>
      <w:ind w:left="901" w:hanging="181"/>
    </w:pPr>
    <w:rPr>
      <w:sz w:val="20"/>
    </w:rPr>
  </w:style>
  <w:style w:type="paragraph" w:customStyle="1" w:styleId="TableWarning">
    <w:name w:val="Table Warning"/>
    <w:basedOn w:val="TableBody"/>
    <w:next w:val="TableBody"/>
    <w:uiPriority w:val="9"/>
    <w:qFormat/>
    <w:rsid w:val="00DC4FBF"/>
    <w:pPr>
      <w:shd w:val="clear" w:color="auto" w:fill="FBE4D5" w:themeFill="accent2" w:themeFillTint="33"/>
      <w:tabs>
        <w:tab w:val="left" w:pos="1077"/>
      </w:tabs>
      <w:ind w:left="284" w:hanging="284"/>
    </w:pPr>
  </w:style>
  <w:style w:type="paragraph" w:styleId="TOC1">
    <w:name w:val="toc 1"/>
    <w:basedOn w:val="BodyText"/>
    <w:next w:val="BodyText"/>
    <w:autoRedefine/>
    <w:uiPriority w:val="39"/>
    <w:unhideWhenUsed/>
    <w:rsid w:val="00DC4FBF"/>
    <w:pPr>
      <w:tabs>
        <w:tab w:val="right" w:leader="dot" w:pos="10081"/>
      </w:tabs>
      <w:spacing w:after="0"/>
    </w:pPr>
    <w:rPr>
      <w:b/>
      <w:szCs w:val="28"/>
    </w:rPr>
  </w:style>
  <w:style w:type="paragraph" w:styleId="TOC2">
    <w:name w:val="toc 2"/>
    <w:basedOn w:val="TOC1"/>
    <w:next w:val="BodyText"/>
    <w:autoRedefine/>
    <w:uiPriority w:val="39"/>
    <w:unhideWhenUsed/>
    <w:rsid w:val="00DC4FBF"/>
    <w:pPr>
      <w:spacing w:before="60" w:after="60"/>
      <w:ind w:left="1258" w:hanging="181"/>
    </w:pPr>
    <w:rPr>
      <w:rFonts w:cs="Open Sans"/>
      <w:b w:val="0"/>
      <w:sz w:val="20"/>
    </w:rPr>
  </w:style>
  <w:style w:type="paragraph" w:styleId="TOC3">
    <w:name w:val="toc 3"/>
    <w:basedOn w:val="TOC2"/>
    <w:next w:val="BodyText"/>
    <w:autoRedefine/>
    <w:uiPriority w:val="39"/>
    <w:unhideWhenUsed/>
    <w:rsid w:val="00DC4FBF"/>
    <w:pPr>
      <w:ind w:left="1621"/>
    </w:pPr>
  </w:style>
  <w:style w:type="character" w:styleId="UnresolvedMention">
    <w:name w:val="Unresolved Mention"/>
    <w:basedOn w:val="DefaultParagraphFont"/>
    <w:uiPriority w:val="99"/>
    <w:unhideWhenUsed/>
    <w:rsid w:val="00DC4FBF"/>
    <w:rPr>
      <w:color w:val="605E5C"/>
      <w:shd w:val="clear" w:color="auto" w:fill="E1DFDD"/>
    </w:rPr>
  </w:style>
  <w:style w:type="paragraph" w:customStyle="1" w:styleId="Warning">
    <w:name w:val="Warning"/>
    <w:basedOn w:val="BodyText"/>
    <w:next w:val="BodyText"/>
    <w:uiPriority w:val="9"/>
    <w:qFormat/>
    <w:rsid w:val="00DC4FBF"/>
    <w:pPr>
      <w:numPr>
        <w:numId w:val="16"/>
      </w:numPr>
      <w:shd w:val="clear" w:color="auto" w:fill="FBE4D5" w:themeFill="accent2" w:themeFillTint="33"/>
      <w:tabs>
        <w:tab w:val="left" w:pos="720"/>
        <w:tab w:val="left" w:pos="1440"/>
      </w:tabs>
    </w:pPr>
  </w:style>
  <w:style w:type="paragraph" w:customStyle="1" w:styleId="Warning2">
    <w:name w:val="Warning 2"/>
    <w:basedOn w:val="Warning"/>
    <w:next w:val="BodyText2"/>
    <w:uiPriority w:val="9"/>
    <w:qFormat/>
    <w:rsid w:val="00DC4FBF"/>
    <w:pPr>
      <w:numPr>
        <w:ilvl w:val="1"/>
      </w:numPr>
      <w:tabs>
        <w:tab w:val="clear" w:pos="720"/>
        <w:tab w:val="clear" w:pos="1440"/>
        <w:tab w:val="left" w:pos="1077"/>
        <w:tab w:val="left" w:pos="1797"/>
      </w:tabs>
      <w:suppressAutoHyphens w:val="0"/>
    </w:pPr>
  </w:style>
  <w:style w:type="paragraph" w:customStyle="1" w:styleId="Warning3">
    <w:name w:val="Warning 3"/>
    <w:basedOn w:val="Warning2"/>
    <w:next w:val="Normal"/>
    <w:uiPriority w:val="9"/>
    <w:rsid w:val="00DC4FBF"/>
    <w:pPr>
      <w:numPr>
        <w:ilvl w:val="2"/>
      </w:numPr>
      <w:tabs>
        <w:tab w:val="clear" w:pos="1077"/>
        <w:tab w:val="clear" w:pos="1797"/>
        <w:tab w:val="left" w:pos="1440"/>
        <w:tab w:val="left" w:pos="2155"/>
      </w:tabs>
    </w:pPr>
  </w:style>
  <w:style w:type="numbering" w:customStyle="1" w:styleId="Warnings">
    <w:name w:val="Warnings"/>
    <w:uiPriority w:val="99"/>
    <w:rsid w:val="00DC4FBF"/>
    <w:pPr>
      <w:numPr>
        <w:numId w:val="16"/>
      </w:numPr>
    </w:pPr>
  </w:style>
  <w:style w:type="paragraph" w:styleId="Revision">
    <w:name w:val="Revision"/>
    <w:hidden/>
    <w:uiPriority w:val="99"/>
    <w:semiHidden/>
    <w:rsid w:val="00570B77"/>
    <w:pPr>
      <w:spacing w:after="0" w:line="240" w:lineRule="auto"/>
    </w:pPr>
    <w:rPr>
      <w:rFonts w:ascii="Open Sans" w:eastAsia="Times New Roman" w:hAnsi="Open Sans" w:cs="Times New Roman"/>
      <w:lang w:val="en-GB"/>
    </w:rPr>
  </w:style>
  <w:style w:type="paragraph" w:styleId="TOC4">
    <w:name w:val="toc 4"/>
    <w:hidden/>
    <w:uiPriority w:val="39"/>
    <w:rsid w:val="00570B77"/>
    <w:pPr>
      <w:spacing w:after="0"/>
      <w:ind w:left="745" w:right="15" w:hanging="10"/>
    </w:pPr>
    <w:rPr>
      <w:rFonts w:ascii="Calibri" w:eastAsia="Calibri" w:hAnsi="Calibri" w:cs="Calibri"/>
      <w:color w:val="000000"/>
      <w:sz w:val="16"/>
    </w:rPr>
  </w:style>
  <w:style w:type="table" w:customStyle="1" w:styleId="TableGrid1">
    <w:name w:val="Table Grid1"/>
    <w:rsid w:val="00570B77"/>
    <w:pPr>
      <w:spacing w:after="0" w:line="240" w:lineRule="auto"/>
    </w:pPr>
    <w:rPr>
      <w:rFonts w:eastAsiaTheme="minorEastAsia"/>
    </w:rPr>
    <w:tblPr>
      <w:tblCellMar>
        <w:top w:w="0" w:type="dxa"/>
        <w:left w:w="0" w:type="dxa"/>
        <w:bottom w:w="0" w:type="dxa"/>
        <w:right w:w="0" w:type="dxa"/>
      </w:tblCellMar>
    </w:tblPr>
  </w:style>
  <w:style w:type="paragraph" w:customStyle="1" w:styleId="TableCellText">
    <w:name w:val="Table Cell Text"/>
    <w:basedOn w:val="Normal"/>
    <w:rsid w:val="00570B77"/>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570B77"/>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570B77"/>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570B77"/>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570B77"/>
    <w:pPr>
      <w:spacing w:after="200" w:line="240" w:lineRule="auto"/>
    </w:pPr>
    <w:rPr>
      <w:i/>
      <w:iCs/>
      <w:color w:val="44546A" w:themeColor="text2"/>
      <w:sz w:val="18"/>
      <w:szCs w:val="18"/>
    </w:rPr>
  </w:style>
  <w:style w:type="paragraph" w:customStyle="1" w:styleId="Standard">
    <w:name w:val="Standard"/>
    <w:rsid w:val="00570B77"/>
    <w:pPr>
      <w:widowControl w:val="0"/>
      <w:suppressAutoHyphens/>
      <w:spacing w:after="0" w:line="240" w:lineRule="auto"/>
      <w:textAlignment w:val="baseline"/>
    </w:pPr>
    <w:rPr>
      <w:rFonts w:ascii="Times New Roman" w:eastAsia="Arial Unicode MS" w:hAnsi="Times New Roman" w:cs="Times New Roman"/>
      <w:kern w:val="1"/>
      <w:sz w:val="20"/>
      <w:szCs w:val="24"/>
      <w:lang w:eastAsia="ar-SA"/>
    </w:rPr>
  </w:style>
  <w:style w:type="paragraph" w:customStyle="1" w:styleId="Default">
    <w:name w:val="Default"/>
    <w:rsid w:val="00570B77"/>
    <w:pPr>
      <w:autoSpaceDE w:val="0"/>
      <w:autoSpaceDN w:val="0"/>
      <w:adjustRightInd w:val="0"/>
      <w:spacing w:after="0" w:line="240" w:lineRule="auto"/>
    </w:pPr>
    <w:rPr>
      <w:rFonts w:ascii="Open Sans" w:eastAsiaTheme="minorEastAsia" w:hAnsi="Open Sans" w:cs="Open Sans"/>
      <w:color w:val="000000"/>
      <w:sz w:val="24"/>
      <w:szCs w:val="24"/>
    </w:rPr>
  </w:style>
  <w:style w:type="paragraph" w:styleId="TOC5">
    <w:name w:val="toc 5"/>
    <w:basedOn w:val="Normal"/>
    <w:next w:val="Normal"/>
    <w:autoRedefine/>
    <w:uiPriority w:val="39"/>
    <w:rsid w:val="00570B77"/>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570B7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570B7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570B7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570B77"/>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oleObject" Target="embeddings/oleObject2.bin"/><Relationship Id="rId42" Type="http://schemas.microsoft.com/office/2016/09/relationships/commentsIds" Target="commentsIds.xml"/><Relationship Id="rId63" Type="http://schemas.openxmlformats.org/officeDocument/2006/relationships/image" Target="media/image37.png"/><Relationship Id="rId84" Type="http://schemas.openxmlformats.org/officeDocument/2006/relationships/image" Target="media/image58.emf"/><Relationship Id="rId16" Type="http://schemas.openxmlformats.org/officeDocument/2006/relationships/image" Target="media/image4.jpg"/><Relationship Id="rId107" Type="http://schemas.openxmlformats.org/officeDocument/2006/relationships/image" Target="media/image81.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6.jpg"/><Relationship Id="rId53" Type="http://schemas.openxmlformats.org/officeDocument/2006/relationships/image" Target="media/image27.png"/><Relationship Id="rId58" Type="http://schemas.openxmlformats.org/officeDocument/2006/relationships/image" Target="media/image32.emf"/><Relationship Id="rId74" Type="http://schemas.openxmlformats.org/officeDocument/2006/relationships/image" Target="media/image48.png"/><Relationship Id="rId79" Type="http://schemas.openxmlformats.org/officeDocument/2006/relationships/image" Target="media/image53.emf"/><Relationship Id="rId102" Type="http://schemas.openxmlformats.org/officeDocument/2006/relationships/image" Target="media/image76.png"/><Relationship Id="rId123" Type="http://schemas.openxmlformats.org/officeDocument/2006/relationships/image" Target="media/image95.png"/><Relationship Id="rId128" Type="http://schemas.openxmlformats.org/officeDocument/2006/relationships/image" Target="media/image98.emf"/><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8.png"/><Relationship Id="rId27" Type="http://schemas.openxmlformats.org/officeDocument/2006/relationships/oleObject" Target="embeddings/oleObject5.bin"/><Relationship Id="rId43" Type="http://schemas.microsoft.com/office/2018/08/relationships/commentsExtensible" Target="commentsExtensible.xml"/><Relationship Id="rId48" Type="http://schemas.openxmlformats.org/officeDocument/2006/relationships/image" Target="media/image23.jpe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microsoft.com/office/2011/relationships/people" Target="people.xml"/><Relationship Id="rId80" Type="http://schemas.openxmlformats.org/officeDocument/2006/relationships/image" Target="media/image54.png"/><Relationship Id="rId85" Type="http://schemas.openxmlformats.org/officeDocument/2006/relationships/image" Target="media/image59.emf"/><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oleObject" Target="embeddings/oleObject8.bin"/><Relationship Id="rId38" Type="http://schemas.openxmlformats.org/officeDocument/2006/relationships/image" Target="media/image17.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emf"/><Relationship Id="rId124" Type="http://schemas.openxmlformats.org/officeDocument/2006/relationships/oleObject" Target="embeddings/oleObject12.bin"/><Relationship Id="rId129" Type="http://schemas.openxmlformats.org/officeDocument/2006/relationships/header" Target="header4.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3.emf"/><Relationship Id="rId114" Type="http://schemas.openxmlformats.org/officeDocument/2006/relationships/image" Target="media/image88.png"/><Relationship Id="rId119" Type="http://schemas.openxmlformats.org/officeDocument/2006/relationships/oleObject" Target="embeddings/oleObject10.bin"/><Relationship Id="rId44" Type="http://schemas.openxmlformats.org/officeDocument/2006/relationships/image" Target="media/image19.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emf"/><Relationship Id="rId86" Type="http://schemas.openxmlformats.org/officeDocument/2006/relationships/image" Target="media/image60.png"/><Relationship Id="rId130" Type="http://schemas.openxmlformats.org/officeDocument/2006/relationships/hyperlink" Target="https://xxx.xxx.xxx" TargetMode="Externa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image" Target="media/image8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emf"/><Relationship Id="rId97" Type="http://schemas.openxmlformats.org/officeDocument/2006/relationships/image" Target="media/image71.png"/><Relationship Id="rId104" Type="http://schemas.openxmlformats.org/officeDocument/2006/relationships/image" Target="media/image78.emf"/><Relationship Id="rId120" Type="http://schemas.openxmlformats.org/officeDocument/2006/relationships/image" Target="media/image93.png"/><Relationship Id="rId125"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png"/><Relationship Id="rId40" Type="http://schemas.openxmlformats.org/officeDocument/2006/relationships/comments" Target="comments.xml"/><Relationship Id="rId45" Type="http://schemas.openxmlformats.org/officeDocument/2006/relationships/image" Target="media/image20.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header" Target="header5.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oleObject" Target="embeddings/oleObject1.bin"/><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30.emf"/><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7.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emf"/><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1.png"/><Relationship Id="rId67" Type="http://schemas.openxmlformats.org/officeDocument/2006/relationships/image" Target="media/image41.png"/><Relationship Id="rId116" Type="http://schemas.openxmlformats.org/officeDocument/2006/relationships/image" Target="media/image90.png"/><Relationship Id="rId20" Type="http://schemas.openxmlformats.org/officeDocument/2006/relationships/image" Target="media/image7.png"/><Relationship Id="rId41" Type="http://schemas.microsoft.com/office/2011/relationships/commentsExtended" Target="commentsExtended.xml"/><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footer" Target="footer4.xml"/><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oleObject" Target="embeddings/oleObject13.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6.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0.png"/><Relationship Id="rId47" Type="http://schemas.openxmlformats.org/officeDocument/2006/relationships/image" Target="media/image22.jp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fontTable" Target="fontTable.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BF02-B821-44A5-8041-836F9B0D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8532</TotalTime>
  <Pages>93</Pages>
  <Words>14661</Words>
  <Characters>83571</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Robinson</dc:creator>
  <cp:keywords/>
  <dc:description/>
  <cp:lastModifiedBy>Moses, Robinson</cp:lastModifiedBy>
  <cp:revision>249</cp:revision>
  <dcterms:created xsi:type="dcterms:W3CDTF">2023-03-13T07:23:00Z</dcterms:created>
  <dcterms:modified xsi:type="dcterms:W3CDTF">2023-03-16T13:58:00Z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2023-03-10T11:34:36Z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592552a0-aa12-44ba-96da-ba426981b322</vt:lpwstr>
  </property>
  <property fmtid="{D5CDD505-2E9C-101B-9397-08002B2CF9AE}" pid="8" name="MSIP_Label_dc233488-06c6-4c2b-96ac-e256c4376f84_ContentBits">
    <vt:lpwstr>0</vt:lpwstr>
  </property>
</Properties>
</file>