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8B5" w14:textId="59E81DC7" w:rsidR="00514DA4" w:rsidRDefault="00C93A2B" w:rsidP="00514DA4">
      <w:pPr>
        <w:pStyle w:val="Brand"/>
      </w:pPr>
      <w:r>
        <w:t>CXBanking</w:t>
      </w:r>
    </w:p>
    <w:p w14:paraId="410E2B39" w14:textId="60DA47CF" w:rsidR="00F56777" w:rsidRPr="00F56777" w:rsidRDefault="00C93A2B" w:rsidP="00F56777">
      <w:pPr>
        <w:pStyle w:val="Product"/>
      </w:pPr>
      <w:r>
        <w:t>OptiNet</w:t>
      </w:r>
      <w:r w:rsidR="00C22C50">
        <w:t xml:space="preserve"> 10.</w:t>
      </w:r>
      <w:ins w:id="0" w:author="Pinnu, Sainath" w:date="2023-04-03T17:52:00Z">
        <w:r w:rsidR="005609B5">
          <w:t>1</w:t>
        </w:r>
      </w:ins>
      <w:del w:id="1" w:author="Pinnu, Sainath" w:date="2023-04-03T17:52:00Z">
        <w:r w:rsidR="00C22C50" w:rsidDel="005609B5">
          <w:delText>0</w:delText>
        </w:r>
      </w:del>
    </w:p>
    <w:p w14:paraId="579D10E2" w14:textId="75672578" w:rsidR="000B3F3C" w:rsidRDefault="00C93A2B" w:rsidP="00F56777">
      <w:pPr>
        <w:pStyle w:val="Title"/>
      </w:pPr>
      <w:r>
        <w:t>User Reference Guide</w:t>
      </w:r>
    </w:p>
    <w:p w14:paraId="7F831F38" w14:textId="77777777" w:rsidR="00180D05" w:rsidRPr="003F0EA4" w:rsidRDefault="00094CE6" w:rsidP="00387A0D">
      <w:pPr>
        <w:pStyle w:val="DocInfo"/>
        <w:rPr>
          <w:b/>
          <w:bCs/>
        </w:rPr>
      </w:pPr>
      <w:r w:rsidRPr="003F0EA4">
        <w:rPr>
          <w:b/>
          <w:bCs/>
        </w:rPr>
        <w:t>Build Number</w:t>
      </w:r>
      <w:commentRangeStart w:id="2"/>
      <w:r w:rsidRPr="003F0EA4">
        <w:rPr>
          <w:b/>
          <w:bCs/>
        </w:rPr>
        <w:t xml:space="preserve"> </w:t>
      </w:r>
      <w:r w:rsidR="00180D05" w:rsidRPr="003F0EA4">
        <w:rPr>
          <w:b/>
          <w:bCs/>
        </w:rPr>
        <w:t>2083</w:t>
      </w:r>
      <w:commentRangeEnd w:id="2"/>
      <w:r w:rsidR="00743EA5">
        <w:rPr>
          <w:rStyle w:val="CommentReference"/>
          <w:rFonts w:eastAsia="MS Mincho"/>
          <w:lang w:val="en-US"/>
        </w:rPr>
        <w:commentReference w:id="2"/>
      </w:r>
    </w:p>
    <w:p w14:paraId="7E77716C" w14:textId="787343EF" w:rsidR="00B05E19" w:rsidRPr="003F0EA4" w:rsidRDefault="003F0EA4" w:rsidP="00C06923">
      <w:pPr>
        <w:pStyle w:val="Date"/>
        <w:rPr>
          <w:b/>
          <w:bCs/>
        </w:rPr>
      </w:pPr>
      <w:del w:id="3" w:author="Moses, Robinson" w:date="2023-04-18T00:51:00Z">
        <w:r w:rsidRPr="003F0EA4" w:rsidDel="00743EA5">
          <w:rPr>
            <w:b/>
            <w:bCs/>
          </w:rPr>
          <w:delText xml:space="preserve">March </w:delText>
        </w:r>
      </w:del>
      <w:ins w:id="4" w:author="Moses, Robinson" w:date="2023-04-18T00:51:00Z">
        <w:r w:rsidR="00743EA5">
          <w:rPr>
            <w:b/>
            <w:bCs/>
          </w:rPr>
          <w:t>April</w:t>
        </w:r>
        <w:r w:rsidR="00743EA5" w:rsidRPr="003F0EA4">
          <w:rPr>
            <w:b/>
            <w:bCs/>
          </w:rPr>
          <w:t xml:space="preserve"> </w:t>
        </w:r>
      </w:ins>
      <w:r w:rsidRPr="003F0EA4">
        <w:rPr>
          <w:b/>
          <w:bCs/>
        </w:rPr>
        <w:t>2023</w:t>
      </w:r>
    </w:p>
    <w:p w14:paraId="474747AD" w14:textId="77777777" w:rsidR="008447FE" w:rsidRPr="002C38D9" w:rsidRDefault="008447FE" w:rsidP="003F0EA4">
      <w:pPr>
        <w:pStyle w:val="ChapterTitle"/>
      </w:pPr>
      <w:bookmarkStart w:id="5" w:name="_Toc130783734"/>
      <w:r w:rsidRPr="002C38D9">
        <w:t>Copyright and Trademark Information</w:t>
      </w:r>
      <w:bookmarkEnd w:id="5"/>
    </w:p>
    <w:p w14:paraId="50BDF994" w14:textId="33B7C37A" w:rsidR="0071692A" w:rsidRPr="00A875AE" w:rsidRDefault="0071692A" w:rsidP="0071692A">
      <w:pPr>
        <w:pStyle w:val="BodyText"/>
      </w:pPr>
      <w:r w:rsidRPr="00A875AE">
        <w:t xml:space="preserve">If this guide is distributed with software that includes an end-user agreement, this guide, as well as the software described in it, is furnished under </w:t>
      </w:r>
      <w:r w:rsidR="00EB2242" w:rsidRPr="00A875AE">
        <w:t>license,</w:t>
      </w:r>
      <w:r w:rsidRPr="00A875AE">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w:t>
      </w:r>
      <w:r>
        <w:t>NCR Corporation</w:t>
      </w:r>
      <w:r w:rsidRPr="00A875AE">
        <w:t>. Please note that the content in this guide is protected under copyright law even if it is not distributed with software that includes an end-user license agreement.</w:t>
      </w:r>
    </w:p>
    <w:p w14:paraId="231C7FD4" w14:textId="77777777" w:rsidR="0071692A" w:rsidRPr="00A875AE" w:rsidRDefault="0071692A" w:rsidP="0071692A">
      <w:pPr>
        <w:pStyle w:val="BodyText"/>
      </w:pPr>
      <w:r w:rsidRPr="00A875AE">
        <w:t xml:space="preserve">The content of this guide is furnished for informational use only, is subject to change without notice, and should not be construed as a commitment by </w:t>
      </w:r>
      <w:r>
        <w:t>NCR Corporation</w:t>
      </w:r>
      <w:r w:rsidRPr="00A875AE">
        <w:t xml:space="preserve">. </w:t>
      </w:r>
      <w:r>
        <w:t>NCR Corporation</w:t>
      </w:r>
      <w:r w:rsidRPr="00A875AE">
        <w:t xml:space="preserve"> assumes no responsibility or liability for any errors or inaccuracies that may appear in the informational content contained in this guide. </w:t>
      </w:r>
    </w:p>
    <w:p w14:paraId="1760B26C" w14:textId="77777777" w:rsidR="0071692A" w:rsidRDefault="0071692A" w:rsidP="0071692A">
      <w:pPr>
        <w:pStyle w:val="BodyText"/>
      </w:pPr>
      <w:r w:rsidRPr="00A875AE">
        <w:t xml:space="preserve">OptiCash, OptiNet, OptiVault, OptiCashMI, OptiVLM, OptimizeCF, OptiSuite, OptiRecon, and OptiBridge are trademarks of </w:t>
      </w:r>
      <w:r>
        <w:t>NCR Corporation.</w:t>
      </w:r>
    </w:p>
    <w:p w14:paraId="73A99ADE" w14:textId="2BD2F20B" w:rsidR="0071692A" w:rsidRPr="00A875AE" w:rsidRDefault="0071692A" w:rsidP="0071692A">
      <w:pPr>
        <w:pStyle w:val="BodyText"/>
      </w:pPr>
      <w:r>
        <w:t xml:space="preserve">Adobe Acrobat Reader is a registered trademark of </w:t>
      </w:r>
      <w:r w:rsidRPr="00A875AE">
        <w:t xml:space="preserve">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r w:rsidR="00EB2242" w:rsidRPr="00A875AE">
        <w:t>States,</w:t>
      </w:r>
      <w:r w:rsidRPr="00A875AE">
        <w:t xml:space="preserve"> and other countries. Oracle is a trademark of Oracle in the United States and other countries. Websphere is a trademark of </w:t>
      </w:r>
      <w:smartTag w:uri="urn:schemas-microsoft-com:office:smarttags" w:element="stockticker">
        <w:r w:rsidRPr="00A875AE">
          <w:t>IBM</w:t>
        </w:r>
      </w:smartTag>
      <w:r w:rsidRPr="00A875AE">
        <w:t xml:space="preserve"> in the United States and other countries. UNIX is a trademark in the United States and other countries, licensed exclusively through X/Open Company, Ltd. All other trademarks are the property of their respective owners. </w:t>
      </w:r>
    </w:p>
    <w:p w14:paraId="4CA73B59" w14:textId="77777777" w:rsidR="0071692A" w:rsidRDefault="0071692A" w:rsidP="0071692A">
      <w:pPr>
        <w:pStyle w:val="BodyText"/>
      </w:pPr>
      <w:r w:rsidRPr="00A875AE">
        <w:t xml:space="preserve">Copyright </w:t>
      </w:r>
      <w:r>
        <w:t>NCR Corporation</w:t>
      </w:r>
      <w:r w:rsidRPr="00A875AE">
        <w:t>. All Rights Reserved.</w:t>
      </w:r>
    </w:p>
    <w:p w14:paraId="4CB2C536" w14:textId="77777777" w:rsidR="002E1E15" w:rsidRDefault="002E1E15" w:rsidP="003F0EA4">
      <w:pPr>
        <w:pStyle w:val="ChapterTitle"/>
      </w:pPr>
      <w:bookmarkStart w:id="6" w:name="_Toc130783735"/>
      <w:r>
        <w:t>Revision Record</w:t>
      </w:r>
      <w:bookmarkEnd w:id="6"/>
    </w:p>
    <w:tbl>
      <w:tblPr>
        <w:tblStyle w:val="TableHeadingTop"/>
        <w:tblW w:w="9360" w:type="dxa"/>
        <w:tblLook w:val="04A0" w:firstRow="1" w:lastRow="0" w:firstColumn="1" w:lastColumn="0" w:noHBand="0" w:noVBand="1"/>
      </w:tblPr>
      <w:tblGrid>
        <w:gridCol w:w="1440"/>
        <w:gridCol w:w="1440"/>
        <w:gridCol w:w="6480"/>
      </w:tblGrid>
      <w:tr w:rsidR="002E1E15" w:rsidRPr="00CA70B5" w14:paraId="59626999"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01449977" w14:textId="77777777" w:rsidR="002E1E15" w:rsidRPr="00D22F24" w:rsidRDefault="002E1E15" w:rsidP="00D22F24">
            <w:pPr>
              <w:pStyle w:val="TableHeading"/>
              <w:jc w:val="center"/>
            </w:pPr>
            <w:r w:rsidRPr="00D22F24">
              <w:t>Date</w:t>
            </w:r>
          </w:p>
        </w:tc>
        <w:tc>
          <w:tcPr>
            <w:tcW w:w="1440" w:type="dxa"/>
          </w:tcPr>
          <w:p w14:paraId="3FC00C79" w14:textId="77777777" w:rsidR="002E1E15" w:rsidRPr="00D22F24" w:rsidRDefault="002E1E15" w:rsidP="00D22F24">
            <w:pPr>
              <w:pStyle w:val="TableHeading"/>
              <w:jc w:val="center"/>
            </w:pPr>
            <w:r w:rsidRPr="00D22F24">
              <w:t>Page No.</w:t>
            </w:r>
          </w:p>
        </w:tc>
        <w:tc>
          <w:tcPr>
            <w:tcW w:w="6480" w:type="dxa"/>
          </w:tcPr>
          <w:p w14:paraId="45AB582C" w14:textId="77777777" w:rsidR="002E1E15" w:rsidRPr="00CA70B5" w:rsidRDefault="002E1E15" w:rsidP="00A72BF3">
            <w:pPr>
              <w:pStyle w:val="TableHeading"/>
            </w:pPr>
            <w:r>
              <w:t>Description of Change</w:t>
            </w:r>
          </w:p>
        </w:tc>
      </w:tr>
      <w:tr w:rsidR="002E1E15" w:rsidRPr="00F52559" w14:paraId="0A3E12EE" w14:textId="77777777" w:rsidTr="00CF09C4">
        <w:tc>
          <w:tcPr>
            <w:tcW w:w="1440" w:type="dxa"/>
            <w:tcBorders>
              <w:bottom w:val="nil"/>
            </w:tcBorders>
          </w:tcPr>
          <w:p w14:paraId="2F79F5B7" w14:textId="26E95B15" w:rsidR="002E1E15" w:rsidRPr="00F52559" w:rsidRDefault="0076312C" w:rsidP="002B4945">
            <w:pPr>
              <w:pStyle w:val="TableBody"/>
              <w:jc w:val="center"/>
            </w:pPr>
            <w:del w:id="7" w:author="Moses, Robinson" w:date="2023-04-18T00:50:00Z">
              <w:r w:rsidDel="00602E6D">
                <w:delText xml:space="preserve">March </w:delText>
              </w:r>
            </w:del>
            <w:ins w:id="8" w:author="Moses, Robinson" w:date="2023-04-18T00:50:00Z">
              <w:r w:rsidR="00602E6D">
                <w:t xml:space="preserve">April </w:t>
              </w:r>
            </w:ins>
            <w:r>
              <w:t>2023</w:t>
            </w:r>
          </w:p>
        </w:tc>
        <w:tc>
          <w:tcPr>
            <w:tcW w:w="1440" w:type="dxa"/>
          </w:tcPr>
          <w:p w14:paraId="74D42CDE" w14:textId="58A68F73" w:rsidR="002E1E15" w:rsidRDefault="0076312C" w:rsidP="002B4945">
            <w:pPr>
              <w:pStyle w:val="TableBody"/>
              <w:keepNext/>
              <w:jc w:val="center"/>
            </w:pPr>
            <w:r>
              <w:t>ALL</w:t>
            </w:r>
          </w:p>
        </w:tc>
        <w:tc>
          <w:tcPr>
            <w:tcW w:w="6480" w:type="dxa"/>
          </w:tcPr>
          <w:p w14:paraId="0ACA341E" w14:textId="1C4B43B4" w:rsidR="002E1E15" w:rsidRPr="00F52559" w:rsidRDefault="0076312C" w:rsidP="00303136">
            <w:pPr>
              <w:pStyle w:val="TableBody"/>
              <w:keepNext/>
            </w:pPr>
            <w:del w:id="9" w:author="Moses, Robinson" w:date="2023-04-18T00:51:00Z">
              <w:r w:rsidDel="00602E6D">
                <w:delText>Formatting Changes</w:delText>
              </w:r>
            </w:del>
            <w:ins w:id="10" w:author="Moses, Robinson" w:date="2023-04-18T00:51:00Z">
              <w:r w:rsidR="00743EA5">
                <w:t>Initial</w:t>
              </w:r>
              <w:r w:rsidR="00602E6D">
                <w:t xml:space="preserve"> </w:t>
              </w:r>
              <w:r w:rsidR="00743EA5">
                <w:t>Draft</w:t>
              </w:r>
            </w:ins>
          </w:p>
        </w:tc>
      </w:tr>
      <w:tr w:rsidR="002E1E15" w:rsidRPr="00F52559" w14:paraId="431E8040" w14:textId="77777777" w:rsidTr="00CF09C4">
        <w:tc>
          <w:tcPr>
            <w:tcW w:w="1440" w:type="dxa"/>
            <w:tcBorders>
              <w:top w:val="nil"/>
              <w:bottom w:val="nil"/>
            </w:tcBorders>
          </w:tcPr>
          <w:p w14:paraId="0A68F880" w14:textId="77777777" w:rsidR="002E1E15" w:rsidRPr="00F52559" w:rsidRDefault="002E1E15" w:rsidP="002B4945">
            <w:pPr>
              <w:pStyle w:val="TableBody"/>
              <w:keepNext/>
              <w:jc w:val="center"/>
            </w:pPr>
          </w:p>
        </w:tc>
        <w:tc>
          <w:tcPr>
            <w:tcW w:w="1440" w:type="dxa"/>
          </w:tcPr>
          <w:p w14:paraId="7811F746" w14:textId="3747753B" w:rsidR="002E1E15" w:rsidRDefault="002E1E15" w:rsidP="002B4945">
            <w:pPr>
              <w:pStyle w:val="TableBody"/>
              <w:keepNext/>
              <w:jc w:val="center"/>
            </w:pPr>
          </w:p>
        </w:tc>
        <w:tc>
          <w:tcPr>
            <w:tcW w:w="6480" w:type="dxa"/>
          </w:tcPr>
          <w:p w14:paraId="64484225" w14:textId="0FA4907B" w:rsidR="002E1E15" w:rsidRPr="00F52559" w:rsidRDefault="002E1E15" w:rsidP="002B4945">
            <w:pPr>
              <w:pStyle w:val="TableBody"/>
              <w:keepNext/>
            </w:pPr>
          </w:p>
        </w:tc>
      </w:tr>
      <w:tr w:rsidR="002E1E15" w:rsidRPr="00F52559" w14:paraId="55E83AD6" w14:textId="77777777" w:rsidTr="00CF09C4">
        <w:tc>
          <w:tcPr>
            <w:tcW w:w="1440" w:type="dxa"/>
            <w:tcBorders>
              <w:top w:val="nil"/>
              <w:bottom w:val="single" w:sz="4" w:space="0" w:color="auto"/>
            </w:tcBorders>
          </w:tcPr>
          <w:p w14:paraId="042AE5EE" w14:textId="77777777" w:rsidR="002E1E15" w:rsidRPr="00F52559" w:rsidRDefault="002E1E15" w:rsidP="002B4945">
            <w:pPr>
              <w:pStyle w:val="TableBody"/>
              <w:keepNext/>
              <w:jc w:val="center"/>
            </w:pPr>
          </w:p>
        </w:tc>
        <w:tc>
          <w:tcPr>
            <w:tcW w:w="1440" w:type="dxa"/>
          </w:tcPr>
          <w:p w14:paraId="7CC3844B" w14:textId="1F136996" w:rsidR="002E1E15" w:rsidRDefault="002E1E15" w:rsidP="002B4945">
            <w:pPr>
              <w:pStyle w:val="TableBody"/>
              <w:keepNext/>
              <w:jc w:val="center"/>
            </w:pPr>
          </w:p>
        </w:tc>
        <w:tc>
          <w:tcPr>
            <w:tcW w:w="6480" w:type="dxa"/>
          </w:tcPr>
          <w:p w14:paraId="73B73139" w14:textId="4B693B43" w:rsidR="002E1E15" w:rsidRPr="00F52559" w:rsidRDefault="002E1E15" w:rsidP="002B4945">
            <w:pPr>
              <w:pStyle w:val="TableBody"/>
              <w:keepNext/>
            </w:pPr>
          </w:p>
        </w:tc>
      </w:tr>
    </w:tbl>
    <w:p w14:paraId="49260992" w14:textId="77777777" w:rsidR="002E1E15" w:rsidRDefault="002E1E15" w:rsidP="00FC33F8">
      <w:pPr>
        <w:pStyle w:val="BodyText"/>
      </w:pPr>
    </w:p>
    <w:p w14:paraId="05043B09" w14:textId="77777777" w:rsidR="00FC33F8" w:rsidRDefault="00FC33F8" w:rsidP="00FC33F8">
      <w:pPr>
        <w:pStyle w:val="BodyText"/>
      </w:pPr>
    </w:p>
    <w:p w14:paraId="0E59693E" w14:textId="77777777" w:rsidR="00EF6ABC" w:rsidRDefault="00EF6ABC" w:rsidP="003F0EA4">
      <w:pPr>
        <w:pStyle w:val="ChapterTitle"/>
      </w:pPr>
      <w:bookmarkStart w:id="11" w:name="_Toc130783736"/>
      <w:r w:rsidRPr="00C361EB">
        <w:t>Contents</w:t>
      </w:r>
      <w:bookmarkEnd w:id="11"/>
    </w:p>
    <w:p w14:paraId="496FF109" w14:textId="69DFDA29" w:rsidR="004E0095"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0783734" w:history="1">
        <w:r w:rsidR="004E0095" w:rsidRPr="00272830">
          <w:rPr>
            <w:rStyle w:val="Hyperlink"/>
            <w:noProof/>
          </w:rPr>
          <w:t>Copyright and Trademark Information</w:t>
        </w:r>
        <w:r w:rsidR="004E0095">
          <w:rPr>
            <w:noProof/>
            <w:webHidden/>
          </w:rPr>
          <w:tab/>
        </w:r>
        <w:r w:rsidR="004E0095">
          <w:rPr>
            <w:noProof/>
            <w:webHidden/>
          </w:rPr>
          <w:fldChar w:fldCharType="begin"/>
        </w:r>
        <w:r w:rsidR="004E0095">
          <w:rPr>
            <w:noProof/>
            <w:webHidden/>
          </w:rPr>
          <w:instrText xml:space="preserve"> PAGEREF _Toc130783734 \h </w:instrText>
        </w:r>
        <w:r w:rsidR="004E0095">
          <w:rPr>
            <w:noProof/>
            <w:webHidden/>
          </w:rPr>
        </w:r>
        <w:r w:rsidR="004E0095">
          <w:rPr>
            <w:noProof/>
            <w:webHidden/>
          </w:rPr>
          <w:fldChar w:fldCharType="separate"/>
        </w:r>
        <w:r w:rsidR="009F0B76">
          <w:rPr>
            <w:noProof/>
            <w:webHidden/>
          </w:rPr>
          <w:t>2</w:t>
        </w:r>
        <w:r w:rsidR="004E0095">
          <w:rPr>
            <w:noProof/>
            <w:webHidden/>
          </w:rPr>
          <w:fldChar w:fldCharType="end"/>
        </w:r>
      </w:hyperlink>
    </w:p>
    <w:p w14:paraId="667EBB89" w14:textId="4017BE98" w:rsidR="004E0095" w:rsidRDefault="00AA0674">
      <w:pPr>
        <w:pStyle w:val="TOC1"/>
        <w:rPr>
          <w:rFonts w:asciiTheme="minorHAnsi" w:eastAsiaTheme="minorEastAsia" w:hAnsiTheme="minorHAnsi" w:cstheme="minorBidi"/>
          <w:b w:val="0"/>
          <w:noProof/>
          <w:szCs w:val="22"/>
          <w:lang w:val="en-US"/>
        </w:rPr>
      </w:pPr>
      <w:hyperlink w:anchor="_Toc130783735" w:history="1">
        <w:r w:rsidR="004E0095" w:rsidRPr="00272830">
          <w:rPr>
            <w:rStyle w:val="Hyperlink"/>
            <w:noProof/>
          </w:rPr>
          <w:t>Revision Record</w:t>
        </w:r>
        <w:r w:rsidR="004E0095">
          <w:rPr>
            <w:noProof/>
            <w:webHidden/>
          </w:rPr>
          <w:tab/>
        </w:r>
        <w:r w:rsidR="004E0095">
          <w:rPr>
            <w:noProof/>
            <w:webHidden/>
          </w:rPr>
          <w:fldChar w:fldCharType="begin"/>
        </w:r>
        <w:r w:rsidR="004E0095">
          <w:rPr>
            <w:noProof/>
            <w:webHidden/>
          </w:rPr>
          <w:instrText xml:space="preserve"> PAGEREF _Toc130783735 \h </w:instrText>
        </w:r>
        <w:r w:rsidR="004E0095">
          <w:rPr>
            <w:noProof/>
            <w:webHidden/>
          </w:rPr>
        </w:r>
        <w:r w:rsidR="004E0095">
          <w:rPr>
            <w:noProof/>
            <w:webHidden/>
          </w:rPr>
          <w:fldChar w:fldCharType="separate"/>
        </w:r>
        <w:r w:rsidR="009F0B76">
          <w:rPr>
            <w:noProof/>
            <w:webHidden/>
          </w:rPr>
          <w:t>3</w:t>
        </w:r>
        <w:r w:rsidR="004E0095">
          <w:rPr>
            <w:noProof/>
            <w:webHidden/>
          </w:rPr>
          <w:fldChar w:fldCharType="end"/>
        </w:r>
      </w:hyperlink>
    </w:p>
    <w:p w14:paraId="26ED6BBC" w14:textId="5ABE6405" w:rsidR="004E0095" w:rsidRDefault="00AA0674">
      <w:pPr>
        <w:pStyle w:val="TOC1"/>
        <w:rPr>
          <w:rFonts w:asciiTheme="minorHAnsi" w:eastAsiaTheme="minorEastAsia" w:hAnsiTheme="minorHAnsi" w:cstheme="minorBidi"/>
          <w:b w:val="0"/>
          <w:noProof/>
          <w:szCs w:val="22"/>
          <w:lang w:val="en-US"/>
        </w:rPr>
      </w:pPr>
      <w:hyperlink w:anchor="_Toc130783736" w:history="1">
        <w:r w:rsidR="004E0095" w:rsidRPr="00272830">
          <w:rPr>
            <w:rStyle w:val="Hyperlink"/>
            <w:noProof/>
          </w:rPr>
          <w:t>Contents</w:t>
        </w:r>
        <w:r w:rsidR="004E0095">
          <w:rPr>
            <w:noProof/>
            <w:webHidden/>
          </w:rPr>
          <w:tab/>
        </w:r>
        <w:r w:rsidR="004E0095">
          <w:rPr>
            <w:noProof/>
            <w:webHidden/>
          </w:rPr>
          <w:fldChar w:fldCharType="begin"/>
        </w:r>
        <w:r w:rsidR="004E0095">
          <w:rPr>
            <w:noProof/>
            <w:webHidden/>
          </w:rPr>
          <w:instrText xml:space="preserve"> PAGEREF _Toc130783736 \h </w:instrText>
        </w:r>
        <w:r w:rsidR="004E0095">
          <w:rPr>
            <w:noProof/>
            <w:webHidden/>
          </w:rPr>
        </w:r>
        <w:r w:rsidR="004E0095">
          <w:rPr>
            <w:noProof/>
            <w:webHidden/>
          </w:rPr>
          <w:fldChar w:fldCharType="separate"/>
        </w:r>
        <w:r w:rsidR="009F0B76">
          <w:rPr>
            <w:noProof/>
            <w:webHidden/>
          </w:rPr>
          <w:t>4</w:t>
        </w:r>
        <w:r w:rsidR="004E0095">
          <w:rPr>
            <w:noProof/>
            <w:webHidden/>
          </w:rPr>
          <w:fldChar w:fldCharType="end"/>
        </w:r>
      </w:hyperlink>
    </w:p>
    <w:p w14:paraId="7D4AD386" w14:textId="5E879E6D" w:rsidR="004E0095" w:rsidRDefault="00AA0674">
      <w:pPr>
        <w:pStyle w:val="TOC1"/>
        <w:tabs>
          <w:tab w:val="left" w:pos="1258"/>
        </w:tabs>
        <w:rPr>
          <w:rFonts w:asciiTheme="minorHAnsi" w:eastAsiaTheme="minorEastAsia" w:hAnsiTheme="minorHAnsi" w:cstheme="minorBidi"/>
          <w:b w:val="0"/>
          <w:noProof/>
          <w:szCs w:val="22"/>
          <w:lang w:val="en-US"/>
        </w:rPr>
      </w:pPr>
      <w:hyperlink w:anchor="_Toc130783737" w:history="1">
        <w:r w:rsidR="004E0095" w:rsidRPr="00272830">
          <w:rPr>
            <w:rStyle w:val="Hyperlink"/>
            <w:noProof/>
          </w:rPr>
          <w:t>1</w:t>
        </w:r>
        <w:r w:rsidR="004E0095">
          <w:rPr>
            <w:rFonts w:asciiTheme="minorHAnsi" w:eastAsiaTheme="minorEastAsia" w:hAnsiTheme="minorHAnsi" w:cstheme="minorBidi"/>
            <w:b w:val="0"/>
            <w:noProof/>
            <w:szCs w:val="22"/>
            <w:lang w:val="en-US"/>
          </w:rPr>
          <w:tab/>
        </w:r>
        <w:r w:rsidR="004E0095" w:rsidRPr="00272830">
          <w:rPr>
            <w:rStyle w:val="Hyperlink"/>
            <w:noProof/>
          </w:rPr>
          <w:t>Introduction to OptiNet</w:t>
        </w:r>
        <w:r w:rsidR="004E0095">
          <w:rPr>
            <w:noProof/>
            <w:webHidden/>
          </w:rPr>
          <w:tab/>
        </w:r>
        <w:r w:rsidR="004E0095">
          <w:rPr>
            <w:noProof/>
            <w:webHidden/>
          </w:rPr>
          <w:fldChar w:fldCharType="begin"/>
        </w:r>
        <w:r w:rsidR="004E0095">
          <w:rPr>
            <w:noProof/>
            <w:webHidden/>
          </w:rPr>
          <w:instrText xml:space="preserve"> PAGEREF _Toc130783737 \h </w:instrText>
        </w:r>
        <w:r w:rsidR="004E0095">
          <w:rPr>
            <w:noProof/>
            <w:webHidden/>
          </w:rPr>
        </w:r>
        <w:r w:rsidR="004E0095">
          <w:rPr>
            <w:noProof/>
            <w:webHidden/>
          </w:rPr>
          <w:fldChar w:fldCharType="separate"/>
        </w:r>
        <w:r w:rsidR="009F0B76">
          <w:rPr>
            <w:noProof/>
            <w:webHidden/>
          </w:rPr>
          <w:t>6</w:t>
        </w:r>
        <w:r w:rsidR="004E0095">
          <w:rPr>
            <w:noProof/>
            <w:webHidden/>
          </w:rPr>
          <w:fldChar w:fldCharType="end"/>
        </w:r>
      </w:hyperlink>
    </w:p>
    <w:p w14:paraId="3AA1BFC7" w14:textId="071FD557"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38" w:history="1">
        <w:r w:rsidR="004E0095" w:rsidRPr="00272830">
          <w:rPr>
            <w:rStyle w:val="Hyperlink"/>
            <w:noProof/>
          </w:rPr>
          <w:t>1.1</w:t>
        </w:r>
        <w:r w:rsidR="004E0095">
          <w:rPr>
            <w:rFonts w:asciiTheme="minorHAnsi" w:eastAsiaTheme="minorEastAsia" w:hAnsiTheme="minorHAnsi" w:cstheme="minorBidi"/>
            <w:noProof/>
            <w:sz w:val="22"/>
            <w:szCs w:val="22"/>
            <w:lang w:val="en-US"/>
          </w:rPr>
          <w:tab/>
        </w:r>
        <w:r w:rsidR="004E0095" w:rsidRPr="00272830">
          <w:rPr>
            <w:rStyle w:val="Hyperlink"/>
            <w:noProof/>
          </w:rPr>
          <w:t>Getting Started</w:t>
        </w:r>
        <w:r w:rsidR="004E0095">
          <w:rPr>
            <w:noProof/>
            <w:webHidden/>
          </w:rPr>
          <w:tab/>
        </w:r>
        <w:r w:rsidR="004E0095">
          <w:rPr>
            <w:noProof/>
            <w:webHidden/>
          </w:rPr>
          <w:fldChar w:fldCharType="begin"/>
        </w:r>
        <w:r w:rsidR="004E0095">
          <w:rPr>
            <w:noProof/>
            <w:webHidden/>
          </w:rPr>
          <w:instrText xml:space="preserve"> PAGEREF _Toc130783738 \h </w:instrText>
        </w:r>
        <w:r w:rsidR="004E0095">
          <w:rPr>
            <w:noProof/>
            <w:webHidden/>
          </w:rPr>
        </w:r>
        <w:r w:rsidR="004E0095">
          <w:rPr>
            <w:noProof/>
            <w:webHidden/>
          </w:rPr>
          <w:fldChar w:fldCharType="separate"/>
        </w:r>
        <w:r w:rsidR="009F0B76">
          <w:rPr>
            <w:noProof/>
            <w:webHidden/>
          </w:rPr>
          <w:t>7</w:t>
        </w:r>
        <w:r w:rsidR="004E0095">
          <w:rPr>
            <w:noProof/>
            <w:webHidden/>
          </w:rPr>
          <w:fldChar w:fldCharType="end"/>
        </w:r>
      </w:hyperlink>
    </w:p>
    <w:p w14:paraId="6A47181F" w14:textId="4B0CC267"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39" w:history="1">
        <w:r w:rsidR="004E0095" w:rsidRPr="00272830">
          <w:rPr>
            <w:rStyle w:val="Hyperlink"/>
            <w:noProof/>
          </w:rPr>
          <w:t>1.1.1</w:t>
        </w:r>
        <w:r w:rsidR="004E0095">
          <w:rPr>
            <w:rFonts w:asciiTheme="minorHAnsi" w:eastAsiaTheme="minorEastAsia" w:hAnsiTheme="minorHAnsi" w:cstheme="minorBidi"/>
            <w:noProof/>
            <w:sz w:val="22"/>
            <w:szCs w:val="22"/>
            <w:lang w:val="en-US"/>
          </w:rPr>
          <w:tab/>
        </w:r>
        <w:r w:rsidR="004E0095" w:rsidRPr="00272830">
          <w:rPr>
            <w:rStyle w:val="Hyperlink"/>
            <w:noProof/>
          </w:rPr>
          <w:t>Conventions used in this Help Documentation</w:t>
        </w:r>
        <w:r w:rsidR="004E0095">
          <w:rPr>
            <w:noProof/>
            <w:webHidden/>
          </w:rPr>
          <w:tab/>
        </w:r>
        <w:r w:rsidR="004E0095">
          <w:rPr>
            <w:noProof/>
            <w:webHidden/>
          </w:rPr>
          <w:fldChar w:fldCharType="begin"/>
        </w:r>
        <w:r w:rsidR="004E0095">
          <w:rPr>
            <w:noProof/>
            <w:webHidden/>
          </w:rPr>
          <w:instrText xml:space="preserve"> PAGEREF _Toc130783739 \h </w:instrText>
        </w:r>
        <w:r w:rsidR="004E0095">
          <w:rPr>
            <w:noProof/>
            <w:webHidden/>
          </w:rPr>
        </w:r>
        <w:r w:rsidR="004E0095">
          <w:rPr>
            <w:noProof/>
            <w:webHidden/>
          </w:rPr>
          <w:fldChar w:fldCharType="separate"/>
        </w:r>
        <w:r w:rsidR="009F0B76">
          <w:rPr>
            <w:noProof/>
            <w:webHidden/>
          </w:rPr>
          <w:t>7</w:t>
        </w:r>
        <w:r w:rsidR="004E0095">
          <w:rPr>
            <w:noProof/>
            <w:webHidden/>
          </w:rPr>
          <w:fldChar w:fldCharType="end"/>
        </w:r>
      </w:hyperlink>
    </w:p>
    <w:p w14:paraId="44754D81" w14:textId="3B6C23ED"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0" w:history="1">
        <w:r w:rsidR="004E0095" w:rsidRPr="00272830">
          <w:rPr>
            <w:rStyle w:val="Hyperlink"/>
            <w:noProof/>
          </w:rPr>
          <w:t>1.1.2</w:t>
        </w:r>
        <w:r w:rsidR="004E0095">
          <w:rPr>
            <w:rFonts w:asciiTheme="minorHAnsi" w:eastAsiaTheme="minorEastAsia" w:hAnsiTheme="minorHAnsi" w:cstheme="minorBidi"/>
            <w:noProof/>
            <w:sz w:val="22"/>
            <w:szCs w:val="22"/>
            <w:lang w:val="en-US"/>
          </w:rPr>
          <w:tab/>
        </w:r>
        <w:r w:rsidR="004E0095" w:rsidRPr="00272830">
          <w:rPr>
            <w:rStyle w:val="Hyperlink"/>
            <w:noProof/>
          </w:rPr>
          <w:t>Accessing OptiNet</w:t>
        </w:r>
        <w:r w:rsidR="004E0095">
          <w:rPr>
            <w:noProof/>
            <w:webHidden/>
          </w:rPr>
          <w:tab/>
        </w:r>
        <w:r w:rsidR="004E0095">
          <w:rPr>
            <w:noProof/>
            <w:webHidden/>
          </w:rPr>
          <w:fldChar w:fldCharType="begin"/>
        </w:r>
        <w:r w:rsidR="004E0095">
          <w:rPr>
            <w:noProof/>
            <w:webHidden/>
          </w:rPr>
          <w:instrText xml:space="preserve"> PAGEREF _Toc130783740 \h </w:instrText>
        </w:r>
        <w:r w:rsidR="004E0095">
          <w:rPr>
            <w:noProof/>
            <w:webHidden/>
          </w:rPr>
        </w:r>
        <w:r w:rsidR="004E0095">
          <w:rPr>
            <w:noProof/>
            <w:webHidden/>
          </w:rPr>
          <w:fldChar w:fldCharType="separate"/>
        </w:r>
        <w:r w:rsidR="009F0B76">
          <w:rPr>
            <w:noProof/>
            <w:webHidden/>
          </w:rPr>
          <w:t>7</w:t>
        </w:r>
        <w:r w:rsidR="004E0095">
          <w:rPr>
            <w:noProof/>
            <w:webHidden/>
          </w:rPr>
          <w:fldChar w:fldCharType="end"/>
        </w:r>
      </w:hyperlink>
    </w:p>
    <w:p w14:paraId="632B2B72" w14:textId="462C3764"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1" w:history="1">
        <w:r w:rsidR="004E0095" w:rsidRPr="00272830">
          <w:rPr>
            <w:rStyle w:val="Hyperlink"/>
            <w:noProof/>
          </w:rPr>
          <w:t>1.1.3</w:t>
        </w:r>
        <w:r w:rsidR="004E0095">
          <w:rPr>
            <w:rFonts w:asciiTheme="minorHAnsi" w:eastAsiaTheme="minorEastAsia" w:hAnsiTheme="minorHAnsi" w:cstheme="minorBidi"/>
            <w:noProof/>
            <w:sz w:val="22"/>
            <w:szCs w:val="22"/>
            <w:lang w:val="en-US"/>
          </w:rPr>
          <w:tab/>
        </w:r>
        <w:r w:rsidR="004E0095" w:rsidRPr="00272830">
          <w:rPr>
            <w:rStyle w:val="Hyperlink"/>
            <w:noProof/>
          </w:rPr>
          <w:t>Login Process</w:t>
        </w:r>
        <w:r w:rsidR="004E0095">
          <w:rPr>
            <w:noProof/>
            <w:webHidden/>
          </w:rPr>
          <w:tab/>
        </w:r>
        <w:r w:rsidR="004E0095">
          <w:rPr>
            <w:noProof/>
            <w:webHidden/>
          </w:rPr>
          <w:fldChar w:fldCharType="begin"/>
        </w:r>
        <w:r w:rsidR="004E0095">
          <w:rPr>
            <w:noProof/>
            <w:webHidden/>
          </w:rPr>
          <w:instrText xml:space="preserve"> PAGEREF _Toc130783741 \h </w:instrText>
        </w:r>
        <w:r w:rsidR="004E0095">
          <w:rPr>
            <w:noProof/>
            <w:webHidden/>
          </w:rPr>
        </w:r>
        <w:r w:rsidR="004E0095">
          <w:rPr>
            <w:noProof/>
            <w:webHidden/>
          </w:rPr>
          <w:fldChar w:fldCharType="separate"/>
        </w:r>
        <w:r w:rsidR="009F0B76">
          <w:rPr>
            <w:noProof/>
            <w:webHidden/>
          </w:rPr>
          <w:t>7</w:t>
        </w:r>
        <w:r w:rsidR="004E0095">
          <w:rPr>
            <w:noProof/>
            <w:webHidden/>
          </w:rPr>
          <w:fldChar w:fldCharType="end"/>
        </w:r>
      </w:hyperlink>
    </w:p>
    <w:p w14:paraId="0A2EAF9A" w14:textId="5D2C25F2"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2" w:history="1">
        <w:r w:rsidR="004E0095" w:rsidRPr="00272830">
          <w:rPr>
            <w:rStyle w:val="Hyperlink"/>
            <w:noProof/>
          </w:rPr>
          <w:t>1.1.4</w:t>
        </w:r>
        <w:r w:rsidR="004E0095">
          <w:rPr>
            <w:rFonts w:asciiTheme="minorHAnsi" w:eastAsiaTheme="minorEastAsia" w:hAnsiTheme="minorHAnsi" w:cstheme="minorBidi"/>
            <w:noProof/>
            <w:sz w:val="22"/>
            <w:szCs w:val="22"/>
            <w:lang w:val="en-US"/>
          </w:rPr>
          <w:tab/>
        </w:r>
        <w:r w:rsidR="004E0095" w:rsidRPr="00272830">
          <w:rPr>
            <w:rStyle w:val="Hyperlink"/>
            <w:noProof/>
          </w:rPr>
          <w:t>Logout Process</w:t>
        </w:r>
        <w:r w:rsidR="004E0095">
          <w:rPr>
            <w:noProof/>
            <w:webHidden/>
          </w:rPr>
          <w:tab/>
        </w:r>
        <w:r w:rsidR="004E0095">
          <w:rPr>
            <w:noProof/>
            <w:webHidden/>
          </w:rPr>
          <w:fldChar w:fldCharType="begin"/>
        </w:r>
        <w:r w:rsidR="004E0095">
          <w:rPr>
            <w:noProof/>
            <w:webHidden/>
          </w:rPr>
          <w:instrText xml:space="preserve"> PAGEREF _Toc130783742 \h </w:instrText>
        </w:r>
        <w:r w:rsidR="004E0095">
          <w:rPr>
            <w:noProof/>
            <w:webHidden/>
          </w:rPr>
        </w:r>
        <w:r w:rsidR="004E0095">
          <w:rPr>
            <w:noProof/>
            <w:webHidden/>
          </w:rPr>
          <w:fldChar w:fldCharType="separate"/>
        </w:r>
        <w:r w:rsidR="009F0B76">
          <w:rPr>
            <w:noProof/>
            <w:webHidden/>
          </w:rPr>
          <w:t>8</w:t>
        </w:r>
        <w:r w:rsidR="004E0095">
          <w:rPr>
            <w:noProof/>
            <w:webHidden/>
          </w:rPr>
          <w:fldChar w:fldCharType="end"/>
        </w:r>
      </w:hyperlink>
    </w:p>
    <w:p w14:paraId="3C134BBC" w14:textId="228DF9AA"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43" w:history="1">
        <w:r w:rsidR="004E0095" w:rsidRPr="00272830">
          <w:rPr>
            <w:rStyle w:val="Hyperlink"/>
            <w:noProof/>
          </w:rPr>
          <w:t>1.2</w:t>
        </w:r>
        <w:r w:rsidR="004E0095">
          <w:rPr>
            <w:rFonts w:asciiTheme="minorHAnsi" w:eastAsiaTheme="minorEastAsia" w:hAnsiTheme="minorHAnsi" w:cstheme="minorBidi"/>
            <w:noProof/>
            <w:sz w:val="22"/>
            <w:szCs w:val="22"/>
            <w:lang w:val="en-US"/>
          </w:rPr>
          <w:tab/>
        </w:r>
        <w:r w:rsidR="004E0095" w:rsidRPr="00272830">
          <w:rPr>
            <w:rStyle w:val="Hyperlink"/>
            <w:noProof/>
          </w:rPr>
          <w:t>Navigation &amp; the User Interface</w:t>
        </w:r>
        <w:r w:rsidR="004E0095">
          <w:rPr>
            <w:noProof/>
            <w:webHidden/>
          </w:rPr>
          <w:tab/>
        </w:r>
        <w:r w:rsidR="004E0095">
          <w:rPr>
            <w:noProof/>
            <w:webHidden/>
          </w:rPr>
          <w:fldChar w:fldCharType="begin"/>
        </w:r>
        <w:r w:rsidR="004E0095">
          <w:rPr>
            <w:noProof/>
            <w:webHidden/>
          </w:rPr>
          <w:instrText xml:space="preserve"> PAGEREF _Toc130783743 \h </w:instrText>
        </w:r>
        <w:r w:rsidR="004E0095">
          <w:rPr>
            <w:noProof/>
            <w:webHidden/>
          </w:rPr>
        </w:r>
        <w:r w:rsidR="004E0095">
          <w:rPr>
            <w:noProof/>
            <w:webHidden/>
          </w:rPr>
          <w:fldChar w:fldCharType="separate"/>
        </w:r>
        <w:r w:rsidR="009F0B76">
          <w:rPr>
            <w:noProof/>
            <w:webHidden/>
          </w:rPr>
          <w:t>9</w:t>
        </w:r>
        <w:r w:rsidR="004E0095">
          <w:rPr>
            <w:noProof/>
            <w:webHidden/>
          </w:rPr>
          <w:fldChar w:fldCharType="end"/>
        </w:r>
      </w:hyperlink>
    </w:p>
    <w:p w14:paraId="4B4D4C41" w14:textId="5D992D54"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4" w:history="1">
        <w:r w:rsidR="004E0095" w:rsidRPr="00272830">
          <w:rPr>
            <w:rStyle w:val="Hyperlink"/>
            <w:noProof/>
          </w:rPr>
          <w:t>1.2.1</w:t>
        </w:r>
        <w:r w:rsidR="004E0095">
          <w:rPr>
            <w:rFonts w:asciiTheme="minorHAnsi" w:eastAsiaTheme="minorEastAsia" w:hAnsiTheme="minorHAnsi" w:cstheme="minorBidi"/>
            <w:noProof/>
            <w:sz w:val="22"/>
            <w:szCs w:val="22"/>
            <w:lang w:val="en-US"/>
          </w:rPr>
          <w:tab/>
        </w:r>
        <w:r w:rsidR="004E0095" w:rsidRPr="00272830">
          <w:rPr>
            <w:rStyle w:val="Hyperlink"/>
            <w:noProof/>
          </w:rPr>
          <w:t>Main OptiNet Screen</w:t>
        </w:r>
        <w:r w:rsidR="004E0095">
          <w:rPr>
            <w:noProof/>
            <w:webHidden/>
          </w:rPr>
          <w:tab/>
        </w:r>
        <w:r w:rsidR="004E0095">
          <w:rPr>
            <w:noProof/>
            <w:webHidden/>
          </w:rPr>
          <w:fldChar w:fldCharType="begin"/>
        </w:r>
        <w:r w:rsidR="004E0095">
          <w:rPr>
            <w:noProof/>
            <w:webHidden/>
          </w:rPr>
          <w:instrText xml:space="preserve"> PAGEREF _Toc130783744 \h </w:instrText>
        </w:r>
        <w:r w:rsidR="004E0095">
          <w:rPr>
            <w:noProof/>
            <w:webHidden/>
          </w:rPr>
        </w:r>
        <w:r w:rsidR="004E0095">
          <w:rPr>
            <w:noProof/>
            <w:webHidden/>
          </w:rPr>
          <w:fldChar w:fldCharType="separate"/>
        </w:r>
        <w:r w:rsidR="009F0B76">
          <w:rPr>
            <w:noProof/>
            <w:webHidden/>
          </w:rPr>
          <w:t>9</w:t>
        </w:r>
        <w:r w:rsidR="004E0095">
          <w:rPr>
            <w:noProof/>
            <w:webHidden/>
          </w:rPr>
          <w:fldChar w:fldCharType="end"/>
        </w:r>
      </w:hyperlink>
    </w:p>
    <w:p w14:paraId="6F733519" w14:textId="655DA137"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5" w:history="1">
        <w:r w:rsidR="004E0095" w:rsidRPr="00272830">
          <w:rPr>
            <w:rStyle w:val="Hyperlink"/>
            <w:noProof/>
          </w:rPr>
          <w:t>1.2.2</w:t>
        </w:r>
        <w:r w:rsidR="004E0095">
          <w:rPr>
            <w:rFonts w:asciiTheme="minorHAnsi" w:eastAsiaTheme="minorEastAsia" w:hAnsiTheme="minorHAnsi" w:cstheme="minorBidi"/>
            <w:noProof/>
            <w:sz w:val="22"/>
            <w:szCs w:val="22"/>
            <w:lang w:val="en-US"/>
          </w:rPr>
          <w:tab/>
        </w:r>
        <w:r w:rsidR="004E0095" w:rsidRPr="00272830">
          <w:rPr>
            <w:rStyle w:val="Hyperlink"/>
            <w:noProof/>
          </w:rPr>
          <w:t>Selecting a Cashpoint</w:t>
        </w:r>
        <w:r w:rsidR="004E0095">
          <w:rPr>
            <w:noProof/>
            <w:webHidden/>
          </w:rPr>
          <w:tab/>
        </w:r>
        <w:r w:rsidR="004E0095">
          <w:rPr>
            <w:noProof/>
            <w:webHidden/>
          </w:rPr>
          <w:fldChar w:fldCharType="begin"/>
        </w:r>
        <w:r w:rsidR="004E0095">
          <w:rPr>
            <w:noProof/>
            <w:webHidden/>
          </w:rPr>
          <w:instrText xml:space="preserve"> PAGEREF _Toc130783745 \h </w:instrText>
        </w:r>
        <w:r w:rsidR="004E0095">
          <w:rPr>
            <w:noProof/>
            <w:webHidden/>
          </w:rPr>
        </w:r>
        <w:r w:rsidR="004E0095">
          <w:rPr>
            <w:noProof/>
            <w:webHidden/>
          </w:rPr>
          <w:fldChar w:fldCharType="separate"/>
        </w:r>
        <w:r w:rsidR="009F0B76">
          <w:rPr>
            <w:noProof/>
            <w:webHidden/>
          </w:rPr>
          <w:t>10</w:t>
        </w:r>
        <w:r w:rsidR="004E0095">
          <w:rPr>
            <w:noProof/>
            <w:webHidden/>
          </w:rPr>
          <w:fldChar w:fldCharType="end"/>
        </w:r>
      </w:hyperlink>
    </w:p>
    <w:p w14:paraId="31C8F7F8" w14:textId="68E22AFC" w:rsidR="004E0095" w:rsidRDefault="00AA0674">
      <w:pPr>
        <w:pStyle w:val="TOC1"/>
        <w:tabs>
          <w:tab w:val="left" w:pos="1258"/>
        </w:tabs>
        <w:rPr>
          <w:rFonts w:asciiTheme="minorHAnsi" w:eastAsiaTheme="minorEastAsia" w:hAnsiTheme="minorHAnsi" w:cstheme="minorBidi"/>
          <w:b w:val="0"/>
          <w:noProof/>
          <w:szCs w:val="22"/>
          <w:lang w:val="en-US"/>
        </w:rPr>
      </w:pPr>
      <w:hyperlink w:anchor="_Toc130783746" w:history="1">
        <w:r w:rsidR="004E0095" w:rsidRPr="00272830">
          <w:rPr>
            <w:rStyle w:val="Hyperlink"/>
            <w:noProof/>
          </w:rPr>
          <w:t>2</w:t>
        </w:r>
        <w:r w:rsidR="004E0095">
          <w:rPr>
            <w:rFonts w:asciiTheme="minorHAnsi" w:eastAsiaTheme="minorEastAsia" w:hAnsiTheme="minorHAnsi" w:cstheme="minorBidi"/>
            <w:b w:val="0"/>
            <w:noProof/>
            <w:szCs w:val="22"/>
            <w:lang w:val="en-US"/>
          </w:rPr>
          <w:tab/>
        </w:r>
        <w:r w:rsidR="004E0095" w:rsidRPr="00272830">
          <w:rPr>
            <w:rStyle w:val="Hyperlink"/>
            <w:noProof/>
          </w:rPr>
          <w:t>User Types</w:t>
        </w:r>
        <w:r w:rsidR="004E0095">
          <w:rPr>
            <w:noProof/>
            <w:webHidden/>
          </w:rPr>
          <w:tab/>
        </w:r>
        <w:r w:rsidR="004E0095">
          <w:rPr>
            <w:noProof/>
            <w:webHidden/>
          </w:rPr>
          <w:fldChar w:fldCharType="begin"/>
        </w:r>
        <w:r w:rsidR="004E0095">
          <w:rPr>
            <w:noProof/>
            <w:webHidden/>
          </w:rPr>
          <w:instrText xml:space="preserve"> PAGEREF _Toc130783746 \h </w:instrText>
        </w:r>
        <w:r w:rsidR="004E0095">
          <w:rPr>
            <w:noProof/>
            <w:webHidden/>
          </w:rPr>
        </w:r>
        <w:r w:rsidR="004E0095">
          <w:rPr>
            <w:noProof/>
            <w:webHidden/>
          </w:rPr>
          <w:fldChar w:fldCharType="separate"/>
        </w:r>
        <w:r w:rsidR="009F0B76">
          <w:rPr>
            <w:noProof/>
            <w:webHidden/>
          </w:rPr>
          <w:t>12</w:t>
        </w:r>
        <w:r w:rsidR="004E0095">
          <w:rPr>
            <w:noProof/>
            <w:webHidden/>
          </w:rPr>
          <w:fldChar w:fldCharType="end"/>
        </w:r>
      </w:hyperlink>
    </w:p>
    <w:p w14:paraId="05DDB08D" w14:textId="2B5B685E"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47" w:history="1">
        <w:r w:rsidR="004E0095" w:rsidRPr="00272830">
          <w:rPr>
            <w:rStyle w:val="Hyperlink"/>
            <w:noProof/>
          </w:rPr>
          <w:t>2.1</w:t>
        </w:r>
        <w:r w:rsidR="004E0095">
          <w:rPr>
            <w:rFonts w:asciiTheme="minorHAnsi" w:eastAsiaTheme="minorEastAsia" w:hAnsiTheme="minorHAnsi" w:cstheme="minorBidi"/>
            <w:noProof/>
            <w:sz w:val="22"/>
            <w:szCs w:val="22"/>
            <w:lang w:val="en-US"/>
          </w:rPr>
          <w:tab/>
        </w:r>
        <w:r w:rsidR="004E0095" w:rsidRPr="00272830">
          <w:rPr>
            <w:rStyle w:val="Hyperlink"/>
            <w:noProof/>
          </w:rPr>
          <w:t>Administrator</w:t>
        </w:r>
        <w:r w:rsidR="004E0095">
          <w:rPr>
            <w:noProof/>
            <w:webHidden/>
          </w:rPr>
          <w:tab/>
        </w:r>
        <w:r w:rsidR="004E0095">
          <w:rPr>
            <w:noProof/>
            <w:webHidden/>
          </w:rPr>
          <w:fldChar w:fldCharType="begin"/>
        </w:r>
        <w:r w:rsidR="004E0095">
          <w:rPr>
            <w:noProof/>
            <w:webHidden/>
          </w:rPr>
          <w:instrText xml:space="preserve"> PAGEREF _Toc130783747 \h </w:instrText>
        </w:r>
        <w:r w:rsidR="004E0095">
          <w:rPr>
            <w:noProof/>
            <w:webHidden/>
          </w:rPr>
        </w:r>
        <w:r w:rsidR="004E0095">
          <w:rPr>
            <w:noProof/>
            <w:webHidden/>
          </w:rPr>
          <w:fldChar w:fldCharType="separate"/>
        </w:r>
        <w:r w:rsidR="009F0B76">
          <w:rPr>
            <w:noProof/>
            <w:webHidden/>
          </w:rPr>
          <w:t>12</w:t>
        </w:r>
        <w:r w:rsidR="004E0095">
          <w:rPr>
            <w:noProof/>
            <w:webHidden/>
          </w:rPr>
          <w:fldChar w:fldCharType="end"/>
        </w:r>
      </w:hyperlink>
    </w:p>
    <w:p w14:paraId="24CAC154" w14:textId="0F41F645"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8" w:history="1">
        <w:r w:rsidR="004E0095" w:rsidRPr="00272830">
          <w:rPr>
            <w:rStyle w:val="Hyperlink"/>
            <w:noProof/>
          </w:rPr>
          <w:t>2.1.1</w:t>
        </w:r>
        <w:r w:rsidR="004E0095">
          <w:rPr>
            <w:rFonts w:asciiTheme="minorHAnsi" w:eastAsiaTheme="minorEastAsia" w:hAnsiTheme="minorHAnsi" w:cstheme="minorBidi"/>
            <w:noProof/>
            <w:sz w:val="22"/>
            <w:szCs w:val="22"/>
            <w:lang w:val="en-US"/>
          </w:rPr>
          <w:tab/>
        </w:r>
        <w:r w:rsidR="004E0095" w:rsidRPr="00272830">
          <w:rPr>
            <w:rStyle w:val="Hyperlink"/>
            <w:noProof/>
          </w:rPr>
          <w:t>Maintaining System Setup</w:t>
        </w:r>
        <w:r w:rsidR="004E0095">
          <w:rPr>
            <w:noProof/>
            <w:webHidden/>
          </w:rPr>
          <w:tab/>
        </w:r>
        <w:r w:rsidR="004E0095">
          <w:rPr>
            <w:noProof/>
            <w:webHidden/>
          </w:rPr>
          <w:fldChar w:fldCharType="begin"/>
        </w:r>
        <w:r w:rsidR="004E0095">
          <w:rPr>
            <w:noProof/>
            <w:webHidden/>
          </w:rPr>
          <w:instrText xml:space="preserve"> PAGEREF _Toc130783748 \h </w:instrText>
        </w:r>
        <w:r w:rsidR="004E0095">
          <w:rPr>
            <w:noProof/>
            <w:webHidden/>
          </w:rPr>
        </w:r>
        <w:r w:rsidR="004E0095">
          <w:rPr>
            <w:noProof/>
            <w:webHidden/>
          </w:rPr>
          <w:fldChar w:fldCharType="separate"/>
        </w:r>
        <w:r w:rsidR="009F0B76">
          <w:rPr>
            <w:noProof/>
            <w:webHidden/>
          </w:rPr>
          <w:t>13</w:t>
        </w:r>
        <w:r w:rsidR="004E0095">
          <w:rPr>
            <w:noProof/>
            <w:webHidden/>
          </w:rPr>
          <w:fldChar w:fldCharType="end"/>
        </w:r>
      </w:hyperlink>
    </w:p>
    <w:p w14:paraId="11677E86" w14:textId="172A99BD"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49" w:history="1">
        <w:r w:rsidR="004E0095" w:rsidRPr="00272830">
          <w:rPr>
            <w:rStyle w:val="Hyperlink"/>
            <w:noProof/>
          </w:rPr>
          <w:t>2.1.2</w:t>
        </w:r>
        <w:r w:rsidR="004E0095">
          <w:rPr>
            <w:rFonts w:asciiTheme="minorHAnsi" w:eastAsiaTheme="minorEastAsia" w:hAnsiTheme="minorHAnsi" w:cstheme="minorBidi"/>
            <w:noProof/>
            <w:sz w:val="22"/>
            <w:szCs w:val="22"/>
            <w:lang w:val="en-US"/>
          </w:rPr>
          <w:tab/>
        </w:r>
        <w:r w:rsidR="004E0095" w:rsidRPr="00272830">
          <w:rPr>
            <w:rStyle w:val="Hyperlink"/>
            <w:noProof/>
          </w:rPr>
          <w:t>Administrative Reports</w:t>
        </w:r>
        <w:r w:rsidR="004E0095">
          <w:rPr>
            <w:noProof/>
            <w:webHidden/>
          </w:rPr>
          <w:tab/>
        </w:r>
        <w:r w:rsidR="004E0095">
          <w:rPr>
            <w:noProof/>
            <w:webHidden/>
          </w:rPr>
          <w:fldChar w:fldCharType="begin"/>
        </w:r>
        <w:r w:rsidR="004E0095">
          <w:rPr>
            <w:noProof/>
            <w:webHidden/>
          </w:rPr>
          <w:instrText xml:space="preserve"> PAGEREF _Toc130783749 \h </w:instrText>
        </w:r>
        <w:r w:rsidR="004E0095">
          <w:rPr>
            <w:noProof/>
            <w:webHidden/>
          </w:rPr>
        </w:r>
        <w:r w:rsidR="004E0095">
          <w:rPr>
            <w:noProof/>
            <w:webHidden/>
          </w:rPr>
          <w:fldChar w:fldCharType="separate"/>
        </w:r>
        <w:r w:rsidR="009F0B76">
          <w:rPr>
            <w:noProof/>
            <w:webHidden/>
          </w:rPr>
          <w:t>24</w:t>
        </w:r>
        <w:r w:rsidR="004E0095">
          <w:rPr>
            <w:noProof/>
            <w:webHidden/>
          </w:rPr>
          <w:fldChar w:fldCharType="end"/>
        </w:r>
      </w:hyperlink>
    </w:p>
    <w:p w14:paraId="4A6D8756" w14:textId="5A5B5E5A"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50" w:history="1">
        <w:r w:rsidR="004E0095" w:rsidRPr="00272830">
          <w:rPr>
            <w:rStyle w:val="Hyperlink"/>
            <w:noProof/>
          </w:rPr>
          <w:t>2.2</w:t>
        </w:r>
        <w:r w:rsidR="004E0095">
          <w:rPr>
            <w:rFonts w:asciiTheme="minorHAnsi" w:eastAsiaTheme="minorEastAsia" w:hAnsiTheme="minorHAnsi" w:cstheme="minorBidi"/>
            <w:noProof/>
            <w:sz w:val="22"/>
            <w:szCs w:val="22"/>
            <w:lang w:val="en-US"/>
          </w:rPr>
          <w:tab/>
        </w:r>
        <w:r w:rsidR="004E0095" w:rsidRPr="00272830">
          <w:rPr>
            <w:rStyle w:val="Hyperlink"/>
            <w:noProof/>
          </w:rPr>
          <w:t>Cash Analyst</w:t>
        </w:r>
        <w:r w:rsidR="004E0095">
          <w:rPr>
            <w:noProof/>
            <w:webHidden/>
          </w:rPr>
          <w:tab/>
        </w:r>
        <w:r w:rsidR="004E0095">
          <w:rPr>
            <w:noProof/>
            <w:webHidden/>
          </w:rPr>
          <w:fldChar w:fldCharType="begin"/>
        </w:r>
        <w:r w:rsidR="004E0095">
          <w:rPr>
            <w:noProof/>
            <w:webHidden/>
          </w:rPr>
          <w:instrText xml:space="preserve"> PAGEREF _Toc130783750 \h </w:instrText>
        </w:r>
        <w:r w:rsidR="004E0095">
          <w:rPr>
            <w:noProof/>
            <w:webHidden/>
          </w:rPr>
        </w:r>
        <w:r w:rsidR="004E0095">
          <w:rPr>
            <w:noProof/>
            <w:webHidden/>
          </w:rPr>
          <w:fldChar w:fldCharType="separate"/>
        </w:r>
        <w:r w:rsidR="009F0B76">
          <w:rPr>
            <w:noProof/>
            <w:webHidden/>
          </w:rPr>
          <w:t>27</w:t>
        </w:r>
        <w:r w:rsidR="004E0095">
          <w:rPr>
            <w:noProof/>
            <w:webHidden/>
          </w:rPr>
          <w:fldChar w:fldCharType="end"/>
        </w:r>
      </w:hyperlink>
    </w:p>
    <w:p w14:paraId="66EDD1F8" w14:textId="65571CE7"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1" w:history="1">
        <w:r w:rsidR="004E0095" w:rsidRPr="00272830">
          <w:rPr>
            <w:rStyle w:val="Hyperlink"/>
            <w:noProof/>
          </w:rPr>
          <w:t>2.2.1</w:t>
        </w:r>
        <w:r w:rsidR="004E0095">
          <w:rPr>
            <w:rFonts w:asciiTheme="minorHAnsi" w:eastAsiaTheme="minorEastAsia" w:hAnsiTheme="minorHAnsi" w:cstheme="minorBidi"/>
            <w:noProof/>
            <w:sz w:val="22"/>
            <w:szCs w:val="22"/>
            <w:lang w:val="en-US"/>
          </w:rPr>
          <w:tab/>
        </w:r>
        <w:r w:rsidR="004E0095" w:rsidRPr="00272830">
          <w:rPr>
            <w:rStyle w:val="Hyperlink"/>
            <w:noProof/>
          </w:rPr>
          <w:t>Daily Activities for a Cash Analyst</w:t>
        </w:r>
        <w:r w:rsidR="004E0095">
          <w:rPr>
            <w:noProof/>
            <w:webHidden/>
          </w:rPr>
          <w:tab/>
        </w:r>
        <w:r w:rsidR="004E0095">
          <w:rPr>
            <w:noProof/>
            <w:webHidden/>
          </w:rPr>
          <w:fldChar w:fldCharType="begin"/>
        </w:r>
        <w:r w:rsidR="004E0095">
          <w:rPr>
            <w:noProof/>
            <w:webHidden/>
          </w:rPr>
          <w:instrText xml:space="preserve"> PAGEREF _Toc130783751 \h </w:instrText>
        </w:r>
        <w:r w:rsidR="004E0095">
          <w:rPr>
            <w:noProof/>
            <w:webHidden/>
          </w:rPr>
        </w:r>
        <w:r w:rsidR="004E0095">
          <w:rPr>
            <w:noProof/>
            <w:webHidden/>
          </w:rPr>
          <w:fldChar w:fldCharType="separate"/>
        </w:r>
        <w:r w:rsidR="009F0B76">
          <w:rPr>
            <w:noProof/>
            <w:webHidden/>
          </w:rPr>
          <w:t>28</w:t>
        </w:r>
        <w:r w:rsidR="004E0095">
          <w:rPr>
            <w:noProof/>
            <w:webHidden/>
          </w:rPr>
          <w:fldChar w:fldCharType="end"/>
        </w:r>
      </w:hyperlink>
    </w:p>
    <w:p w14:paraId="4C9D0E3B" w14:textId="514D5FA8"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2" w:history="1">
        <w:r w:rsidR="004E0095" w:rsidRPr="00272830">
          <w:rPr>
            <w:rStyle w:val="Hyperlink"/>
            <w:noProof/>
          </w:rPr>
          <w:t>2.2.2</w:t>
        </w:r>
        <w:r w:rsidR="004E0095">
          <w:rPr>
            <w:rFonts w:asciiTheme="minorHAnsi" w:eastAsiaTheme="minorEastAsia" w:hAnsiTheme="minorHAnsi" w:cstheme="minorBidi"/>
            <w:noProof/>
            <w:sz w:val="22"/>
            <w:szCs w:val="22"/>
            <w:lang w:val="en-US"/>
          </w:rPr>
          <w:tab/>
        </w:r>
        <w:r w:rsidR="004E0095" w:rsidRPr="00272830">
          <w:rPr>
            <w:rStyle w:val="Hyperlink"/>
            <w:noProof/>
          </w:rPr>
          <w:t>Communications</w:t>
        </w:r>
        <w:r w:rsidR="004E0095">
          <w:rPr>
            <w:noProof/>
            <w:webHidden/>
          </w:rPr>
          <w:tab/>
        </w:r>
        <w:r w:rsidR="004E0095">
          <w:rPr>
            <w:noProof/>
            <w:webHidden/>
          </w:rPr>
          <w:fldChar w:fldCharType="begin"/>
        </w:r>
        <w:r w:rsidR="004E0095">
          <w:rPr>
            <w:noProof/>
            <w:webHidden/>
          </w:rPr>
          <w:instrText xml:space="preserve"> PAGEREF _Toc130783752 \h </w:instrText>
        </w:r>
        <w:r w:rsidR="004E0095">
          <w:rPr>
            <w:noProof/>
            <w:webHidden/>
          </w:rPr>
        </w:r>
        <w:r w:rsidR="004E0095">
          <w:rPr>
            <w:noProof/>
            <w:webHidden/>
          </w:rPr>
          <w:fldChar w:fldCharType="separate"/>
        </w:r>
        <w:r w:rsidR="009F0B76">
          <w:rPr>
            <w:noProof/>
            <w:webHidden/>
          </w:rPr>
          <w:t>29</w:t>
        </w:r>
        <w:r w:rsidR="004E0095">
          <w:rPr>
            <w:noProof/>
            <w:webHidden/>
          </w:rPr>
          <w:fldChar w:fldCharType="end"/>
        </w:r>
      </w:hyperlink>
    </w:p>
    <w:p w14:paraId="4037BFEE" w14:textId="76121BA9"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3" w:history="1">
        <w:r w:rsidR="004E0095" w:rsidRPr="00272830">
          <w:rPr>
            <w:rStyle w:val="Hyperlink"/>
            <w:noProof/>
          </w:rPr>
          <w:t>2.2.3</w:t>
        </w:r>
        <w:r w:rsidR="004E0095">
          <w:rPr>
            <w:rFonts w:asciiTheme="minorHAnsi" w:eastAsiaTheme="minorEastAsia" w:hAnsiTheme="minorHAnsi" w:cstheme="minorBidi"/>
            <w:noProof/>
            <w:sz w:val="22"/>
            <w:szCs w:val="22"/>
            <w:lang w:val="en-US"/>
          </w:rPr>
          <w:tab/>
        </w:r>
        <w:r w:rsidR="004E0095" w:rsidRPr="00272830">
          <w:rPr>
            <w:rStyle w:val="Hyperlink"/>
            <w:noProof/>
          </w:rPr>
          <w:t>Depot Ordering Info</w:t>
        </w:r>
        <w:r w:rsidR="004E0095">
          <w:rPr>
            <w:noProof/>
            <w:webHidden/>
          </w:rPr>
          <w:tab/>
        </w:r>
        <w:r w:rsidR="004E0095">
          <w:rPr>
            <w:noProof/>
            <w:webHidden/>
          </w:rPr>
          <w:fldChar w:fldCharType="begin"/>
        </w:r>
        <w:r w:rsidR="004E0095">
          <w:rPr>
            <w:noProof/>
            <w:webHidden/>
          </w:rPr>
          <w:instrText xml:space="preserve"> PAGEREF _Toc130783753 \h </w:instrText>
        </w:r>
        <w:r w:rsidR="004E0095">
          <w:rPr>
            <w:noProof/>
            <w:webHidden/>
          </w:rPr>
        </w:r>
        <w:r w:rsidR="004E0095">
          <w:rPr>
            <w:noProof/>
            <w:webHidden/>
          </w:rPr>
          <w:fldChar w:fldCharType="separate"/>
        </w:r>
        <w:r w:rsidR="009F0B76">
          <w:rPr>
            <w:noProof/>
            <w:webHidden/>
          </w:rPr>
          <w:t>29</w:t>
        </w:r>
        <w:r w:rsidR="004E0095">
          <w:rPr>
            <w:noProof/>
            <w:webHidden/>
          </w:rPr>
          <w:fldChar w:fldCharType="end"/>
        </w:r>
      </w:hyperlink>
    </w:p>
    <w:p w14:paraId="35CAE6C7" w14:textId="5C1E40A4"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4" w:history="1">
        <w:r w:rsidR="004E0095" w:rsidRPr="00272830">
          <w:rPr>
            <w:rStyle w:val="Hyperlink"/>
            <w:noProof/>
          </w:rPr>
          <w:t>2.2.4</w:t>
        </w:r>
        <w:r w:rsidR="004E0095">
          <w:rPr>
            <w:rFonts w:asciiTheme="minorHAnsi" w:eastAsiaTheme="minorEastAsia" w:hAnsiTheme="minorHAnsi" w:cstheme="minorBidi"/>
            <w:noProof/>
            <w:sz w:val="22"/>
            <w:szCs w:val="22"/>
            <w:lang w:val="en-US"/>
          </w:rPr>
          <w:tab/>
        </w:r>
        <w:r w:rsidR="004E0095" w:rsidRPr="00272830">
          <w:rPr>
            <w:rStyle w:val="Hyperlink"/>
            <w:noProof/>
          </w:rPr>
          <w:t>Depot Reports</w:t>
        </w:r>
        <w:r w:rsidR="004E0095">
          <w:rPr>
            <w:noProof/>
            <w:webHidden/>
          </w:rPr>
          <w:tab/>
        </w:r>
        <w:r w:rsidR="004E0095">
          <w:rPr>
            <w:noProof/>
            <w:webHidden/>
          </w:rPr>
          <w:fldChar w:fldCharType="begin"/>
        </w:r>
        <w:r w:rsidR="004E0095">
          <w:rPr>
            <w:noProof/>
            <w:webHidden/>
          </w:rPr>
          <w:instrText xml:space="preserve"> PAGEREF _Toc130783754 \h </w:instrText>
        </w:r>
        <w:r w:rsidR="004E0095">
          <w:rPr>
            <w:noProof/>
            <w:webHidden/>
          </w:rPr>
        </w:r>
        <w:r w:rsidR="004E0095">
          <w:rPr>
            <w:noProof/>
            <w:webHidden/>
          </w:rPr>
          <w:fldChar w:fldCharType="separate"/>
        </w:r>
        <w:r w:rsidR="009F0B76">
          <w:rPr>
            <w:noProof/>
            <w:webHidden/>
          </w:rPr>
          <w:t>31</w:t>
        </w:r>
        <w:r w:rsidR="004E0095">
          <w:rPr>
            <w:noProof/>
            <w:webHidden/>
          </w:rPr>
          <w:fldChar w:fldCharType="end"/>
        </w:r>
      </w:hyperlink>
    </w:p>
    <w:p w14:paraId="4404278D" w14:textId="73A39CD6"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55" w:history="1">
        <w:r w:rsidR="004E0095" w:rsidRPr="00272830">
          <w:rPr>
            <w:rStyle w:val="Hyperlink"/>
            <w:noProof/>
          </w:rPr>
          <w:t>2.3</w:t>
        </w:r>
        <w:r w:rsidR="004E0095">
          <w:rPr>
            <w:rFonts w:asciiTheme="minorHAnsi" w:eastAsiaTheme="minorEastAsia" w:hAnsiTheme="minorHAnsi" w:cstheme="minorBidi"/>
            <w:noProof/>
            <w:sz w:val="22"/>
            <w:szCs w:val="22"/>
            <w:lang w:val="en-US"/>
          </w:rPr>
          <w:tab/>
        </w:r>
        <w:r w:rsidR="004E0095" w:rsidRPr="00272830">
          <w:rPr>
            <w:rStyle w:val="Hyperlink"/>
            <w:noProof/>
          </w:rPr>
          <w:t>Branch User</w:t>
        </w:r>
        <w:r w:rsidR="004E0095">
          <w:rPr>
            <w:noProof/>
            <w:webHidden/>
          </w:rPr>
          <w:tab/>
        </w:r>
        <w:r w:rsidR="004E0095">
          <w:rPr>
            <w:noProof/>
            <w:webHidden/>
          </w:rPr>
          <w:fldChar w:fldCharType="begin"/>
        </w:r>
        <w:r w:rsidR="004E0095">
          <w:rPr>
            <w:noProof/>
            <w:webHidden/>
          </w:rPr>
          <w:instrText xml:space="preserve"> PAGEREF _Toc130783755 \h </w:instrText>
        </w:r>
        <w:r w:rsidR="004E0095">
          <w:rPr>
            <w:noProof/>
            <w:webHidden/>
          </w:rPr>
        </w:r>
        <w:r w:rsidR="004E0095">
          <w:rPr>
            <w:noProof/>
            <w:webHidden/>
          </w:rPr>
          <w:fldChar w:fldCharType="separate"/>
        </w:r>
        <w:r w:rsidR="009F0B76">
          <w:rPr>
            <w:noProof/>
            <w:webHidden/>
          </w:rPr>
          <w:t>31</w:t>
        </w:r>
        <w:r w:rsidR="004E0095">
          <w:rPr>
            <w:noProof/>
            <w:webHidden/>
          </w:rPr>
          <w:fldChar w:fldCharType="end"/>
        </w:r>
      </w:hyperlink>
    </w:p>
    <w:p w14:paraId="6E6E1C18" w14:textId="221FBC76"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6" w:history="1">
        <w:r w:rsidR="004E0095" w:rsidRPr="00272830">
          <w:rPr>
            <w:rStyle w:val="Hyperlink"/>
            <w:noProof/>
          </w:rPr>
          <w:t>2.3.1</w:t>
        </w:r>
        <w:r w:rsidR="004E0095">
          <w:rPr>
            <w:rFonts w:asciiTheme="minorHAnsi" w:eastAsiaTheme="minorEastAsia" w:hAnsiTheme="minorHAnsi" w:cstheme="minorBidi"/>
            <w:noProof/>
            <w:sz w:val="22"/>
            <w:szCs w:val="22"/>
            <w:lang w:val="en-US"/>
          </w:rPr>
          <w:tab/>
        </w:r>
        <w:r w:rsidR="004E0095" w:rsidRPr="00272830">
          <w:rPr>
            <w:rStyle w:val="Hyperlink"/>
            <w:noProof/>
          </w:rPr>
          <w:t>Daily Activities for a Branch User</w:t>
        </w:r>
        <w:r w:rsidR="004E0095">
          <w:rPr>
            <w:noProof/>
            <w:webHidden/>
          </w:rPr>
          <w:tab/>
        </w:r>
        <w:r w:rsidR="004E0095">
          <w:rPr>
            <w:noProof/>
            <w:webHidden/>
          </w:rPr>
          <w:fldChar w:fldCharType="begin"/>
        </w:r>
        <w:r w:rsidR="004E0095">
          <w:rPr>
            <w:noProof/>
            <w:webHidden/>
          </w:rPr>
          <w:instrText xml:space="preserve"> PAGEREF _Toc130783756 \h </w:instrText>
        </w:r>
        <w:r w:rsidR="004E0095">
          <w:rPr>
            <w:noProof/>
            <w:webHidden/>
          </w:rPr>
        </w:r>
        <w:r w:rsidR="004E0095">
          <w:rPr>
            <w:noProof/>
            <w:webHidden/>
          </w:rPr>
          <w:fldChar w:fldCharType="separate"/>
        </w:r>
        <w:r w:rsidR="009F0B76">
          <w:rPr>
            <w:noProof/>
            <w:webHidden/>
          </w:rPr>
          <w:t>32</w:t>
        </w:r>
        <w:r w:rsidR="004E0095">
          <w:rPr>
            <w:noProof/>
            <w:webHidden/>
          </w:rPr>
          <w:fldChar w:fldCharType="end"/>
        </w:r>
      </w:hyperlink>
    </w:p>
    <w:p w14:paraId="1138B6B0" w14:textId="7903A27C"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7" w:history="1">
        <w:r w:rsidR="004E0095" w:rsidRPr="00272830">
          <w:rPr>
            <w:rStyle w:val="Hyperlink"/>
            <w:noProof/>
          </w:rPr>
          <w:t>2.3.2</w:t>
        </w:r>
        <w:r w:rsidR="004E0095">
          <w:rPr>
            <w:rFonts w:asciiTheme="minorHAnsi" w:eastAsiaTheme="minorEastAsia" w:hAnsiTheme="minorHAnsi" w:cstheme="minorBidi"/>
            <w:noProof/>
            <w:sz w:val="22"/>
            <w:szCs w:val="22"/>
            <w:lang w:val="en-US"/>
          </w:rPr>
          <w:tab/>
        </w:r>
        <w:r w:rsidR="004E0095" w:rsidRPr="00272830">
          <w:rPr>
            <w:rStyle w:val="Hyperlink"/>
            <w:noProof/>
          </w:rPr>
          <w:t>Communications</w:t>
        </w:r>
        <w:r w:rsidR="004E0095">
          <w:rPr>
            <w:noProof/>
            <w:webHidden/>
          </w:rPr>
          <w:tab/>
        </w:r>
        <w:r w:rsidR="004E0095">
          <w:rPr>
            <w:noProof/>
            <w:webHidden/>
          </w:rPr>
          <w:fldChar w:fldCharType="begin"/>
        </w:r>
        <w:r w:rsidR="004E0095">
          <w:rPr>
            <w:noProof/>
            <w:webHidden/>
          </w:rPr>
          <w:instrText xml:space="preserve"> PAGEREF _Toc130783757 \h </w:instrText>
        </w:r>
        <w:r w:rsidR="004E0095">
          <w:rPr>
            <w:noProof/>
            <w:webHidden/>
          </w:rPr>
        </w:r>
        <w:r w:rsidR="004E0095">
          <w:rPr>
            <w:noProof/>
            <w:webHidden/>
          </w:rPr>
          <w:fldChar w:fldCharType="separate"/>
        </w:r>
        <w:r w:rsidR="009F0B76">
          <w:rPr>
            <w:noProof/>
            <w:webHidden/>
          </w:rPr>
          <w:t>33</w:t>
        </w:r>
        <w:r w:rsidR="004E0095">
          <w:rPr>
            <w:noProof/>
            <w:webHidden/>
          </w:rPr>
          <w:fldChar w:fldCharType="end"/>
        </w:r>
      </w:hyperlink>
    </w:p>
    <w:p w14:paraId="47C53C0E" w14:textId="353326A8"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8" w:history="1">
        <w:r w:rsidR="004E0095" w:rsidRPr="00272830">
          <w:rPr>
            <w:rStyle w:val="Hyperlink"/>
            <w:noProof/>
          </w:rPr>
          <w:t>2.3.3</w:t>
        </w:r>
        <w:r w:rsidR="004E0095">
          <w:rPr>
            <w:rFonts w:asciiTheme="minorHAnsi" w:eastAsiaTheme="minorEastAsia" w:hAnsiTheme="minorHAnsi" w:cstheme="minorBidi"/>
            <w:noProof/>
            <w:sz w:val="22"/>
            <w:szCs w:val="22"/>
            <w:lang w:val="en-US"/>
          </w:rPr>
          <w:tab/>
        </w:r>
        <w:r w:rsidR="004E0095" w:rsidRPr="00272830">
          <w:rPr>
            <w:rStyle w:val="Hyperlink"/>
            <w:noProof/>
          </w:rPr>
          <w:t>Consultation</w:t>
        </w:r>
        <w:r w:rsidR="004E0095">
          <w:rPr>
            <w:noProof/>
            <w:webHidden/>
          </w:rPr>
          <w:tab/>
        </w:r>
        <w:r w:rsidR="004E0095">
          <w:rPr>
            <w:noProof/>
            <w:webHidden/>
          </w:rPr>
          <w:fldChar w:fldCharType="begin"/>
        </w:r>
        <w:r w:rsidR="004E0095">
          <w:rPr>
            <w:noProof/>
            <w:webHidden/>
          </w:rPr>
          <w:instrText xml:space="preserve"> PAGEREF _Toc130783758 \h </w:instrText>
        </w:r>
        <w:r w:rsidR="004E0095">
          <w:rPr>
            <w:noProof/>
            <w:webHidden/>
          </w:rPr>
        </w:r>
        <w:r w:rsidR="004E0095">
          <w:rPr>
            <w:noProof/>
            <w:webHidden/>
          </w:rPr>
          <w:fldChar w:fldCharType="separate"/>
        </w:r>
        <w:r w:rsidR="009F0B76">
          <w:rPr>
            <w:noProof/>
            <w:webHidden/>
          </w:rPr>
          <w:t>34</w:t>
        </w:r>
        <w:r w:rsidR="004E0095">
          <w:rPr>
            <w:noProof/>
            <w:webHidden/>
          </w:rPr>
          <w:fldChar w:fldCharType="end"/>
        </w:r>
      </w:hyperlink>
    </w:p>
    <w:p w14:paraId="749DAED0" w14:textId="7E8C6704"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59" w:history="1">
        <w:r w:rsidR="004E0095" w:rsidRPr="00272830">
          <w:rPr>
            <w:rStyle w:val="Hyperlink"/>
            <w:noProof/>
          </w:rPr>
          <w:t>2.3.4</w:t>
        </w:r>
        <w:r w:rsidR="004E0095">
          <w:rPr>
            <w:rFonts w:asciiTheme="minorHAnsi" w:eastAsiaTheme="minorEastAsia" w:hAnsiTheme="minorHAnsi" w:cstheme="minorBidi"/>
            <w:noProof/>
            <w:sz w:val="22"/>
            <w:szCs w:val="22"/>
            <w:lang w:val="en-US"/>
          </w:rPr>
          <w:tab/>
        </w:r>
        <w:r w:rsidR="004E0095" w:rsidRPr="00272830">
          <w:rPr>
            <w:rStyle w:val="Hyperlink"/>
            <w:noProof/>
          </w:rPr>
          <w:t>Ordering &amp; Clearance</w:t>
        </w:r>
        <w:r w:rsidR="004E0095">
          <w:rPr>
            <w:noProof/>
            <w:webHidden/>
          </w:rPr>
          <w:tab/>
        </w:r>
        <w:r w:rsidR="004E0095">
          <w:rPr>
            <w:noProof/>
            <w:webHidden/>
          </w:rPr>
          <w:fldChar w:fldCharType="begin"/>
        </w:r>
        <w:r w:rsidR="004E0095">
          <w:rPr>
            <w:noProof/>
            <w:webHidden/>
          </w:rPr>
          <w:instrText xml:space="preserve"> PAGEREF _Toc130783759 \h </w:instrText>
        </w:r>
        <w:r w:rsidR="004E0095">
          <w:rPr>
            <w:noProof/>
            <w:webHidden/>
          </w:rPr>
        </w:r>
        <w:r w:rsidR="004E0095">
          <w:rPr>
            <w:noProof/>
            <w:webHidden/>
          </w:rPr>
          <w:fldChar w:fldCharType="separate"/>
        </w:r>
        <w:r w:rsidR="009F0B76">
          <w:rPr>
            <w:noProof/>
            <w:webHidden/>
          </w:rPr>
          <w:t>43</w:t>
        </w:r>
        <w:r w:rsidR="004E0095">
          <w:rPr>
            <w:noProof/>
            <w:webHidden/>
          </w:rPr>
          <w:fldChar w:fldCharType="end"/>
        </w:r>
      </w:hyperlink>
    </w:p>
    <w:p w14:paraId="60485793" w14:textId="52874205"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0" w:history="1">
        <w:r w:rsidR="004E0095" w:rsidRPr="00272830">
          <w:rPr>
            <w:rStyle w:val="Hyperlink"/>
            <w:noProof/>
          </w:rPr>
          <w:t>2.3.5</w:t>
        </w:r>
        <w:r w:rsidR="004E0095">
          <w:rPr>
            <w:rFonts w:asciiTheme="minorHAnsi" w:eastAsiaTheme="minorEastAsia" w:hAnsiTheme="minorHAnsi" w:cstheme="minorBidi"/>
            <w:noProof/>
            <w:sz w:val="22"/>
            <w:szCs w:val="22"/>
            <w:lang w:val="en-US"/>
          </w:rPr>
          <w:tab/>
        </w:r>
        <w:r w:rsidR="004E0095" w:rsidRPr="00272830">
          <w:rPr>
            <w:rStyle w:val="Hyperlink"/>
            <w:noProof/>
          </w:rPr>
          <w:t>Return Pre-Notification</w:t>
        </w:r>
        <w:r w:rsidR="004E0095">
          <w:rPr>
            <w:noProof/>
            <w:webHidden/>
          </w:rPr>
          <w:tab/>
        </w:r>
        <w:r w:rsidR="004E0095">
          <w:rPr>
            <w:noProof/>
            <w:webHidden/>
          </w:rPr>
          <w:fldChar w:fldCharType="begin"/>
        </w:r>
        <w:r w:rsidR="004E0095">
          <w:rPr>
            <w:noProof/>
            <w:webHidden/>
          </w:rPr>
          <w:instrText xml:space="preserve"> PAGEREF _Toc130783760 \h </w:instrText>
        </w:r>
        <w:r w:rsidR="004E0095">
          <w:rPr>
            <w:noProof/>
            <w:webHidden/>
          </w:rPr>
        </w:r>
        <w:r w:rsidR="004E0095">
          <w:rPr>
            <w:noProof/>
            <w:webHidden/>
          </w:rPr>
          <w:fldChar w:fldCharType="separate"/>
        </w:r>
        <w:r w:rsidR="009F0B76">
          <w:rPr>
            <w:noProof/>
            <w:webHidden/>
          </w:rPr>
          <w:t>59</w:t>
        </w:r>
        <w:r w:rsidR="004E0095">
          <w:rPr>
            <w:noProof/>
            <w:webHidden/>
          </w:rPr>
          <w:fldChar w:fldCharType="end"/>
        </w:r>
      </w:hyperlink>
    </w:p>
    <w:p w14:paraId="52547F8A" w14:textId="5A7CDCE8"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1" w:history="1">
        <w:r w:rsidR="004E0095" w:rsidRPr="00272830">
          <w:rPr>
            <w:rStyle w:val="Hyperlink"/>
            <w:noProof/>
          </w:rPr>
          <w:t>2.3.6</w:t>
        </w:r>
        <w:r w:rsidR="004E0095">
          <w:rPr>
            <w:rFonts w:asciiTheme="minorHAnsi" w:eastAsiaTheme="minorEastAsia" w:hAnsiTheme="minorHAnsi" w:cstheme="minorBidi"/>
            <w:noProof/>
            <w:sz w:val="22"/>
            <w:szCs w:val="22"/>
            <w:lang w:val="en-US"/>
          </w:rPr>
          <w:tab/>
        </w:r>
        <w:r w:rsidR="004E0095" w:rsidRPr="00272830">
          <w:rPr>
            <w:rStyle w:val="Hyperlink"/>
            <w:noProof/>
          </w:rPr>
          <w:t>Support Information</w:t>
        </w:r>
        <w:r w:rsidR="004E0095">
          <w:rPr>
            <w:noProof/>
            <w:webHidden/>
          </w:rPr>
          <w:tab/>
        </w:r>
        <w:r w:rsidR="004E0095">
          <w:rPr>
            <w:noProof/>
            <w:webHidden/>
          </w:rPr>
          <w:fldChar w:fldCharType="begin"/>
        </w:r>
        <w:r w:rsidR="004E0095">
          <w:rPr>
            <w:noProof/>
            <w:webHidden/>
          </w:rPr>
          <w:instrText xml:space="preserve"> PAGEREF _Toc130783761 \h </w:instrText>
        </w:r>
        <w:r w:rsidR="004E0095">
          <w:rPr>
            <w:noProof/>
            <w:webHidden/>
          </w:rPr>
        </w:r>
        <w:r w:rsidR="004E0095">
          <w:rPr>
            <w:noProof/>
            <w:webHidden/>
          </w:rPr>
          <w:fldChar w:fldCharType="separate"/>
        </w:r>
        <w:r w:rsidR="009F0B76">
          <w:rPr>
            <w:noProof/>
            <w:webHidden/>
          </w:rPr>
          <w:t>67</w:t>
        </w:r>
        <w:r w:rsidR="004E0095">
          <w:rPr>
            <w:noProof/>
            <w:webHidden/>
          </w:rPr>
          <w:fldChar w:fldCharType="end"/>
        </w:r>
      </w:hyperlink>
    </w:p>
    <w:p w14:paraId="0EADA282" w14:textId="6F34ABAB" w:rsidR="004E0095" w:rsidRDefault="00AA0674">
      <w:pPr>
        <w:pStyle w:val="TOC1"/>
        <w:tabs>
          <w:tab w:val="left" w:pos="1258"/>
        </w:tabs>
        <w:rPr>
          <w:rFonts w:asciiTheme="minorHAnsi" w:eastAsiaTheme="minorEastAsia" w:hAnsiTheme="minorHAnsi" w:cstheme="minorBidi"/>
          <w:b w:val="0"/>
          <w:noProof/>
          <w:szCs w:val="22"/>
          <w:lang w:val="en-US"/>
        </w:rPr>
      </w:pPr>
      <w:hyperlink w:anchor="_Toc130783762" w:history="1">
        <w:r w:rsidR="004E0095" w:rsidRPr="00272830">
          <w:rPr>
            <w:rStyle w:val="Hyperlink"/>
            <w:noProof/>
          </w:rPr>
          <w:t>3</w:t>
        </w:r>
        <w:r w:rsidR="004E0095">
          <w:rPr>
            <w:rFonts w:asciiTheme="minorHAnsi" w:eastAsiaTheme="minorEastAsia" w:hAnsiTheme="minorHAnsi" w:cstheme="minorBidi"/>
            <w:b w:val="0"/>
            <w:noProof/>
            <w:szCs w:val="22"/>
            <w:lang w:val="en-US"/>
          </w:rPr>
          <w:tab/>
        </w:r>
        <w:r w:rsidR="004E0095" w:rsidRPr="00272830">
          <w:rPr>
            <w:rStyle w:val="Hyperlink"/>
            <w:noProof/>
          </w:rPr>
          <w:t>Depot User</w:t>
        </w:r>
        <w:r w:rsidR="004E0095">
          <w:rPr>
            <w:noProof/>
            <w:webHidden/>
          </w:rPr>
          <w:tab/>
        </w:r>
        <w:r w:rsidR="004E0095">
          <w:rPr>
            <w:noProof/>
            <w:webHidden/>
          </w:rPr>
          <w:fldChar w:fldCharType="begin"/>
        </w:r>
        <w:r w:rsidR="004E0095">
          <w:rPr>
            <w:noProof/>
            <w:webHidden/>
          </w:rPr>
          <w:instrText xml:space="preserve"> PAGEREF _Toc130783762 \h </w:instrText>
        </w:r>
        <w:r w:rsidR="004E0095">
          <w:rPr>
            <w:noProof/>
            <w:webHidden/>
          </w:rPr>
        </w:r>
        <w:r w:rsidR="004E0095">
          <w:rPr>
            <w:noProof/>
            <w:webHidden/>
          </w:rPr>
          <w:fldChar w:fldCharType="separate"/>
        </w:r>
        <w:r w:rsidR="009F0B76">
          <w:rPr>
            <w:noProof/>
            <w:webHidden/>
          </w:rPr>
          <w:t>90</w:t>
        </w:r>
        <w:r w:rsidR="004E0095">
          <w:rPr>
            <w:noProof/>
            <w:webHidden/>
          </w:rPr>
          <w:fldChar w:fldCharType="end"/>
        </w:r>
      </w:hyperlink>
    </w:p>
    <w:p w14:paraId="364012BE" w14:textId="77F9E42C"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3" w:history="1">
        <w:r w:rsidR="004E0095" w:rsidRPr="00272830">
          <w:rPr>
            <w:rStyle w:val="Hyperlink"/>
            <w:noProof/>
          </w:rPr>
          <w:t>3.1.1</w:t>
        </w:r>
        <w:r w:rsidR="004E0095">
          <w:rPr>
            <w:rFonts w:asciiTheme="minorHAnsi" w:eastAsiaTheme="minorEastAsia" w:hAnsiTheme="minorHAnsi" w:cstheme="minorBidi"/>
            <w:noProof/>
            <w:sz w:val="22"/>
            <w:szCs w:val="22"/>
            <w:lang w:val="en-US"/>
          </w:rPr>
          <w:tab/>
        </w:r>
        <w:r w:rsidR="004E0095" w:rsidRPr="00272830">
          <w:rPr>
            <w:rStyle w:val="Hyperlink"/>
            <w:noProof/>
          </w:rPr>
          <w:t>Confirming Depot Orders</w:t>
        </w:r>
        <w:r w:rsidR="004E0095">
          <w:rPr>
            <w:noProof/>
            <w:webHidden/>
          </w:rPr>
          <w:tab/>
        </w:r>
        <w:r w:rsidR="004E0095">
          <w:rPr>
            <w:noProof/>
            <w:webHidden/>
          </w:rPr>
          <w:fldChar w:fldCharType="begin"/>
        </w:r>
        <w:r w:rsidR="004E0095">
          <w:rPr>
            <w:noProof/>
            <w:webHidden/>
          </w:rPr>
          <w:instrText xml:space="preserve"> PAGEREF _Toc130783763 \h </w:instrText>
        </w:r>
        <w:r w:rsidR="004E0095">
          <w:rPr>
            <w:noProof/>
            <w:webHidden/>
          </w:rPr>
        </w:r>
        <w:r w:rsidR="004E0095">
          <w:rPr>
            <w:noProof/>
            <w:webHidden/>
          </w:rPr>
          <w:fldChar w:fldCharType="separate"/>
        </w:r>
        <w:r w:rsidR="009F0B76">
          <w:rPr>
            <w:noProof/>
            <w:webHidden/>
          </w:rPr>
          <w:t>90</w:t>
        </w:r>
        <w:r w:rsidR="004E0095">
          <w:rPr>
            <w:noProof/>
            <w:webHidden/>
          </w:rPr>
          <w:fldChar w:fldCharType="end"/>
        </w:r>
      </w:hyperlink>
    </w:p>
    <w:p w14:paraId="531BE1BB" w14:textId="27D40D65"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4" w:history="1">
        <w:r w:rsidR="004E0095" w:rsidRPr="00272830">
          <w:rPr>
            <w:rStyle w:val="Hyperlink"/>
            <w:noProof/>
          </w:rPr>
          <w:t>3.1.2</w:t>
        </w:r>
        <w:r w:rsidR="004E0095">
          <w:rPr>
            <w:rFonts w:asciiTheme="minorHAnsi" w:eastAsiaTheme="minorEastAsia" w:hAnsiTheme="minorHAnsi" w:cstheme="minorBidi"/>
            <w:noProof/>
            <w:sz w:val="22"/>
            <w:szCs w:val="22"/>
            <w:lang w:val="en-US"/>
          </w:rPr>
          <w:tab/>
        </w:r>
        <w:r w:rsidR="004E0095" w:rsidRPr="00272830">
          <w:rPr>
            <w:rStyle w:val="Hyperlink"/>
            <w:noProof/>
          </w:rPr>
          <w:t>Depot History</w:t>
        </w:r>
        <w:r w:rsidR="004E0095">
          <w:rPr>
            <w:noProof/>
            <w:webHidden/>
          </w:rPr>
          <w:tab/>
        </w:r>
        <w:r w:rsidR="004E0095">
          <w:rPr>
            <w:noProof/>
            <w:webHidden/>
          </w:rPr>
          <w:fldChar w:fldCharType="begin"/>
        </w:r>
        <w:r w:rsidR="004E0095">
          <w:rPr>
            <w:noProof/>
            <w:webHidden/>
          </w:rPr>
          <w:instrText xml:space="preserve"> PAGEREF _Toc130783764 \h </w:instrText>
        </w:r>
        <w:r w:rsidR="004E0095">
          <w:rPr>
            <w:noProof/>
            <w:webHidden/>
          </w:rPr>
        </w:r>
        <w:r w:rsidR="004E0095">
          <w:rPr>
            <w:noProof/>
            <w:webHidden/>
          </w:rPr>
          <w:fldChar w:fldCharType="separate"/>
        </w:r>
        <w:r w:rsidR="009F0B76">
          <w:rPr>
            <w:noProof/>
            <w:webHidden/>
          </w:rPr>
          <w:t>92</w:t>
        </w:r>
        <w:r w:rsidR="004E0095">
          <w:rPr>
            <w:noProof/>
            <w:webHidden/>
          </w:rPr>
          <w:fldChar w:fldCharType="end"/>
        </w:r>
      </w:hyperlink>
    </w:p>
    <w:p w14:paraId="6FAFB38C" w14:textId="1D9AC452" w:rsidR="004E0095" w:rsidRDefault="00AA0674">
      <w:pPr>
        <w:pStyle w:val="TOC1"/>
        <w:tabs>
          <w:tab w:val="left" w:pos="1258"/>
        </w:tabs>
        <w:rPr>
          <w:rFonts w:asciiTheme="minorHAnsi" w:eastAsiaTheme="minorEastAsia" w:hAnsiTheme="minorHAnsi" w:cstheme="minorBidi"/>
          <w:b w:val="0"/>
          <w:noProof/>
          <w:szCs w:val="22"/>
          <w:lang w:val="en-US"/>
        </w:rPr>
      </w:pPr>
      <w:hyperlink w:anchor="_Toc130783765" w:history="1">
        <w:r w:rsidR="004E0095" w:rsidRPr="00272830">
          <w:rPr>
            <w:rStyle w:val="Hyperlink"/>
            <w:noProof/>
          </w:rPr>
          <w:t>4</w:t>
        </w:r>
        <w:r w:rsidR="004E0095">
          <w:rPr>
            <w:rFonts w:asciiTheme="minorHAnsi" w:eastAsiaTheme="minorEastAsia" w:hAnsiTheme="minorHAnsi" w:cstheme="minorBidi"/>
            <w:b w:val="0"/>
            <w:noProof/>
            <w:szCs w:val="22"/>
            <w:lang w:val="en-US"/>
          </w:rPr>
          <w:tab/>
        </w:r>
        <w:r w:rsidR="004E0095" w:rsidRPr="00272830">
          <w:rPr>
            <w:rStyle w:val="Hyperlink"/>
            <w:noProof/>
          </w:rPr>
          <w:t>Security And Authentication</w:t>
        </w:r>
        <w:r w:rsidR="004E0095">
          <w:rPr>
            <w:noProof/>
            <w:webHidden/>
          </w:rPr>
          <w:tab/>
        </w:r>
        <w:r w:rsidR="004E0095">
          <w:rPr>
            <w:noProof/>
            <w:webHidden/>
          </w:rPr>
          <w:fldChar w:fldCharType="begin"/>
        </w:r>
        <w:r w:rsidR="004E0095">
          <w:rPr>
            <w:noProof/>
            <w:webHidden/>
          </w:rPr>
          <w:instrText xml:space="preserve"> PAGEREF _Toc130783765 \h </w:instrText>
        </w:r>
        <w:r w:rsidR="004E0095">
          <w:rPr>
            <w:noProof/>
            <w:webHidden/>
          </w:rPr>
        </w:r>
        <w:r w:rsidR="004E0095">
          <w:rPr>
            <w:noProof/>
            <w:webHidden/>
          </w:rPr>
          <w:fldChar w:fldCharType="separate"/>
        </w:r>
        <w:r w:rsidR="009F0B76">
          <w:rPr>
            <w:noProof/>
            <w:webHidden/>
          </w:rPr>
          <w:t>93</w:t>
        </w:r>
        <w:r w:rsidR="004E0095">
          <w:rPr>
            <w:noProof/>
            <w:webHidden/>
          </w:rPr>
          <w:fldChar w:fldCharType="end"/>
        </w:r>
      </w:hyperlink>
    </w:p>
    <w:p w14:paraId="42880249" w14:textId="66442B9F"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66" w:history="1">
        <w:r w:rsidR="004E0095" w:rsidRPr="00272830">
          <w:rPr>
            <w:rStyle w:val="Hyperlink"/>
            <w:noProof/>
          </w:rPr>
          <w:t>4.1</w:t>
        </w:r>
        <w:r w:rsidR="004E0095">
          <w:rPr>
            <w:rFonts w:asciiTheme="minorHAnsi" w:eastAsiaTheme="minorEastAsia" w:hAnsiTheme="minorHAnsi" w:cstheme="minorBidi"/>
            <w:noProof/>
            <w:sz w:val="22"/>
            <w:szCs w:val="22"/>
            <w:lang w:val="en-US"/>
          </w:rPr>
          <w:tab/>
        </w:r>
        <w:r w:rsidR="004E0095" w:rsidRPr="00272830">
          <w:rPr>
            <w:rStyle w:val="Hyperlink"/>
            <w:noProof/>
          </w:rPr>
          <w:t>OptiNet Authentication Options</w:t>
        </w:r>
        <w:r w:rsidR="004E0095">
          <w:rPr>
            <w:noProof/>
            <w:webHidden/>
          </w:rPr>
          <w:tab/>
        </w:r>
        <w:r w:rsidR="004E0095">
          <w:rPr>
            <w:noProof/>
            <w:webHidden/>
          </w:rPr>
          <w:fldChar w:fldCharType="begin"/>
        </w:r>
        <w:r w:rsidR="004E0095">
          <w:rPr>
            <w:noProof/>
            <w:webHidden/>
          </w:rPr>
          <w:instrText xml:space="preserve"> PAGEREF _Toc130783766 \h </w:instrText>
        </w:r>
        <w:r w:rsidR="004E0095">
          <w:rPr>
            <w:noProof/>
            <w:webHidden/>
          </w:rPr>
        </w:r>
        <w:r w:rsidR="004E0095">
          <w:rPr>
            <w:noProof/>
            <w:webHidden/>
          </w:rPr>
          <w:fldChar w:fldCharType="separate"/>
        </w:r>
        <w:r w:rsidR="009F0B76">
          <w:rPr>
            <w:noProof/>
            <w:webHidden/>
          </w:rPr>
          <w:t>93</w:t>
        </w:r>
        <w:r w:rsidR="004E0095">
          <w:rPr>
            <w:noProof/>
            <w:webHidden/>
          </w:rPr>
          <w:fldChar w:fldCharType="end"/>
        </w:r>
      </w:hyperlink>
    </w:p>
    <w:p w14:paraId="76CC913E" w14:textId="226E67D0"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7" w:history="1">
        <w:r w:rsidR="004E0095" w:rsidRPr="00272830">
          <w:rPr>
            <w:rStyle w:val="Hyperlink"/>
            <w:noProof/>
          </w:rPr>
          <w:t>4.1.1</w:t>
        </w:r>
        <w:r w:rsidR="004E0095">
          <w:rPr>
            <w:rFonts w:asciiTheme="minorHAnsi" w:eastAsiaTheme="minorEastAsia" w:hAnsiTheme="minorHAnsi" w:cstheme="minorBidi"/>
            <w:noProof/>
            <w:sz w:val="22"/>
            <w:szCs w:val="22"/>
            <w:lang w:val="en-US"/>
          </w:rPr>
          <w:tab/>
        </w:r>
        <w:r w:rsidR="004E0095" w:rsidRPr="00272830">
          <w:rPr>
            <w:rStyle w:val="Hyperlink"/>
            <w:noProof/>
          </w:rPr>
          <w:t>Internal</w:t>
        </w:r>
        <w:r w:rsidR="004E0095">
          <w:rPr>
            <w:noProof/>
            <w:webHidden/>
          </w:rPr>
          <w:tab/>
        </w:r>
        <w:r w:rsidR="004E0095">
          <w:rPr>
            <w:noProof/>
            <w:webHidden/>
          </w:rPr>
          <w:fldChar w:fldCharType="begin"/>
        </w:r>
        <w:r w:rsidR="004E0095">
          <w:rPr>
            <w:noProof/>
            <w:webHidden/>
          </w:rPr>
          <w:instrText xml:space="preserve"> PAGEREF _Toc130783767 \h </w:instrText>
        </w:r>
        <w:r w:rsidR="004E0095">
          <w:rPr>
            <w:noProof/>
            <w:webHidden/>
          </w:rPr>
        </w:r>
        <w:r w:rsidR="004E0095">
          <w:rPr>
            <w:noProof/>
            <w:webHidden/>
          </w:rPr>
          <w:fldChar w:fldCharType="separate"/>
        </w:r>
        <w:r w:rsidR="009F0B76">
          <w:rPr>
            <w:noProof/>
            <w:webHidden/>
          </w:rPr>
          <w:t>93</w:t>
        </w:r>
        <w:r w:rsidR="004E0095">
          <w:rPr>
            <w:noProof/>
            <w:webHidden/>
          </w:rPr>
          <w:fldChar w:fldCharType="end"/>
        </w:r>
      </w:hyperlink>
    </w:p>
    <w:p w14:paraId="20ECF8DA" w14:textId="60A7153E"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8" w:history="1">
        <w:r w:rsidR="004E0095" w:rsidRPr="00272830">
          <w:rPr>
            <w:rStyle w:val="Hyperlink"/>
            <w:noProof/>
          </w:rPr>
          <w:t>4.1.2</w:t>
        </w:r>
        <w:r w:rsidR="004E0095">
          <w:rPr>
            <w:rFonts w:asciiTheme="minorHAnsi" w:eastAsiaTheme="minorEastAsia" w:hAnsiTheme="minorHAnsi" w:cstheme="minorBidi"/>
            <w:noProof/>
            <w:sz w:val="22"/>
            <w:szCs w:val="22"/>
            <w:lang w:val="en-US"/>
          </w:rPr>
          <w:tab/>
        </w:r>
        <w:r w:rsidR="004E0095" w:rsidRPr="00272830">
          <w:rPr>
            <w:rStyle w:val="Hyperlink"/>
            <w:noProof/>
          </w:rPr>
          <w:t>External</w:t>
        </w:r>
        <w:r w:rsidR="004E0095">
          <w:rPr>
            <w:noProof/>
            <w:webHidden/>
          </w:rPr>
          <w:tab/>
        </w:r>
        <w:r w:rsidR="004E0095">
          <w:rPr>
            <w:noProof/>
            <w:webHidden/>
          </w:rPr>
          <w:fldChar w:fldCharType="begin"/>
        </w:r>
        <w:r w:rsidR="004E0095">
          <w:rPr>
            <w:noProof/>
            <w:webHidden/>
          </w:rPr>
          <w:instrText xml:space="preserve"> PAGEREF _Toc130783768 \h </w:instrText>
        </w:r>
        <w:r w:rsidR="004E0095">
          <w:rPr>
            <w:noProof/>
            <w:webHidden/>
          </w:rPr>
        </w:r>
        <w:r w:rsidR="004E0095">
          <w:rPr>
            <w:noProof/>
            <w:webHidden/>
          </w:rPr>
          <w:fldChar w:fldCharType="separate"/>
        </w:r>
        <w:r w:rsidR="009F0B76">
          <w:rPr>
            <w:noProof/>
            <w:webHidden/>
          </w:rPr>
          <w:t>93</w:t>
        </w:r>
        <w:r w:rsidR="004E0095">
          <w:rPr>
            <w:noProof/>
            <w:webHidden/>
          </w:rPr>
          <w:fldChar w:fldCharType="end"/>
        </w:r>
      </w:hyperlink>
    </w:p>
    <w:p w14:paraId="3E138A74" w14:textId="27A0D638" w:rsidR="004E0095" w:rsidRDefault="00AA0674">
      <w:pPr>
        <w:pStyle w:val="TOC3"/>
        <w:tabs>
          <w:tab w:val="left" w:pos="2110"/>
        </w:tabs>
        <w:rPr>
          <w:rFonts w:asciiTheme="minorHAnsi" w:eastAsiaTheme="minorEastAsia" w:hAnsiTheme="minorHAnsi" w:cstheme="minorBidi"/>
          <w:noProof/>
          <w:sz w:val="22"/>
          <w:szCs w:val="22"/>
          <w:lang w:val="en-US"/>
        </w:rPr>
      </w:pPr>
      <w:hyperlink w:anchor="_Toc130783769" w:history="1">
        <w:r w:rsidR="004E0095" w:rsidRPr="00272830">
          <w:rPr>
            <w:rStyle w:val="Hyperlink"/>
            <w:noProof/>
          </w:rPr>
          <w:t>4.1.3</w:t>
        </w:r>
        <w:r w:rsidR="004E0095">
          <w:rPr>
            <w:rFonts w:asciiTheme="minorHAnsi" w:eastAsiaTheme="minorEastAsia" w:hAnsiTheme="minorHAnsi" w:cstheme="minorBidi"/>
            <w:noProof/>
            <w:sz w:val="22"/>
            <w:szCs w:val="22"/>
            <w:lang w:val="en-US"/>
          </w:rPr>
          <w:tab/>
        </w:r>
        <w:r w:rsidR="004E0095" w:rsidRPr="00272830">
          <w:rPr>
            <w:rStyle w:val="Hyperlink"/>
            <w:noProof/>
          </w:rPr>
          <w:t>Custom</w:t>
        </w:r>
        <w:r w:rsidR="004E0095">
          <w:rPr>
            <w:noProof/>
            <w:webHidden/>
          </w:rPr>
          <w:tab/>
        </w:r>
        <w:r w:rsidR="004E0095">
          <w:rPr>
            <w:noProof/>
            <w:webHidden/>
          </w:rPr>
          <w:fldChar w:fldCharType="begin"/>
        </w:r>
        <w:r w:rsidR="004E0095">
          <w:rPr>
            <w:noProof/>
            <w:webHidden/>
          </w:rPr>
          <w:instrText xml:space="preserve"> PAGEREF _Toc130783769 \h </w:instrText>
        </w:r>
        <w:r w:rsidR="004E0095">
          <w:rPr>
            <w:noProof/>
            <w:webHidden/>
          </w:rPr>
        </w:r>
        <w:r w:rsidR="004E0095">
          <w:rPr>
            <w:noProof/>
            <w:webHidden/>
          </w:rPr>
          <w:fldChar w:fldCharType="separate"/>
        </w:r>
        <w:r w:rsidR="009F0B76">
          <w:rPr>
            <w:noProof/>
            <w:webHidden/>
          </w:rPr>
          <w:t>94</w:t>
        </w:r>
        <w:r w:rsidR="004E0095">
          <w:rPr>
            <w:noProof/>
            <w:webHidden/>
          </w:rPr>
          <w:fldChar w:fldCharType="end"/>
        </w:r>
      </w:hyperlink>
    </w:p>
    <w:p w14:paraId="0EB35404" w14:textId="1D2035F1" w:rsidR="004E0095" w:rsidRDefault="00AA0674">
      <w:pPr>
        <w:pStyle w:val="TOC1"/>
        <w:tabs>
          <w:tab w:val="left" w:pos="1258"/>
        </w:tabs>
        <w:rPr>
          <w:rFonts w:asciiTheme="minorHAnsi" w:eastAsiaTheme="minorEastAsia" w:hAnsiTheme="minorHAnsi" w:cstheme="minorBidi"/>
          <w:b w:val="0"/>
          <w:noProof/>
          <w:szCs w:val="22"/>
          <w:lang w:val="en-US"/>
        </w:rPr>
      </w:pPr>
      <w:hyperlink w:anchor="_Toc130783770" w:history="1">
        <w:r w:rsidR="004E0095" w:rsidRPr="00272830">
          <w:rPr>
            <w:rStyle w:val="Hyperlink"/>
            <w:noProof/>
          </w:rPr>
          <w:t>5</w:t>
        </w:r>
        <w:r w:rsidR="004E0095">
          <w:rPr>
            <w:rFonts w:asciiTheme="minorHAnsi" w:eastAsiaTheme="minorEastAsia" w:hAnsiTheme="minorHAnsi" w:cstheme="minorBidi"/>
            <w:b w:val="0"/>
            <w:noProof/>
            <w:szCs w:val="22"/>
            <w:lang w:val="en-US"/>
          </w:rPr>
          <w:tab/>
        </w:r>
        <w:r w:rsidR="004E0095" w:rsidRPr="00272830">
          <w:rPr>
            <w:rStyle w:val="Hyperlink"/>
            <w:noProof/>
          </w:rPr>
          <w:t>Customizing OptiNet</w:t>
        </w:r>
        <w:r w:rsidR="004E0095">
          <w:rPr>
            <w:noProof/>
            <w:webHidden/>
          </w:rPr>
          <w:tab/>
        </w:r>
        <w:r w:rsidR="004E0095">
          <w:rPr>
            <w:noProof/>
            <w:webHidden/>
          </w:rPr>
          <w:fldChar w:fldCharType="begin"/>
        </w:r>
        <w:r w:rsidR="004E0095">
          <w:rPr>
            <w:noProof/>
            <w:webHidden/>
          </w:rPr>
          <w:instrText xml:space="preserve"> PAGEREF _Toc130783770 \h </w:instrText>
        </w:r>
        <w:r w:rsidR="004E0095">
          <w:rPr>
            <w:noProof/>
            <w:webHidden/>
          </w:rPr>
        </w:r>
        <w:r w:rsidR="004E0095">
          <w:rPr>
            <w:noProof/>
            <w:webHidden/>
          </w:rPr>
          <w:fldChar w:fldCharType="separate"/>
        </w:r>
        <w:r w:rsidR="009F0B76">
          <w:rPr>
            <w:noProof/>
            <w:webHidden/>
          </w:rPr>
          <w:t>95</w:t>
        </w:r>
        <w:r w:rsidR="004E0095">
          <w:rPr>
            <w:noProof/>
            <w:webHidden/>
          </w:rPr>
          <w:fldChar w:fldCharType="end"/>
        </w:r>
      </w:hyperlink>
    </w:p>
    <w:p w14:paraId="10AAE90F" w14:textId="6AE9EBD5"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71" w:history="1">
        <w:r w:rsidR="004E0095" w:rsidRPr="00272830">
          <w:rPr>
            <w:rStyle w:val="Hyperlink"/>
            <w:noProof/>
          </w:rPr>
          <w:t>5.1</w:t>
        </w:r>
        <w:r w:rsidR="004E0095">
          <w:rPr>
            <w:rFonts w:asciiTheme="minorHAnsi" w:eastAsiaTheme="minorEastAsia" w:hAnsiTheme="minorHAnsi" w:cstheme="minorBidi"/>
            <w:noProof/>
            <w:sz w:val="22"/>
            <w:szCs w:val="22"/>
            <w:lang w:val="en-US"/>
          </w:rPr>
          <w:tab/>
        </w:r>
        <w:r w:rsidR="004E0095" w:rsidRPr="00272830">
          <w:rPr>
            <w:rStyle w:val="Hyperlink"/>
            <w:noProof/>
          </w:rPr>
          <w:t>Customizing the ‘Look and Feel’</w:t>
        </w:r>
        <w:r w:rsidR="004E0095">
          <w:rPr>
            <w:noProof/>
            <w:webHidden/>
          </w:rPr>
          <w:tab/>
        </w:r>
        <w:r w:rsidR="004E0095">
          <w:rPr>
            <w:noProof/>
            <w:webHidden/>
          </w:rPr>
          <w:fldChar w:fldCharType="begin"/>
        </w:r>
        <w:r w:rsidR="004E0095">
          <w:rPr>
            <w:noProof/>
            <w:webHidden/>
          </w:rPr>
          <w:instrText xml:space="preserve"> PAGEREF _Toc130783771 \h </w:instrText>
        </w:r>
        <w:r w:rsidR="004E0095">
          <w:rPr>
            <w:noProof/>
            <w:webHidden/>
          </w:rPr>
        </w:r>
        <w:r w:rsidR="004E0095">
          <w:rPr>
            <w:noProof/>
            <w:webHidden/>
          </w:rPr>
          <w:fldChar w:fldCharType="separate"/>
        </w:r>
        <w:r w:rsidR="009F0B76">
          <w:rPr>
            <w:noProof/>
            <w:webHidden/>
          </w:rPr>
          <w:t>95</w:t>
        </w:r>
        <w:r w:rsidR="004E0095">
          <w:rPr>
            <w:noProof/>
            <w:webHidden/>
          </w:rPr>
          <w:fldChar w:fldCharType="end"/>
        </w:r>
      </w:hyperlink>
    </w:p>
    <w:p w14:paraId="07BBA27E" w14:textId="1E7F07E1" w:rsidR="004E0095" w:rsidRDefault="00AA0674">
      <w:pPr>
        <w:pStyle w:val="TOC2"/>
        <w:tabs>
          <w:tab w:val="left" w:pos="1621"/>
        </w:tabs>
        <w:rPr>
          <w:rFonts w:asciiTheme="minorHAnsi" w:eastAsiaTheme="minorEastAsia" w:hAnsiTheme="minorHAnsi" w:cstheme="minorBidi"/>
          <w:noProof/>
          <w:sz w:val="22"/>
          <w:szCs w:val="22"/>
          <w:lang w:val="en-US"/>
        </w:rPr>
      </w:pPr>
      <w:hyperlink w:anchor="_Toc130783772" w:history="1">
        <w:r w:rsidR="004E0095" w:rsidRPr="00272830">
          <w:rPr>
            <w:rStyle w:val="Hyperlink"/>
            <w:noProof/>
          </w:rPr>
          <w:t>5.2</w:t>
        </w:r>
        <w:r w:rsidR="004E0095">
          <w:rPr>
            <w:rFonts w:asciiTheme="minorHAnsi" w:eastAsiaTheme="minorEastAsia" w:hAnsiTheme="minorHAnsi" w:cstheme="minorBidi"/>
            <w:noProof/>
            <w:sz w:val="22"/>
            <w:szCs w:val="22"/>
            <w:lang w:val="en-US"/>
          </w:rPr>
          <w:tab/>
        </w:r>
        <w:r w:rsidR="004E0095" w:rsidRPr="00272830">
          <w:rPr>
            <w:rStyle w:val="Hyperlink"/>
            <w:noProof/>
          </w:rPr>
          <w:t>Multi-Language Support</w:t>
        </w:r>
        <w:r w:rsidR="004E0095">
          <w:rPr>
            <w:noProof/>
            <w:webHidden/>
          </w:rPr>
          <w:tab/>
        </w:r>
        <w:r w:rsidR="004E0095">
          <w:rPr>
            <w:noProof/>
            <w:webHidden/>
          </w:rPr>
          <w:fldChar w:fldCharType="begin"/>
        </w:r>
        <w:r w:rsidR="004E0095">
          <w:rPr>
            <w:noProof/>
            <w:webHidden/>
          </w:rPr>
          <w:instrText xml:space="preserve"> PAGEREF _Toc130783772 \h </w:instrText>
        </w:r>
        <w:r w:rsidR="004E0095">
          <w:rPr>
            <w:noProof/>
            <w:webHidden/>
          </w:rPr>
        </w:r>
        <w:r w:rsidR="004E0095">
          <w:rPr>
            <w:noProof/>
            <w:webHidden/>
          </w:rPr>
          <w:fldChar w:fldCharType="separate"/>
        </w:r>
        <w:r w:rsidR="009F0B76">
          <w:rPr>
            <w:noProof/>
            <w:webHidden/>
          </w:rPr>
          <w:t>95</w:t>
        </w:r>
        <w:r w:rsidR="004E0095">
          <w:rPr>
            <w:noProof/>
            <w:webHidden/>
          </w:rPr>
          <w:fldChar w:fldCharType="end"/>
        </w:r>
      </w:hyperlink>
    </w:p>
    <w:p w14:paraId="5FAA78A8" w14:textId="44557E89" w:rsidR="00D82E5E" w:rsidRDefault="00D82E5E" w:rsidP="00873F8E">
      <w:pPr>
        <w:pStyle w:val="TableofFigures"/>
      </w:pPr>
      <w:r>
        <w:fldChar w:fldCharType="end"/>
      </w:r>
    </w:p>
    <w:p w14:paraId="390DA90C" w14:textId="77777777" w:rsidR="00EE2021" w:rsidRDefault="00EE2021" w:rsidP="00661F0B"/>
    <w:p w14:paraId="5C1AF518" w14:textId="77777777" w:rsidR="00EE2021" w:rsidRDefault="00EE2021" w:rsidP="00661F0B">
      <w:pPr>
        <w:sectPr w:rsidR="00EE2021" w:rsidSect="00B05E19">
          <w:headerReference w:type="even" r:id="rId15"/>
          <w:headerReference w:type="default" r:id="rId16"/>
          <w:footerReference w:type="even" r:id="rId17"/>
          <w:footerReference w:type="default" r:id="rId18"/>
          <w:headerReference w:type="first" r:id="rId19"/>
          <w:footerReference w:type="first" r:id="rId20"/>
          <w:pgSz w:w="12240" w:h="15840" w:code="1"/>
          <w:pgMar w:top="1440" w:right="1077" w:bottom="1440" w:left="1077" w:header="709" w:footer="567" w:gutter="0"/>
          <w:cols w:space="708"/>
          <w:titlePg/>
          <w:docGrid w:linePitch="360"/>
        </w:sectPr>
      </w:pPr>
    </w:p>
    <w:p w14:paraId="0C7BD602" w14:textId="77777777" w:rsidR="00075799" w:rsidRDefault="00075799" w:rsidP="00AE3271">
      <w:pPr>
        <w:pStyle w:val="Heading1"/>
      </w:pPr>
      <w:bookmarkStart w:id="12" w:name="_Toc54016711"/>
      <w:bookmarkStart w:id="13" w:name="_Toc130783737"/>
      <w:r>
        <w:t>Introduction to OptiNet</w:t>
      </w:r>
      <w:bookmarkEnd w:id="12"/>
      <w:bookmarkEnd w:id="13"/>
    </w:p>
    <w:p w14:paraId="05CDB105" w14:textId="77777777" w:rsidR="00075799" w:rsidRPr="00C0683F" w:rsidRDefault="00075799" w:rsidP="00C0683F">
      <w:pPr>
        <w:pStyle w:val="BodyText"/>
      </w:pPr>
      <w:r w:rsidRPr="00C0683F">
        <w:t>This chapter provides information on the following topics:</w:t>
      </w:r>
    </w:p>
    <w:p w14:paraId="3F0CB953" w14:textId="1F741D3B"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_Ref31623592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Conventions used in this Help Documentation</w:t>
      </w:r>
      <w:r w:rsidRPr="007C5F50">
        <w:rPr>
          <w:color w:val="4472C4" w:themeColor="accent1"/>
        </w:rPr>
        <w:fldChar w:fldCharType="end"/>
      </w:r>
    </w:p>
    <w:p w14:paraId="662E7AF1" w14:textId="447C70E7"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_Ref31623594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Accessing OptiNet</w:t>
      </w:r>
      <w:r w:rsidRPr="007C5F50">
        <w:rPr>
          <w:color w:val="4472C4" w:themeColor="accent1"/>
        </w:rPr>
        <w:fldChar w:fldCharType="end"/>
      </w:r>
    </w:p>
    <w:p w14:paraId="202F6EEE" w14:textId="272C88F8"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_Ref31623596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Login Process</w:t>
      </w:r>
      <w:r w:rsidRPr="007C5F50">
        <w:rPr>
          <w:color w:val="4472C4" w:themeColor="accent1"/>
        </w:rPr>
        <w:fldChar w:fldCharType="end"/>
      </w:r>
      <w:r w:rsidRPr="007C5F50">
        <w:rPr>
          <w:color w:val="4472C4" w:themeColor="accent1"/>
        </w:rPr>
        <w:t xml:space="preserve"> / </w:t>
      </w:r>
      <w:r w:rsidRPr="007C5F50">
        <w:rPr>
          <w:color w:val="4472C4" w:themeColor="accent1"/>
        </w:rPr>
        <w:fldChar w:fldCharType="begin"/>
      </w:r>
      <w:r w:rsidRPr="007C5F50">
        <w:rPr>
          <w:color w:val="4472C4" w:themeColor="accent1"/>
        </w:rPr>
        <w:instrText xml:space="preserve"> REF _Ref31623597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Logout Process</w:t>
      </w:r>
      <w:r w:rsidRPr="007C5F50">
        <w:rPr>
          <w:color w:val="4472C4" w:themeColor="accent1"/>
        </w:rPr>
        <w:fldChar w:fldCharType="end"/>
      </w:r>
    </w:p>
    <w:p w14:paraId="56BF7235" w14:textId="6A7629B3"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_Ref31623601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Navigation &amp; the User Interface</w:t>
      </w:r>
      <w:r w:rsidRPr="007C5F50">
        <w:rPr>
          <w:color w:val="4472C4" w:themeColor="accent1"/>
        </w:rPr>
        <w:fldChar w:fldCharType="end"/>
      </w:r>
    </w:p>
    <w:p w14:paraId="098D3B9E" w14:textId="65C14C1D" w:rsidR="00075799" w:rsidRDefault="00075799" w:rsidP="00075799">
      <w:pPr>
        <w:pStyle w:val="BodyText"/>
      </w:pPr>
      <w:r>
        <w:t xml:space="preserve">NCR's OptiNet application is an intranet application designed for financial institutions using OptiCash as a decision support tool for </w:t>
      </w:r>
      <w:r w:rsidR="00624F0F">
        <w:t>cost-</w:t>
      </w:r>
      <w:r>
        <w:t xml:space="preserve">effective branch and ATM currency management. </w:t>
      </w:r>
    </w:p>
    <w:p w14:paraId="0A34C025" w14:textId="77777777" w:rsidR="00075799" w:rsidRDefault="00075799" w:rsidP="00075799">
      <w:pPr>
        <w:pStyle w:val="BodyText"/>
      </w:pPr>
      <w:r>
        <w:t>OptiNet is an OptiCash complementary intranet application that adds the following functionality to OptiCash:</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2146B5" w14:textId="77777777" w:rsidTr="007C5F50">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24BBF135" w14:textId="77777777" w:rsidR="00075799" w:rsidRPr="001671B4" w:rsidRDefault="00075799" w:rsidP="004A3075">
            <w:pPr>
              <w:pStyle w:val="TableHeading"/>
              <w:jc w:val="center"/>
            </w:pPr>
            <w:r w:rsidRPr="001671B4">
              <w:t>Benefits of OptiNet</w:t>
            </w:r>
          </w:p>
        </w:tc>
      </w:tr>
      <w:tr w:rsidR="00075799" w:rsidRPr="001671B4" w14:paraId="31247916" w14:textId="77777777" w:rsidTr="007C5F50">
        <w:trPr>
          <w:cantSplit/>
        </w:trPr>
        <w:tc>
          <w:tcPr>
            <w:tcW w:w="8060" w:type="dxa"/>
            <w:tcBorders>
              <w:top w:val="single" w:sz="4" w:space="0" w:color="auto"/>
              <w:left w:val="single" w:sz="6" w:space="0" w:color="auto"/>
              <w:bottom w:val="single" w:sz="6" w:space="0" w:color="auto"/>
            </w:tcBorders>
          </w:tcPr>
          <w:p w14:paraId="6CA28064" w14:textId="77777777" w:rsidR="00075799" w:rsidRPr="001671B4" w:rsidRDefault="00075799" w:rsidP="004A3075">
            <w:pPr>
              <w:pStyle w:val="TableBody"/>
            </w:pPr>
            <w:r w:rsidRPr="001671B4">
              <w:rPr>
                <w:b/>
                <w:bCs/>
              </w:rPr>
              <w:t xml:space="preserve">Distributes OptiCash Information via Internet:  </w:t>
            </w:r>
            <w:r w:rsidRPr="001671B4">
              <w:t>Distribute daily cash order recommendations generated by OptiCash from a central location to branch managers and/or entities having currency management responsibilities for their review, acceptance or update, and return.</w:t>
            </w:r>
          </w:p>
        </w:tc>
      </w:tr>
      <w:tr w:rsidR="00075799" w:rsidRPr="001671B4" w14:paraId="1C3E948F" w14:textId="77777777" w:rsidTr="007C5F50">
        <w:trPr>
          <w:cantSplit/>
        </w:trPr>
        <w:tc>
          <w:tcPr>
            <w:tcW w:w="8060" w:type="dxa"/>
            <w:tcBorders>
              <w:top w:val="single" w:sz="6" w:space="0" w:color="auto"/>
              <w:left w:val="single" w:sz="6" w:space="0" w:color="auto"/>
              <w:bottom w:val="single" w:sz="6" w:space="0" w:color="auto"/>
            </w:tcBorders>
          </w:tcPr>
          <w:p w14:paraId="5F46051A" w14:textId="68A3C388" w:rsidR="00075799" w:rsidRPr="001671B4" w:rsidRDefault="00075799" w:rsidP="004A3075">
            <w:pPr>
              <w:pStyle w:val="TableBody"/>
            </w:pPr>
            <w:r w:rsidRPr="001671B4">
              <w:rPr>
                <w:b/>
                <w:bCs/>
              </w:rPr>
              <w:t xml:space="preserve">Collects Daily Cash Order Information:  </w:t>
            </w:r>
            <w:r w:rsidRPr="001671B4">
              <w:t xml:space="preserve">Collect actual daily cash orders and/or clearances from branches and/or entities having currency management responsibilities to commit original OptiCash cash recommendations or to update </w:t>
            </w:r>
            <w:r w:rsidR="00624F0F">
              <w:t xml:space="preserve">the </w:t>
            </w:r>
            <w:r w:rsidRPr="001671B4">
              <w:t>OptiCash database with different cash order</w:t>
            </w:r>
            <w:r w:rsidR="00CF40F0">
              <w:t>s</w:t>
            </w:r>
            <w:r w:rsidRPr="001671B4">
              <w:t xml:space="preserve"> and/or clearance amounts.</w:t>
            </w:r>
          </w:p>
        </w:tc>
      </w:tr>
      <w:tr w:rsidR="00075799" w:rsidRPr="001671B4" w14:paraId="549E4EF5" w14:textId="77777777" w:rsidTr="007C5F50">
        <w:trPr>
          <w:cantSplit/>
        </w:trPr>
        <w:tc>
          <w:tcPr>
            <w:tcW w:w="8060" w:type="dxa"/>
            <w:tcBorders>
              <w:top w:val="single" w:sz="6" w:space="0" w:color="auto"/>
              <w:left w:val="single" w:sz="6" w:space="0" w:color="auto"/>
              <w:bottom w:val="single" w:sz="6" w:space="0" w:color="auto"/>
            </w:tcBorders>
          </w:tcPr>
          <w:p w14:paraId="27D5EAD2" w14:textId="77777777" w:rsidR="00075799" w:rsidRPr="001671B4" w:rsidRDefault="00075799" w:rsidP="004A3075">
            <w:pPr>
              <w:pStyle w:val="TableBody"/>
            </w:pPr>
            <w:r w:rsidRPr="001671B4">
              <w:rPr>
                <w:b/>
                <w:bCs/>
              </w:rPr>
              <w:t xml:space="preserve">Provides Key Information to Your Personnel: </w:t>
            </w:r>
            <w:r w:rsidRPr="001671B4">
              <w:t>Provide support information to branch managers and/or entities having currency management responsibilities to help them make daily decisions when ordering and/or returning cash for every Cashpoint they manage. This support information, generated and provided by OptiCash, includes historical data, forecasted currency demands, and scheduled deliveries for the next few days.</w:t>
            </w:r>
          </w:p>
        </w:tc>
      </w:tr>
    </w:tbl>
    <w:p w14:paraId="5153547D" w14:textId="77777777" w:rsidR="002A6168" w:rsidRDefault="002A6168">
      <w:pPr>
        <w:spacing w:after="160" w:line="259" w:lineRule="auto"/>
        <w:rPr>
          <w:rFonts w:eastAsia="Times New Roman"/>
          <w:b/>
          <w:sz w:val="34"/>
          <w:szCs w:val="28"/>
          <w:lang w:val="en-GB"/>
        </w:rPr>
      </w:pPr>
      <w:bookmarkStart w:id="14" w:name="_Toc20016709"/>
      <w:bookmarkStart w:id="15" w:name="_Toc20017126"/>
      <w:bookmarkStart w:id="16" w:name="_Toc29089986"/>
      <w:bookmarkStart w:id="17" w:name="_Toc29958788"/>
      <w:bookmarkStart w:id="18" w:name="_Toc232225516"/>
      <w:bookmarkStart w:id="19" w:name="_Toc232225560"/>
      <w:bookmarkStart w:id="20" w:name="_Toc54016712"/>
      <w:r>
        <w:br w:type="page"/>
      </w:r>
    </w:p>
    <w:p w14:paraId="5847F095" w14:textId="4F462702" w:rsidR="00075799" w:rsidRDefault="00075799" w:rsidP="00075799">
      <w:pPr>
        <w:pStyle w:val="Heading2"/>
      </w:pPr>
      <w:bookmarkStart w:id="21" w:name="_Toc130783738"/>
      <w:r>
        <w:t>Getting Started</w:t>
      </w:r>
      <w:bookmarkEnd w:id="14"/>
      <w:bookmarkEnd w:id="15"/>
      <w:bookmarkEnd w:id="16"/>
      <w:bookmarkEnd w:id="17"/>
      <w:bookmarkEnd w:id="18"/>
      <w:bookmarkEnd w:id="19"/>
      <w:bookmarkEnd w:id="20"/>
      <w:bookmarkEnd w:id="21"/>
    </w:p>
    <w:p w14:paraId="5AE56D54" w14:textId="77777777" w:rsidR="00075799" w:rsidRDefault="00075799" w:rsidP="00075799">
      <w:pPr>
        <w:pStyle w:val="Heading3"/>
      </w:pPr>
      <w:bookmarkStart w:id="22" w:name="_Ref22622099"/>
      <w:bookmarkStart w:id="23" w:name="_Toc29089987"/>
      <w:bookmarkStart w:id="24" w:name="_Toc29958789"/>
      <w:bookmarkStart w:id="25" w:name="_Ref31623592"/>
      <w:bookmarkStart w:id="26" w:name="_Toc232225517"/>
      <w:bookmarkStart w:id="27" w:name="_Toc232225561"/>
      <w:bookmarkStart w:id="28" w:name="_Toc54016713"/>
      <w:bookmarkStart w:id="29" w:name="_Toc130783739"/>
      <w:r>
        <w:t xml:space="preserve">Conventions used in this Help </w:t>
      </w:r>
      <w:bookmarkEnd w:id="22"/>
      <w:r>
        <w:t>Documentation</w:t>
      </w:r>
      <w:bookmarkEnd w:id="23"/>
      <w:bookmarkEnd w:id="24"/>
      <w:bookmarkEnd w:id="25"/>
      <w:bookmarkEnd w:id="26"/>
      <w:bookmarkEnd w:id="27"/>
      <w:bookmarkEnd w:id="28"/>
      <w:bookmarkEnd w:id="29"/>
    </w:p>
    <w:p w14:paraId="2EA00A41" w14:textId="57EDB8D6" w:rsidR="00075799" w:rsidRPr="00A875AE" w:rsidRDefault="00075799" w:rsidP="00075799">
      <w:r w:rsidRPr="00A875AE">
        <w:t xml:space="preserve">The conventions used in this help documentation are </w:t>
      </w:r>
      <w:r w:rsidR="00D83AEA">
        <w:t>listed</w:t>
      </w:r>
      <w:r w:rsidRPr="00A875AE">
        <w:t xml:space="preserve"> in the table below.</w:t>
      </w:r>
    </w:p>
    <w:p w14:paraId="14B981FA" w14:textId="77777777" w:rsidR="00D83AEA" w:rsidRDefault="00D83AEA" w:rsidP="00D83AEA">
      <w:pPr>
        <w:pStyle w:val="BodyText"/>
      </w:pPr>
      <w:bookmarkStart w:id="30" w:name="_Toc256528642"/>
    </w:p>
    <w:p w14:paraId="4CB6382E" w14:textId="4F70510B" w:rsidR="00075799" w:rsidRPr="00A875AE" w:rsidRDefault="00075799" w:rsidP="00075799">
      <w:pPr>
        <w:pStyle w:val="Caption"/>
      </w:pPr>
      <w:r w:rsidRPr="00A875AE">
        <w:t xml:space="preserve">Table </w:t>
      </w:r>
      <w:r w:rsidR="00743EA5">
        <w:fldChar w:fldCharType="begin"/>
      </w:r>
      <w:r w:rsidR="00743EA5">
        <w:instrText xml:space="preserve"> SEQ Table \* ARABIC </w:instrText>
      </w:r>
      <w:r w:rsidR="00743EA5">
        <w:fldChar w:fldCharType="separate"/>
      </w:r>
      <w:r w:rsidR="009F0B76">
        <w:rPr>
          <w:noProof/>
        </w:rPr>
        <w:t>1</w:t>
      </w:r>
      <w:r w:rsidR="00743EA5">
        <w:rPr>
          <w:noProof/>
        </w:rPr>
        <w:fldChar w:fldCharType="end"/>
      </w:r>
      <w:r w:rsidRPr="00A875AE">
        <w:t>: Conventions</w:t>
      </w:r>
      <w:bookmarkEnd w:id="3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075799" w:rsidRPr="00A875AE" w14:paraId="4529A76B" w14:textId="77777777" w:rsidTr="002A6168">
        <w:trPr>
          <w:cantSplit/>
          <w:tblHeader/>
        </w:trPr>
        <w:tc>
          <w:tcPr>
            <w:tcW w:w="1760" w:type="dxa"/>
            <w:tcBorders>
              <w:top w:val="single" w:sz="6" w:space="0" w:color="auto"/>
              <w:bottom w:val="double" w:sz="6" w:space="0" w:color="auto"/>
              <w:right w:val="single" w:sz="6" w:space="0" w:color="auto"/>
            </w:tcBorders>
            <w:shd w:val="clear" w:color="auto" w:fill="54B948"/>
          </w:tcPr>
          <w:p w14:paraId="05960B04" w14:textId="77777777" w:rsidR="00075799" w:rsidRPr="002A6168" w:rsidRDefault="00075799" w:rsidP="002A6168">
            <w:pPr>
              <w:pStyle w:val="TableHeading"/>
            </w:pPr>
            <w:r w:rsidRPr="002A6168">
              <w:t>Convention</w:t>
            </w:r>
          </w:p>
        </w:tc>
        <w:tc>
          <w:tcPr>
            <w:tcW w:w="6290" w:type="dxa"/>
            <w:tcBorders>
              <w:top w:val="single" w:sz="6" w:space="0" w:color="auto"/>
              <w:left w:val="nil"/>
              <w:bottom w:val="double" w:sz="6" w:space="0" w:color="auto"/>
            </w:tcBorders>
            <w:shd w:val="clear" w:color="auto" w:fill="54B948"/>
          </w:tcPr>
          <w:p w14:paraId="683144CF" w14:textId="77777777" w:rsidR="00075799" w:rsidRPr="002A6168" w:rsidRDefault="00075799" w:rsidP="002A6168">
            <w:pPr>
              <w:pStyle w:val="TableHeading"/>
            </w:pPr>
            <w:r w:rsidRPr="002A6168">
              <w:t>Use</w:t>
            </w:r>
          </w:p>
        </w:tc>
      </w:tr>
      <w:tr w:rsidR="00075799" w:rsidRPr="00A875AE" w14:paraId="553021F2" w14:textId="77777777" w:rsidTr="00596BD6">
        <w:trPr>
          <w:cantSplit/>
        </w:trPr>
        <w:tc>
          <w:tcPr>
            <w:tcW w:w="1760" w:type="dxa"/>
            <w:tcBorders>
              <w:top w:val="single" w:sz="6" w:space="0" w:color="auto"/>
              <w:bottom w:val="single" w:sz="6" w:space="0" w:color="auto"/>
              <w:right w:val="single" w:sz="6" w:space="0" w:color="auto"/>
            </w:tcBorders>
          </w:tcPr>
          <w:p w14:paraId="6A089520" w14:textId="77777777" w:rsidR="00075799" w:rsidRPr="007C5F50" w:rsidRDefault="00075799" w:rsidP="00C4190D">
            <w:pPr>
              <w:pStyle w:val="TableBody"/>
              <w:rPr>
                <w:b/>
                <w:bCs/>
              </w:rPr>
            </w:pPr>
            <w:r w:rsidRPr="007C5F50">
              <w:rPr>
                <w:rStyle w:val="HeaderChar"/>
                <w:b/>
                <w:bCs/>
                <w:color w:val="538135" w:themeColor="accent6" w:themeShade="BF"/>
                <w:sz w:val="20"/>
                <w:szCs w:val="20"/>
              </w:rPr>
              <w:t>Green</w:t>
            </w:r>
            <w:r w:rsidRPr="007C5F50">
              <w:rPr>
                <w:b/>
                <w:bCs/>
                <w:color w:val="538135" w:themeColor="accent6" w:themeShade="BF"/>
              </w:rPr>
              <w:t xml:space="preserve"> Text</w:t>
            </w:r>
          </w:p>
        </w:tc>
        <w:tc>
          <w:tcPr>
            <w:tcW w:w="6290" w:type="dxa"/>
            <w:tcBorders>
              <w:top w:val="single" w:sz="6" w:space="0" w:color="auto"/>
              <w:left w:val="single" w:sz="6" w:space="0" w:color="auto"/>
              <w:bottom w:val="single" w:sz="6" w:space="0" w:color="auto"/>
            </w:tcBorders>
          </w:tcPr>
          <w:p w14:paraId="664DE3FC" w14:textId="77777777" w:rsidR="00075799" w:rsidRPr="00A875AE" w:rsidRDefault="00075799" w:rsidP="002A6168">
            <w:pPr>
              <w:pStyle w:val="TableBody"/>
            </w:pPr>
            <w:r>
              <w:t>Indicates a link to the top of the current section. These links can be clicked to quickly navigate through this document. (In some cases you may need to hold the CTRL key to click the link)</w:t>
            </w:r>
          </w:p>
        </w:tc>
      </w:tr>
      <w:tr w:rsidR="00075799" w:rsidRPr="00A875AE" w14:paraId="5698AE3C" w14:textId="77777777" w:rsidTr="00596BD6">
        <w:trPr>
          <w:cantSplit/>
        </w:trPr>
        <w:tc>
          <w:tcPr>
            <w:tcW w:w="1760" w:type="dxa"/>
            <w:tcBorders>
              <w:top w:val="single" w:sz="6" w:space="0" w:color="auto"/>
              <w:bottom w:val="single" w:sz="6" w:space="0" w:color="auto"/>
              <w:right w:val="single" w:sz="6" w:space="0" w:color="auto"/>
            </w:tcBorders>
          </w:tcPr>
          <w:p w14:paraId="3293343B" w14:textId="77777777" w:rsidR="00075799" w:rsidRPr="007C5F50" w:rsidRDefault="00075799" w:rsidP="00C4190D">
            <w:pPr>
              <w:pStyle w:val="TableBody"/>
              <w:rPr>
                <w:rStyle w:val="TopicCrossReference"/>
                <w:b/>
                <w:bCs/>
                <w:color w:val="auto"/>
              </w:rPr>
            </w:pPr>
            <w:r w:rsidRPr="007C5F50">
              <w:rPr>
                <w:rStyle w:val="TopicCrossReference"/>
                <w:b/>
                <w:bCs/>
                <w:color w:val="4472C4" w:themeColor="accent1"/>
              </w:rPr>
              <w:t>Blue Text</w:t>
            </w:r>
          </w:p>
        </w:tc>
        <w:tc>
          <w:tcPr>
            <w:tcW w:w="6290" w:type="dxa"/>
            <w:tcBorders>
              <w:top w:val="single" w:sz="6" w:space="0" w:color="auto"/>
              <w:left w:val="single" w:sz="6" w:space="0" w:color="auto"/>
              <w:bottom w:val="single" w:sz="6" w:space="0" w:color="auto"/>
            </w:tcBorders>
          </w:tcPr>
          <w:p w14:paraId="544783D0" w14:textId="4391E7DA" w:rsidR="00075799" w:rsidRPr="00A875AE" w:rsidRDefault="00075799" w:rsidP="002A6168">
            <w:pPr>
              <w:pStyle w:val="TableBody"/>
            </w:pPr>
            <w:r>
              <w:t>Indicates a link to a different topic or section. These links can be clicked to quickly navigate through this document. (In some cases you may need to hold the CTRL key to click the link)</w:t>
            </w:r>
          </w:p>
        </w:tc>
      </w:tr>
      <w:tr w:rsidR="00075799" w:rsidRPr="00A875AE" w14:paraId="0F3051E0" w14:textId="77777777" w:rsidTr="00596BD6">
        <w:trPr>
          <w:cantSplit/>
        </w:trPr>
        <w:tc>
          <w:tcPr>
            <w:tcW w:w="1760" w:type="dxa"/>
            <w:tcBorders>
              <w:top w:val="single" w:sz="6" w:space="0" w:color="auto"/>
              <w:bottom w:val="single" w:sz="6" w:space="0" w:color="auto"/>
              <w:right w:val="single" w:sz="6" w:space="0" w:color="auto"/>
            </w:tcBorders>
          </w:tcPr>
          <w:p w14:paraId="3A610E50" w14:textId="77777777" w:rsidR="00075799" w:rsidRPr="00A875AE" w:rsidRDefault="00075799" w:rsidP="002A6168">
            <w:pPr>
              <w:pStyle w:val="TableBody"/>
            </w:pPr>
            <w:r w:rsidRPr="00A875AE">
              <w:rPr>
                <w:rFonts w:ascii="Wingdings" w:eastAsia="Wingdings" w:hAnsi="Wingdings" w:cs="Wingdings"/>
              </w:rPr>
              <w:t></w:t>
            </w:r>
          </w:p>
        </w:tc>
        <w:tc>
          <w:tcPr>
            <w:tcW w:w="6290" w:type="dxa"/>
            <w:tcBorders>
              <w:top w:val="single" w:sz="6" w:space="0" w:color="auto"/>
              <w:left w:val="single" w:sz="6" w:space="0" w:color="auto"/>
              <w:bottom w:val="single" w:sz="6" w:space="0" w:color="auto"/>
            </w:tcBorders>
          </w:tcPr>
          <w:p w14:paraId="386ED6B9" w14:textId="77777777" w:rsidR="00075799" w:rsidRPr="00A875AE" w:rsidRDefault="00075799" w:rsidP="002A6168">
            <w:pPr>
              <w:pStyle w:val="TableBody"/>
            </w:pPr>
            <w:r w:rsidRPr="00A875AE">
              <w:t>The “</w:t>
            </w:r>
            <w:r w:rsidRPr="007C5F50">
              <w:rPr>
                <w:b/>
                <w:bCs/>
              </w:rPr>
              <w:t>arrow</w:t>
            </w:r>
            <w:r w:rsidRPr="00A875AE">
              <w:t>” sign indicates a menu choice.  For example, "</w:t>
            </w:r>
            <w:r w:rsidRPr="00A875AE">
              <w:rPr>
                <w:b/>
                <w:bCs/>
              </w:rPr>
              <w:t xml:space="preserve">Choose File </w:t>
            </w:r>
            <w:r w:rsidRPr="00A875AE">
              <w:rPr>
                <w:rFonts w:ascii="Wingdings" w:eastAsia="Wingdings" w:hAnsi="Wingdings" w:cs="Wingdings"/>
                <w:b/>
                <w:bCs/>
              </w:rPr>
              <w:t></w:t>
            </w:r>
            <w:r w:rsidRPr="00A875AE">
              <w:rPr>
                <w:b/>
                <w:bCs/>
              </w:rPr>
              <w:t xml:space="preserve"> Open</w:t>
            </w:r>
            <w:r w:rsidRPr="00A875AE">
              <w:t>" means "click the File menu, and then click Open."</w:t>
            </w:r>
          </w:p>
        </w:tc>
      </w:tr>
      <w:tr w:rsidR="00075799" w:rsidRPr="00A875AE" w14:paraId="629BA310" w14:textId="77777777" w:rsidTr="00596BD6">
        <w:trPr>
          <w:cantSplit/>
        </w:trPr>
        <w:tc>
          <w:tcPr>
            <w:tcW w:w="1760" w:type="dxa"/>
            <w:tcBorders>
              <w:top w:val="single" w:sz="6" w:space="0" w:color="auto"/>
              <w:bottom w:val="single" w:sz="6" w:space="0" w:color="auto"/>
              <w:right w:val="single" w:sz="6" w:space="0" w:color="auto"/>
            </w:tcBorders>
          </w:tcPr>
          <w:p w14:paraId="4BC1A99C" w14:textId="77777777" w:rsidR="00075799" w:rsidRPr="00A875AE" w:rsidRDefault="00075799" w:rsidP="002A6168">
            <w:pPr>
              <w:pStyle w:val="TableBody"/>
            </w:pPr>
            <w:r>
              <w:rPr>
                <w:noProof/>
              </w:rPr>
              <w:drawing>
                <wp:inline distT="0" distB="0" distL="0" distR="0" wp14:anchorId="53DE0D9B" wp14:editId="08BCD638">
                  <wp:extent cx="476885" cy="476885"/>
                  <wp:effectExtent l="19050" t="0" r="0" b="0"/>
                  <wp:docPr id="4" name="Picture 4"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j04338830000[1]"/>
                          <pic:cNvPicPr>
                            <a:picLocks noChangeAspect="1" noChangeArrowheads="1"/>
                          </pic:cNvPicPr>
                        </pic:nvPicPr>
                        <pic:blipFill>
                          <a:blip r:embed="rId21" cstate="print"/>
                          <a:srcRect/>
                          <a:stretch>
                            <a:fillRect/>
                          </a:stretch>
                        </pic:blipFill>
                        <pic:spPr bwMode="auto">
                          <a:xfrm>
                            <a:off x="0" y="0"/>
                            <a:ext cx="476885" cy="476885"/>
                          </a:xfrm>
                          <a:prstGeom prst="rect">
                            <a:avLst/>
                          </a:prstGeom>
                          <a:noFill/>
                          <a:ln w="9525">
                            <a:noFill/>
                            <a:miter lim="800000"/>
                            <a:headEnd/>
                            <a:tailEnd/>
                          </a:ln>
                        </pic:spPr>
                      </pic:pic>
                    </a:graphicData>
                  </a:graphic>
                </wp:inline>
              </w:drawing>
            </w:r>
          </w:p>
        </w:tc>
        <w:tc>
          <w:tcPr>
            <w:tcW w:w="6290" w:type="dxa"/>
            <w:tcBorders>
              <w:top w:val="single" w:sz="6" w:space="0" w:color="auto"/>
              <w:left w:val="single" w:sz="6" w:space="0" w:color="auto"/>
              <w:bottom w:val="single" w:sz="6" w:space="0" w:color="auto"/>
            </w:tcBorders>
          </w:tcPr>
          <w:p w14:paraId="5F949817" w14:textId="245C1ED0" w:rsidR="00075799" w:rsidRPr="00A875AE" w:rsidRDefault="00075799" w:rsidP="002A6168">
            <w:pPr>
              <w:pStyle w:val="TableBody"/>
            </w:pPr>
            <w:r>
              <w:t>Used to warn</w:t>
            </w:r>
            <w:r w:rsidRPr="00A875AE">
              <w:t xml:space="preserve"> user</w:t>
            </w:r>
            <w:r>
              <w:t>s</w:t>
            </w:r>
            <w:r w:rsidRPr="00A875AE">
              <w:t xml:space="preserve"> of potential problems or </w:t>
            </w:r>
            <w:r>
              <w:t>to</w:t>
            </w:r>
            <w:r w:rsidRPr="00A875AE">
              <w:t xml:space="preserve"> take caution when making changes </w:t>
            </w:r>
            <w:r>
              <w:t>to</w:t>
            </w:r>
            <w:r w:rsidRPr="00A875AE">
              <w:t xml:space="preserve"> setting</w:t>
            </w:r>
            <w:r w:rsidR="00997614">
              <w:t>s</w:t>
            </w:r>
            <w:r>
              <w:t xml:space="preserve"> and</w:t>
            </w:r>
            <w:r w:rsidRPr="00A875AE">
              <w:t xml:space="preserve"> parameters.</w:t>
            </w:r>
          </w:p>
        </w:tc>
      </w:tr>
      <w:tr w:rsidR="00075799" w:rsidRPr="00A875AE" w14:paraId="5E84F41D" w14:textId="77777777" w:rsidTr="00596BD6">
        <w:trPr>
          <w:cantSplit/>
        </w:trPr>
        <w:tc>
          <w:tcPr>
            <w:tcW w:w="1760" w:type="dxa"/>
            <w:tcBorders>
              <w:top w:val="single" w:sz="6" w:space="0" w:color="auto"/>
              <w:bottom w:val="single" w:sz="6" w:space="0" w:color="auto"/>
              <w:right w:val="single" w:sz="6" w:space="0" w:color="auto"/>
            </w:tcBorders>
          </w:tcPr>
          <w:p w14:paraId="07CB8E8F" w14:textId="3BE5E099" w:rsidR="00075799" w:rsidRPr="00A875AE" w:rsidRDefault="00075799" w:rsidP="002A6168">
            <w:pPr>
              <w:pStyle w:val="TableBody"/>
            </w:pPr>
            <w:r>
              <w:rPr>
                <w:noProof/>
              </w:rPr>
              <mc:AlternateContent>
                <mc:Choice Requires="wpg">
                  <w:drawing>
                    <wp:inline distT="0" distB="0" distL="0" distR="0" wp14:anchorId="4F72CCD4" wp14:editId="0228BA7C">
                      <wp:extent cx="497205" cy="504825"/>
                      <wp:effectExtent l="8890" t="3810" r="825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8" name="Freeform 114"/>
                              <wps:cNvSpPr>
                                <a:spLocks/>
                              </wps:cNvSpPr>
                              <wps:spPr bwMode="auto">
                                <a:xfrm>
                                  <a:off x="0" y="0"/>
                                  <a:ext cx="716" cy="795"/>
                                </a:xfrm>
                                <a:custGeom>
                                  <a:avLst/>
                                  <a:gdLst>
                                    <a:gd name="T0" fmla="*/ 269 w 2149"/>
                                    <a:gd name="T1" fmla="*/ 386 h 2385"/>
                                    <a:gd name="T2" fmla="*/ 276 w 2149"/>
                                    <a:gd name="T3" fmla="*/ 343 h 2385"/>
                                    <a:gd name="T4" fmla="*/ 289 w 2149"/>
                                    <a:gd name="T5" fmla="*/ 303 h 2385"/>
                                    <a:gd name="T6" fmla="*/ 308 w 2149"/>
                                    <a:gd name="T7" fmla="*/ 266 h 2385"/>
                                    <a:gd name="T8" fmla="*/ 332 w 2149"/>
                                    <a:gd name="T9" fmla="*/ 232 h 2385"/>
                                    <a:gd name="T10" fmla="*/ 361 w 2149"/>
                                    <a:gd name="T11" fmla="*/ 203 h 2385"/>
                                    <a:gd name="T12" fmla="*/ 393 w 2149"/>
                                    <a:gd name="T13" fmla="*/ 177 h 2385"/>
                                    <a:gd name="T14" fmla="*/ 429 w 2149"/>
                                    <a:gd name="T15" fmla="*/ 156 h 2385"/>
                                    <a:gd name="T16" fmla="*/ 468 w 2149"/>
                                    <a:gd name="T17" fmla="*/ 141 h 2385"/>
                                    <a:gd name="T18" fmla="*/ 509 w 2149"/>
                                    <a:gd name="T19" fmla="*/ 131 h 2385"/>
                                    <a:gd name="T20" fmla="*/ 553 w 2149"/>
                                    <a:gd name="T21" fmla="*/ 128 h 2385"/>
                                    <a:gd name="T22" fmla="*/ 587 w 2149"/>
                                    <a:gd name="T23" fmla="*/ 130 h 2385"/>
                                    <a:gd name="T24" fmla="*/ 619 w 2149"/>
                                    <a:gd name="T25" fmla="*/ 136 h 2385"/>
                                    <a:gd name="T26" fmla="*/ 650 w 2149"/>
                                    <a:gd name="T27" fmla="*/ 145 h 2385"/>
                                    <a:gd name="T28" fmla="*/ 680 w 2149"/>
                                    <a:gd name="T29" fmla="*/ 157 h 2385"/>
                                    <a:gd name="T30" fmla="*/ 707 w 2149"/>
                                    <a:gd name="T31" fmla="*/ 173 h 2385"/>
                                    <a:gd name="T32" fmla="*/ 680 w 2149"/>
                                    <a:gd name="T33" fmla="*/ 0 h 2385"/>
                                    <a:gd name="T34" fmla="*/ 673 w 2149"/>
                                    <a:gd name="T35" fmla="*/ 2 h 2385"/>
                                    <a:gd name="T36" fmla="*/ 665 w 2149"/>
                                    <a:gd name="T37" fmla="*/ 3 h 2385"/>
                                    <a:gd name="T38" fmla="*/ 608 w 2149"/>
                                    <a:gd name="T39" fmla="*/ 16 h 2385"/>
                                    <a:gd name="T40" fmla="*/ 530 w 2149"/>
                                    <a:gd name="T41" fmla="*/ 41 h 2385"/>
                                    <a:gd name="T42" fmla="*/ 455 w 2149"/>
                                    <a:gd name="T43" fmla="*/ 71 h 2385"/>
                                    <a:gd name="T44" fmla="*/ 383 w 2149"/>
                                    <a:gd name="T45" fmla="*/ 107 h 2385"/>
                                    <a:gd name="T46" fmla="*/ 316 w 2149"/>
                                    <a:gd name="T47" fmla="*/ 148 h 2385"/>
                                    <a:gd name="T48" fmla="*/ 252 w 2149"/>
                                    <a:gd name="T49" fmla="*/ 194 h 2385"/>
                                    <a:gd name="T50" fmla="*/ 193 w 2149"/>
                                    <a:gd name="T51" fmla="*/ 244 h 2385"/>
                                    <a:gd name="T52" fmla="*/ 138 w 2149"/>
                                    <a:gd name="T53" fmla="*/ 299 h 2385"/>
                                    <a:gd name="T54" fmla="*/ 87 w 2149"/>
                                    <a:gd name="T55" fmla="*/ 358 h 2385"/>
                                    <a:gd name="T56" fmla="*/ 41 w 2149"/>
                                    <a:gd name="T57" fmla="*/ 420 h 2385"/>
                                    <a:gd name="T58" fmla="*/ 0 w 2149"/>
                                    <a:gd name="T59" fmla="*/ 486 h 2385"/>
                                    <a:gd name="T60" fmla="*/ 549 w 2149"/>
                                    <a:gd name="T61" fmla="*/ 781 h 2385"/>
                                    <a:gd name="T62" fmla="*/ 563 w 2149"/>
                                    <a:gd name="T63" fmla="*/ 760 h 2385"/>
                                    <a:gd name="T64" fmla="*/ 578 w 2149"/>
                                    <a:gd name="T65" fmla="*/ 740 h 2385"/>
                                    <a:gd name="T66" fmla="*/ 595 w 2149"/>
                                    <a:gd name="T67" fmla="*/ 722 h 2385"/>
                                    <a:gd name="T68" fmla="*/ 613 w 2149"/>
                                    <a:gd name="T69" fmla="*/ 704 h 2385"/>
                                    <a:gd name="T70" fmla="*/ 621 w 2149"/>
                                    <a:gd name="T71" fmla="*/ 694 h 2385"/>
                                    <a:gd name="T72" fmla="*/ 608 w 2149"/>
                                    <a:gd name="T73" fmla="*/ 697 h 2385"/>
                                    <a:gd name="T74" fmla="*/ 595 w 2149"/>
                                    <a:gd name="T75" fmla="*/ 699 h 2385"/>
                                    <a:gd name="T76" fmla="*/ 581 w 2149"/>
                                    <a:gd name="T77" fmla="*/ 701 h 2385"/>
                                    <a:gd name="T78" fmla="*/ 567 w 2149"/>
                                    <a:gd name="T79" fmla="*/ 702 h 2385"/>
                                    <a:gd name="T80" fmla="*/ 553 w 2149"/>
                                    <a:gd name="T81" fmla="*/ 702 h 2385"/>
                                    <a:gd name="T82" fmla="*/ 509 w 2149"/>
                                    <a:gd name="T83" fmla="*/ 699 h 2385"/>
                                    <a:gd name="T84" fmla="*/ 468 w 2149"/>
                                    <a:gd name="T85" fmla="*/ 689 h 2385"/>
                                    <a:gd name="T86" fmla="*/ 429 w 2149"/>
                                    <a:gd name="T87" fmla="*/ 674 h 2385"/>
                                    <a:gd name="T88" fmla="*/ 393 w 2149"/>
                                    <a:gd name="T89" fmla="*/ 653 h 2385"/>
                                    <a:gd name="T90" fmla="*/ 361 w 2149"/>
                                    <a:gd name="T91" fmla="*/ 628 h 2385"/>
                                    <a:gd name="T92" fmla="*/ 332 w 2149"/>
                                    <a:gd name="T93" fmla="*/ 598 h 2385"/>
                                    <a:gd name="T94" fmla="*/ 308 w 2149"/>
                                    <a:gd name="T95" fmla="*/ 564 h 2385"/>
                                    <a:gd name="T96" fmla="*/ 289 w 2149"/>
                                    <a:gd name="T97" fmla="*/ 527 h 2385"/>
                                    <a:gd name="T98" fmla="*/ 276 w 2149"/>
                                    <a:gd name="T99" fmla="*/ 487 h 2385"/>
                                    <a:gd name="T100" fmla="*/ 269 w 2149"/>
                                    <a:gd name="T101" fmla="*/ 444 h 238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5"/>
                              <wps:cNvSpPr>
                                <a:spLocks/>
                              </wps:cNvSpPr>
                              <wps:spPr bwMode="auto">
                                <a:xfrm>
                                  <a:off x="323" y="184"/>
                                  <a:ext cx="460" cy="461"/>
                                </a:xfrm>
                                <a:custGeom>
                                  <a:avLst/>
                                  <a:gdLst>
                                    <a:gd name="T0" fmla="*/ 373 w 1381"/>
                                    <a:gd name="T1" fmla="*/ 50 h 1382"/>
                                    <a:gd name="T2" fmla="*/ 416 w 1381"/>
                                    <a:gd name="T3" fmla="*/ 95 h 1382"/>
                                    <a:gd name="T4" fmla="*/ 446 w 1381"/>
                                    <a:gd name="T5" fmla="*/ 150 h 1382"/>
                                    <a:gd name="T6" fmla="*/ 460 w 1381"/>
                                    <a:gd name="T7" fmla="*/ 213 h 1382"/>
                                    <a:gd name="T8" fmla="*/ 449 w 1381"/>
                                    <a:gd name="T9" fmla="*/ 299 h 1382"/>
                                    <a:gd name="T10" fmla="*/ 407 w 1381"/>
                                    <a:gd name="T11" fmla="*/ 377 h 1382"/>
                                    <a:gd name="T12" fmla="*/ 339 w 1381"/>
                                    <a:gd name="T13" fmla="*/ 433 h 1382"/>
                                    <a:gd name="T14" fmla="*/ 253 w 1381"/>
                                    <a:gd name="T15" fmla="*/ 460 h 1382"/>
                                    <a:gd name="T16" fmla="*/ 162 w 1381"/>
                                    <a:gd name="T17" fmla="*/ 450 h 1382"/>
                                    <a:gd name="T18" fmla="*/ 84 w 1381"/>
                                    <a:gd name="T19" fmla="*/ 408 h 1382"/>
                                    <a:gd name="T20" fmla="*/ 28 w 1381"/>
                                    <a:gd name="T21" fmla="*/ 340 h 1382"/>
                                    <a:gd name="T22" fmla="*/ 1 w 1381"/>
                                    <a:gd name="T23" fmla="*/ 254 h 1382"/>
                                    <a:gd name="T24" fmla="*/ 5 w 1381"/>
                                    <a:gd name="T25" fmla="*/ 183 h 1382"/>
                                    <a:gd name="T26" fmla="*/ 25 w 1381"/>
                                    <a:gd name="T27" fmla="*/ 125 h 1382"/>
                                    <a:gd name="T28" fmla="*/ 59 w 1381"/>
                                    <a:gd name="T29" fmla="*/ 76 h 1382"/>
                                    <a:gd name="T30" fmla="*/ 104 w 1381"/>
                                    <a:gd name="T31" fmla="*/ 37 h 1382"/>
                                    <a:gd name="T32" fmla="*/ 190 w 1381"/>
                                    <a:gd name="T33" fmla="*/ 168 h 1382"/>
                                    <a:gd name="T34" fmla="*/ 176 w 1381"/>
                                    <a:gd name="T35" fmla="*/ 178 h 1382"/>
                                    <a:gd name="T36" fmla="*/ 162 w 1381"/>
                                    <a:gd name="T37" fmla="*/ 192 h 1382"/>
                                    <a:gd name="T38" fmla="*/ 143 w 1381"/>
                                    <a:gd name="T39" fmla="*/ 214 h 1382"/>
                                    <a:gd name="T40" fmla="*/ 142 w 1381"/>
                                    <a:gd name="T41" fmla="*/ 227 h 1382"/>
                                    <a:gd name="T42" fmla="*/ 155 w 1381"/>
                                    <a:gd name="T43" fmla="*/ 225 h 1382"/>
                                    <a:gd name="T44" fmla="*/ 181 w 1381"/>
                                    <a:gd name="T45" fmla="*/ 200 h 1382"/>
                                    <a:gd name="T46" fmla="*/ 202 w 1381"/>
                                    <a:gd name="T47" fmla="*/ 199 h 1382"/>
                                    <a:gd name="T48" fmla="*/ 168 w 1381"/>
                                    <a:gd name="T49" fmla="*/ 296 h 1382"/>
                                    <a:gd name="T50" fmla="*/ 153 w 1381"/>
                                    <a:gd name="T51" fmla="*/ 336 h 1382"/>
                                    <a:gd name="T52" fmla="*/ 149 w 1381"/>
                                    <a:gd name="T53" fmla="*/ 377 h 1382"/>
                                    <a:gd name="T54" fmla="*/ 162 w 1381"/>
                                    <a:gd name="T55" fmla="*/ 395 h 1382"/>
                                    <a:gd name="T56" fmla="*/ 190 w 1381"/>
                                    <a:gd name="T57" fmla="*/ 398 h 1382"/>
                                    <a:gd name="T58" fmla="*/ 230 w 1381"/>
                                    <a:gd name="T59" fmla="*/ 383 h 1382"/>
                                    <a:gd name="T60" fmla="*/ 266 w 1381"/>
                                    <a:gd name="T61" fmla="*/ 357 h 1382"/>
                                    <a:gd name="T62" fmla="*/ 289 w 1381"/>
                                    <a:gd name="T63" fmla="*/ 331 h 1382"/>
                                    <a:gd name="T64" fmla="*/ 294 w 1381"/>
                                    <a:gd name="T65" fmla="*/ 314 h 1382"/>
                                    <a:gd name="T66" fmla="*/ 285 w 1381"/>
                                    <a:gd name="T67" fmla="*/ 311 h 1382"/>
                                    <a:gd name="T68" fmla="*/ 261 w 1381"/>
                                    <a:gd name="T69" fmla="*/ 331 h 1382"/>
                                    <a:gd name="T70" fmla="*/ 238 w 1381"/>
                                    <a:gd name="T71" fmla="*/ 340 h 1382"/>
                                    <a:gd name="T72" fmla="*/ 236 w 1381"/>
                                    <a:gd name="T73" fmla="*/ 327 h 1382"/>
                                    <a:gd name="T74" fmla="*/ 277 w 1381"/>
                                    <a:gd name="T75" fmla="*/ 214 h 1382"/>
                                    <a:gd name="T76" fmla="*/ 279 w 1381"/>
                                    <a:gd name="T77" fmla="*/ 162 h 1382"/>
                                    <a:gd name="T78" fmla="*/ 249 w 1381"/>
                                    <a:gd name="T79" fmla="*/ 148 h 1382"/>
                                    <a:gd name="T80" fmla="*/ 222 w 1381"/>
                                    <a:gd name="T81" fmla="*/ 153 h 1382"/>
                                    <a:gd name="T82" fmla="*/ 197 w 1381"/>
                                    <a:gd name="T83" fmla="*/ 164 h 1382"/>
                                    <a:gd name="T84" fmla="*/ 136 w 1381"/>
                                    <a:gd name="T85" fmla="*/ 20 h 1382"/>
                                    <a:gd name="T86" fmla="*/ 164 w 1381"/>
                                    <a:gd name="T87" fmla="*/ 9 h 1382"/>
                                    <a:gd name="T88" fmla="*/ 192 w 1381"/>
                                    <a:gd name="T89" fmla="*/ 3 h 1382"/>
                                    <a:gd name="T90" fmla="*/ 222 w 1381"/>
                                    <a:gd name="T91" fmla="*/ 0 h 1382"/>
                                    <a:gd name="T92" fmla="*/ 251 w 1381"/>
                                    <a:gd name="T93" fmla="*/ 1 h 1382"/>
                                    <a:gd name="T94" fmla="*/ 277 w 1381"/>
                                    <a:gd name="T95" fmla="*/ 5 h 1382"/>
                                    <a:gd name="T96" fmla="*/ 303 w 1381"/>
                                    <a:gd name="T97" fmla="*/ 12 h 1382"/>
                                    <a:gd name="T98" fmla="*/ 328 w 1381"/>
                                    <a:gd name="T99" fmla="*/ 22 h 1382"/>
                                    <a:gd name="T100" fmla="*/ 295 w 1381"/>
                                    <a:gd name="T101" fmla="*/ 54 h 1382"/>
                                    <a:gd name="T102" fmla="*/ 284 w 1381"/>
                                    <a:gd name="T103" fmla="*/ 51 h 1382"/>
                                    <a:gd name="T104" fmla="*/ 262 w 1381"/>
                                    <a:gd name="T105" fmla="*/ 54 h 1382"/>
                                    <a:gd name="T106" fmla="*/ 238 w 1381"/>
                                    <a:gd name="T107" fmla="*/ 77 h 1382"/>
                                    <a:gd name="T108" fmla="*/ 237 w 1381"/>
                                    <a:gd name="T109" fmla="*/ 108 h 1382"/>
                                    <a:gd name="T110" fmla="*/ 256 w 1381"/>
                                    <a:gd name="T111" fmla="*/ 127 h 1382"/>
                                    <a:gd name="T112" fmla="*/ 287 w 1381"/>
                                    <a:gd name="T113" fmla="*/ 126 h 1382"/>
                                    <a:gd name="T114" fmla="*/ 311 w 1381"/>
                                    <a:gd name="T115" fmla="*/ 104 h 1382"/>
                                    <a:gd name="T116" fmla="*/ 313 w 1381"/>
                                    <a:gd name="T117" fmla="*/ 78 h 1382"/>
                                    <a:gd name="T118" fmla="*/ 306 w 1381"/>
                                    <a:gd name="T119" fmla="*/ 63 h 138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30012775" id="Group 12"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KGZ/2RmGgAAIZEAAA4AAAAAAAAAAAAAAAAALgIAAGRycy9lMm9Eb2MueG1sUEsB&#10;Ai0AFAAGAAgAAAAhAGxcLCXbAAAAAwEAAA8AAAAAAAAAAAAAAAAAwBwAAGRycy9kb3ducmV2Lnht&#10;bFBLBQYAAAAABAAEAPMAAADIHQAAAAA=&#10;">
                      <v:shape id="Freeform 1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90,129;92,114;96,101;103,89;111,77;120,68;131,59;143,52;156,47;170,44;184,43;196,43;206,45;217,48;227,52;236,58;227,0;224,1;222,1;203,5;177,14;152,24;128,36;105,49;84,65;64,81;46,100;29,119;14,140;0,162;183,260;188,253;193,247;198,241;204,235;207,231;203,232;198,233;194,234;189,234;184,234;170,233;156,230;143,225;131,218;120,209;111,199;103,188;96,176;92,162;90,148" o:connectangles="0,0,0,0,0,0,0,0,0,0,0,0,0,0,0,0,0,0,0,0,0,0,0,0,0,0,0,0,0,0,0,0,0,0,0,0,0,0,0,0,0,0,0,0,0,0,0,0,0,0,0"/>
                      </v:shape>
                      <v:shape id="Freeform 1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124,17;139,32;149,50;153,71;150,100;136,126;113,144;84,153;54,150;28,136;9,113;0,85;2,61;8,42;20,25;35,12;63,56;59,59;54,64;48,71;47,76;52,75;60,67;67,66;56,99;51,112;50,126;54,132;63,133;77,128;89,119;96,110;98,105;95,104;87,110;79,113;79,109;92,71;93,54;83,49;74,51;66,55;45,7;55,3;64,1;74,0;84,0;92,2;101,4;109,7;98,18;95,17;87,18;79,26;79,36;85,42;96,42;104,35;104,26;102,21"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728AD16" w14:textId="4F785E93" w:rsidR="00075799" w:rsidRPr="00A875AE" w:rsidRDefault="00075799" w:rsidP="002A6168">
            <w:pPr>
              <w:pStyle w:val="TableBody"/>
            </w:pPr>
            <w:r w:rsidRPr="00A875AE">
              <w:t xml:space="preserve">Tips or information that may </w:t>
            </w:r>
            <w:r w:rsidR="00997614">
              <w:t>help use</w:t>
            </w:r>
            <w:r w:rsidRPr="00A875AE">
              <w:t xml:space="preserve"> the functionality.</w:t>
            </w:r>
          </w:p>
        </w:tc>
      </w:tr>
    </w:tbl>
    <w:p w14:paraId="2D95F58C" w14:textId="77777777" w:rsidR="00075799" w:rsidRPr="00A875AE" w:rsidRDefault="00075799" w:rsidP="00CD191B">
      <w:pPr>
        <w:pStyle w:val="BodyText"/>
      </w:pPr>
    </w:p>
    <w:p w14:paraId="43CAD0C4" w14:textId="77777777" w:rsidR="00075799" w:rsidRDefault="00075799" w:rsidP="00075799">
      <w:pPr>
        <w:pStyle w:val="Heading3"/>
      </w:pPr>
      <w:bookmarkStart w:id="31" w:name="_Ref31623594"/>
      <w:bookmarkStart w:id="32" w:name="_Toc232225518"/>
      <w:bookmarkStart w:id="33" w:name="_Toc232225562"/>
      <w:bookmarkStart w:id="34" w:name="_Toc54016714"/>
      <w:bookmarkStart w:id="35" w:name="_Toc130783740"/>
      <w:r>
        <w:t>Accessing OptiNet</w:t>
      </w:r>
      <w:bookmarkEnd w:id="31"/>
      <w:bookmarkEnd w:id="32"/>
      <w:bookmarkEnd w:id="33"/>
      <w:bookmarkEnd w:id="34"/>
      <w:bookmarkEnd w:id="35"/>
    </w:p>
    <w:p w14:paraId="56B7BFE6" w14:textId="0BBBC86B" w:rsidR="00075799" w:rsidRDefault="00075799" w:rsidP="00075799">
      <w:pPr>
        <w:pStyle w:val="BodyText"/>
      </w:pPr>
      <w:r>
        <w:t xml:space="preserve">To access OptiNet, you will begin by opening a supported internet browser and entering a URL provided by the OptiNet administrator. This URL can be saved as an item in your </w:t>
      </w:r>
      <w:r w:rsidR="00A90B9F">
        <w:rPr>
          <w:i/>
          <w:iCs/>
        </w:rPr>
        <w:t>Favourites</w:t>
      </w:r>
      <w:r>
        <w:rPr>
          <w:i/>
          <w:iCs/>
        </w:rPr>
        <w:t xml:space="preserve"> </w:t>
      </w:r>
      <w:r>
        <w:t>folder for easy access to the application.</w:t>
      </w:r>
    </w:p>
    <w:p w14:paraId="6249CC72" w14:textId="77777777" w:rsidR="00075799" w:rsidRDefault="00075799" w:rsidP="00075799">
      <w:pPr>
        <w:pStyle w:val="Heading3"/>
      </w:pPr>
      <w:bookmarkStart w:id="36" w:name="_Ref31623596"/>
      <w:bookmarkStart w:id="37" w:name="_Toc232225519"/>
      <w:bookmarkStart w:id="38" w:name="_Toc232225563"/>
      <w:bookmarkStart w:id="39" w:name="_Toc54016715"/>
      <w:bookmarkStart w:id="40" w:name="_Toc130783741"/>
      <w:r>
        <w:t>Login Process</w:t>
      </w:r>
      <w:bookmarkEnd w:id="36"/>
      <w:bookmarkEnd w:id="37"/>
      <w:bookmarkEnd w:id="38"/>
      <w:bookmarkEnd w:id="39"/>
      <w:bookmarkEnd w:id="40"/>
    </w:p>
    <w:p w14:paraId="44350EDA" w14:textId="07C355EA" w:rsidR="00075799" w:rsidRDefault="00075799" w:rsidP="00075799">
      <w:pPr>
        <w:pStyle w:val="BodyText"/>
        <w:spacing w:before="0" w:after="0"/>
      </w:pPr>
      <w:r>
        <w:t>Once you have entered or selected the required URL, the login screen will appear as shown below.  To</w:t>
      </w:r>
      <w:r w:rsidR="002A6C6C">
        <w:t xml:space="preserve"> proceed with</w:t>
      </w:r>
      <w:r>
        <w:t xml:space="preserve"> login:</w:t>
      </w:r>
    </w:p>
    <w:p w14:paraId="647C3AA9" w14:textId="77777777" w:rsidR="00075799" w:rsidRDefault="00075799" w:rsidP="002A6168">
      <w:pPr>
        <w:pStyle w:val="ListNumber"/>
      </w:pPr>
      <w:r>
        <w:t>Enter the</w:t>
      </w:r>
      <w:r w:rsidRPr="00D26D78">
        <w:t xml:space="preserve"> </w:t>
      </w:r>
      <w:r w:rsidRPr="00D26D78">
        <w:rPr>
          <w:bCs/>
        </w:rPr>
        <w:t>Username</w:t>
      </w:r>
      <w:r>
        <w:t xml:space="preserve"> </w:t>
      </w:r>
    </w:p>
    <w:p w14:paraId="0CE3459B" w14:textId="77777777" w:rsidR="00075799" w:rsidRDefault="00075799" w:rsidP="002A6168">
      <w:pPr>
        <w:pStyle w:val="ListNumber"/>
      </w:pPr>
      <w:r>
        <w:t xml:space="preserve">Enter the </w:t>
      </w:r>
      <w:r w:rsidRPr="00D26D78">
        <w:rPr>
          <w:bCs/>
        </w:rPr>
        <w:t>Password</w:t>
      </w:r>
      <w:r w:rsidRPr="00D26D78">
        <w:t xml:space="preserve"> </w:t>
      </w:r>
    </w:p>
    <w:p w14:paraId="264C843B" w14:textId="5FABD3A8" w:rsidR="0089005A" w:rsidRPr="00D26D78" w:rsidRDefault="00075799" w:rsidP="0089005A">
      <w:pPr>
        <w:pStyle w:val="ListNumber"/>
      </w:pPr>
      <w:r>
        <w:t>C</w:t>
      </w:r>
      <w:r w:rsidRPr="00D26D78">
        <w:t>lick</w:t>
      </w:r>
      <w:r w:rsidR="00DD0B46">
        <w:t xml:space="preserve"> on</w:t>
      </w:r>
      <w:r>
        <w:t xml:space="preserve"> the</w:t>
      </w:r>
      <w:r w:rsidRPr="00D26D78">
        <w:t xml:space="preserve"> </w:t>
      </w:r>
      <w:r w:rsidRPr="00D26D78">
        <w:rPr>
          <w:bCs/>
        </w:rPr>
        <w:t>Login</w:t>
      </w:r>
      <w:r>
        <w:rPr>
          <w:bCs/>
        </w:rPr>
        <w:t xml:space="preserve"> button</w:t>
      </w:r>
    </w:p>
    <w:p w14:paraId="51DC7420" w14:textId="74378A09" w:rsidR="00125B65" w:rsidRDefault="00125B65">
      <w:pPr>
        <w:spacing w:after="160" w:line="259" w:lineRule="auto"/>
        <w:rPr>
          <w:rFonts w:ascii="Calibri" w:eastAsia="Times New Roman" w:hAnsi="Calibri"/>
          <w:caps/>
          <w:spacing w:val="10"/>
          <w:sz w:val="18"/>
          <w:szCs w:val="18"/>
          <w:lang w:bidi="en-US"/>
        </w:rPr>
      </w:pPr>
      <w:r>
        <w:br w:type="page"/>
      </w:r>
    </w:p>
    <w:p w14:paraId="6D33950B" w14:textId="63A39BA0" w:rsidR="00075799" w:rsidRDefault="00075799" w:rsidP="002A6168">
      <w:pPr>
        <w:pStyle w:val="Caption"/>
        <w:spacing w:after="0"/>
        <w:rPr>
          <w:noProof/>
          <w:lang w:bidi="ar-SA"/>
        </w:rPr>
      </w:pPr>
      <w:r>
        <w:t xml:space="preserve">Figure </w:t>
      </w:r>
      <w:r w:rsidR="00743EA5">
        <w:fldChar w:fldCharType="begin"/>
      </w:r>
      <w:r w:rsidR="00743EA5">
        <w:instrText xml:space="preserve"> SEQ Figure \* ARABIC </w:instrText>
      </w:r>
      <w:r w:rsidR="00743EA5">
        <w:fldChar w:fldCharType="separate"/>
      </w:r>
      <w:r w:rsidR="009F0B76">
        <w:rPr>
          <w:noProof/>
        </w:rPr>
        <w:t>1</w:t>
      </w:r>
      <w:r w:rsidR="00743EA5">
        <w:rPr>
          <w:noProof/>
        </w:rPr>
        <w:fldChar w:fldCharType="end"/>
      </w:r>
      <w:r>
        <w:t>: Login Screen</w:t>
      </w:r>
      <w:r>
        <w:rPr>
          <w:noProof/>
          <w:lang w:bidi="ar-SA"/>
        </w:rPr>
        <w:t>&gt;</w:t>
      </w:r>
    </w:p>
    <w:p w14:paraId="6EE9C699" w14:textId="77777777" w:rsidR="00075799" w:rsidRPr="00C92C07" w:rsidRDefault="00075799" w:rsidP="002A6168">
      <w:pPr>
        <w:jc w:val="center"/>
      </w:pPr>
      <w:r>
        <w:rPr>
          <w:noProof/>
        </w:rPr>
        <w:drawing>
          <wp:inline distT="0" distB="0" distL="0" distR="0" wp14:anchorId="6F86D5E0" wp14:editId="22C7E060">
            <wp:extent cx="4419600" cy="3762375"/>
            <wp:effectExtent l="76200" t="76200" r="133350" b="142875"/>
            <wp:docPr id="1005432113" name="Picture 10054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19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67830" w14:textId="5E12491A" w:rsidR="00A82DA3" w:rsidRDefault="00075799" w:rsidP="00075799">
      <w:pPr>
        <w:pStyle w:val="BodyText"/>
        <w:rPr>
          <w:ins w:id="41" w:author="Moses, Robinson" w:date="2023-04-18T00:42:00Z"/>
          <w:rStyle w:val="BodyTextChar"/>
        </w:rPr>
      </w:pPr>
      <w:r>
        <w:t>When logging in to the OptiNet Branch and ATMs Cash Ordering and Clearing Intranet Application, a User Name and a Password is required.  User names and passwords are managed by an Administrator, who will also be responsible for Cashpoint assignments to each of the users defined in OptiNet. This assignment will determine access rights, so each user will be able to see and update information only for those Cashpoints under his/her responsibility.</w:t>
      </w:r>
      <w:ins w:id="42" w:author="Pinnu, Sainath" w:date="2023-04-03T18:07:00Z">
        <w:r w:rsidR="0089005A">
          <w:br/>
        </w:r>
        <w:r w:rsidR="0089005A">
          <w:br/>
        </w:r>
      </w:ins>
      <w:ins w:id="43" w:author="Moses, Robinson" w:date="2023-04-18T00:42:00Z">
        <w:r w:rsidR="00A82DA3">
          <w:rPr>
            <w:rFonts w:ascii="Segoe UI" w:hAnsi="Segoe UI" w:cs="Segoe UI"/>
            <w:color w:val="374151"/>
            <w:shd w:val="clear" w:color="auto" w:fill="F7F7F8"/>
          </w:rPr>
          <w:t xml:space="preserve">After a successful login, the Cash Management Dashboard Screen will be displayed as </w:t>
        </w:r>
      </w:ins>
      <w:ins w:id="44" w:author="Moses, Robinson" w:date="2023-04-18T00:43:00Z">
        <w:r w:rsidR="00A82DA3">
          <w:rPr>
            <w:rFonts w:ascii="Segoe UI" w:hAnsi="Segoe UI" w:cs="Segoe UI"/>
            <w:color w:val="374151"/>
            <w:shd w:val="clear" w:color="auto" w:fill="F7F7F8"/>
          </w:rPr>
          <w:t>shown</w:t>
        </w:r>
      </w:ins>
      <w:ins w:id="45" w:author="Moses, Robinson" w:date="2023-04-18T00:42:00Z">
        <w:r w:rsidR="00A82DA3">
          <w:rPr>
            <w:rFonts w:ascii="Segoe UI" w:hAnsi="Segoe UI" w:cs="Segoe UI"/>
            <w:color w:val="374151"/>
            <w:shd w:val="clear" w:color="auto" w:fill="F7F7F8"/>
          </w:rPr>
          <w:t xml:space="preserve"> below. To </w:t>
        </w:r>
      </w:ins>
      <w:ins w:id="46" w:author="Moses, Robinson" w:date="2023-04-18T00:43:00Z">
        <w:r w:rsidR="00A82DA3">
          <w:rPr>
            <w:rFonts w:ascii="Segoe UI" w:hAnsi="Segoe UI" w:cs="Segoe UI"/>
            <w:color w:val="374151"/>
            <w:shd w:val="clear" w:color="auto" w:fill="F7F7F8"/>
          </w:rPr>
          <w:t>access</w:t>
        </w:r>
      </w:ins>
      <w:ins w:id="47" w:author="Moses, Robinson" w:date="2023-04-18T00:42:00Z">
        <w:r w:rsidR="00A82DA3">
          <w:rPr>
            <w:rFonts w:ascii="Segoe UI" w:hAnsi="Segoe UI" w:cs="Segoe UI"/>
            <w:color w:val="374151"/>
            <w:shd w:val="clear" w:color="auto" w:fill="F7F7F8"/>
          </w:rPr>
          <w:t xml:space="preserve"> OptiNet, simply launch the App Launcher and </w:t>
        </w:r>
      </w:ins>
      <w:ins w:id="48" w:author="Moses, Robinson" w:date="2023-04-18T00:43:00Z">
        <w:r w:rsidR="00A82DA3">
          <w:rPr>
            <w:rFonts w:ascii="Segoe UI" w:hAnsi="Segoe UI" w:cs="Segoe UI"/>
            <w:color w:val="374151"/>
            <w:shd w:val="clear" w:color="auto" w:fill="F7F7F8"/>
          </w:rPr>
          <w:t>click</w:t>
        </w:r>
      </w:ins>
      <w:ins w:id="49" w:author="Moses, Robinson" w:date="2023-04-18T00:42:00Z">
        <w:r w:rsidR="00A82DA3">
          <w:rPr>
            <w:rFonts w:ascii="Segoe UI" w:hAnsi="Segoe UI" w:cs="Segoe UI"/>
            <w:color w:val="374151"/>
            <w:shd w:val="clear" w:color="auto" w:fill="F7F7F8"/>
          </w:rPr>
          <w:t xml:space="preserve"> the 'ON' button.</w:t>
        </w:r>
      </w:ins>
    </w:p>
    <w:p w14:paraId="1974C250" w14:textId="6E681806" w:rsidR="00075799" w:rsidDel="00A82DA3" w:rsidRDefault="0089005A" w:rsidP="00075799">
      <w:pPr>
        <w:pStyle w:val="BodyText"/>
        <w:rPr>
          <w:ins w:id="50" w:author="Pinnu, Sainath" w:date="2023-04-03T18:07:00Z"/>
          <w:del w:id="51" w:author="Moses, Robinson" w:date="2023-04-18T00:43:00Z"/>
          <w:rStyle w:val="BodyTextChar"/>
        </w:rPr>
      </w:pPr>
      <w:ins w:id="52" w:author="Pinnu, Sainath" w:date="2023-04-03T18:07:00Z">
        <w:del w:id="53" w:author="Moses, Robinson" w:date="2023-04-18T00:43:00Z">
          <w:r w:rsidDel="00A82DA3">
            <w:rPr>
              <w:rStyle w:val="BodyTextChar"/>
            </w:rPr>
            <w:delText>Once Login is Successful Cash Management Dashboard Screen will appear as shown below. To access Opti</w:delText>
          </w:r>
          <w:r w:rsidDel="00A82DA3">
            <w:rPr>
              <w:rStyle w:val="BodyTextChar"/>
              <w:rFonts w:eastAsia="MS Mincho"/>
            </w:rPr>
            <w:delText>Net</w:delText>
          </w:r>
          <w:r w:rsidDel="00A82DA3">
            <w:rPr>
              <w:rStyle w:val="BodyTextChar"/>
            </w:rPr>
            <w:delText xml:space="preserve"> Open App Launcher, and click on ‘O</w:delText>
          </w:r>
          <w:r w:rsidDel="00A82DA3">
            <w:rPr>
              <w:rStyle w:val="BodyTextChar"/>
              <w:rFonts w:eastAsia="MS Mincho"/>
            </w:rPr>
            <w:delText>N</w:delText>
          </w:r>
          <w:r w:rsidDel="00A82DA3">
            <w:rPr>
              <w:rStyle w:val="BodyTextChar"/>
            </w:rPr>
            <w:delText xml:space="preserve">’ button  </w:delText>
          </w:r>
        </w:del>
      </w:ins>
    </w:p>
    <w:p w14:paraId="04B39801" w14:textId="5EC81DE8" w:rsidR="0089005A" w:rsidRDefault="0089005A" w:rsidP="00075799">
      <w:pPr>
        <w:pStyle w:val="BodyText"/>
      </w:pPr>
      <w:ins w:id="54" w:author="Pinnu, Sainath" w:date="2023-04-03T18:07:00Z">
        <w:r>
          <w:rPr>
            <w:noProof/>
          </w:rPr>
          <w:drawing>
            <wp:inline distT="0" distB="0" distL="0" distR="0" wp14:anchorId="3E30320F" wp14:editId="170FBCC0">
              <wp:extent cx="5943600" cy="3814445"/>
              <wp:effectExtent l="0" t="0" r="0" b="0"/>
              <wp:docPr id="1391675462" name="Picture 139167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4445"/>
                      </a:xfrm>
                      <a:prstGeom prst="rect">
                        <a:avLst/>
                      </a:prstGeom>
                    </pic:spPr>
                  </pic:pic>
                </a:graphicData>
              </a:graphic>
            </wp:inline>
          </w:drawing>
        </w:r>
      </w:ins>
    </w:p>
    <w:p w14:paraId="2F4F2BBD" w14:textId="77777777" w:rsidR="00075799" w:rsidRDefault="00075799" w:rsidP="00075799">
      <w:pPr>
        <w:pStyle w:val="Heading3"/>
      </w:pPr>
      <w:bookmarkStart w:id="55" w:name="_Ref31623597"/>
      <w:bookmarkStart w:id="56" w:name="_Toc232225520"/>
      <w:bookmarkStart w:id="57" w:name="_Toc232225564"/>
      <w:bookmarkStart w:id="58" w:name="_Toc54016716"/>
      <w:bookmarkStart w:id="59" w:name="_Toc130783742"/>
      <w:r>
        <w:t>Logout Process</w:t>
      </w:r>
      <w:bookmarkEnd w:id="55"/>
      <w:bookmarkEnd w:id="56"/>
      <w:bookmarkEnd w:id="57"/>
      <w:bookmarkEnd w:id="58"/>
      <w:bookmarkEnd w:id="59"/>
    </w:p>
    <w:p w14:paraId="0B4DBFBD" w14:textId="025E5354" w:rsidR="00075799" w:rsidRDefault="00075799" w:rsidP="00075799">
      <w:pPr>
        <w:pStyle w:val="BodyText"/>
      </w:pPr>
      <w:r>
        <w:t>To log</w:t>
      </w:r>
      <w:r w:rsidR="00BA5EE7">
        <w:t xml:space="preserve"> </w:t>
      </w:r>
      <w:r>
        <w:t xml:space="preserve">out of OptiNet, click </w:t>
      </w:r>
      <w:r w:rsidRPr="007C5F50">
        <w:rPr>
          <w:b/>
          <w:bCs/>
        </w:rPr>
        <w:t>Logout</w:t>
      </w:r>
      <w:r>
        <w:rPr>
          <w:b/>
          <w:bCs/>
        </w:rPr>
        <w:t>,</w:t>
      </w:r>
      <w:ins w:id="60" w:author="Pinnu, Sainath" w:date="2023-04-03T18:08:00Z">
        <w:r w:rsidR="0089005A">
          <w:rPr>
            <w:b/>
            <w:bCs/>
          </w:rPr>
          <w:t xml:space="preserve"> </w:t>
        </w:r>
        <w:r w:rsidR="0089005A">
          <w:t>from User Menu Item Icon which is located in the bottom left-side menu options</w:t>
        </w:r>
      </w:ins>
      <w:r>
        <w:rPr>
          <w:b/>
          <w:bCs/>
        </w:rPr>
        <w:t xml:space="preserve"> </w:t>
      </w:r>
      <w:del w:id="61" w:author="Pinnu, Sainath" w:date="2023-04-03T18:09:00Z">
        <w:r w:rsidDel="0089005A">
          <w:delText xml:space="preserve">located in the top, </w:delText>
        </w:r>
        <w:r w:rsidR="00997614" w:rsidDel="0089005A">
          <w:delText>right-</w:delText>
        </w:r>
        <w:r w:rsidDel="0089005A">
          <w:delText xml:space="preserve">hand corner </w:delText>
        </w:r>
      </w:del>
      <w:r>
        <w:t>of the screen.</w:t>
      </w:r>
    </w:p>
    <w:p w14:paraId="40C1737A" w14:textId="5EB497F4"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sidR="009F0B76">
        <w:rPr>
          <w:noProof/>
        </w:rPr>
        <w:t>2</w:t>
      </w:r>
      <w:r w:rsidRPr="6BC33D6B">
        <w:rPr>
          <w:noProof/>
        </w:rPr>
        <w:fldChar w:fldCharType="end"/>
      </w:r>
      <w:r>
        <w:t xml:space="preserve">: Branch User Main Screen – Logout </w:t>
      </w:r>
      <w:smartTag w:uri="urn:schemas-microsoft-com:office:smarttags" w:element="stockticker"/>
    </w:p>
    <w:p w14:paraId="5877E38A" w14:textId="44B37C34" w:rsidR="00075799" w:rsidRDefault="00075799" w:rsidP="00075799">
      <w:pPr>
        <w:jc w:val="center"/>
      </w:pPr>
      <w:del w:id="62" w:author="Pinnu, Sainath" w:date="2023-04-03T18:11:00Z">
        <w:r w:rsidDel="0089005A">
          <w:rPr>
            <w:noProof/>
          </w:rPr>
          <w:drawing>
            <wp:inline distT="0" distB="0" distL="0" distR="0" wp14:anchorId="68F77FF0" wp14:editId="144F6D5B">
              <wp:extent cx="5486400" cy="1123950"/>
              <wp:effectExtent l="76200" t="76200" r="133350" b="133350"/>
              <wp:docPr id="149920911" name="Picture 1499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63" w:author="Pinnu, Sainath" w:date="2023-04-03T18:11:00Z">
        <w:r w:rsidR="0089005A">
          <w:rPr>
            <w:noProof/>
          </w:rPr>
          <w:drawing>
            <wp:inline distT="0" distB="0" distL="0" distR="0" wp14:anchorId="34B0BCCB" wp14:editId="62E458FA">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ins>
    </w:p>
    <w:tbl>
      <w:tblPr>
        <w:tblW w:w="0" w:type="auto"/>
        <w:tblInd w:w="1015"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rsidDel="004D4DBF" w14:paraId="601C5231" w14:textId="531F2825" w:rsidTr="002A6168">
        <w:trPr>
          <w:cantSplit/>
          <w:trHeight w:val="681"/>
          <w:del w:id="64" w:author="Moses, Robinson" w:date="2023-04-18T00:43:00Z"/>
        </w:trPr>
        <w:tc>
          <w:tcPr>
            <w:tcW w:w="1224" w:type="dxa"/>
          </w:tcPr>
          <w:p w14:paraId="0A610545" w14:textId="3CA62441" w:rsidR="00075799" w:rsidRPr="001671B4" w:rsidDel="004D4DBF" w:rsidRDefault="00075799" w:rsidP="002A6168">
            <w:pPr>
              <w:pStyle w:val="TableNote"/>
              <w:rPr>
                <w:del w:id="65" w:author="Moses, Robinson" w:date="2023-04-18T00:43:00Z"/>
              </w:rPr>
            </w:pPr>
            <w:del w:id="66" w:author="Moses, Robinson" w:date="2023-04-18T00:43:00Z">
              <w:r w:rsidDel="004D4DBF">
                <w:rPr>
                  <w:noProof/>
                </w:rPr>
                <w:drawing>
                  <wp:inline distT="0" distB="0" distL="0" distR="0" wp14:anchorId="24DBDD8B" wp14:editId="21CEF564">
                    <wp:extent cx="302260" cy="30226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del>
          </w:p>
        </w:tc>
        <w:tc>
          <w:tcPr>
            <w:tcW w:w="6811" w:type="dxa"/>
            <w:tcBorders>
              <w:top w:val="single" w:sz="6" w:space="0" w:color="auto"/>
              <w:bottom w:val="single" w:sz="6" w:space="0" w:color="auto"/>
              <w:right w:val="single" w:sz="6" w:space="0" w:color="auto"/>
            </w:tcBorders>
          </w:tcPr>
          <w:p w14:paraId="4713DD44" w14:textId="541F62D3" w:rsidR="00075799" w:rsidRPr="001671B4" w:rsidDel="004D4DBF" w:rsidRDefault="00075799" w:rsidP="002A6168">
            <w:pPr>
              <w:pStyle w:val="TableNote"/>
              <w:rPr>
                <w:del w:id="67" w:author="Moses, Robinson" w:date="2023-04-18T00:43:00Z"/>
              </w:rPr>
            </w:pPr>
            <w:del w:id="68" w:author="Moses, Robinson" w:date="2023-04-18T00:43:00Z">
              <w:r w:rsidRPr="001671B4" w:rsidDel="004D4DBF">
                <w:rPr>
                  <w:b/>
                  <w:bCs/>
                </w:rPr>
                <w:delText>Note</w:delText>
              </w:r>
              <w:r w:rsidRPr="001671B4" w:rsidDel="004D4DBF">
                <w:delText xml:space="preserve">:  </w:delText>
              </w:r>
              <w:r w:rsidRPr="007C5F50" w:rsidDel="004D4DBF">
                <w:delText>For external authentication only</w:delText>
              </w:r>
              <w:r w:rsidRPr="00125B65" w:rsidDel="004D4DBF">
                <w:delText>,</w:delText>
              </w:r>
              <w:r w:rsidRPr="001671B4" w:rsidDel="004D4DBF">
                <w:delText xml:space="preserve"> simply close your browser to close the application window.</w:delText>
              </w:r>
            </w:del>
          </w:p>
        </w:tc>
      </w:tr>
    </w:tbl>
    <w:p w14:paraId="398A0F7F" w14:textId="77777777" w:rsidR="00075799" w:rsidRDefault="00075799" w:rsidP="00075799">
      <w:pPr>
        <w:jc w:val="both"/>
        <w:rPr>
          <w:sz w:val="2"/>
        </w:rPr>
      </w:pPr>
    </w:p>
    <w:p w14:paraId="008151FC" w14:textId="77777777" w:rsidR="00075799" w:rsidRDefault="00075799" w:rsidP="00075799">
      <w:pPr>
        <w:pStyle w:val="Heading2"/>
      </w:pPr>
      <w:bookmarkStart w:id="69" w:name="_Ref31623601"/>
      <w:bookmarkStart w:id="70" w:name="_Toc232225521"/>
      <w:bookmarkStart w:id="71" w:name="_Toc232225565"/>
      <w:bookmarkStart w:id="72" w:name="_Toc54016717"/>
      <w:bookmarkStart w:id="73" w:name="_Toc130783743"/>
      <w:r>
        <w:t>Navigation &amp; the User Interface</w:t>
      </w:r>
      <w:bookmarkEnd w:id="69"/>
      <w:bookmarkEnd w:id="70"/>
      <w:bookmarkEnd w:id="71"/>
      <w:bookmarkEnd w:id="72"/>
      <w:bookmarkEnd w:id="73"/>
    </w:p>
    <w:p w14:paraId="7C32D1A9" w14:textId="77777777" w:rsidR="00075799" w:rsidRDefault="00075799" w:rsidP="00075799">
      <w:pPr>
        <w:pStyle w:val="Heading3"/>
      </w:pPr>
      <w:bookmarkStart w:id="74" w:name="_Toc232225522"/>
      <w:bookmarkStart w:id="75" w:name="_Toc232225566"/>
      <w:bookmarkStart w:id="76" w:name="_Toc54016718"/>
      <w:bookmarkStart w:id="77" w:name="_Toc130783744"/>
      <w:smartTag w:uri="urn:schemas-microsoft-com:office:smarttags" w:element="stockticker">
        <w:r>
          <w:t>Main</w:t>
        </w:r>
      </w:smartTag>
      <w:r>
        <w:t xml:space="preserve"> OptiNet Screen</w:t>
      </w:r>
      <w:bookmarkEnd w:id="74"/>
      <w:bookmarkEnd w:id="75"/>
      <w:bookmarkEnd w:id="76"/>
      <w:bookmarkEnd w:id="77"/>
    </w:p>
    <w:p w14:paraId="44A24B8A" w14:textId="77777777" w:rsidR="00075799" w:rsidRDefault="00075799" w:rsidP="00075799">
      <w:pPr>
        <w:pStyle w:val="BodyText"/>
      </w:pPr>
      <w:r>
        <w:t>Once logged in as a valid user, you will have access to the main screen, which is separated into three different frames.  The figure below is an example of the Branch User Main screen.</w:t>
      </w:r>
    </w:p>
    <w:p w14:paraId="2138B7FD" w14:textId="43791594" w:rsidR="00075799" w:rsidRDefault="00075799" w:rsidP="00804C27">
      <w:r>
        <w:t xml:space="preserve">Figure </w:t>
      </w:r>
      <w:r w:rsidR="00743EA5">
        <w:fldChar w:fldCharType="begin"/>
      </w:r>
      <w:r w:rsidR="00743EA5">
        <w:instrText xml:space="preserve"> SEQ Figure \* ARABIC </w:instrText>
      </w:r>
      <w:r w:rsidR="00743EA5">
        <w:fldChar w:fldCharType="separate"/>
      </w:r>
      <w:r w:rsidR="009F0B76">
        <w:rPr>
          <w:noProof/>
        </w:rPr>
        <w:t>3</w:t>
      </w:r>
      <w:r w:rsidR="00743EA5">
        <w:rPr>
          <w:noProof/>
        </w:rPr>
        <w:fldChar w:fldCharType="end"/>
      </w:r>
      <w:r>
        <w:t xml:space="preserve">:  Branch User </w:t>
      </w:r>
      <w:smartTag w:uri="urn:schemas-microsoft-com:office:smarttags" w:element="stockticker">
        <w:r>
          <w:t>Main</w:t>
        </w:r>
      </w:smartTag>
      <w:r>
        <w:t xml:space="preserve"> Screen</w:t>
      </w:r>
      <w:r w:rsidRPr="00277309">
        <w:t xml:space="preserve"> </w:t>
      </w:r>
      <w:r w:rsidR="00E94D06" w:rsidRPr="00E94D06">
        <w:rPr>
          <w:noProof/>
        </w:rPr>
        <w:t xml:space="preserve"> </w:t>
      </w:r>
      <w:del w:id="78" w:author="Pinnu, Sainath" w:date="2023-04-03T18:12:00Z">
        <w:r w:rsidR="00E94D06" w:rsidDel="00A82C3F">
          <w:rPr>
            <w:noProof/>
          </w:rPr>
          <w:drawing>
            <wp:inline distT="0" distB="0" distL="0" distR="0" wp14:anchorId="030D02F6" wp14:editId="12CC4D00">
              <wp:extent cx="6404610" cy="2615565"/>
              <wp:effectExtent l="76200" t="76200" r="12954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6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79" w:author="Pinnu, Sainath" w:date="2023-04-03T18:12:00Z">
        <w:del w:id="80" w:author="Moses, Robinson" w:date="2023-04-18T00:49:00Z">
          <w:r w:rsidR="00A82C3F" w:rsidDel="00287D91">
            <w:rPr>
              <w:noProof/>
            </w:rPr>
            <w:drawing>
              <wp:inline distT="0" distB="0" distL="0" distR="0" wp14:anchorId="566D6FE6" wp14:editId="173D9773">
                <wp:extent cx="5943600" cy="2874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4010"/>
                        </a:xfrm>
                        <a:prstGeom prst="rect">
                          <a:avLst/>
                        </a:prstGeom>
                      </pic:spPr>
                    </pic:pic>
                  </a:graphicData>
                </a:graphic>
              </wp:inline>
            </w:drawing>
          </w:r>
        </w:del>
      </w:ins>
    </w:p>
    <w:p w14:paraId="17F729FF" w14:textId="77777777" w:rsidR="00075799" w:rsidRDefault="00075799" w:rsidP="00075799">
      <w:pPr>
        <w:rPr>
          <w:ins w:id="81" w:author="Moses, Robinson" w:date="2023-04-18T00:49:00Z"/>
        </w:rPr>
      </w:pPr>
    </w:p>
    <w:p w14:paraId="7B88D50C" w14:textId="4B75BB3E" w:rsidR="00287D91" w:rsidRPr="00EF08C9" w:rsidRDefault="00287D91" w:rsidP="00075799">
      <w:ins w:id="82" w:author="Moses, Robinson" w:date="2023-04-18T00:49:00Z">
        <w:r w:rsidRPr="00287D91">
          <w:rPr>
            <w:noProof/>
          </w:rPr>
          <w:drawing>
            <wp:inline distT="0" distB="0" distL="0" distR="0" wp14:anchorId="7E9D268B" wp14:editId="07205F1A">
              <wp:extent cx="5943600" cy="2955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5925"/>
                      </a:xfrm>
                      <a:prstGeom prst="rect">
                        <a:avLst/>
                      </a:prstGeom>
                    </pic:spPr>
                  </pic:pic>
                </a:graphicData>
              </a:graphic>
            </wp:inline>
          </w:drawing>
        </w:r>
      </w:ins>
    </w:p>
    <w:p w14:paraId="0012E140" w14:textId="77777777" w:rsidR="00075799" w:rsidRDefault="00075799" w:rsidP="00075799">
      <w:pPr>
        <w:pStyle w:val="Caption"/>
      </w:pPr>
      <w:r>
        <w:t xml:space="preserve">Table 1: </w:t>
      </w:r>
      <w:smartTag w:uri="urn:schemas-microsoft-com:office:smarttags" w:element="stockticker">
        <w:r>
          <w:t>Main</w:t>
        </w:r>
      </w:smartTag>
      <w:r>
        <w:t xml:space="preserve"> Screen Components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764CDF3" w14:textId="77777777" w:rsidTr="00CD3DAC">
        <w:trPr>
          <w:cantSplit/>
          <w:tblHeader/>
        </w:trPr>
        <w:tc>
          <w:tcPr>
            <w:tcW w:w="2592" w:type="dxa"/>
            <w:tcBorders>
              <w:top w:val="single" w:sz="6" w:space="0" w:color="auto"/>
              <w:bottom w:val="double" w:sz="6" w:space="0" w:color="auto"/>
              <w:right w:val="single" w:sz="6" w:space="0" w:color="auto"/>
            </w:tcBorders>
            <w:shd w:val="clear" w:color="auto" w:fill="54B948"/>
          </w:tcPr>
          <w:p w14:paraId="6F57FDE8" w14:textId="77777777" w:rsidR="00075799" w:rsidRPr="001671B4" w:rsidRDefault="00075799" w:rsidP="00CD3DAC">
            <w:pPr>
              <w:pStyle w:val="TableHeading"/>
            </w:pPr>
            <w:r w:rsidRPr="001671B4">
              <w:t>Component</w:t>
            </w:r>
          </w:p>
        </w:tc>
        <w:tc>
          <w:tcPr>
            <w:tcW w:w="5458" w:type="dxa"/>
            <w:tcBorders>
              <w:top w:val="single" w:sz="6" w:space="0" w:color="auto"/>
              <w:left w:val="nil"/>
              <w:bottom w:val="double" w:sz="6" w:space="0" w:color="auto"/>
            </w:tcBorders>
            <w:shd w:val="clear" w:color="auto" w:fill="54B948"/>
          </w:tcPr>
          <w:p w14:paraId="1DB4AD30" w14:textId="77777777" w:rsidR="00075799" w:rsidRPr="001671B4" w:rsidRDefault="00075799" w:rsidP="00CD3DAC">
            <w:pPr>
              <w:pStyle w:val="TableHeading"/>
            </w:pPr>
            <w:r w:rsidRPr="001671B4">
              <w:t>Description</w:t>
            </w:r>
          </w:p>
        </w:tc>
      </w:tr>
      <w:tr w:rsidR="00075799" w:rsidRPr="001671B4" w14:paraId="612CCC90" w14:textId="77777777" w:rsidTr="00596BD6">
        <w:trPr>
          <w:cantSplit/>
        </w:trPr>
        <w:tc>
          <w:tcPr>
            <w:tcW w:w="2592" w:type="dxa"/>
            <w:tcBorders>
              <w:top w:val="nil"/>
              <w:bottom w:val="single" w:sz="6" w:space="0" w:color="auto"/>
              <w:right w:val="single" w:sz="6" w:space="0" w:color="auto"/>
            </w:tcBorders>
          </w:tcPr>
          <w:p w14:paraId="313DB001" w14:textId="77777777" w:rsidR="00075799" w:rsidRPr="007C5F50" w:rsidRDefault="00075799" w:rsidP="00CD3DAC">
            <w:pPr>
              <w:pStyle w:val="TableBody"/>
              <w:rPr>
                <w:b/>
                <w:bCs/>
                <w:color w:val="000000"/>
              </w:rPr>
            </w:pPr>
            <w:r w:rsidRPr="007C5F50">
              <w:rPr>
                <w:b/>
                <w:bCs/>
              </w:rPr>
              <w:t>Cashpoint Selection Window</w:t>
            </w:r>
          </w:p>
        </w:tc>
        <w:tc>
          <w:tcPr>
            <w:tcW w:w="5458" w:type="dxa"/>
            <w:tcBorders>
              <w:top w:val="nil"/>
              <w:left w:val="single" w:sz="6" w:space="0" w:color="auto"/>
              <w:bottom w:val="single" w:sz="6" w:space="0" w:color="auto"/>
            </w:tcBorders>
          </w:tcPr>
          <w:p w14:paraId="2695F034" w14:textId="6DE0B8AB" w:rsidR="00075799" w:rsidRPr="001671B4" w:rsidRDefault="00075799" w:rsidP="00CD3DAC">
            <w:pPr>
              <w:pStyle w:val="TableBody"/>
            </w:pPr>
            <w:r w:rsidRPr="001671B4">
              <w:t xml:space="preserve">At the top of the screen, a frame showing </w:t>
            </w:r>
            <w:r w:rsidR="004C1B88">
              <w:t xml:space="preserve">the </w:t>
            </w:r>
            <w:r w:rsidRPr="001671B4">
              <w:t xml:space="preserve">Cashpoint selector tool where you will see a list of all of the Cashpoints for which you are responsible. You can also select All ATMs, All Branches or All Cashpoints to review a group of Cashpoints for which the user is responsible. </w:t>
            </w:r>
          </w:p>
        </w:tc>
      </w:tr>
      <w:tr w:rsidR="00075799" w:rsidRPr="001671B4" w14:paraId="74E25526" w14:textId="77777777" w:rsidTr="00596BD6">
        <w:trPr>
          <w:cantSplit/>
        </w:trPr>
        <w:tc>
          <w:tcPr>
            <w:tcW w:w="2592" w:type="dxa"/>
            <w:tcBorders>
              <w:top w:val="single" w:sz="6" w:space="0" w:color="auto"/>
              <w:bottom w:val="single" w:sz="6" w:space="0" w:color="auto"/>
              <w:right w:val="single" w:sz="6" w:space="0" w:color="auto"/>
            </w:tcBorders>
          </w:tcPr>
          <w:p w14:paraId="0EB089B5" w14:textId="77777777" w:rsidR="00075799" w:rsidRPr="007C5F50" w:rsidRDefault="00075799" w:rsidP="00CD3DAC">
            <w:pPr>
              <w:pStyle w:val="TableBody"/>
              <w:rPr>
                <w:b/>
                <w:bCs/>
              </w:rPr>
            </w:pPr>
            <w:r w:rsidRPr="007C5F50">
              <w:rPr>
                <w:b/>
                <w:bCs/>
              </w:rPr>
              <w:t>Navigation Window</w:t>
            </w:r>
          </w:p>
        </w:tc>
        <w:tc>
          <w:tcPr>
            <w:tcW w:w="5458" w:type="dxa"/>
            <w:tcBorders>
              <w:top w:val="single" w:sz="6" w:space="0" w:color="auto"/>
              <w:left w:val="single" w:sz="6" w:space="0" w:color="auto"/>
              <w:bottom w:val="single" w:sz="6" w:space="0" w:color="auto"/>
            </w:tcBorders>
          </w:tcPr>
          <w:p w14:paraId="259F8C9E" w14:textId="61197B9E" w:rsidR="00075799" w:rsidRPr="001671B4" w:rsidRDefault="00075799" w:rsidP="00CD3DAC">
            <w:pPr>
              <w:pStyle w:val="TableBody"/>
            </w:pPr>
            <w:r w:rsidRPr="001671B4">
              <w:t>On the left side, a frame showing a menu with all of the functions</w:t>
            </w:r>
            <w:r w:rsidR="0031585F">
              <w:t>,</w:t>
            </w:r>
            <w:r w:rsidRPr="001671B4">
              <w:t xml:space="preserve"> this intranet application offers currency management. Menu Options are described in detail in subsequent sections. The Navigation Pane is loaded based on the features enabled by the system administrator and the Cashpoint selected. </w:t>
            </w:r>
          </w:p>
        </w:tc>
      </w:tr>
      <w:tr w:rsidR="00075799" w:rsidRPr="001671B4" w14:paraId="3762AD6A" w14:textId="77777777" w:rsidTr="00596BD6">
        <w:trPr>
          <w:cantSplit/>
        </w:trPr>
        <w:tc>
          <w:tcPr>
            <w:tcW w:w="2592" w:type="dxa"/>
            <w:tcBorders>
              <w:top w:val="single" w:sz="6" w:space="0" w:color="auto"/>
              <w:bottom w:val="single" w:sz="6" w:space="0" w:color="auto"/>
              <w:right w:val="single" w:sz="6" w:space="0" w:color="auto"/>
            </w:tcBorders>
          </w:tcPr>
          <w:p w14:paraId="29E98526" w14:textId="29A85436" w:rsidR="00075799" w:rsidRPr="007C5F50" w:rsidRDefault="00075799" w:rsidP="00CD3DAC">
            <w:pPr>
              <w:pStyle w:val="TableBody"/>
              <w:rPr>
                <w:b/>
                <w:bCs/>
              </w:rPr>
            </w:pPr>
            <w:r w:rsidRPr="007C5F50">
              <w:rPr>
                <w:b/>
                <w:bCs/>
              </w:rPr>
              <w:t>Main Window</w:t>
            </w:r>
          </w:p>
        </w:tc>
        <w:tc>
          <w:tcPr>
            <w:tcW w:w="5458" w:type="dxa"/>
            <w:tcBorders>
              <w:top w:val="single" w:sz="6" w:space="0" w:color="auto"/>
              <w:left w:val="single" w:sz="6" w:space="0" w:color="auto"/>
              <w:bottom w:val="single" w:sz="6" w:space="0" w:color="auto"/>
            </w:tcBorders>
          </w:tcPr>
          <w:p w14:paraId="7EA5BD78" w14:textId="317AA009" w:rsidR="00075799" w:rsidRPr="001671B4" w:rsidRDefault="00075799" w:rsidP="00CD3DAC">
            <w:pPr>
              <w:pStyle w:val="TableBody"/>
            </w:pPr>
            <w:r w:rsidRPr="001671B4">
              <w:t>An interactive frame displays information relat</w:t>
            </w:r>
            <w:r>
              <w:t xml:space="preserve">ed to cash orders/returns for </w:t>
            </w:r>
            <w:r w:rsidRPr="001671B4">
              <w:t>Cashpoint</w:t>
            </w:r>
            <w:r>
              <w:t>s</w:t>
            </w:r>
            <w:r w:rsidRPr="001671B4">
              <w:t>. For some options, this frame will let you input information about cash order/return to modify OptiCash generated recommendations, if necessary.</w:t>
            </w:r>
            <w:r>
              <w:t xml:space="preserve"> Also, this window will let you link directly to outstanding Recommendations and pending Orders.</w:t>
            </w:r>
          </w:p>
        </w:tc>
      </w:tr>
      <w:tr w:rsidR="00075799" w:rsidRPr="001671B4" w14:paraId="37D2AEAF" w14:textId="77777777" w:rsidTr="00596BD6">
        <w:trPr>
          <w:cantSplit/>
        </w:trPr>
        <w:tc>
          <w:tcPr>
            <w:tcW w:w="2592" w:type="dxa"/>
            <w:tcBorders>
              <w:top w:val="single" w:sz="6" w:space="0" w:color="auto"/>
              <w:bottom w:val="single" w:sz="6" w:space="0" w:color="auto"/>
              <w:right w:val="single" w:sz="6" w:space="0" w:color="auto"/>
            </w:tcBorders>
          </w:tcPr>
          <w:p w14:paraId="5FA3890F" w14:textId="77777777" w:rsidR="00075799" w:rsidRPr="007C5F50" w:rsidRDefault="00075799" w:rsidP="00CD3DAC">
            <w:pPr>
              <w:pStyle w:val="TableBody"/>
              <w:rPr>
                <w:b/>
                <w:bCs/>
              </w:rPr>
            </w:pPr>
            <w:r w:rsidRPr="007C5F50">
              <w:rPr>
                <w:b/>
                <w:bCs/>
              </w:rPr>
              <w:t>Language Selector</w:t>
            </w:r>
          </w:p>
        </w:tc>
        <w:tc>
          <w:tcPr>
            <w:tcW w:w="5458" w:type="dxa"/>
            <w:tcBorders>
              <w:top w:val="single" w:sz="6" w:space="0" w:color="auto"/>
              <w:left w:val="single" w:sz="6" w:space="0" w:color="auto"/>
              <w:bottom w:val="single" w:sz="6" w:space="0" w:color="auto"/>
            </w:tcBorders>
          </w:tcPr>
          <w:p w14:paraId="1FCDDE37" w14:textId="485A43E6" w:rsidR="00075799" w:rsidRPr="00847B34" w:rsidRDefault="00075799" w:rsidP="00847B34">
            <w:pPr>
              <w:pStyle w:val="TableBody"/>
            </w:pPr>
            <w:r w:rsidRPr="00847B34">
              <w:t xml:space="preserve">The Language Selector is located at the top right line of every page. This allows each user to select </w:t>
            </w:r>
            <w:r w:rsidR="00F65089">
              <w:t xml:space="preserve">the </w:t>
            </w:r>
            <w:r w:rsidRPr="00847B34">
              <w:t xml:space="preserve">language </w:t>
            </w:r>
            <w:r w:rsidR="004319E4">
              <w:t>of</w:t>
            </w:r>
            <w:r w:rsidR="00F65089">
              <w:t xml:space="preserve"> </w:t>
            </w:r>
            <w:r w:rsidRPr="00847B34">
              <w:t xml:space="preserve">choice. </w:t>
            </w:r>
          </w:p>
        </w:tc>
      </w:tr>
    </w:tbl>
    <w:p w14:paraId="08E887B0" w14:textId="77777777" w:rsidR="00F65089" w:rsidRDefault="00F65089" w:rsidP="007C5F50">
      <w:pPr>
        <w:pStyle w:val="BodyText"/>
      </w:pPr>
      <w:bookmarkStart w:id="83" w:name="_Toc232225523"/>
      <w:bookmarkStart w:id="84" w:name="_Toc232225567"/>
      <w:bookmarkStart w:id="85" w:name="_Toc54016719"/>
    </w:p>
    <w:p w14:paraId="28844D16" w14:textId="5B8498D8" w:rsidR="00075799" w:rsidRDefault="00075799" w:rsidP="00075799">
      <w:pPr>
        <w:pStyle w:val="Heading3"/>
      </w:pPr>
      <w:bookmarkStart w:id="86" w:name="_Toc130783745"/>
      <w:r>
        <w:t>Selecting a Cashpoint</w:t>
      </w:r>
      <w:bookmarkEnd w:id="83"/>
      <w:bookmarkEnd w:id="84"/>
      <w:bookmarkEnd w:id="85"/>
      <w:bookmarkEnd w:id="86"/>
    </w:p>
    <w:p w14:paraId="768E12D7" w14:textId="5977A4BA" w:rsidR="00075799" w:rsidRDefault="00075799" w:rsidP="00075799">
      <w:pPr>
        <w:pStyle w:val="BodyText"/>
      </w:pPr>
      <w:r>
        <w:t xml:space="preserve">To select a Cashpoint, refer to the upper portion of the screen, called the </w:t>
      </w:r>
      <w:r>
        <w:rPr>
          <w:b/>
          <w:bCs/>
        </w:rPr>
        <w:t>Cashpoint Selector Window</w:t>
      </w:r>
      <w:r>
        <w:t xml:space="preserve">, as shown in the figure below. Clicking the down arrow will display a list of all of the Cashpoints to which </w:t>
      </w:r>
      <w:r w:rsidR="00065719">
        <w:t xml:space="preserve">the user </w:t>
      </w:r>
      <w:r>
        <w:t>ha</w:t>
      </w:r>
      <w:r w:rsidR="00842D6F">
        <w:t>s</w:t>
      </w:r>
      <w:r>
        <w:t xml:space="preserve"> access. The list may include ATMs</w:t>
      </w:r>
      <w:r w:rsidR="00842D6F">
        <w:t>,</w:t>
      </w:r>
      <w:r>
        <w:t xml:space="preserve"> Branch IDs, and their respective names.</w:t>
      </w:r>
    </w:p>
    <w:p w14:paraId="4375B7BE" w14:textId="72191733"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sidR="009F0B76">
        <w:rPr>
          <w:noProof/>
        </w:rPr>
        <w:t>4</w:t>
      </w:r>
      <w:r w:rsidRPr="6BC33D6B">
        <w:rPr>
          <w:noProof/>
        </w:rPr>
        <w:fldChar w:fldCharType="end"/>
      </w:r>
      <w:r>
        <w:t>: Cashpoint Selector Window</w:t>
      </w:r>
    </w:p>
    <w:p w14:paraId="1616D4C2" w14:textId="70D33806" w:rsidR="00075799" w:rsidRDefault="00075799" w:rsidP="00CD3DAC">
      <w:pPr>
        <w:pStyle w:val="BodyText"/>
        <w:jc w:val="center"/>
      </w:pPr>
      <w:del w:id="87" w:author="Pinnu, Sainath" w:date="2023-04-03T18:13:00Z">
        <w:r w:rsidDel="00A82C3F">
          <w:rPr>
            <w:noProof/>
          </w:rPr>
          <w:drawing>
            <wp:inline distT="0" distB="0" distL="0" distR="0" wp14:anchorId="1E95D289" wp14:editId="12C91979">
              <wp:extent cx="5486400" cy="3114675"/>
              <wp:effectExtent l="76200" t="76200" r="133350" b="142875"/>
              <wp:docPr id="301319802" name="Picture 3013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88" w:author="Pinnu, Sainath" w:date="2023-04-03T18:13:00Z">
        <w:r w:rsidR="00A82C3F">
          <w:rPr>
            <w:noProof/>
          </w:rPr>
          <w:drawing>
            <wp:inline distT="0" distB="0" distL="0" distR="0" wp14:anchorId="72193517" wp14:editId="6EBB8BD3">
              <wp:extent cx="5943600" cy="2868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8930"/>
                      </a:xfrm>
                      <a:prstGeom prst="rect">
                        <a:avLst/>
                      </a:prstGeom>
                    </pic:spPr>
                  </pic:pic>
                </a:graphicData>
              </a:graphic>
            </wp:inline>
          </w:drawing>
        </w:r>
      </w:ins>
    </w:p>
    <w:p w14:paraId="04ECDD10" w14:textId="77777777" w:rsidR="00075799" w:rsidRDefault="00075799" w:rsidP="00075799">
      <w:pPr>
        <w:pStyle w:val="BodyText"/>
      </w:pPr>
      <w:r>
        <w:t xml:space="preserve">Once you have selected an ATM or Branch, select an option from the </w:t>
      </w:r>
      <w:r>
        <w:rPr>
          <w:b/>
          <w:bCs/>
        </w:rPr>
        <w:t xml:space="preserve">Navigation Window, </w:t>
      </w:r>
      <w:r>
        <w:t xml:space="preserve">shown below in detail for the Branch User. The options that you will see in the </w:t>
      </w:r>
      <w:r>
        <w:rPr>
          <w:b/>
          <w:bCs/>
        </w:rPr>
        <w:t>Navigation Window</w:t>
      </w:r>
      <w:r>
        <w:t xml:space="preserve"> depend on your user Account privileges, which are determined by your Administrator. </w:t>
      </w:r>
    </w:p>
    <w:p w14:paraId="36B7F093" w14:textId="6765273F" w:rsidR="006D7FD3" w:rsidRDefault="006D7FD3" w:rsidP="00075799">
      <w:pPr>
        <w:rPr>
          <w:noProof/>
        </w:rPr>
      </w:pPr>
      <w:r>
        <w:t xml:space="preserve">Figure </w:t>
      </w:r>
      <w:r w:rsidRPr="026955AD">
        <w:fldChar w:fldCharType="begin"/>
      </w:r>
      <w:r>
        <w:instrText xml:space="preserve"> SEQ Figure \* ARABIC </w:instrText>
      </w:r>
      <w:r w:rsidRPr="026955AD">
        <w:fldChar w:fldCharType="separate"/>
      </w:r>
      <w:r w:rsidR="009F0B76">
        <w:rPr>
          <w:noProof/>
        </w:rPr>
        <w:t>5</w:t>
      </w:r>
      <w:r w:rsidRPr="026955AD">
        <w:rPr>
          <w:noProof/>
        </w:rPr>
        <w:fldChar w:fldCharType="end"/>
      </w:r>
      <w:r>
        <w:t>: Navigation Window – Branch User</w:t>
      </w:r>
    </w:p>
    <w:p w14:paraId="4E07BB92" w14:textId="2C2586FA" w:rsidR="00075799" w:rsidRDefault="00075799" w:rsidP="007C5F50">
      <w:pPr>
        <w:jc w:val="center"/>
      </w:pPr>
      <w:r>
        <w:rPr>
          <w:noProof/>
        </w:rPr>
        <w:drawing>
          <wp:inline distT="0" distB="0" distL="0" distR="0" wp14:anchorId="32CA513B" wp14:editId="07B61E90">
            <wp:extent cx="1277112" cy="4347615"/>
            <wp:effectExtent l="76200" t="76200" r="132715" b="129540"/>
            <wp:docPr id="538217288" name="Picture 5382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8039" cy="435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5ACD" w14:textId="77777777" w:rsidR="00CD3DAC" w:rsidRDefault="00CD3DAC" w:rsidP="00075799"/>
    <w:p w14:paraId="19B3B113" w14:textId="77777777" w:rsidR="00075799" w:rsidRDefault="00075799" w:rsidP="00075799">
      <w:pPr>
        <w:pStyle w:val="Heading1"/>
      </w:pPr>
      <w:bookmarkStart w:id="89" w:name="_Toc232225524"/>
      <w:bookmarkStart w:id="90" w:name="_Toc232225568"/>
      <w:bookmarkStart w:id="91" w:name="_Toc54016720"/>
      <w:bookmarkStart w:id="92" w:name="_Toc130783746"/>
      <w:r>
        <w:t>User Types</w:t>
      </w:r>
      <w:bookmarkEnd w:id="89"/>
      <w:bookmarkEnd w:id="90"/>
      <w:bookmarkEnd w:id="91"/>
      <w:bookmarkEnd w:id="92"/>
    </w:p>
    <w:p w14:paraId="6167848F" w14:textId="77777777" w:rsidR="009F0B76" w:rsidRPr="009F0B76" w:rsidRDefault="00075799" w:rsidP="009F0B76">
      <w:pPr>
        <w:pStyle w:val="BodyText"/>
        <w:rPr>
          <w:caps/>
          <w:color w:val="4472C4" w:themeColor="accent1"/>
          <w:spacing w:val="15"/>
          <w:sz w:val="24"/>
          <w:szCs w:val="24"/>
        </w:rPr>
      </w:pPr>
      <w:r w:rsidRPr="00CD3DAC">
        <w:t xml:space="preserve">There are four different user roles in OptiNet.  An overview of each role and </w:t>
      </w:r>
      <w:r w:rsidR="0013201C">
        <w:t>its</w:t>
      </w:r>
      <w:r w:rsidR="0013201C" w:rsidRPr="00CD3DAC">
        <w:t xml:space="preserve"> </w:t>
      </w:r>
      <w:r w:rsidRPr="00CD3DAC">
        <w:t>function is presented in this chapter</w:t>
      </w:r>
      <w:r>
        <w:t>:</w:t>
      </w:r>
      <w:r w:rsidRPr="007C5F50">
        <w:rPr>
          <w:rFonts w:ascii="Calibri" w:hAnsi="Calibri"/>
          <w:color w:val="4472C4" w:themeColor="accent1"/>
        </w:rPr>
        <w:fldChar w:fldCharType="begin"/>
      </w:r>
      <w:r w:rsidRPr="007C5F50">
        <w:rPr>
          <w:color w:val="4472C4" w:themeColor="accent1"/>
        </w:rPr>
        <w:instrText xml:space="preserve"> REF _Ref32232419 \h </w:instrText>
      </w:r>
      <w:r w:rsidR="00CD3DAC" w:rsidRPr="007C5F50">
        <w:rPr>
          <w:color w:val="4472C4" w:themeColor="accent1"/>
        </w:rPr>
        <w:instrText xml:space="preserve"> \* MERGEFORMAT </w:instrText>
      </w:r>
      <w:r w:rsidRPr="007C5F50">
        <w:rPr>
          <w:rFonts w:ascii="Calibri" w:hAnsi="Calibri"/>
          <w:color w:val="4472C4" w:themeColor="accent1"/>
        </w:rPr>
      </w:r>
      <w:r w:rsidRPr="007C5F50">
        <w:rPr>
          <w:rFonts w:ascii="Calibri" w:hAnsi="Calibri"/>
          <w:color w:val="4472C4" w:themeColor="accent1"/>
        </w:rPr>
        <w:fldChar w:fldCharType="separate"/>
      </w:r>
    </w:p>
    <w:p w14:paraId="00786877" w14:textId="725629DC" w:rsidR="00075799" w:rsidRPr="007C5F50" w:rsidRDefault="009F0B76" w:rsidP="00CD3DAC">
      <w:pPr>
        <w:pStyle w:val="ListBullet"/>
        <w:rPr>
          <w:color w:val="4472C4" w:themeColor="accent1"/>
        </w:rPr>
      </w:pPr>
      <w:r w:rsidRPr="009F0B76">
        <w:rPr>
          <w:color w:val="4472C4" w:themeColor="accent1"/>
        </w:rPr>
        <w:t>Administrator</w:t>
      </w:r>
      <w:r w:rsidR="00075799" w:rsidRPr="007C5F50">
        <w:rPr>
          <w:color w:val="4472C4" w:themeColor="accent1"/>
        </w:rPr>
        <w:fldChar w:fldCharType="end"/>
      </w:r>
    </w:p>
    <w:p w14:paraId="264C49D1" w14:textId="05D6EA62"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_Ref236804249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smartTag w:uri="urn:schemas-microsoft-com:office:smarttags" w:element="stockticker">
        <w:r w:rsidR="009F0B76" w:rsidRPr="009F0B76">
          <w:rPr>
            <w:color w:val="4472C4" w:themeColor="accent1"/>
          </w:rPr>
          <w:t>Cash</w:t>
        </w:r>
      </w:smartTag>
      <w:r w:rsidR="009F0B76" w:rsidRPr="009F0B76">
        <w:rPr>
          <w:color w:val="4472C4" w:themeColor="accent1"/>
        </w:rPr>
        <w:t xml:space="preserve"> Analyst</w:t>
      </w:r>
      <w:r w:rsidRPr="007C5F50">
        <w:rPr>
          <w:color w:val="4472C4" w:themeColor="accent1"/>
        </w:rPr>
        <w:fldChar w:fldCharType="end"/>
      </w:r>
    </w:p>
    <w:p w14:paraId="57B88D53" w14:textId="18AA396B"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_Ref32232426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Branch User</w:t>
      </w:r>
      <w:r w:rsidRPr="007C5F50">
        <w:rPr>
          <w:color w:val="4472C4" w:themeColor="accent1"/>
        </w:rPr>
        <w:fldChar w:fldCharType="end"/>
      </w:r>
    </w:p>
    <w:p w14:paraId="5E12898C" w14:textId="4007C681" w:rsidR="00075799" w:rsidRDefault="00075799" w:rsidP="00CD3DAC">
      <w:pPr>
        <w:pStyle w:val="ListBullet"/>
      </w:pPr>
      <w:r w:rsidRPr="007C5F50">
        <w:rPr>
          <w:color w:val="4472C4" w:themeColor="accent1"/>
        </w:rPr>
        <w:fldChar w:fldCharType="begin"/>
      </w:r>
      <w:r w:rsidRPr="007C5F50">
        <w:rPr>
          <w:color w:val="4472C4" w:themeColor="accent1"/>
        </w:rPr>
        <w:instrText xml:space="preserve"> REF ref_depotuser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Depot User</w:t>
      </w:r>
      <w:r w:rsidRPr="007C5F50">
        <w:rPr>
          <w:color w:val="4472C4" w:themeColor="accent1"/>
        </w:rPr>
        <w:fldChar w:fldCharType="end"/>
      </w:r>
    </w:p>
    <w:p w14:paraId="0833A0AC" w14:textId="3C2D49C4" w:rsidR="00075799" w:rsidRDefault="00075799" w:rsidP="00075799">
      <w:pPr>
        <w:rPr>
          <w:caps/>
          <w:color w:val="632423"/>
          <w:spacing w:val="15"/>
          <w:sz w:val="24"/>
          <w:szCs w:val="24"/>
        </w:rPr>
      </w:pPr>
      <w:bookmarkStart w:id="93" w:name="_Ref32232419"/>
      <w:bookmarkStart w:id="94" w:name="_Toc232225525"/>
      <w:bookmarkStart w:id="95" w:name="_Toc232225569"/>
    </w:p>
    <w:p w14:paraId="3FA78DAC" w14:textId="77777777" w:rsidR="00075799" w:rsidRDefault="00075799" w:rsidP="00075799">
      <w:pPr>
        <w:pStyle w:val="Heading2"/>
      </w:pPr>
      <w:bookmarkStart w:id="96" w:name="_Toc54016721"/>
      <w:bookmarkStart w:id="97" w:name="_Toc130783747"/>
      <w:r>
        <w:t>Administrator</w:t>
      </w:r>
      <w:bookmarkEnd w:id="93"/>
      <w:bookmarkEnd w:id="94"/>
      <w:bookmarkEnd w:id="95"/>
      <w:bookmarkEnd w:id="96"/>
      <w:bookmarkEnd w:id="97"/>
    </w:p>
    <w:p w14:paraId="19F2D940" w14:textId="77777777" w:rsidR="00075799" w:rsidRDefault="00075799" w:rsidP="00075799">
      <w:pPr>
        <w:pStyle w:val="BodyText"/>
      </w:pPr>
      <w:r>
        <w:t xml:space="preserve">The </w:t>
      </w:r>
      <w:r>
        <w:rPr>
          <w:b/>
          <w:bCs/>
        </w:rPr>
        <w:t>Navigation Window</w:t>
      </w:r>
      <w:r>
        <w:t xml:space="preserve"> for Administrator is displayed below:</w:t>
      </w:r>
    </w:p>
    <w:p w14:paraId="148536F5" w14:textId="6ABD782A" w:rsidR="00075799" w:rsidRDefault="00075799" w:rsidP="00075799">
      <w:r>
        <w:t xml:space="preserve">Figure </w:t>
      </w:r>
      <w:r w:rsidRPr="026955AD">
        <w:fldChar w:fldCharType="begin"/>
      </w:r>
      <w:r>
        <w:instrText xml:space="preserve"> SEQ Figure \* ARABIC </w:instrText>
      </w:r>
      <w:r w:rsidRPr="026955AD">
        <w:fldChar w:fldCharType="separate"/>
      </w:r>
      <w:r w:rsidR="009F0B76">
        <w:rPr>
          <w:noProof/>
        </w:rPr>
        <w:t>6</w:t>
      </w:r>
      <w:r w:rsidRPr="026955AD">
        <w:rPr>
          <w:noProof/>
        </w:rPr>
        <w:fldChar w:fldCharType="end"/>
      </w:r>
      <w:r>
        <w:t>: Navigation Window -Administrator</w:t>
      </w:r>
    </w:p>
    <w:p w14:paraId="559A0C26" w14:textId="77777777" w:rsidR="00075799" w:rsidRDefault="00075799" w:rsidP="007C5F50">
      <w:pPr>
        <w:pStyle w:val="BodyText"/>
        <w:jc w:val="center"/>
      </w:pPr>
      <w:r>
        <w:rPr>
          <w:noProof/>
        </w:rPr>
        <w:drawing>
          <wp:inline distT="0" distB="0" distL="0" distR="0" wp14:anchorId="5835B17B" wp14:editId="1EE694C7">
            <wp:extent cx="2076450" cy="2790825"/>
            <wp:effectExtent l="0" t="0" r="0" b="0"/>
            <wp:docPr id="1017818663" name="Picture 101781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inline>
        </w:drawing>
      </w:r>
    </w:p>
    <w:p w14:paraId="11D10206" w14:textId="77777777" w:rsidR="00075799" w:rsidRDefault="00075799" w:rsidP="00075799">
      <w:pPr>
        <w:pStyle w:val="BodyText"/>
      </w:pPr>
      <w:r>
        <w:t>The OptiNet System Administrator’s functions are listed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627F133" w14:textId="77777777" w:rsidTr="00CD3DAC">
        <w:trPr>
          <w:cantSplit/>
          <w:tblHeader/>
        </w:trPr>
        <w:tc>
          <w:tcPr>
            <w:tcW w:w="8060" w:type="dxa"/>
            <w:tcBorders>
              <w:top w:val="single" w:sz="6" w:space="0" w:color="auto"/>
              <w:left w:val="single" w:sz="4" w:space="0" w:color="auto"/>
              <w:bottom w:val="single" w:sz="4" w:space="0" w:color="auto"/>
            </w:tcBorders>
            <w:shd w:val="clear" w:color="auto" w:fill="54B948"/>
          </w:tcPr>
          <w:p w14:paraId="3BCBD7F0" w14:textId="77777777" w:rsidR="00075799" w:rsidRPr="00CD3DAC" w:rsidRDefault="00075799" w:rsidP="00CD3DAC">
            <w:pPr>
              <w:pStyle w:val="TableHeading"/>
            </w:pPr>
            <w:r w:rsidRPr="00CD3DAC">
              <w:t>Administrator Functions</w:t>
            </w:r>
          </w:p>
        </w:tc>
      </w:tr>
      <w:tr w:rsidR="00075799" w:rsidRPr="001671B4" w14:paraId="36B0EDBB"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155CF14B" w14:textId="77777777" w:rsidR="00075799" w:rsidRPr="001671B4" w:rsidRDefault="00075799" w:rsidP="00CD3DAC">
            <w:pPr>
              <w:pStyle w:val="TableListBullet"/>
            </w:pPr>
            <w:r>
              <w:t xml:space="preserve">Sets and </w:t>
            </w:r>
            <w:r w:rsidRPr="001671B4">
              <w:t>Maintains System Setup</w:t>
            </w:r>
          </w:p>
          <w:p w14:paraId="29A193D4" w14:textId="77777777" w:rsidR="00075799" w:rsidRPr="001671B4" w:rsidRDefault="00075799" w:rsidP="00CD3DAC">
            <w:pPr>
              <w:pStyle w:val="TableListBullet"/>
            </w:pPr>
            <w:r w:rsidRPr="001671B4">
              <w:t>Runs various system reports on System Status, Usage History, and Depot Download.</w:t>
            </w:r>
          </w:p>
        </w:tc>
      </w:tr>
    </w:tbl>
    <w:p w14:paraId="3C9CDDE0" w14:textId="77777777" w:rsidR="00075799" w:rsidRDefault="00075799" w:rsidP="00075799">
      <w:pPr>
        <w:pStyle w:val="Heading3"/>
      </w:pPr>
      <w:bookmarkStart w:id="98" w:name="_Toc232225527"/>
      <w:bookmarkStart w:id="99" w:name="_Toc232225571"/>
      <w:bookmarkStart w:id="100" w:name="_Toc54016722"/>
      <w:bookmarkStart w:id="101" w:name="_Toc130783748"/>
      <w:r>
        <w:t>Maintaining System Setup</w:t>
      </w:r>
      <w:bookmarkEnd w:id="98"/>
      <w:bookmarkEnd w:id="99"/>
      <w:bookmarkEnd w:id="100"/>
      <w:bookmarkEnd w:id="101"/>
    </w:p>
    <w:p w14:paraId="68F8A407" w14:textId="77777777" w:rsidR="00075799" w:rsidRPr="008C2A35" w:rsidRDefault="00075799" w:rsidP="00075799">
      <w:pPr>
        <w:pStyle w:val="Heading4"/>
      </w:pPr>
      <w:r w:rsidRPr="008C2A35">
        <w:t>Feature Management</w:t>
      </w:r>
    </w:p>
    <w:p w14:paraId="25B98F97" w14:textId="77777777" w:rsidR="00075799" w:rsidRDefault="00075799" w:rsidP="00075799">
      <w:pPr>
        <w:pStyle w:val="BodyText"/>
      </w:pPr>
      <w:r>
        <w:t xml:space="preserve">The </w:t>
      </w:r>
      <w:r>
        <w:rPr>
          <w:b/>
          <w:bCs/>
        </w:rPr>
        <w:t xml:space="preserve">Feature Management </w:t>
      </w:r>
      <w:r>
        <w:t>option in OptiNet allows you to turn on and off various functions within the application.  This configuration is always done at the beginning and is rarely changed after the initial deployment.  However, should the circumstance arise, this section covers how to manage the OptiNet features.</w:t>
      </w:r>
    </w:p>
    <w:p w14:paraId="5AC64EAC" w14:textId="04908119" w:rsidR="00075799" w:rsidRDefault="00075799" w:rsidP="00CD3DAC">
      <w:pPr>
        <w:pStyle w:val="ListNumber"/>
        <w:numPr>
          <w:ilvl w:val="0"/>
          <w:numId w:val="74"/>
        </w:numPr>
      </w:pPr>
      <w:r>
        <w:t xml:space="preserve">Click </w:t>
      </w:r>
      <w:r w:rsidR="00F355E7">
        <w:t xml:space="preserve">on the </w:t>
      </w:r>
      <w:r w:rsidRPr="007C5F50">
        <w:rPr>
          <w:b/>
          <w:bCs/>
        </w:rPr>
        <w:t>Feature Management</w:t>
      </w:r>
      <w:r>
        <w:t xml:space="preserve"> in the Navigation Window.</w:t>
      </w:r>
    </w:p>
    <w:p w14:paraId="04C50CE1" w14:textId="77777777" w:rsidR="00075799" w:rsidRDefault="00075799" w:rsidP="00CD3DAC">
      <w:pPr>
        <w:pStyle w:val="ListNumber"/>
      </w:pPr>
      <w:r>
        <w:t xml:space="preserve">On the </w:t>
      </w:r>
      <w:r w:rsidRPr="007C5F50">
        <w:t>OptiNet Feature Management</w:t>
      </w:r>
      <w:r w:rsidRPr="026955AD">
        <w:rPr>
          <w:i/>
          <w:iCs/>
        </w:rPr>
        <w:t xml:space="preserve"> </w:t>
      </w:r>
      <w:r>
        <w:t xml:space="preserve">screen, note the fields in the following table.  Any fields that have a </w:t>
      </w:r>
      <w:r>
        <w:rPr>
          <w:noProof/>
        </w:rPr>
        <w:drawing>
          <wp:inline distT="0" distB="0" distL="0" distR="0" wp14:anchorId="0EE648A6" wp14:editId="337DBE2E">
            <wp:extent cx="151130" cy="15875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t xml:space="preserve"> checked box next to them are currently “</w:t>
      </w:r>
      <w:r w:rsidRPr="007C5F50">
        <w:rPr>
          <w:b/>
          <w:bCs/>
        </w:rPr>
        <w:t>active</w:t>
      </w:r>
      <w:r>
        <w:t>.”  Any fields without the checked box are currently not active.</w:t>
      </w:r>
    </w:p>
    <w:tbl>
      <w:tblPr>
        <w:tblW w:w="824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648"/>
      </w:tblGrid>
      <w:tr w:rsidR="00075799" w:rsidRPr="001671B4" w14:paraId="199A3042" w14:textId="77777777" w:rsidTr="00CD3DAC">
        <w:trPr>
          <w:cantSplit/>
          <w:trHeight w:val="285"/>
          <w:tblHeader/>
        </w:trPr>
        <w:tc>
          <w:tcPr>
            <w:tcW w:w="2592" w:type="dxa"/>
            <w:tcBorders>
              <w:top w:val="single" w:sz="6" w:space="0" w:color="auto"/>
              <w:bottom w:val="double" w:sz="6" w:space="0" w:color="auto"/>
              <w:right w:val="single" w:sz="6" w:space="0" w:color="auto"/>
            </w:tcBorders>
            <w:shd w:val="clear" w:color="auto" w:fill="54B948"/>
          </w:tcPr>
          <w:p w14:paraId="168BD8E6" w14:textId="77777777" w:rsidR="00075799" w:rsidRPr="001671B4" w:rsidRDefault="00075799" w:rsidP="00CD3DA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0E0CBC23" w14:textId="77777777" w:rsidR="00075799" w:rsidRPr="001671B4" w:rsidRDefault="00075799" w:rsidP="00CD3DAC">
            <w:pPr>
              <w:pStyle w:val="TableHeading"/>
            </w:pPr>
            <w:r w:rsidRPr="001671B4">
              <w:t>Description of Feature when Activated</w:t>
            </w:r>
          </w:p>
        </w:tc>
      </w:tr>
      <w:tr w:rsidR="00075799" w:rsidRPr="001671B4" w14:paraId="7FB774D7" w14:textId="77777777" w:rsidTr="00596BD6">
        <w:trPr>
          <w:cantSplit/>
        </w:trPr>
        <w:tc>
          <w:tcPr>
            <w:tcW w:w="2592" w:type="dxa"/>
            <w:tcBorders>
              <w:top w:val="nil"/>
              <w:bottom w:val="single" w:sz="6" w:space="0" w:color="auto"/>
              <w:right w:val="single" w:sz="6" w:space="0" w:color="auto"/>
            </w:tcBorders>
          </w:tcPr>
          <w:p w14:paraId="4B3A0787" w14:textId="77777777" w:rsidR="00075799" w:rsidRPr="007C5F50" w:rsidRDefault="00075799" w:rsidP="00CD3DAC">
            <w:pPr>
              <w:pStyle w:val="TableBody"/>
              <w:rPr>
                <w:b/>
                <w:bCs/>
              </w:rPr>
            </w:pPr>
            <w:r w:rsidRPr="007C5F50">
              <w:rPr>
                <w:b/>
                <w:bCs/>
              </w:rPr>
              <w:t>ADMIN User Group</w:t>
            </w:r>
          </w:p>
        </w:tc>
        <w:tc>
          <w:tcPr>
            <w:tcW w:w="5648" w:type="dxa"/>
            <w:tcBorders>
              <w:top w:val="nil"/>
              <w:left w:val="single" w:sz="6" w:space="0" w:color="auto"/>
              <w:bottom w:val="single" w:sz="6" w:space="0" w:color="auto"/>
            </w:tcBorders>
          </w:tcPr>
          <w:p w14:paraId="0C3F9EB0" w14:textId="4FC05C3D" w:rsidR="00075799" w:rsidRPr="001671B4" w:rsidRDefault="00075799" w:rsidP="00CD3DAC">
            <w:pPr>
              <w:pStyle w:val="TableBody"/>
            </w:pPr>
            <w:r w:rsidRPr="001671B4">
              <w:t>Enables</w:t>
            </w:r>
            <w:r w:rsidR="0013201C">
              <w:t>/</w:t>
            </w:r>
            <w:r w:rsidRPr="001671B4">
              <w:t xml:space="preserve">disables administrator user access to the OptiNet (If the Admin User Group feature is turned off, it can only be reset through </w:t>
            </w:r>
            <w:r w:rsidR="0013201C">
              <w:t xml:space="preserve">the </w:t>
            </w:r>
            <w:r w:rsidRPr="001671B4">
              <w:t xml:space="preserve">System Properties file).  </w:t>
            </w:r>
          </w:p>
        </w:tc>
      </w:tr>
      <w:tr w:rsidR="00075799" w:rsidRPr="001671B4" w14:paraId="6CCF2E2C" w14:textId="77777777" w:rsidTr="00596BD6">
        <w:trPr>
          <w:cantSplit/>
        </w:trPr>
        <w:tc>
          <w:tcPr>
            <w:tcW w:w="2592" w:type="dxa"/>
            <w:tcBorders>
              <w:top w:val="single" w:sz="6" w:space="0" w:color="auto"/>
              <w:bottom w:val="single" w:sz="6" w:space="0" w:color="auto"/>
              <w:right w:val="single" w:sz="6" w:space="0" w:color="auto"/>
            </w:tcBorders>
          </w:tcPr>
          <w:p w14:paraId="3C0A5112" w14:textId="77777777" w:rsidR="00075799" w:rsidRPr="007C5F50" w:rsidRDefault="00075799" w:rsidP="00CD3DAC">
            <w:pPr>
              <w:pStyle w:val="TableBody"/>
              <w:rPr>
                <w:b/>
                <w:bCs/>
              </w:rPr>
            </w:pPr>
            <w:r w:rsidRPr="007C5F50">
              <w:rPr>
                <w:b/>
                <w:bCs/>
              </w:rPr>
              <w:t>DEPOT User Group</w:t>
            </w:r>
          </w:p>
        </w:tc>
        <w:tc>
          <w:tcPr>
            <w:tcW w:w="5648" w:type="dxa"/>
            <w:tcBorders>
              <w:top w:val="single" w:sz="6" w:space="0" w:color="auto"/>
              <w:left w:val="single" w:sz="6" w:space="0" w:color="auto"/>
              <w:bottom w:val="single" w:sz="6" w:space="0" w:color="auto"/>
            </w:tcBorders>
          </w:tcPr>
          <w:p w14:paraId="72D4E7D8" w14:textId="79F1E7D8" w:rsidR="00075799" w:rsidRPr="001671B4" w:rsidRDefault="00075799" w:rsidP="00CD3DAC">
            <w:pPr>
              <w:pStyle w:val="TableBody"/>
            </w:pPr>
            <w:r w:rsidRPr="001671B4">
              <w:t>Enables</w:t>
            </w:r>
            <w:r w:rsidR="0013201C">
              <w:t>/</w:t>
            </w:r>
            <w:r w:rsidRPr="001671B4">
              <w:t>disables Depot User Group access to OptiNet.</w:t>
            </w:r>
          </w:p>
        </w:tc>
      </w:tr>
      <w:tr w:rsidR="00075799" w:rsidRPr="001671B4" w14:paraId="7627F169" w14:textId="77777777" w:rsidTr="00596BD6">
        <w:trPr>
          <w:cantSplit/>
        </w:trPr>
        <w:tc>
          <w:tcPr>
            <w:tcW w:w="2592" w:type="dxa"/>
            <w:tcBorders>
              <w:top w:val="nil"/>
              <w:bottom w:val="single" w:sz="6" w:space="0" w:color="auto"/>
              <w:right w:val="single" w:sz="6" w:space="0" w:color="auto"/>
            </w:tcBorders>
          </w:tcPr>
          <w:p w14:paraId="632B2C9E" w14:textId="77777777" w:rsidR="00075799" w:rsidRPr="007C5F50" w:rsidRDefault="00075799" w:rsidP="00CD3DAC">
            <w:pPr>
              <w:pStyle w:val="TableBody"/>
              <w:rPr>
                <w:b/>
                <w:bCs/>
              </w:rPr>
            </w:pPr>
            <w:r w:rsidRPr="007C5F50">
              <w:rPr>
                <w:b/>
                <w:bCs/>
              </w:rPr>
              <w:t>Depot Order</w:t>
            </w:r>
          </w:p>
        </w:tc>
        <w:tc>
          <w:tcPr>
            <w:tcW w:w="5648" w:type="dxa"/>
            <w:tcBorders>
              <w:top w:val="nil"/>
              <w:left w:val="single" w:sz="6" w:space="0" w:color="auto"/>
              <w:bottom w:val="single" w:sz="6" w:space="0" w:color="auto"/>
            </w:tcBorders>
          </w:tcPr>
          <w:p w14:paraId="0A5B9320" w14:textId="77777777" w:rsidR="00075799" w:rsidRPr="001671B4" w:rsidRDefault="00075799" w:rsidP="00CD3DAC">
            <w:pPr>
              <w:pStyle w:val="TableBody"/>
            </w:pPr>
            <w:r w:rsidRPr="001671B4">
              <w:t>Allows the Depot User to place historical orders.</w:t>
            </w:r>
          </w:p>
        </w:tc>
      </w:tr>
      <w:tr w:rsidR="00075799" w:rsidRPr="001671B4" w14:paraId="222D38AC" w14:textId="77777777" w:rsidTr="00596BD6">
        <w:trPr>
          <w:cantSplit/>
        </w:trPr>
        <w:tc>
          <w:tcPr>
            <w:tcW w:w="2592" w:type="dxa"/>
            <w:tcBorders>
              <w:top w:val="single" w:sz="6" w:space="0" w:color="auto"/>
              <w:bottom w:val="single" w:sz="6" w:space="0" w:color="auto"/>
              <w:right w:val="single" w:sz="6" w:space="0" w:color="auto"/>
            </w:tcBorders>
          </w:tcPr>
          <w:p w14:paraId="75655196" w14:textId="77777777" w:rsidR="00075799" w:rsidRPr="007C5F50" w:rsidRDefault="00075799" w:rsidP="00CD3DAC">
            <w:pPr>
              <w:pStyle w:val="TableBody"/>
              <w:rPr>
                <w:b/>
                <w:bCs/>
              </w:rPr>
            </w:pPr>
            <w:r w:rsidRPr="007C5F50">
              <w:rPr>
                <w:b/>
                <w:bCs/>
              </w:rPr>
              <w:t>Depot Confirm</w:t>
            </w:r>
          </w:p>
        </w:tc>
        <w:tc>
          <w:tcPr>
            <w:tcW w:w="5648" w:type="dxa"/>
            <w:tcBorders>
              <w:top w:val="single" w:sz="6" w:space="0" w:color="auto"/>
              <w:left w:val="single" w:sz="6" w:space="0" w:color="auto"/>
              <w:bottom w:val="single" w:sz="6" w:space="0" w:color="auto"/>
            </w:tcBorders>
          </w:tcPr>
          <w:p w14:paraId="4AF7DEDA" w14:textId="77777777" w:rsidR="00075799" w:rsidRPr="001671B4" w:rsidRDefault="00075799" w:rsidP="00CD3DAC">
            <w:pPr>
              <w:pStyle w:val="TableBody"/>
            </w:pPr>
            <w:r w:rsidRPr="001671B4">
              <w:t>Allows the Depot User to confirm orders.</w:t>
            </w:r>
          </w:p>
        </w:tc>
      </w:tr>
      <w:tr w:rsidR="00075799" w:rsidRPr="001671B4" w14:paraId="075A1FAF" w14:textId="77777777" w:rsidTr="00596BD6">
        <w:trPr>
          <w:cantSplit/>
        </w:trPr>
        <w:tc>
          <w:tcPr>
            <w:tcW w:w="2592" w:type="dxa"/>
            <w:tcBorders>
              <w:top w:val="nil"/>
              <w:bottom w:val="single" w:sz="6" w:space="0" w:color="auto"/>
              <w:right w:val="single" w:sz="6" w:space="0" w:color="auto"/>
            </w:tcBorders>
          </w:tcPr>
          <w:p w14:paraId="3BE3F268" w14:textId="77777777" w:rsidR="00075799" w:rsidRPr="007C5F50" w:rsidRDefault="00075799" w:rsidP="00CD3DAC">
            <w:pPr>
              <w:pStyle w:val="TableBody"/>
              <w:rPr>
                <w:b/>
                <w:bCs/>
              </w:rPr>
            </w:pPr>
            <w:r w:rsidRPr="007C5F50">
              <w:rPr>
                <w:b/>
                <w:bCs/>
              </w:rPr>
              <w:t>Depot History</w:t>
            </w:r>
          </w:p>
        </w:tc>
        <w:tc>
          <w:tcPr>
            <w:tcW w:w="5648" w:type="dxa"/>
            <w:tcBorders>
              <w:top w:val="nil"/>
              <w:left w:val="single" w:sz="6" w:space="0" w:color="auto"/>
              <w:bottom w:val="single" w:sz="6" w:space="0" w:color="auto"/>
            </w:tcBorders>
          </w:tcPr>
          <w:p w14:paraId="32D7440B" w14:textId="77777777" w:rsidR="00075799" w:rsidRPr="001671B4" w:rsidRDefault="00075799" w:rsidP="00CD3DAC">
            <w:pPr>
              <w:pStyle w:val="TableBody"/>
            </w:pPr>
            <w:r w:rsidRPr="001671B4">
              <w:t>Allows the Depot User to review historical information.</w:t>
            </w:r>
          </w:p>
        </w:tc>
      </w:tr>
      <w:tr w:rsidR="00075799" w:rsidRPr="001671B4" w14:paraId="3DA1283C" w14:textId="77777777" w:rsidTr="00596BD6">
        <w:trPr>
          <w:cantSplit/>
        </w:trPr>
        <w:tc>
          <w:tcPr>
            <w:tcW w:w="2592" w:type="dxa"/>
            <w:tcBorders>
              <w:top w:val="single" w:sz="6" w:space="0" w:color="auto"/>
              <w:bottom w:val="single" w:sz="6" w:space="0" w:color="auto"/>
              <w:right w:val="single" w:sz="6" w:space="0" w:color="auto"/>
            </w:tcBorders>
          </w:tcPr>
          <w:p w14:paraId="277E2D34" w14:textId="77777777" w:rsidR="00075799" w:rsidRPr="007C5F50" w:rsidRDefault="00075799" w:rsidP="00CD3DAC">
            <w:pPr>
              <w:pStyle w:val="TableBody"/>
              <w:rPr>
                <w:b/>
                <w:bCs/>
              </w:rPr>
            </w:pPr>
            <w:r w:rsidRPr="007C5F50">
              <w:rPr>
                <w:b/>
                <w:bCs/>
              </w:rPr>
              <w:t>ANALYST User Group</w:t>
            </w:r>
          </w:p>
        </w:tc>
        <w:tc>
          <w:tcPr>
            <w:tcW w:w="5648" w:type="dxa"/>
            <w:tcBorders>
              <w:top w:val="single" w:sz="6" w:space="0" w:color="auto"/>
              <w:left w:val="single" w:sz="6" w:space="0" w:color="auto"/>
              <w:bottom w:val="single" w:sz="6" w:space="0" w:color="auto"/>
            </w:tcBorders>
          </w:tcPr>
          <w:p w14:paraId="2E98F94F" w14:textId="50583FEE" w:rsidR="00075799" w:rsidRPr="001671B4" w:rsidRDefault="00075799" w:rsidP="00CD3DAC">
            <w:pPr>
              <w:pStyle w:val="TableBody"/>
            </w:pPr>
            <w:r w:rsidRPr="001671B4">
              <w:t>Enables</w:t>
            </w:r>
            <w:r w:rsidR="003023B1">
              <w:t>/</w:t>
            </w:r>
            <w:r w:rsidRPr="001671B4">
              <w:t>disables Analyst User Group access to the OptiNet.</w:t>
            </w:r>
          </w:p>
        </w:tc>
      </w:tr>
      <w:tr w:rsidR="00075799" w:rsidRPr="001671B4" w14:paraId="4F200E98" w14:textId="77777777" w:rsidTr="00596BD6">
        <w:trPr>
          <w:cantSplit/>
        </w:trPr>
        <w:tc>
          <w:tcPr>
            <w:tcW w:w="2592" w:type="dxa"/>
            <w:tcBorders>
              <w:top w:val="nil"/>
              <w:bottom w:val="single" w:sz="6" w:space="0" w:color="auto"/>
              <w:right w:val="single" w:sz="6" w:space="0" w:color="auto"/>
            </w:tcBorders>
          </w:tcPr>
          <w:p w14:paraId="6A916C26" w14:textId="77777777" w:rsidR="00075799" w:rsidRPr="007C5F50" w:rsidRDefault="00075799" w:rsidP="00CD3DAC">
            <w:pPr>
              <w:pStyle w:val="TableBody"/>
              <w:rPr>
                <w:b/>
                <w:bCs/>
              </w:rPr>
            </w:pPr>
            <w:r w:rsidRPr="007C5F50">
              <w:rPr>
                <w:b/>
                <w:bCs/>
              </w:rPr>
              <w:t>Messages / Special Requirements</w:t>
            </w:r>
          </w:p>
        </w:tc>
        <w:tc>
          <w:tcPr>
            <w:tcW w:w="5648" w:type="dxa"/>
            <w:tcBorders>
              <w:top w:val="nil"/>
              <w:left w:val="single" w:sz="6" w:space="0" w:color="auto"/>
              <w:bottom w:val="single" w:sz="6" w:space="0" w:color="auto"/>
            </w:tcBorders>
          </w:tcPr>
          <w:p w14:paraId="67EECC4A" w14:textId="77777777" w:rsidR="00075799" w:rsidRPr="001671B4" w:rsidRDefault="00075799" w:rsidP="00CD3DAC">
            <w:pPr>
              <w:pStyle w:val="TableBody"/>
            </w:pPr>
            <w:r w:rsidRPr="001671B4">
              <w:t>Allows branch and cash analyst users to communicate through OptiNet’s messaging and special requirements service.</w:t>
            </w:r>
          </w:p>
        </w:tc>
      </w:tr>
      <w:tr w:rsidR="00075799" w:rsidRPr="001671B4" w14:paraId="66ACD848" w14:textId="77777777" w:rsidTr="00596BD6">
        <w:trPr>
          <w:cantSplit/>
        </w:trPr>
        <w:tc>
          <w:tcPr>
            <w:tcW w:w="2592" w:type="dxa"/>
            <w:tcBorders>
              <w:top w:val="single" w:sz="6" w:space="0" w:color="auto"/>
              <w:bottom w:val="single" w:sz="6" w:space="0" w:color="auto"/>
              <w:right w:val="single" w:sz="6" w:space="0" w:color="auto"/>
            </w:tcBorders>
          </w:tcPr>
          <w:p w14:paraId="1BDCC3A6" w14:textId="77777777" w:rsidR="00075799" w:rsidRPr="007C5F50" w:rsidRDefault="00075799" w:rsidP="00CD3DAC">
            <w:pPr>
              <w:pStyle w:val="TableBody"/>
              <w:rPr>
                <w:b/>
                <w:bCs/>
              </w:rPr>
            </w:pPr>
            <w:r w:rsidRPr="007C5F50">
              <w:rPr>
                <w:b/>
                <w:bCs/>
              </w:rPr>
              <w:t>Analyst Release</w:t>
            </w:r>
          </w:p>
        </w:tc>
        <w:tc>
          <w:tcPr>
            <w:tcW w:w="5648" w:type="dxa"/>
            <w:tcBorders>
              <w:top w:val="single" w:sz="6" w:space="0" w:color="auto"/>
              <w:left w:val="single" w:sz="6" w:space="0" w:color="auto"/>
              <w:bottom w:val="single" w:sz="6" w:space="0" w:color="auto"/>
            </w:tcBorders>
          </w:tcPr>
          <w:p w14:paraId="7F4A7664" w14:textId="77777777" w:rsidR="00075799" w:rsidRPr="001671B4" w:rsidRDefault="00075799" w:rsidP="00CD3DAC">
            <w:pPr>
              <w:pStyle w:val="TableBody"/>
            </w:pPr>
            <w:r w:rsidRPr="001671B4">
              <w:t>Allows the Analyst User to release orders to the depot.</w:t>
            </w:r>
          </w:p>
        </w:tc>
      </w:tr>
      <w:tr w:rsidR="00075799" w:rsidRPr="001671B4" w14:paraId="6BB4C410" w14:textId="77777777" w:rsidTr="00596BD6">
        <w:trPr>
          <w:cantSplit/>
        </w:trPr>
        <w:tc>
          <w:tcPr>
            <w:tcW w:w="2592" w:type="dxa"/>
            <w:tcBorders>
              <w:top w:val="nil"/>
              <w:bottom w:val="single" w:sz="6" w:space="0" w:color="auto"/>
              <w:right w:val="single" w:sz="6" w:space="0" w:color="auto"/>
            </w:tcBorders>
          </w:tcPr>
          <w:p w14:paraId="0FF22909" w14:textId="77777777" w:rsidR="00075799" w:rsidRPr="007C5F50" w:rsidRDefault="00075799" w:rsidP="00CD3DAC">
            <w:pPr>
              <w:pStyle w:val="TableBody"/>
              <w:rPr>
                <w:b/>
                <w:bCs/>
              </w:rPr>
            </w:pPr>
            <w:r w:rsidRPr="007C5F50">
              <w:rPr>
                <w:b/>
                <w:bCs/>
              </w:rPr>
              <w:t>Analyst History</w:t>
            </w:r>
          </w:p>
        </w:tc>
        <w:tc>
          <w:tcPr>
            <w:tcW w:w="5648" w:type="dxa"/>
            <w:tcBorders>
              <w:top w:val="nil"/>
              <w:left w:val="single" w:sz="6" w:space="0" w:color="auto"/>
              <w:bottom w:val="single" w:sz="6" w:space="0" w:color="auto"/>
            </w:tcBorders>
          </w:tcPr>
          <w:p w14:paraId="581D00CE" w14:textId="77777777" w:rsidR="00075799" w:rsidRPr="001671B4" w:rsidRDefault="00075799" w:rsidP="00CD3DAC">
            <w:pPr>
              <w:pStyle w:val="TableBody"/>
            </w:pPr>
            <w:r w:rsidRPr="001671B4">
              <w:t>Allows the Analyst User to view history.</w:t>
            </w:r>
          </w:p>
        </w:tc>
      </w:tr>
      <w:tr w:rsidR="00075799" w:rsidRPr="001671B4" w14:paraId="68E85D8A" w14:textId="77777777" w:rsidTr="00596BD6">
        <w:trPr>
          <w:cantSplit/>
        </w:trPr>
        <w:tc>
          <w:tcPr>
            <w:tcW w:w="2592" w:type="dxa"/>
            <w:tcBorders>
              <w:top w:val="single" w:sz="6" w:space="0" w:color="auto"/>
              <w:bottom w:val="single" w:sz="6" w:space="0" w:color="auto"/>
              <w:right w:val="single" w:sz="6" w:space="0" w:color="auto"/>
            </w:tcBorders>
          </w:tcPr>
          <w:p w14:paraId="10D282DD" w14:textId="77777777" w:rsidR="00075799" w:rsidRPr="007C5F50" w:rsidRDefault="00075799" w:rsidP="00CD3DAC">
            <w:pPr>
              <w:pStyle w:val="TableBody"/>
              <w:rPr>
                <w:b/>
                <w:bCs/>
              </w:rPr>
            </w:pPr>
            <w:r w:rsidRPr="007C5F50">
              <w:rPr>
                <w:b/>
                <w:bCs/>
              </w:rPr>
              <w:t>BRANCH User Group</w:t>
            </w:r>
          </w:p>
        </w:tc>
        <w:tc>
          <w:tcPr>
            <w:tcW w:w="5648" w:type="dxa"/>
            <w:tcBorders>
              <w:top w:val="single" w:sz="6" w:space="0" w:color="auto"/>
              <w:left w:val="single" w:sz="6" w:space="0" w:color="auto"/>
              <w:bottom w:val="single" w:sz="6" w:space="0" w:color="auto"/>
            </w:tcBorders>
          </w:tcPr>
          <w:p w14:paraId="76F3253C" w14:textId="64996E0B" w:rsidR="00075799" w:rsidRPr="001671B4" w:rsidRDefault="00075799" w:rsidP="00CD3DAC">
            <w:pPr>
              <w:pStyle w:val="TableBody"/>
            </w:pPr>
            <w:r w:rsidRPr="001671B4">
              <w:t>Enables</w:t>
            </w:r>
            <w:r w:rsidR="003023B1">
              <w:t>/</w:t>
            </w:r>
            <w:r w:rsidRPr="001671B4">
              <w:t>disables Branch User Group access to the OptiNet.</w:t>
            </w:r>
          </w:p>
        </w:tc>
      </w:tr>
      <w:tr w:rsidR="00075799" w:rsidRPr="001671B4" w14:paraId="52873B23" w14:textId="77777777" w:rsidTr="00596BD6">
        <w:trPr>
          <w:cantSplit/>
        </w:trPr>
        <w:tc>
          <w:tcPr>
            <w:tcW w:w="2592" w:type="dxa"/>
            <w:tcBorders>
              <w:top w:val="nil"/>
              <w:bottom w:val="single" w:sz="6" w:space="0" w:color="auto"/>
              <w:right w:val="single" w:sz="6" w:space="0" w:color="auto"/>
            </w:tcBorders>
          </w:tcPr>
          <w:p w14:paraId="355962F5" w14:textId="77777777" w:rsidR="00075799" w:rsidRPr="007C5F50" w:rsidRDefault="00075799" w:rsidP="00CD3DAC">
            <w:pPr>
              <w:pStyle w:val="TableBody"/>
              <w:rPr>
                <w:b/>
                <w:bCs/>
              </w:rPr>
            </w:pPr>
            <w:r w:rsidRPr="007C5F50">
              <w:rPr>
                <w:b/>
                <w:bCs/>
              </w:rPr>
              <w:t>View Batch ATM</w:t>
            </w:r>
          </w:p>
        </w:tc>
        <w:tc>
          <w:tcPr>
            <w:tcW w:w="5648" w:type="dxa"/>
            <w:tcBorders>
              <w:top w:val="nil"/>
              <w:left w:val="single" w:sz="6" w:space="0" w:color="auto"/>
              <w:bottom w:val="single" w:sz="6" w:space="0" w:color="auto"/>
            </w:tcBorders>
          </w:tcPr>
          <w:p w14:paraId="41361317" w14:textId="77777777" w:rsidR="00075799" w:rsidRPr="001671B4" w:rsidRDefault="00075799" w:rsidP="00CD3DAC">
            <w:pPr>
              <w:pStyle w:val="TableBody"/>
              <w:rPr>
                <w:b/>
                <w:bCs/>
              </w:rPr>
            </w:pPr>
            <w:r w:rsidRPr="001671B4">
              <w:t>Allows the selection of “</w:t>
            </w:r>
            <w:r w:rsidRPr="007C5F50">
              <w:rPr>
                <w:b/>
                <w:bCs/>
              </w:rPr>
              <w:t>All ATMs</w:t>
            </w:r>
            <w:r w:rsidRPr="001671B4">
              <w:t xml:space="preserve">” from the </w:t>
            </w:r>
            <w:r w:rsidRPr="001671B4">
              <w:rPr>
                <w:b/>
                <w:bCs/>
              </w:rPr>
              <w:t>Cashpoint Selection Window.</w:t>
            </w:r>
          </w:p>
        </w:tc>
      </w:tr>
      <w:tr w:rsidR="00075799" w:rsidRPr="001671B4" w14:paraId="7A9F8111" w14:textId="77777777" w:rsidTr="00596BD6">
        <w:trPr>
          <w:cantSplit/>
        </w:trPr>
        <w:tc>
          <w:tcPr>
            <w:tcW w:w="2592" w:type="dxa"/>
            <w:tcBorders>
              <w:top w:val="single" w:sz="6" w:space="0" w:color="auto"/>
              <w:bottom w:val="single" w:sz="6" w:space="0" w:color="auto"/>
              <w:right w:val="single" w:sz="6" w:space="0" w:color="auto"/>
            </w:tcBorders>
          </w:tcPr>
          <w:p w14:paraId="28F48921" w14:textId="77777777" w:rsidR="00075799" w:rsidRPr="007C5F50" w:rsidRDefault="00075799" w:rsidP="00CD3DAC">
            <w:pPr>
              <w:pStyle w:val="TableBody"/>
              <w:rPr>
                <w:b/>
                <w:bCs/>
              </w:rPr>
            </w:pPr>
            <w:r w:rsidRPr="007C5F50">
              <w:rPr>
                <w:b/>
                <w:bCs/>
              </w:rPr>
              <w:t>View Batch Branch</w:t>
            </w:r>
          </w:p>
        </w:tc>
        <w:tc>
          <w:tcPr>
            <w:tcW w:w="5648" w:type="dxa"/>
            <w:tcBorders>
              <w:top w:val="single" w:sz="6" w:space="0" w:color="auto"/>
              <w:left w:val="single" w:sz="6" w:space="0" w:color="auto"/>
              <w:bottom w:val="single" w:sz="6" w:space="0" w:color="auto"/>
            </w:tcBorders>
          </w:tcPr>
          <w:p w14:paraId="483D818B" w14:textId="77777777" w:rsidR="00075799" w:rsidRPr="001671B4" w:rsidRDefault="00075799" w:rsidP="00CD3DAC">
            <w:pPr>
              <w:pStyle w:val="TableBody"/>
            </w:pPr>
            <w:r w:rsidRPr="001671B4">
              <w:t>Allows the selection of “</w:t>
            </w:r>
            <w:r w:rsidRPr="007C5F50">
              <w:rPr>
                <w:b/>
                <w:bCs/>
              </w:rPr>
              <w:t>All Branches</w:t>
            </w:r>
            <w:r w:rsidRPr="001671B4">
              <w:t xml:space="preserve">” from the </w:t>
            </w:r>
            <w:r w:rsidRPr="001671B4">
              <w:rPr>
                <w:b/>
                <w:bCs/>
              </w:rPr>
              <w:t>Cashpoint Selection Window.</w:t>
            </w:r>
          </w:p>
        </w:tc>
      </w:tr>
      <w:tr w:rsidR="00075799" w:rsidRPr="001671B4" w14:paraId="7C34185E" w14:textId="77777777" w:rsidTr="00596BD6">
        <w:trPr>
          <w:cantSplit/>
        </w:trPr>
        <w:tc>
          <w:tcPr>
            <w:tcW w:w="2592" w:type="dxa"/>
            <w:tcBorders>
              <w:top w:val="nil"/>
              <w:bottom w:val="single" w:sz="6" w:space="0" w:color="auto"/>
              <w:right w:val="single" w:sz="6" w:space="0" w:color="auto"/>
            </w:tcBorders>
          </w:tcPr>
          <w:p w14:paraId="542765A1" w14:textId="77777777" w:rsidR="00075799" w:rsidRPr="007C5F50" w:rsidRDefault="00075799" w:rsidP="00CD3DAC">
            <w:pPr>
              <w:pStyle w:val="TableBody"/>
              <w:rPr>
                <w:b/>
                <w:bCs/>
              </w:rPr>
            </w:pPr>
            <w:r w:rsidRPr="007C5F50">
              <w:rPr>
                <w:b/>
                <w:bCs/>
              </w:rPr>
              <w:t>View Batch All</w:t>
            </w:r>
          </w:p>
        </w:tc>
        <w:tc>
          <w:tcPr>
            <w:tcW w:w="5648" w:type="dxa"/>
            <w:tcBorders>
              <w:top w:val="nil"/>
              <w:left w:val="single" w:sz="6" w:space="0" w:color="auto"/>
              <w:bottom w:val="single" w:sz="6" w:space="0" w:color="auto"/>
            </w:tcBorders>
          </w:tcPr>
          <w:p w14:paraId="0672C675" w14:textId="77777777" w:rsidR="00075799" w:rsidRPr="001671B4" w:rsidRDefault="00075799" w:rsidP="00CD3DAC">
            <w:pPr>
              <w:pStyle w:val="TableBody"/>
            </w:pPr>
            <w:r w:rsidRPr="001671B4">
              <w:t>Allows the selection of “</w:t>
            </w:r>
            <w:r w:rsidRPr="007C5F50">
              <w:rPr>
                <w:b/>
                <w:bCs/>
              </w:rPr>
              <w:t>All Cashpoints</w:t>
            </w:r>
            <w:r w:rsidRPr="001671B4">
              <w:t xml:space="preserve">” from the </w:t>
            </w:r>
            <w:r w:rsidRPr="001671B4">
              <w:rPr>
                <w:b/>
                <w:bCs/>
              </w:rPr>
              <w:t>Cashpoint Selection Window.</w:t>
            </w:r>
          </w:p>
        </w:tc>
      </w:tr>
      <w:tr w:rsidR="00075799" w:rsidRPr="001671B4" w14:paraId="5AD465CC" w14:textId="77777777" w:rsidTr="00596BD6">
        <w:trPr>
          <w:cantSplit/>
        </w:trPr>
        <w:tc>
          <w:tcPr>
            <w:tcW w:w="2592" w:type="dxa"/>
            <w:tcBorders>
              <w:top w:val="single" w:sz="6" w:space="0" w:color="auto"/>
              <w:bottom w:val="single" w:sz="6" w:space="0" w:color="auto"/>
              <w:right w:val="single" w:sz="6" w:space="0" w:color="auto"/>
            </w:tcBorders>
          </w:tcPr>
          <w:p w14:paraId="7597D23E" w14:textId="77777777" w:rsidR="00075799" w:rsidRPr="007C5F50" w:rsidRDefault="00075799" w:rsidP="00CD3DAC">
            <w:pPr>
              <w:pStyle w:val="TableBody"/>
              <w:rPr>
                <w:b/>
                <w:bCs/>
              </w:rPr>
            </w:pPr>
            <w:r w:rsidRPr="007C5F50">
              <w:rPr>
                <w:b/>
                <w:bCs/>
              </w:rPr>
              <w:t>Batch Accept Recommendations</w:t>
            </w:r>
          </w:p>
        </w:tc>
        <w:tc>
          <w:tcPr>
            <w:tcW w:w="5648" w:type="dxa"/>
            <w:tcBorders>
              <w:top w:val="single" w:sz="6" w:space="0" w:color="auto"/>
              <w:left w:val="single" w:sz="6" w:space="0" w:color="auto"/>
              <w:bottom w:val="single" w:sz="6" w:space="0" w:color="auto"/>
            </w:tcBorders>
          </w:tcPr>
          <w:p w14:paraId="5C699DB7" w14:textId="77777777" w:rsidR="00075799" w:rsidRPr="007A3322" w:rsidRDefault="00075799" w:rsidP="00CD3DAC">
            <w:pPr>
              <w:pStyle w:val="TableBody"/>
            </w:pPr>
            <w:r w:rsidRPr="007A3322">
              <w:t>Allows the user to Accept a group of Recommendations.</w:t>
            </w:r>
          </w:p>
        </w:tc>
      </w:tr>
      <w:tr w:rsidR="00075799" w:rsidRPr="001671B4" w14:paraId="104ED509" w14:textId="77777777" w:rsidTr="00596BD6">
        <w:trPr>
          <w:cantSplit/>
        </w:trPr>
        <w:tc>
          <w:tcPr>
            <w:tcW w:w="2592" w:type="dxa"/>
            <w:tcBorders>
              <w:top w:val="single" w:sz="6" w:space="0" w:color="auto"/>
              <w:bottom w:val="single" w:sz="6" w:space="0" w:color="auto"/>
              <w:right w:val="single" w:sz="6" w:space="0" w:color="auto"/>
            </w:tcBorders>
          </w:tcPr>
          <w:p w14:paraId="215227AA" w14:textId="77777777" w:rsidR="00075799" w:rsidRPr="007C5F50" w:rsidRDefault="00075799" w:rsidP="00CD3DAC">
            <w:pPr>
              <w:pStyle w:val="TableBody"/>
              <w:rPr>
                <w:b/>
                <w:bCs/>
              </w:rPr>
            </w:pPr>
            <w:r w:rsidRPr="007C5F50">
              <w:rPr>
                <w:b/>
                <w:bCs/>
              </w:rPr>
              <w:t>View ATM Recommended Add</w:t>
            </w:r>
          </w:p>
        </w:tc>
        <w:tc>
          <w:tcPr>
            <w:tcW w:w="5648" w:type="dxa"/>
            <w:tcBorders>
              <w:top w:val="single" w:sz="6" w:space="0" w:color="auto"/>
              <w:left w:val="single" w:sz="6" w:space="0" w:color="auto"/>
              <w:bottom w:val="single" w:sz="6" w:space="0" w:color="auto"/>
            </w:tcBorders>
          </w:tcPr>
          <w:p w14:paraId="67C87574" w14:textId="77777777" w:rsidR="00075799" w:rsidRPr="001671B4" w:rsidRDefault="00075799" w:rsidP="00CD3DAC">
            <w:pPr>
              <w:pStyle w:val="TableBody"/>
            </w:pPr>
            <w:r w:rsidRPr="001671B4">
              <w:t>Allows the Branch User to view “</w:t>
            </w:r>
            <w:r w:rsidRPr="007C5F50">
              <w:rPr>
                <w:b/>
                <w:bCs/>
              </w:rPr>
              <w:t>Add-type</w:t>
            </w:r>
            <w:r w:rsidRPr="001671B4">
              <w:t>” ATM recommendations.</w:t>
            </w:r>
          </w:p>
        </w:tc>
      </w:tr>
      <w:tr w:rsidR="00075799" w:rsidRPr="001671B4" w14:paraId="54EC9597" w14:textId="77777777" w:rsidTr="00596BD6">
        <w:trPr>
          <w:cantSplit/>
        </w:trPr>
        <w:tc>
          <w:tcPr>
            <w:tcW w:w="2592" w:type="dxa"/>
            <w:tcBorders>
              <w:top w:val="nil"/>
              <w:bottom w:val="single" w:sz="6" w:space="0" w:color="auto"/>
              <w:right w:val="single" w:sz="6" w:space="0" w:color="auto"/>
            </w:tcBorders>
          </w:tcPr>
          <w:p w14:paraId="3B4F7158" w14:textId="77777777" w:rsidR="00075799" w:rsidRPr="007C5F50" w:rsidRDefault="00075799" w:rsidP="00CD3DAC">
            <w:pPr>
              <w:pStyle w:val="TableBody"/>
              <w:rPr>
                <w:b/>
                <w:bCs/>
              </w:rPr>
            </w:pPr>
            <w:r w:rsidRPr="007C5F50">
              <w:rPr>
                <w:b/>
                <w:bCs/>
              </w:rPr>
              <w:t>View ATM Recommended Emergency Add</w:t>
            </w:r>
          </w:p>
        </w:tc>
        <w:tc>
          <w:tcPr>
            <w:tcW w:w="5648" w:type="dxa"/>
            <w:tcBorders>
              <w:top w:val="nil"/>
              <w:left w:val="single" w:sz="6" w:space="0" w:color="auto"/>
              <w:bottom w:val="single" w:sz="6" w:space="0" w:color="auto"/>
            </w:tcBorders>
          </w:tcPr>
          <w:p w14:paraId="71BC03D9" w14:textId="77777777" w:rsidR="00075799" w:rsidRPr="001671B4" w:rsidRDefault="00075799" w:rsidP="00CD3DAC">
            <w:pPr>
              <w:pStyle w:val="TableBody"/>
            </w:pPr>
            <w:r w:rsidRPr="001671B4">
              <w:t>Allows the Branch User to view “</w:t>
            </w:r>
            <w:r w:rsidRPr="007C5F50">
              <w:rPr>
                <w:b/>
                <w:bCs/>
              </w:rPr>
              <w:t>Add-type</w:t>
            </w:r>
            <w:r w:rsidRPr="001671B4">
              <w:t>” emergency ATM recommendations.</w:t>
            </w:r>
          </w:p>
        </w:tc>
      </w:tr>
      <w:tr w:rsidR="00075799" w:rsidRPr="001671B4" w14:paraId="32C1C83B" w14:textId="77777777" w:rsidTr="00596BD6">
        <w:trPr>
          <w:cantSplit/>
        </w:trPr>
        <w:tc>
          <w:tcPr>
            <w:tcW w:w="2592" w:type="dxa"/>
            <w:tcBorders>
              <w:top w:val="single" w:sz="6" w:space="0" w:color="auto"/>
              <w:bottom w:val="single" w:sz="6" w:space="0" w:color="auto"/>
              <w:right w:val="single" w:sz="6" w:space="0" w:color="auto"/>
            </w:tcBorders>
          </w:tcPr>
          <w:p w14:paraId="1333A224" w14:textId="77777777" w:rsidR="00075799" w:rsidRPr="007C5F50" w:rsidRDefault="00075799" w:rsidP="00CD3DAC">
            <w:pPr>
              <w:pStyle w:val="TableBody"/>
              <w:rPr>
                <w:b/>
                <w:bCs/>
              </w:rPr>
            </w:pPr>
            <w:r w:rsidRPr="007C5F50">
              <w:rPr>
                <w:b/>
                <w:bCs/>
              </w:rPr>
              <w:t>View ATM Recommended Replace</w:t>
            </w:r>
          </w:p>
        </w:tc>
        <w:tc>
          <w:tcPr>
            <w:tcW w:w="5648" w:type="dxa"/>
            <w:tcBorders>
              <w:top w:val="single" w:sz="6" w:space="0" w:color="auto"/>
              <w:left w:val="single" w:sz="6" w:space="0" w:color="auto"/>
              <w:bottom w:val="single" w:sz="6" w:space="0" w:color="auto"/>
            </w:tcBorders>
          </w:tcPr>
          <w:p w14:paraId="3EE00237" w14:textId="77777777" w:rsidR="00075799" w:rsidRPr="001671B4" w:rsidRDefault="00075799" w:rsidP="00CD3DAC">
            <w:pPr>
              <w:pStyle w:val="TableBody"/>
            </w:pPr>
            <w:r w:rsidRPr="001671B4">
              <w:t>Allows the Branch User to view “</w:t>
            </w:r>
            <w:r w:rsidRPr="007C5F50">
              <w:rPr>
                <w:b/>
                <w:bCs/>
              </w:rPr>
              <w:t>Replace-type</w:t>
            </w:r>
            <w:r w:rsidRPr="001671B4">
              <w:t>” ATM recommendations.</w:t>
            </w:r>
          </w:p>
        </w:tc>
      </w:tr>
      <w:tr w:rsidR="00075799" w:rsidRPr="001671B4" w14:paraId="61D04ABF" w14:textId="77777777" w:rsidTr="00596BD6">
        <w:trPr>
          <w:cantSplit/>
        </w:trPr>
        <w:tc>
          <w:tcPr>
            <w:tcW w:w="2592" w:type="dxa"/>
            <w:tcBorders>
              <w:top w:val="nil"/>
              <w:bottom w:val="single" w:sz="6" w:space="0" w:color="auto"/>
              <w:right w:val="single" w:sz="6" w:space="0" w:color="auto"/>
            </w:tcBorders>
          </w:tcPr>
          <w:p w14:paraId="4F2B4784" w14:textId="77777777" w:rsidR="00075799" w:rsidRPr="007C5F50" w:rsidRDefault="00075799" w:rsidP="00CD3DAC">
            <w:pPr>
              <w:pStyle w:val="TableBody"/>
              <w:rPr>
                <w:b/>
                <w:bCs/>
              </w:rPr>
            </w:pPr>
            <w:r w:rsidRPr="007C5F50">
              <w:rPr>
                <w:b/>
                <w:bCs/>
              </w:rPr>
              <w:t>View ATM Recommended Emergency Replace</w:t>
            </w:r>
          </w:p>
        </w:tc>
        <w:tc>
          <w:tcPr>
            <w:tcW w:w="5648" w:type="dxa"/>
            <w:tcBorders>
              <w:top w:val="nil"/>
              <w:left w:val="single" w:sz="6" w:space="0" w:color="auto"/>
              <w:bottom w:val="single" w:sz="6" w:space="0" w:color="auto"/>
            </w:tcBorders>
          </w:tcPr>
          <w:p w14:paraId="4A6362C0" w14:textId="77777777" w:rsidR="00075799" w:rsidRPr="001671B4" w:rsidRDefault="00075799" w:rsidP="00CD3DAC">
            <w:pPr>
              <w:pStyle w:val="TableBody"/>
            </w:pPr>
            <w:r w:rsidRPr="001671B4">
              <w:t>Allows the Branch User to view “</w:t>
            </w:r>
            <w:r w:rsidRPr="007C5F50">
              <w:rPr>
                <w:b/>
                <w:bCs/>
              </w:rPr>
              <w:t>Replace-type</w:t>
            </w:r>
            <w:r w:rsidRPr="001671B4">
              <w:t>” emergency ATM recommendations.</w:t>
            </w:r>
          </w:p>
        </w:tc>
      </w:tr>
      <w:tr w:rsidR="00075799" w:rsidRPr="001671B4" w14:paraId="6AF511FB" w14:textId="77777777" w:rsidTr="00596BD6">
        <w:trPr>
          <w:cantSplit/>
        </w:trPr>
        <w:tc>
          <w:tcPr>
            <w:tcW w:w="2592" w:type="dxa"/>
            <w:tcBorders>
              <w:top w:val="nil"/>
              <w:bottom w:val="single" w:sz="6" w:space="0" w:color="auto"/>
              <w:right w:val="single" w:sz="6" w:space="0" w:color="auto"/>
            </w:tcBorders>
          </w:tcPr>
          <w:p w14:paraId="0ED069EA" w14:textId="77777777" w:rsidR="00075799" w:rsidRPr="007C5F50" w:rsidRDefault="00075799" w:rsidP="00CD3DAC">
            <w:pPr>
              <w:pStyle w:val="TableBody"/>
              <w:rPr>
                <w:b/>
                <w:bCs/>
              </w:rPr>
            </w:pPr>
            <w:r w:rsidRPr="007C5F50">
              <w:rPr>
                <w:b/>
                <w:bCs/>
              </w:rPr>
              <w:t>View ATM Recycler Return</w:t>
            </w:r>
          </w:p>
        </w:tc>
        <w:tc>
          <w:tcPr>
            <w:tcW w:w="5648" w:type="dxa"/>
            <w:tcBorders>
              <w:top w:val="nil"/>
              <w:left w:val="single" w:sz="6" w:space="0" w:color="auto"/>
              <w:bottom w:val="single" w:sz="6" w:space="0" w:color="auto"/>
            </w:tcBorders>
          </w:tcPr>
          <w:p w14:paraId="6C7BF864" w14:textId="6D1F7B01" w:rsidR="00075799" w:rsidRPr="001671B4" w:rsidRDefault="00075799" w:rsidP="00CD3DAC">
            <w:pPr>
              <w:pStyle w:val="TableBody"/>
            </w:pPr>
            <w:r>
              <w:t>Allows the Branch User to view “</w:t>
            </w:r>
            <w:r w:rsidR="000F52B2" w:rsidRPr="000F52B2">
              <w:rPr>
                <w:b/>
                <w:bCs/>
              </w:rPr>
              <w:t>Recycler</w:t>
            </w:r>
            <w:r w:rsidRPr="007C5F50">
              <w:rPr>
                <w:b/>
                <w:bCs/>
              </w:rPr>
              <w:t>-type</w:t>
            </w:r>
            <w:r>
              <w:t>” ATM recommendations.</w:t>
            </w:r>
          </w:p>
        </w:tc>
      </w:tr>
      <w:tr w:rsidR="00075799" w:rsidRPr="001671B4" w14:paraId="2F3F8520" w14:textId="77777777" w:rsidTr="00596BD6">
        <w:trPr>
          <w:cantSplit/>
        </w:trPr>
        <w:tc>
          <w:tcPr>
            <w:tcW w:w="2592" w:type="dxa"/>
            <w:tcBorders>
              <w:top w:val="single" w:sz="6" w:space="0" w:color="auto"/>
              <w:bottom w:val="single" w:sz="6" w:space="0" w:color="auto"/>
              <w:right w:val="single" w:sz="6" w:space="0" w:color="auto"/>
            </w:tcBorders>
          </w:tcPr>
          <w:p w14:paraId="56BFBB8D" w14:textId="77777777" w:rsidR="00075799" w:rsidRPr="007C5F50" w:rsidRDefault="00075799" w:rsidP="00CD3DAC">
            <w:pPr>
              <w:pStyle w:val="TableBody"/>
              <w:rPr>
                <w:b/>
                <w:bCs/>
              </w:rPr>
            </w:pPr>
            <w:r w:rsidRPr="007C5F50">
              <w:rPr>
                <w:b/>
                <w:bCs/>
              </w:rPr>
              <w:t>View Branch Recommended Delivery</w:t>
            </w:r>
          </w:p>
        </w:tc>
        <w:tc>
          <w:tcPr>
            <w:tcW w:w="5648" w:type="dxa"/>
            <w:tcBorders>
              <w:top w:val="single" w:sz="6" w:space="0" w:color="auto"/>
              <w:left w:val="single" w:sz="6" w:space="0" w:color="auto"/>
              <w:bottom w:val="single" w:sz="6" w:space="0" w:color="auto"/>
            </w:tcBorders>
          </w:tcPr>
          <w:p w14:paraId="148AE352" w14:textId="77777777" w:rsidR="00075799" w:rsidRPr="001671B4" w:rsidRDefault="00075799" w:rsidP="00CD3DAC">
            <w:pPr>
              <w:pStyle w:val="TableBody"/>
            </w:pPr>
            <w:r w:rsidRPr="001671B4">
              <w:t>Allows the Branch User to view Branch delivery recommendations.</w:t>
            </w:r>
          </w:p>
        </w:tc>
      </w:tr>
      <w:tr w:rsidR="00075799" w:rsidRPr="001671B4" w14:paraId="3F5E1E8D" w14:textId="77777777" w:rsidTr="00596BD6">
        <w:trPr>
          <w:cantSplit/>
        </w:trPr>
        <w:tc>
          <w:tcPr>
            <w:tcW w:w="2592" w:type="dxa"/>
            <w:tcBorders>
              <w:top w:val="nil"/>
              <w:bottom w:val="single" w:sz="6" w:space="0" w:color="auto"/>
              <w:right w:val="single" w:sz="6" w:space="0" w:color="auto"/>
            </w:tcBorders>
          </w:tcPr>
          <w:p w14:paraId="32E2E947" w14:textId="77777777" w:rsidR="00075799" w:rsidRPr="007C5F50" w:rsidRDefault="00075799" w:rsidP="00CD3DAC">
            <w:pPr>
              <w:pStyle w:val="TableBody"/>
              <w:rPr>
                <w:b/>
                <w:bCs/>
              </w:rPr>
            </w:pPr>
            <w:r w:rsidRPr="007C5F50">
              <w:rPr>
                <w:b/>
                <w:bCs/>
              </w:rPr>
              <w:t>View Branch Recommended Emergency Delivery</w:t>
            </w:r>
          </w:p>
        </w:tc>
        <w:tc>
          <w:tcPr>
            <w:tcW w:w="5648" w:type="dxa"/>
            <w:tcBorders>
              <w:top w:val="nil"/>
              <w:left w:val="single" w:sz="6" w:space="0" w:color="auto"/>
              <w:bottom w:val="single" w:sz="6" w:space="0" w:color="auto"/>
            </w:tcBorders>
          </w:tcPr>
          <w:p w14:paraId="461C1BAA" w14:textId="77777777" w:rsidR="00075799" w:rsidRPr="001671B4" w:rsidRDefault="00075799" w:rsidP="00CD3DAC">
            <w:pPr>
              <w:pStyle w:val="TableBody"/>
            </w:pPr>
            <w:r w:rsidRPr="001671B4">
              <w:t>Allows the Branch User to view Branch emergency delivery recommendations.</w:t>
            </w:r>
          </w:p>
        </w:tc>
      </w:tr>
      <w:tr w:rsidR="00075799" w:rsidRPr="001671B4" w14:paraId="1C0D85A4" w14:textId="77777777" w:rsidTr="00596BD6">
        <w:trPr>
          <w:cantSplit/>
        </w:trPr>
        <w:tc>
          <w:tcPr>
            <w:tcW w:w="2592" w:type="dxa"/>
            <w:tcBorders>
              <w:top w:val="single" w:sz="6" w:space="0" w:color="auto"/>
              <w:bottom w:val="single" w:sz="6" w:space="0" w:color="auto"/>
              <w:right w:val="single" w:sz="6" w:space="0" w:color="auto"/>
            </w:tcBorders>
          </w:tcPr>
          <w:p w14:paraId="18C6E03D" w14:textId="77777777" w:rsidR="00075799" w:rsidRPr="007C5F50" w:rsidRDefault="00075799" w:rsidP="00CD3DAC">
            <w:pPr>
              <w:pStyle w:val="TableBody"/>
              <w:rPr>
                <w:b/>
                <w:bCs/>
              </w:rPr>
            </w:pPr>
            <w:r w:rsidRPr="007C5F50">
              <w:rPr>
                <w:b/>
                <w:bCs/>
              </w:rPr>
              <w:t>View Branch Recommended Return</w:t>
            </w:r>
          </w:p>
        </w:tc>
        <w:tc>
          <w:tcPr>
            <w:tcW w:w="5648" w:type="dxa"/>
            <w:tcBorders>
              <w:top w:val="single" w:sz="6" w:space="0" w:color="auto"/>
              <w:left w:val="single" w:sz="6" w:space="0" w:color="auto"/>
              <w:bottom w:val="single" w:sz="6" w:space="0" w:color="auto"/>
            </w:tcBorders>
          </w:tcPr>
          <w:p w14:paraId="209555E9" w14:textId="77777777" w:rsidR="00075799" w:rsidRPr="001671B4" w:rsidRDefault="00075799" w:rsidP="00CD3DAC">
            <w:pPr>
              <w:pStyle w:val="TableBody"/>
            </w:pPr>
            <w:r w:rsidRPr="001671B4">
              <w:t>Allows the Branch User to view Branch return recommendations.</w:t>
            </w:r>
          </w:p>
        </w:tc>
      </w:tr>
      <w:tr w:rsidR="00075799" w:rsidRPr="001671B4" w14:paraId="473D30D9" w14:textId="77777777" w:rsidTr="00596BD6">
        <w:trPr>
          <w:cantSplit/>
        </w:trPr>
        <w:tc>
          <w:tcPr>
            <w:tcW w:w="2592" w:type="dxa"/>
            <w:tcBorders>
              <w:top w:val="nil"/>
              <w:bottom w:val="single" w:sz="6" w:space="0" w:color="auto"/>
              <w:right w:val="single" w:sz="6" w:space="0" w:color="auto"/>
            </w:tcBorders>
          </w:tcPr>
          <w:p w14:paraId="4DCCAEAF" w14:textId="77777777" w:rsidR="00075799" w:rsidRPr="007C5F50" w:rsidRDefault="00075799" w:rsidP="00CD3DAC">
            <w:pPr>
              <w:pStyle w:val="TableBody"/>
              <w:rPr>
                <w:b/>
                <w:bCs/>
              </w:rPr>
            </w:pPr>
            <w:r w:rsidRPr="007C5F50">
              <w:rPr>
                <w:b/>
                <w:bCs/>
              </w:rPr>
              <w:t>View Branch Recommended Emergency Return</w:t>
            </w:r>
          </w:p>
        </w:tc>
        <w:tc>
          <w:tcPr>
            <w:tcW w:w="5648" w:type="dxa"/>
            <w:tcBorders>
              <w:top w:val="nil"/>
              <w:left w:val="single" w:sz="6" w:space="0" w:color="auto"/>
              <w:bottom w:val="single" w:sz="6" w:space="0" w:color="auto"/>
            </w:tcBorders>
          </w:tcPr>
          <w:p w14:paraId="40563BB4" w14:textId="77777777" w:rsidR="00075799" w:rsidRPr="001671B4" w:rsidRDefault="00075799" w:rsidP="00CD3DAC">
            <w:pPr>
              <w:pStyle w:val="TableBody"/>
            </w:pPr>
            <w:r w:rsidRPr="001671B4">
              <w:t>Allows the Branch User to view Branch emergency return recommendations.</w:t>
            </w:r>
          </w:p>
        </w:tc>
      </w:tr>
      <w:tr w:rsidR="00075799" w:rsidRPr="001671B4" w14:paraId="7395EFB5" w14:textId="77777777" w:rsidTr="00596BD6">
        <w:trPr>
          <w:cantSplit/>
        </w:trPr>
        <w:tc>
          <w:tcPr>
            <w:tcW w:w="2592" w:type="dxa"/>
            <w:tcBorders>
              <w:top w:val="single" w:sz="6" w:space="0" w:color="auto"/>
              <w:bottom w:val="single" w:sz="6" w:space="0" w:color="auto"/>
              <w:right w:val="single" w:sz="6" w:space="0" w:color="auto"/>
            </w:tcBorders>
          </w:tcPr>
          <w:p w14:paraId="1187C11D" w14:textId="77777777" w:rsidR="00075799" w:rsidRPr="007C5F50" w:rsidRDefault="00075799" w:rsidP="00CD3DAC">
            <w:pPr>
              <w:pStyle w:val="TableBody"/>
              <w:rPr>
                <w:b/>
                <w:bCs/>
              </w:rPr>
            </w:pPr>
            <w:r w:rsidRPr="007C5F50">
              <w:rPr>
                <w:b/>
                <w:bCs/>
              </w:rPr>
              <w:t>Future Recommendations</w:t>
            </w:r>
          </w:p>
        </w:tc>
        <w:tc>
          <w:tcPr>
            <w:tcW w:w="5648" w:type="dxa"/>
            <w:tcBorders>
              <w:top w:val="single" w:sz="6" w:space="0" w:color="auto"/>
              <w:left w:val="single" w:sz="6" w:space="0" w:color="auto"/>
              <w:bottom w:val="single" w:sz="6" w:space="0" w:color="auto"/>
            </w:tcBorders>
          </w:tcPr>
          <w:p w14:paraId="20082591" w14:textId="77777777" w:rsidR="00075799" w:rsidRPr="001671B4" w:rsidRDefault="00075799" w:rsidP="00CD3DAC">
            <w:pPr>
              <w:pStyle w:val="TableBody"/>
            </w:pPr>
            <w:r w:rsidRPr="001671B4">
              <w:t>Allows users to see a report with the projected Future Recommendations.</w:t>
            </w:r>
          </w:p>
        </w:tc>
      </w:tr>
      <w:tr w:rsidR="00075799" w:rsidRPr="001671B4" w14:paraId="487A2C0B" w14:textId="77777777" w:rsidTr="00596BD6">
        <w:trPr>
          <w:cantSplit/>
        </w:trPr>
        <w:tc>
          <w:tcPr>
            <w:tcW w:w="2592" w:type="dxa"/>
            <w:tcBorders>
              <w:top w:val="single" w:sz="6" w:space="0" w:color="auto"/>
              <w:bottom w:val="single" w:sz="6" w:space="0" w:color="auto"/>
              <w:right w:val="single" w:sz="6" w:space="0" w:color="auto"/>
            </w:tcBorders>
          </w:tcPr>
          <w:p w14:paraId="5A19F042" w14:textId="77777777" w:rsidR="00075799" w:rsidRPr="007C5F50" w:rsidRDefault="00075799" w:rsidP="00CD3DAC">
            <w:pPr>
              <w:pStyle w:val="TableBody"/>
              <w:rPr>
                <w:b/>
                <w:bCs/>
              </w:rPr>
            </w:pPr>
            <w:r w:rsidRPr="007C5F50">
              <w:rPr>
                <w:b/>
                <w:bCs/>
              </w:rPr>
              <w:t>Display Recommendation/Order Units</w:t>
            </w:r>
          </w:p>
        </w:tc>
        <w:tc>
          <w:tcPr>
            <w:tcW w:w="5648" w:type="dxa"/>
            <w:tcBorders>
              <w:top w:val="single" w:sz="6" w:space="0" w:color="auto"/>
              <w:left w:val="single" w:sz="6" w:space="0" w:color="auto"/>
              <w:bottom w:val="single" w:sz="6" w:space="0" w:color="auto"/>
            </w:tcBorders>
          </w:tcPr>
          <w:p w14:paraId="3022F768" w14:textId="77777777" w:rsidR="00075799" w:rsidRPr="001671B4" w:rsidRDefault="00075799" w:rsidP="00CD3DAC">
            <w:pPr>
              <w:pStyle w:val="TableBody"/>
            </w:pPr>
            <w:r w:rsidRPr="001671B4">
              <w:t>Displays the number of units (straps) ordered on the Order confirmation page</w:t>
            </w:r>
          </w:p>
        </w:tc>
      </w:tr>
      <w:tr w:rsidR="00075799" w:rsidRPr="001671B4" w14:paraId="05933C90" w14:textId="77777777" w:rsidTr="00596BD6">
        <w:trPr>
          <w:cantSplit/>
        </w:trPr>
        <w:tc>
          <w:tcPr>
            <w:tcW w:w="2592" w:type="dxa"/>
            <w:tcBorders>
              <w:top w:val="single" w:sz="6" w:space="0" w:color="auto"/>
              <w:bottom w:val="single" w:sz="6" w:space="0" w:color="auto"/>
              <w:right w:val="single" w:sz="6" w:space="0" w:color="auto"/>
            </w:tcBorders>
          </w:tcPr>
          <w:p w14:paraId="11F884FB" w14:textId="77777777" w:rsidR="00075799" w:rsidRPr="007C5F50" w:rsidRDefault="00075799" w:rsidP="00CD3DAC">
            <w:pPr>
              <w:pStyle w:val="TableBody"/>
              <w:rPr>
                <w:b/>
                <w:bCs/>
              </w:rPr>
            </w:pPr>
            <w:r w:rsidRPr="007C5F50">
              <w:rPr>
                <w:b/>
                <w:bCs/>
              </w:rPr>
              <w:t>View Target Balance</w:t>
            </w:r>
          </w:p>
        </w:tc>
        <w:tc>
          <w:tcPr>
            <w:tcW w:w="5648" w:type="dxa"/>
            <w:tcBorders>
              <w:top w:val="single" w:sz="6" w:space="0" w:color="auto"/>
              <w:left w:val="single" w:sz="6" w:space="0" w:color="auto"/>
              <w:bottom w:val="single" w:sz="6" w:space="0" w:color="auto"/>
            </w:tcBorders>
          </w:tcPr>
          <w:p w14:paraId="061242A4" w14:textId="77777777" w:rsidR="00075799" w:rsidRPr="001671B4" w:rsidRDefault="00075799" w:rsidP="00CD3DAC">
            <w:pPr>
              <w:pStyle w:val="TableBody"/>
            </w:pPr>
            <w:r w:rsidRPr="001671B4">
              <w:t>Enables the Branch user to view the Target Balance. This option will only work if the Calculate Target Balance feature is enabled in OptiCash.</w:t>
            </w:r>
          </w:p>
        </w:tc>
      </w:tr>
      <w:tr w:rsidR="00075799" w:rsidRPr="001671B4" w14:paraId="7D87A4C7" w14:textId="77777777" w:rsidTr="00596BD6">
        <w:trPr>
          <w:cantSplit/>
        </w:trPr>
        <w:tc>
          <w:tcPr>
            <w:tcW w:w="2592" w:type="dxa"/>
            <w:tcBorders>
              <w:top w:val="single" w:sz="6" w:space="0" w:color="auto"/>
              <w:bottom w:val="single" w:sz="6" w:space="0" w:color="auto"/>
              <w:right w:val="single" w:sz="6" w:space="0" w:color="auto"/>
            </w:tcBorders>
          </w:tcPr>
          <w:p w14:paraId="7C870F84" w14:textId="77777777" w:rsidR="00075799" w:rsidRPr="007C5F50" w:rsidRDefault="00075799" w:rsidP="00CD3DAC">
            <w:pPr>
              <w:pStyle w:val="TableBody"/>
              <w:rPr>
                <w:b/>
                <w:bCs/>
              </w:rPr>
            </w:pPr>
            <w:r w:rsidRPr="007C5F50">
              <w:rPr>
                <w:b/>
                <w:bCs/>
              </w:rPr>
              <w:t>Recommended Clearance Amount Calculation</w:t>
            </w:r>
          </w:p>
        </w:tc>
        <w:tc>
          <w:tcPr>
            <w:tcW w:w="5648" w:type="dxa"/>
            <w:tcBorders>
              <w:top w:val="single" w:sz="6" w:space="0" w:color="auto"/>
              <w:left w:val="single" w:sz="6" w:space="0" w:color="auto"/>
              <w:bottom w:val="single" w:sz="6" w:space="0" w:color="auto"/>
            </w:tcBorders>
          </w:tcPr>
          <w:p w14:paraId="646B256D" w14:textId="77777777" w:rsidR="00075799" w:rsidRPr="001671B4" w:rsidRDefault="00075799" w:rsidP="00CD3DAC">
            <w:pPr>
              <w:pStyle w:val="TableBody"/>
            </w:pPr>
            <w:r w:rsidRPr="001671B4">
              <w:t xml:space="preserve">Calculates the clearance amount, by denomination, based on the preferred balance split. </w:t>
            </w:r>
          </w:p>
        </w:tc>
      </w:tr>
      <w:tr w:rsidR="00075799" w:rsidRPr="001671B4" w14:paraId="7AC5098B" w14:textId="77777777" w:rsidTr="00596BD6">
        <w:trPr>
          <w:cantSplit/>
        </w:trPr>
        <w:tc>
          <w:tcPr>
            <w:tcW w:w="2592" w:type="dxa"/>
            <w:tcBorders>
              <w:top w:val="single" w:sz="6" w:space="0" w:color="auto"/>
              <w:bottom w:val="single" w:sz="6" w:space="0" w:color="auto"/>
              <w:right w:val="single" w:sz="6" w:space="0" w:color="auto"/>
            </w:tcBorders>
          </w:tcPr>
          <w:p w14:paraId="57C972DB" w14:textId="77777777" w:rsidR="00075799" w:rsidRPr="007C5F50" w:rsidRDefault="00075799" w:rsidP="00CD3DAC">
            <w:pPr>
              <w:pStyle w:val="TableBody"/>
              <w:rPr>
                <w:b/>
                <w:bCs/>
              </w:rPr>
            </w:pPr>
            <w:r w:rsidRPr="007C5F50">
              <w:rPr>
                <w:b/>
                <w:bCs/>
              </w:rPr>
              <w:t>Accept ATM Recommended Add</w:t>
            </w:r>
          </w:p>
        </w:tc>
        <w:tc>
          <w:tcPr>
            <w:tcW w:w="5648" w:type="dxa"/>
            <w:tcBorders>
              <w:top w:val="single" w:sz="6" w:space="0" w:color="auto"/>
              <w:left w:val="single" w:sz="6" w:space="0" w:color="auto"/>
              <w:bottom w:val="single" w:sz="6" w:space="0" w:color="auto"/>
            </w:tcBorders>
          </w:tcPr>
          <w:p w14:paraId="66483278" w14:textId="77777777" w:rsidR="00075799" w:rsidRPr="001671B4" w:rsidRDefault="00075799" w:rsidP="00CD3DAC">
            <w:pPr>
              <w:pStyle w:val="TableBody"/>
            </w:pPr>
            <w:r w:rsidRPr="001671B4">
              <w:t xml:space="preserve">Allows the Branch User to accept ATM Add Recommendations </w:t>
            </w:r>
          </w:p>
        </w:tc>
      </w:tr>
      <w:tr w:rsidR="00075799" w:rsidRPr="001671B4" w14:paraId="1D531C17" w14:textId="77777777" w:rsidTr="00596BD6">
        <w:trPr>
          <w:cantSplit/>
        </w:trPr>
        <w:tc>
          <w:tcPr>
            <w:tcW w:w="2592" w:type="dxa"/>
            <w:tcBorders>
              <w:top w:val="single" w:sz="6" w:space="0" w:color="auto"/>
              <w:bottom w:val="single" w:sz="6" w:space="0" w:color="auto"/>
              <w:right w:val="single" w:sz="6" w:space="0" w:color="auto"/>
            </w:tcBorders>
          </w:tcPr>
          <w:p w14:paraId="740C2589" w14:textId="77777777" w:rsidR="00075799" w:rsidRPr="007C5F50" w:rsidRDefault="00075799" w:rsidP="00CD3DAC">
            <w:pPr>
              <w:pStyle w:val="TableBody"/>
              <w:rPr>
                <w:b/>
                <w:bCs/>
              </w:rPr>
            </w:pPr>
            <w:r w:rsidRPr="007C5F50">
              <w:rPr>
                <w:b/>
                <w:bCs/>
              </w:rPr>
              <w:t>Accept ATM Recommended Emergency Add</w:t>
            </w:r>
          </w:p>
        </w:tc>
        <w:tc>
          <w:tcPr>
            <w:tcW w:w="5648" w:type="dxa"/>
            <w:tcBorders>
              <w:top w:val="single" w:sz="6" w:space="0" w:color="auto"/>
              <w:left w:val="single" w:sz="6" w:space="0" w:color="auto"/>
              <w:bottom w:val="single" w:sz="6" w:space="0" w:color="auto"/>
            </w:tcBorders>
          </w:tcPr>
          <w:p w14:paraId="1108E558" w14:textId="77777777" w:rsidR="00075799" w:rsidRPr="001671B4" w:rsidRDefault="00075799" w:rsidP="00CD3DAC">
            <w:pPr>
              <w:pStyle w:val="TableBody"/>
            </w:pPr>
            <w:r w:rsidRPr="001671B4">
              <w:t>Allows the Branch User to accept ATM Emergency Add Recommendations</w:t>
            </w:r>
          </w:p>
        </w:tc>
      </w:tr>
      <w:tr w:rsidR="00075799" w:rsidRPr="001671B4" w14:paraId="5323A682" w14:textId="77777777" w:rsidTr="00596BD6">
        <w:trPr>
          <w:cantSplit/>
        </w:trPr>
        <w:tc>
          <w:tcPr>
            <w:tcW w:w="2592" w:type="dxa"/>
            <w:tcBorders>
              <w:top w:val="single" w:sz="6" w:space="0" w:color="auto"/>
              <w:bottom w:val="single" w:sz="6" w:space="0" w:color="auto"/>
              <w:right w:val="single" w:sz="6" w:space="0" w:color="auto"/>
            </w:tcBorders>
          </w:tcPr>
          <w:p w14:paraId="18695DE6" w14:textId="77777777" w:rsidR="00075799" w:rsidRPr="007C5F50" w:rsidRDefault="00075799" w:rsidP="00CD3DAC">
            <w:pPr>
              <w:pStyle w:val="TableBody"/>
              <w:rPr>
                <w:b/>
                <w:bCs/>
              </w:rPr>
            </w:pPr>
            <w:r w:rsidRPr="007C5F50">
              <w:rPr>
                <w:b/>
                <w:bCs/>
              </w:rPr>
              <w:t>Accept ATM Recommended Replace</w:t>
            </w:r>
          </w:p>
        </w:tc>
        <w:tc>
          <w:tcPr>
            <w:tcW w:w="5648" w:type="dxa"/>
            <w:tcBorders>
              <w:top w:val="single" w:sz="6" w:space="0" w:color="auto"/>
              <w:left w:val="single" w:sz="6" w:space="0" w:color="auto"/>
              <w:bottom w:val="single" w:sz="6" w:space="0" w:color="auto"/>
            </w:tcBorders>
          </w:tcPr>
          <w:p w14:paraId="1D43F53B" w14:textId="77777777" w:rsidR="00075799" w:rsidRPr="001671B4" w:rsidRDefault="00075799" w:rsidP="00CD3DAC">
            <w:pPr>
              <w:pStyle w:val="TableBody"/>
            </w:pPr>
            <w:r w:rsidRPr="001671B4">
              <w:t>Allows the Branch User to accept ATM Replace Recommendations</w:t>
            </w:r>
          </w:p>
        </w:tc>
      </w:tr>
      <w:tr w:rsidR="00075799" w:rsidRPr="001671B4" w14:paraId="0B0B3723" w14:textId="77777777" w:rsidTr="00596BD6">
        <w:trPr>
          <w:cantSplit/>
        </w:trPr>
        <w:tc>
          <w:tcPr>
            <w:tcW w:w="2592" w:type="dxa"/>
            <w:tcBorders>
              <w:top w:val="single" w:sz="6" w:space="0" w:color="auto"/>
              <w:bottom w:val="single" w:sz="6" w:space="0" w:color="auto"/>
              <w:right w:val="single" w:sz="6" w:space="0" w:color="auto"/>
            </w:tcBorders>
          </w:tcPr>
          <w:p w14:paraId="19B7AD69" w14:textId="77777777" w:rsidR="00075799" w:rsidRPr="007C5F50" w:rsidRDefault="00075799" w:rsidP="00CD3DAC">
            <w:pPr>
              <w:pStyle w:val="TableBody"/>
              <w:rPr>
                <w:b/>
                <w:bCs/>
              </w:rPr>
            </w:pPr>
            <w:r w:rsidRPr="007C5F50">
              <w:rPr>
                <w:b/>
                <w:bCs/>
              </w:rPr>
              <w:t>Accept ATM Recommended Emergency Replace</w:t>
            </w:r>
          </w:p>
        </w:tc>
        <w:tc>
          <w:tcPr>
            <w:tcW w:w="5648" w:type="dxa"/>
            <w:tcBorders>
              <w:top w:val="single" w:sz="6" w:space="0" w:color="auto"/>
              <w:left w:val="single" w:sz="6" w:space="0" w:color="auto"/>
              <w:bottom w:val="single" w:sz="6" w:space="0" w:color="auto"/>
            </w:tcBorders>
          </w:tcPr>
          <w:p w14:paraId="36844300" w14:textId="77777777" w:rsidR="00075799" w:rsidRPr="001671B4" w:rsidRDefault="00075799" w:rsidP="00CD3DAC">
            <w:pPr>
              <w:pStyle w:val="TableBody"/>
            </w:pPr>
            <w:r w:rsidRPr="001671B4">
              <w:t>Allows the Branch User to accept ATM Emergency Replace Recommendations</w:t>
            </w:r>
          </w:p>
        </w:tc>
      </w:tr>
      <w:tr w:rsidR="00075799" w:rsidRPr="001671B4" w14:paraId="35CC78D5" w14:textId="77777777" w:rsidTr="00596BD6">
        <w:trPr>
          <w:cantSplit/>
        </w:trPr>
        <w:tc>
          <w:tcPr>
            <w:tcW w:w="2592" w:type="dxa"/>
            <w:tcBorders>
              <w:top w:val="single" w:sz="6" w:space="0" w:color="auto"/>
              <w:bottom w:val="single" w:sz="6" w:space="0" w:color="auto"/>
              <w:right w:val="single" w:sz="6" w:space="0" w:color="auto"/>
            </w:tcBorders>
          </w:tcPr>
          <w:p w14:paraId="484EEEEA" w14:textId="77777777" w:rsidR="00075799" w:rsidRPr="007C5F50" w:rsidRDefault="00075799" w:rsidP="00CD3DAC">
            <w:pPr>
              <w:pStyle w:val="TableBody"/>
              <w:rPr>
                <w:b/>
                <w:bCs/>
              </w:rPr>
            </w:pPr>
            <w:r w:rsidRPr="007C5F50">
              <w:rPr>
                <w:b/>
                <w:bCs/>
              </w:rPr>
              <w:t>Accept ATM Recycler Return</w:t>
            </w:r>
          </w:p>
        </w:tc>
        <w:tc>
          <w:tcPr>
            <w:tcW w:w="5648" w:type="dxa"/>
            <w:tcBorders>
              <w:top w:val="single" w:sz="6" w:space="0" w:color="auto"/>
              <w:left w:val="single" w:sz="6" w:space="0" w:color="auto"/>
              <w:bottom w:val="single" w:sz="6" w:space="0" w:color="auto"/>
            </w:tcBorders>
          </w:tcPr>
          <w:p w14:paraId="17305F80" w14:textId="77777777" w:rsidR="00075799" w:rsidRPr="001671B4" w:rsidRDefault="00075799" w:rsidP="00CD3DAC">
            <w:pPr>
              <w:pStyle w:val="TableBody"/>
            </w:pPr>
            <w:r w:rsidRPr="001671B4">
              <w:t xml:space="preserve">Allows the Branch User to accept ATM </w:t>
            </w:r>
            <w:r>
              <w:t>Recycler</w:t>
            </w:r>
            <w:r w:rsidRPr="001671B4">
              <w:t xml:space="preserve"> Recommendations</w:t>
            </w:r>
          </w:p>
        </w:tc>
      </w:tr>
      <w:tr w:rsidR="00075799" w:rsidRPr="001671B4" w14:paraId="6E1B8A37" w14:textId="77777777" w:rsidTr="00596BD6">
        <w:trPr>
          <w:cantSplit/>
        </w:trPr>
        <w:tc>
          <w:tcPr>
            <w:tcW w:w="2592" w:type="dxa"/>
            <w:tcBorders>
              <w:top w:val="single" w:sz="6" w:space="0" w:color="auto"/>
              <w:bottom w:val="single" w:sz="6" w:space="0" w:color="auto"/>
              <w:right w:val="single" w:sz="6" w:space="0" w:color="auto"/>
            </w:tcBorders>
          </w:tcPr>
          <w:p w14:paraId="00445A3A" w14:textId="77777777" w:rsidR="00075799" w:rsidRPr="007C5F50" w:rsidRDefault="00075799" w:rsidP="00CD3DAC">
            <w:pPr>
              <w:pStyle w:val="TableBody"/>
              <w:rPr>
                <w:b/>
                <w:bCs/>
              </w:rPr>
            </w:pPr>
            <w:r w:rsidRPr="007C5F50">
              <w:rPr>
                <w:b/>
                <w:bCs/>
              </w:rPr>
              <w:t>Accept Branch Recommended Delivery</w:t>
            </w:r>
          </w:p>
        </w:tc>
        <w:tc>
          <w:tcPr>
            <w:tcW w:w="5648" w:type="dxa"/>
            <w:tcBorders>
              <w:top w:val="single" w:sz="6" w:space="0" w:color="auto"/>
              <w:left w:val="single" w:sz="6" w:space="0" w:color="auto"/>
              <w:bottom w:val="single" w:sz="6" w:space="0" w:color="auto"/>
            </w:tcBorders>
          </w:tcPr>
          <w:p w14:paraId="59460430" w14:textId="77777777" w:rsidR="00075799" w:rsidRPr="001671B4" w:rsidRDefault="00075799" w:rsidP="00CD3DAC">
            <w:pPr>
              <w:pStyle w:val="TableBody"/>
            </w:pPr>
            <w:r w:rsidRPr="001671B4">
              <w:t>Allows the Branch User to accept Branch Delivery Recommendations</w:t>
            </w:r>
          </w:p>
        </w:tc>
      </w:tr>
      <w:tr w:rsidR="00075799" w:rsidRPr="001671B4" w14:paraId="4A005899" w14:textId="77777777" w:rsidTr="00596BD6">
        <w:trPr>
          <w:cantSplit/>
        </w:trPr>
        <w:tc>
          <w:tcPr>
            <w:tcW w:w="2592" w:type="dxa"/>
            <w:tcBorders>
              <w:top w:val="single" w:sz="6" w:space="0" w:color="auto"/>
              <w:bottom w:val="single" w:sz="6" w:space="0" w:color="auto"/>
              <w:right w:val="single" w:sz="6" w:space="0" w:color="auto"/>
            </w:tcBorders>
          </w:tcPr>
          <w:p w14:paraId="319253F8" w14:textId="77777777" w:rsidR="00075799" w:rsidRPr="007C5F50" w:rsidRDefault="00075799" w:rsidP="00CD3DAC">
            <w:pPr>
              <w:pStyle w:val="TableBody"/>
              <w:rPr>
                <w:b/>
                <w:bCs/>
              </w:rPr>
            </w:pPr>
            <w:r w:rsidRPr="007C5F50">
              <w:rPr>
                <w:b/>
                <w:bCs/>
              </w:rPr>
              <w:t>Accept Branch Recommended Emergency Delivery</w:t>
            </w:r>
          </w:p>
        </w:tc>
        <w:tc>
          <w:tcPr>
            <w:tcW w:w="5648" w:type="dxa"/>
            <w:tcBorders>
              <w:top w:val="single" w:sz="6" w:space="0" w:color="auto"/>
              <w:left w:val="single" w:sz="6" w:space="0" w:color="auto"/>
              <w:bottom w:val="single" w:sz="6" w:space="0" w:color="auto"/>
            </w:tcBorders>
          </w:tcPr>
          <w:p w14:paraId="55AC31D3" w14:textId="77777777" w:rsidR="00075799" w:rsidRPr="001671B4" w:rsidRDefault="00075799" w:rsidP="00CD3DAC">
            <w:pPr>
              <w:pStyle w:val="TableBody"/>
            </w:pPr>
            <w:r w:rsidRPr="001671B4">
              <w:t>Allows the Branch User to accept Branch Emergency Delivery Recommendations</w:t>
            </w:r>
          </w:p>
        </w:tc>
      </w:tr>
      <w:tr w:rsidR="00075799" w:rsidRPr="001671B4" w14:paraId="7656EAC3" w14:textId="77777777" w:rsidTr="00596BD6">
        <w:trPr>
          <w:cantSplit/>
        </w:trPr>
        <w:tc>
          <w:tcPr>
            <w:tcW w:w="2592" w:type="dxa"/>
            <w:tcBorders>
              <w:top w:val="single" w:sz="6" w:space="0" w:color="auto"/>
              <w:bottom w:val="single" w:sz="6" w:space="0" w:color="auto"/>
              <w:right w:val="single" w:sz="6" w:space="0" w:color="auto"/>
            </w:tcBorders>
          </w:tcPr>
          <w:p w14:paraId="0A53C379" w14:textId="77777777" w:rsidR="00075799" w:rsidRPr="007C5F50" w:rsidRDefault="00075799" w:rsidP="00CD3DAC">
            <w:pPr>
              <w:pStyle w:val="TableBody"/>
              <w:rPr>
                <w:b/>
                <w:bCs/>
              </w:rPr>
            </w:pPr>
            <w:r w:rsidRPr="007C5F50">
              <w:rPr>
                <w:b/>
                <w:bCs/>
              </w:rPr>
              <w:t>Accept Branch Recommended Return</w:t>
            </w:r>
          </w:p>
        </w:tc>
        <w:tc>
          <w:tcPr>
            <w:tcW w:w="5648" w:type="dxa"/>
            <w:tcBorders>
              <w:top w:val="single" w:sz="6" w:space="0" w:color="auto"/>
              <w:left w:val="single" w:sz="6" w:space="0" w:color="auto"/>
              <w:bottom w:val="single" w:sz="6" w:space="0" w:color="auto"/>
            </w:tcBorders>
          </w:tcPr>
          <w:p w14:paraId="4A7E9CEC" w14:textId="77777777" w:rsidR="00075799" w:rsidRPr="001671B4" w:rsidRDefault="00075799" w:rsidP="00CD3DAC">
            <w:pPr>
              <w:pStyle w:val="TableBody"/>
            </w:pPr>
            <w:r w:rsidRPr="001671B4">
              <w:t>Allows the Branch User to accept Branch Return Recommendations</w:t>
            </w:r>
          </w:p>
        </w:tc>
      </w:tr>
      <w:tr w:rsidR="00075799" w:rsidRPr="001671B4" w14:paraId="3A7758C1" w14:textId="77777777" w:rsidTr="00596BD6">
        <w:trPr>
          <w:cantSplit/>
        </w:trPr>
        <w:tc>
          <w:tcPr>
            <w:tcW w:w="2592" w:type="dxa"/>
            <w:tcBorders>
              <w:top w:val="single" w:sz="6" w:space="0" w:color="auto"/>
              <w:bottom w:val="single" w:sz="6" w:space="0" w:color="auto"/>
              <w:right w:val="single" w:sz="6" w:space="0" w:color="auto"/>
            </w:tcBorders>
          </w:tcPr>
          <w:p w14:paraId="7F7943A8" w14:textId="77777777" w:rsidR="00075799" w:rsidRPr="007C5F50" w:rsidRDefault="00075799" w:rsidP="00CD3DAC">
            <w:pPr>
              <w:pStyle w:val="TableBody"/>
              <w:rPr>
                <w:b/>
                <w:bCs/>
              </w:rPr>
            </w:pPr>
            <w:r w:rsidRPr="007C5F50">
              <w:rPr>
                <w:b/>
                <w:bCs/>
              </w:rPr>
              <w:t>Accept Branch Recommended Emergency Return</w:t>
            </w:r>
          </w:p>
        </w:tc>
        <w:tc>
          <w:tcPr>
            <w:tcW w:w="5648" w:type="dxa"/>
            <w:tcBorders>
              <w:top w:val="single" w:sz="6" w:space="0" w:color="auto"/>
              <w:left w:val="single" w:sz="6" w:space="0" w:color="auto"/>
              <w:bottom w:val="single" w:sz="6" w:space="0" w:color="auto"/>
            </w:tcBorders>
          </w:tcPr>
          <w:p w14:paraId="6A2577F1" w14:textId="77777777" w:rsidR="00075799" w:rsidRPr="001671B4" w:rsidRDefault="00075799" w:rsidP="00CD3DAC">
            <w:pPr>
              <w:pStyle w:val="TableBody"/>
            </w:pPr>
            <w:r w:rsidRPr="001671B4">
              <w:t>Allows the Branch User to accept Branch Emergency Return Recommendations</w:t>
            </w:r>
          </w:p>
        </w:tc>
      </w:tr>
      <w:tr w:rsidR="00075799" w:rsidRPr="001671B4" w14:paraId="6AEBBF5E" w14:textId="77777777" w:rsidTr="00596BD6">
        <w:trPr>
          <w:cantSplit/>
        </w:trPr>
        <w:tc>
          <w:tcPr>
            <w:tcW w:w="2592" w:type="dxa"/>
            <w:tcBorders>
              <w:top w:val="single" w:sz="6" w:space="0" w:color="auto"/>
              <w:bottom w:val="single" w:sz="6" w:space="0" w:color="auto"/>
              <w:right w:val="single" w:sz="6" w:space="0" w:color="auto"/>
            </w:tcBorders>
          </w:tcPr>
          <w:p w14:paraId="0F94B5CA" w14:textId="77777777" w:rsidR="00075799" w:rsidRPr="007C5F50" w:rsidRDefault="00075799" w:rsidP="00CD3DAC">
            <w:pPr>
              <w:pStyle w:val="TableBody"/>
              <w:rPr>
                <w:b/>
                <w:bCs/>
              </w:rPr>
            </w:pPr>
            <w:r w:rsidRPr="007C5F50">
              <w:rPr>
                <w:b/>
                <w:bCs/>
              </w:rPr>
              <w:t>Override ATM Recommended Add</w:t>
            </w:r>
          </w:p>
        </w:tc>
        <w:tc>
          <w:tcPr>
            <w:tcW w:w="5648" w:type="dxa"/>
            <w:tcBorders>
              <w:top w:val="single" w:sz="6" w:space="0" w:color="auto"/>
              <w:left w:val="single" w:sz="6" w:space="0" w:color="auto"/>
              <w:bottom w:val="single" w:sz="6" w:space="0" w:color="auto"/>
            </w:tcBorders>
          </w:tcPr>
          <w:p w14:paraId="570EB968" w14:textId="77777777" w:rsidR="00075799" w:rsidRPr="001671B4" w:rsidRDefault="00075799" w:rsidP="00CD3DAC">
            <w:pPr>
              <w:pStyle w:val="TableBody"/>
            </w:pPr>
            <w:r w:rsidRPr="001671B4">
              <w:t xml:space="preserve">Allows the Branch User to override ATM Add Recommendations </w:t>
            </w:r>
          </w:p>
        </w:tc>
      </w:tr>
      <w:tr w:rsidR="00075799" w:rsidRPr="001671B4" w14:paraId="41DF630A" w14:textId="77777777" w:rsidTr="00596BD6">
        <w:trPr>
          <w:cantSplit/>
        </w:trPr>
        <w:tc>
          <w:tcPr>
            <w:tcW w:w="2592" w:type="dxa"/>
            <w:tcBorders>
              <w:top w:val="single" w:sz="6" w:space="0" w:color="auto"/>
              <w:bottom w:val="single" w:sz="6" w:space="0" w:color="auto"/>
              <w:right w:val="single" w:sz="6" w:space="0" w:color="auto"/>
            </w:tcBorders>
          </w:tcPr>
          <w:p w14:paraId="71196B43" w14:textId="77777777" w:rsidR="00075799" w:rsidRPr="007C5F50" w:rsidRDefault="00075799" w:rsidP="00CD3DAC">
            <w:pPr>
              <w:pStyle w:val="TableBody"/>
              <w:rPr>
                <w:b/>
                <w:bCs/>
              </w:rPr>
            </w:pPr>
            <w:r w:rsidRPr="007C5F50">
              <w:rPr>
                <w:b/>
                <w:bCs/>
              </w:rPr>
              <w:t>Override ATM Recommended Emergency Add</w:t>
            </w:r>
          </w:p>
        </w:tc>
        <w:tc>
          <w:tcPr>
            <w:tcW w:w="5648" w:type="dxa"/>
            <w:tcBorders>
              <w:top w:val="single" w:sz="6" w:space="0" w:color="auto"/>
              <w:left w:val="single" w:sz="6" w:space="0" w:color="auto"/>
              <w:bottom w:val="single" w:sz="6" w:space="0" w:color="auto"/>
            </w:tcBorders>
          </w:tcPr>
          <w:p w14:paraId="7734DBC1" w14:textId="64686590" w:rsidR="00075799" w:rsidRPr="001671B4" w:rsidRDefault="00075799" w:rsidP="00CD3DAC">
            <w:pPr>
              <w:pStyle w:val="TableBody"/>
            </w:pPr>
            <w:r w:rsidRPr="001671B4">
              <w:t xml:space="preserve">Allows the Branch User to override ATM Emergency </w:t>
            </w:r>
            <w:r w:rsidR="003023B1">
              <w:t xml:space="preserve">and </w:t>
            </w:r>
            <w:r w:rsidRPr="001671B4">
              <w:t>Add Recommendations</w:t>
            </w:r>
          </w:p>
        </w:tc>
      </w:tr>
      <w:tr w:rsidR="00075799" w:rsidRPr="001671B4" w14:paraId="6955D460" w14:textId="77777777" w:rsidTr="00596BD6">
        <w:trPr>
          <w:cantSplit/>
        </w:trPr>
        <w:tc>
          <w:tcPr>
            <w:tcW w:w="2592" w:type="dxa"/>
            <w:tcBorders>
              <w:top w:val="single" w:sz="6" w:space="0" w:color="auto"/>
              <w:bottom w:val="single" w:sz="6" w:space="0" w:color="auto"/>
              <w:right w:val="single" w:sz="6" w:space="0" w:color="auto"/>
            </w:tcBorders>
          </w:tcPr>
          <w:p w14:paraId="31E74E13" w14:textId="77777777" w:rsidR="00075799" w:rsidRPr="007C5F50" w:rsidRDefault="00075799" w:rsidP="00CD3DAC">
            <w:pPr>
              <w:pStyle w:val="TableBody"/>
              <w:rPr>
                <w:b/>
                <w:bCs/>
              </w:rPr>
            </w:pPr>
            <w:r w:rsidRPr="007C5F50">
              <w:rPr>
                <w:b/>
                <w:bCs/>
              </w:rPr>
              <w:t>Override ATM Recommended Replace</w:t>
            </w:r>
          </w:p>
        </w:tc>
        <w:tc>
          <w:tcPr>
            <w:tcW w:w="5648" w:type="dxa"/>
            <w:tcBorders>
              <w:top w:val="single" w:sz="6" w:space="0" w:color="auto"/>
              <w:left w:val="single" w:sz="6" w:space="0" w:color="auto"/>
              <w:bottom w:val="single" w:sz="6" w:space="0" w:color="auto"/>
            </w:tcBorders>
          </w:tcPr>
          <w:p w14:paraId="11AB07C5" w14:textId="77777777" w:rsidR="00075799" w:rsidRPr="001671B4" w:rsidRDefault="00075799" w:rsidP="00CD3DAC">
            <w:pPr>
              <w:pStyle w:val="TableBody"/>
            </w:pPr>
            <w:r w:rsidRPr="001671B4">
              <w:t>Allows the Branch User to override ATM Replace Recommendations</w:t>
            </w:r>
          </w:p>
        </w:tc>
      </w:tr>
      <w:tr w:rsidR="00075799" w:rsidRPr="001671B4" w14:paraId="4E0FF404" w14:textId="77777777" w:rsidTr="00596BD6">
        <w:trPr>
          <w:cantSplit/>
        </w:trPr>
        <w:tc>
          <w:tcPr>
            <w:tcW w:w="2592" w:type="dxa"/>
            <w:tcBorders>
              <w:top w:val="single" w:sz="6" w:space="0" w:color="auto"/>
              <w:bottom w:val="single" w:sz="6" w:space="0" w:color="auto"/>
              <w:right w:val="single" w:sz="6" w:space="0" w:color="auto"/>
            </w:tcBorders>
          </w:tcPr>
          <w:p w14:paraId="1CC14F7A" w14:textId="77777777" w:rsidR="00075799" w:rsidRPr="007C5F50" w:rsidRDefault="00075799" w:rsidP="00CD3DAC">
            <w:pPr>
              <w:pStyle w:val="TableBody"/>
              <w:rPr>
                <w:b/>
                <w:bCs/>
              </w:rPr>
            </w:pPr>
            <w:r w:rsidRPr="007C5F50">
              <w:rPr>
                <w:b/>
                <w:bCs/>
              </w:rPr>
              <w:t>Override ATM Recommended Emergency Replace</w:t>
            </w:r>
          </w:p>
        </w:tc>
        <w:tc>
          <w:tcPr>
            <w:tcW w:w="5648" w:type="dxa"/>
            <w:tcBorders>
              <w:top w:val="single" w:sz="6" w:space="0" w:color="auto"/>
              <w:left w:val="single" w:sz="6" w:space="0" w:color="auto"/>
              <w:bottom w:val="single" w:sz="6" w:space="0" w:color="auto"/>
            </w:tcBorders>
          </w:tcPr>
          <w:p w14:paraId="3F12C4AD" w14:textId="77777777" w:rsidR="00075799" w:rsidRPr="001671B4" w:rsidRDefault="00075799" w:rsidP="00CD3DAC">
            <w:pPr>
              <w:pStyle w:val="TableBody"/>
            </w:pPr>
            <w:r w:rsidRPr="001671B4">
              <w:t>Allows the Branch User to override ATM Emergency Replace Recommendations</w:t>
            </w:r>
          </w:p>
        </w:tc>
      </w:tr>
      <w:tr w:rsidR="00075799" w:rsidRPr="001671B4" w14:paraId="11DEBEFF" w14:textId="77777777" w:rsidTr="00596BD6">
        <w:trPr>
          <w:cantSplit/>
        </w:trPr>
        <w:tc>
          <w:tcPr>
            <w:tcW w:w="2592" w:type="dxa"/>
            <w:tcBorders>
              <w:top w:val="single" w:sz="6" w:space="0" w:color="auto"/>
              <w:bottom w:val="single" w:sz="6" w:space="0" w:color="auto"/>
              <w:right w:val="single" w:sz="6" w:space="0" w:color="auto"/>
            </w:tcBorders>
          </w:tcPr>
          <w:p w14:paraId="55112F1E" w14:textId="77777777" w:rsidR="00075799" w:rsidRPr="007C5F50" w:rsidRDefault="00075799" w:rsidP="00CD3DAC">
            <w:pPr>
              <w:pStyle w:val="TableBody"/>
              <w:rPr>
                <w:b/>
                <w:bCs/>
              </w:rPr>
            </w:pPr>
            <w:r w:rsidRPr="007C5F50">
              <w:rPr>
                <w:b/>
                <w:bCs/>
              </w:rPr>
              <w:t>Override Branch Recommended Delivery</w:t>
            </w:r>
          </w:p>
        </w:tc>
        <w:tc>
          <w:tcPr>
            <w:tcW w:w="5648" w:type="dxa"/>
            <w:tcBorders>
              <w:top w:val="single" w:sz="6" w:space="0" w:color="auto"/>
              <w:left w:val="single" w:sz="6" w:space="0" w:color="auto"/>
              <w:bottom w:val="single" w:sz="6" w:space="0" w:color="auto"/>
            </w:tcBorders>
          </w:tcPr>
          <w:p w14:paraId="0F4980CC" w14:textId="77777777" w:rsidR="00075799" w:rsidRPr="001671B4" w:rsidRDefault="00075799" w:rsidP="00CD3DAC">
            <w:pPr>
              <w:pStyle w:val="TableBody"/>
            </w:pPr>
            <w:r w:rsidRPr="001671B4">
              <w:t>Allows the Branch User to override Branch Delivery Recommendations</w:t>
            </w:r>
          </w:p>
        </w:tc>
      </w:tr>
      <w:tr w:rsidR="00075799" w:rsidRPr="001671B4" w14:paraId="7A4AB5AF" w14:textId="77777777" w:rsidTr="00596BD6">
        <w:trPr>
          <w:cantSplit/>
        </w:trPr>
        <w:tc>
          <w:tcPr>
            <w:tcW w:w="2592" w:type="dxa"/>
            <w:tcBorders>
              <w:top w:val="single" w:sz="6" w:space="0" w:color="auto"/>
              <w:bottom w:val="single" w:sz="6" w:space="0" w:color="auto"/>
              <w:right w:val="single" w:sz="6" w:space="0" w:color="auto"/>
            </w:tcBorders>
          </w:tcPr>
          <w:p w14:paraId="2951E88C" w14:textId="77777777" w:rsidR="00075799" w:rsidRPr="007C5F50" w:rsidRDefault="00075799" w:rsidP="00CD3DAC">
            <w:pPr>
              <w:pStyle w:val="TableBody"/>
              <w:rPr>
                <w:b/>
                <w:bCs/>
              </w:rPr>
            </w:pPr>
            <w:r w:rsidRPr="007C5F50">
              <w:rPr>
                <w:b/>
                <w:bCs/>
              </w:rPr>
              <w:t>Override Branch Recommended Emergency Delivery</w:t>
            </w:r>
          </w:p>
        </w:tc>
        <w:tc>
          <w:tcPr>
            <w:tcW w:w="5648" w:type="dxa"/>
            <w:tcBorders>
              <w:top w:val="single" w:sz="6" w:space="0" w:color="auto"/>
              <w:left w:val="single" w:sz="6" w:space="0" w:color="auto"/>
              <w:bottom w:val="single" w:sz="6" w:space="0" w:color="auto"/>
            </w:tcBorders>
          </w:tcPr>
          <w:p w14:paraId="46530745" w14:textId="77777777" w:rsidR="00075799" w:rsidRPr="001671B4" w:rsidRDefault="00075799" w:rsidP="00CD3DAC">
            <w:pPr>
              <w:pStyle w:val="TableBody"/>
            </w:pPr>
            <w:r w:rsidRPr="001671B4">
              <w:t>Allows the Branch User to override Branch Emergency Delivery Recommendations</w:t>
            </w:r>
          </w:p>
        </w:tc>
      </w:tr>
      <w:tr w:rsidR="00075799" w:rsidRPr="001671B4" w14:paraId="4AED062C" w14:textId="77777777" w:rsidTr="00596BD6">
        <w:trPr>
          <w:cantSplit/>
        </w:trPr>
        <w:tc>
          <w:tcPr>
            <w:tcW w:w="2592" w:type="dxa"/>
            <w:tcBorders>
              <w:top w:val="single" w:sz="6" w:space="0" w:color="auto"/>
              <w:bottom w:val="single" w:sz="6" w:space="0" w:color="auto"/>
              <w:right w:val="single" w:sz="6" w:space="0" w:color="auto"/>
            </w:tcBorders>
          </w:tcPr>
          <w:p w14:paraId="1F28EFB1" w14:textId="77777777" w:rsidR="00075799" w:rsidRPr="007C5F50" w:rsidRDefault="00075799" w:rsidP="00CD3DAC">
            <w:pPr>
              <w:pStyle w:val="TableBody"/>
              <w:rPr>
                <w:b/>
                <w:bCs/>
              </w:rPr>
            </w:pPr>
            <w:r w:rsidRPr="007C5F50">
              <w:rPr>
                <w:b/>
                <w:bCs/>
              </w:rPr>
              <w:t>Override Branch Recommended Return</w:t>
            </w:r>
          </w:p>
        </w:tc>
        <w:tc>
          <w:tcPr>
            <w:tcW w:w="5648" w:type="dxa"/>
            <w:tcBorders>
              <w:top w:val="single" w:sz="6" w:space="0" w:color="auto"/>
              <w:left w:val="single" w:sz="6" w:space="0" w:color="auto"/>
              <w:bottom w:val="single" w:sz="6" w:space="0" w:color="auto"/>
            </w:tcBorders>
          </w:tcPr>
          <w:p w14:paraId="0080092F" w14:textId="77777777" w:rsidR="00075799" w:rsidRPr="001671B4" w:rsidRDefault="00075799" w:rsidP="00CD3DAC">
            <w:pPr>
              <w:pStyle w:val="TableBody"/>
            </w:pPr>
            <w:r w:rsidRPr="001671B4">
              <w:t>Allows the Branch User to override Branch Return Recommendations</w:t>
            </w:r>
          </w:p>
        </w:tc>
      </w:tr>
      <w:tr w:rsidR="00075799" w:rsidRPr="001671B4" w14:paraId="75F238AA" w14:textId="77777777" w:rsidTr="00596BD6">
        <w:trPr>
          <w:cantSplit/>
        </w:trPr>
        <w:tc>
          <w:tcPr>
            <w:tcW w:w="2592" w:type="dxa"/>
            <w:tcBorders>
              <w:top w:val="single" w:sz="6" w:space="0" w:color="auto"/>
              <w:bottom w:val="single" w:sz="6" w:space="0" w:color="auto"/>
              <w:right w:val="single" w:sz="6" w:space="0" w:color="auto"/>
            </w:tcBorders>
          </w:tcPr>
          <w:p w14:paraId="0212A560" w14:textId="77777777" w:rsidR="00075799" w:rsidRPr="007C5F50" w:rsidRDefault="00075799" w:rsidP="00CD3DAC">
            <w:pPr>
              <w:pStyle w:val="TableBody"/>
              <w:rPr>
                <w:b/>
                <w:bCs/>
              </w:rPr>
            </w:pPr>
            <w:r w:rsidRPr="007C5F50">
              <w:rPr>
                <w:b/>
                <w:bCs/>
              </w:rPr>
              <w:t>Override Branch Recommended Emergency Return</w:t>
            </w:r>
          </w:p>
        </w:tc>
        <w:tc>
          <w:tcPr>
            <w:tcW w:w="5648" w:type="dxa"/>
            <w:tcBorders>
              <w:top w:val="single" w:sz="6" w:space="0" w:color="auto"/>
              <w:left w:val="single" w:sz="6" w:space="0" w:color="auto"/>
              <w:bottom w:val="single" w:sz="6" w:space="0" w:color="auto"/>
            </w:tcBorders>
          </w:tcPr>
          <w:p w14:paraId="205EF538" w14:textId="77777777" w:rsidR="00075799" w:rsidRPr="001671B4" w:rsidRDefault="00075799" w:rsidP="00CD3DAC">
            <w:pPr>
              <w:pStyle w:val="TableBody"/>
            </w:pPr>
            <w:r w:rsidRPr="001671B4">
              <w:t>Allows the Branch User to override Branch Emergency Return Recommendations</w:t>
            </w:r>
          </w:p>
        </w:tc>
      </w:tr>
      <w:tr w:rsidR="00075799" w:rsidRPr="001671B4" w14:paraId="4C89AA0D" w14:textId="77777777" w:rsidTr="00596BD6">
        <w:trPr>
          <w:cantSplit/>
        </w:trPr>
        <w:tc>
          <w:tcPr>
            <w:tcW w:w="2592" w:type="dxa"/>
            <w:tcBorders>
              <w:top w:val="single" w:sz="6" w:space="0" w:color="auto"/>
              <w:bottom w:val="single" w:sz="6" w:space="0" w:color="auto"/>
              <w:right w:val="single" w:sz="6" w:space="0" w:color="auto"/>
            </w:tcBorders>
          </w:tcPr>
          <w:p w14:paraId="6874C200" w14:textId="77777777" w:rsidR="00075799" w:rsidRPr="007C5F50" w:rsidRDefault="00075799" w:rsidP="00CD3DAC">
            <w:pPr>
              <w:pStyle w:val="TableBody"/>
              <w:rPr>
                <w:b/>
                <w:bCs/>
              </w:rPr>
            </w:pPr>
            <w:r w:rsidRPr="007C5F50">
              <w:rPr>
                <w:b/>
                <w:bCs/>
              </w:rPr>
              <w:t>Order ATM Add</w:t>
            </w:r>
          </w:p>
        </w:tc>
        <w:tc>
          <w:tcPr>
            <w:tcW w:w="5648" w:type="dxa"/>
            <w:tcBorders>
              <w:top w:val="single" w:sz="6" w:space="0" w:color="auto"/>
              <w:left w:val="single" w:sz="6" w:space="0" w:color="auto"/>
              <w:bottom w:val="single" w:sz="6" w:space="0" w:color="auto"/>
            </w:tcBorders>
          </w:tcPr>
          <w:p w14:paraId="624357BC" w14:textId="77777777" w:rsidR="00075799" w:rsidRPr="001671B4" w:rsidRDefault="00075799" w:rsidP="00CD3DAC">
            <w:pPr>
              <w:pStyle w:val="TableBody"/>
            </w:pPr>
            <w:r w:rsidRPr="001671B4">
              <w:t>Allows the Branch User to view “</w:t>
            </w:r>
            <w:r w:rsidRPr="007C5F50">
              <w:rPr>
                <w:b/>
                <w:bCs/>
              </w:rPr>
              <w:t>Add-type</w:t>
            </w:r>
            <w:r w:rsidRPr="001671B4">
              <w:t>” ATM orders.</w:t>
            </w:r>
          </w:p>
        </w:tc>
      </w:tr>
      <w:tr w:rsidR="00075799" w:rsidRPr="001671B4" w14:paraId="57130169" w14:textId="77777777" w:rsidTr="00596BD6">
        <w:trPr>
          <w:cantSplit/>
        </w:trPr>
        <w:tc>
          <w:tcPr>
            <w:tcW w:w="2592" w:type="dxa"/>
            <w:tcBorders>
              <w:top w:val="single" w:sz="6" w:space="0" w:color="auto"/>
              <w:bottom w:val="single" w:sz="6" w:space="0" w:color="auto"/>
              <w:right w:val="single" w:sz="6" w:space="0" w:color="auto"/>
            </w:tcBorders>
          </w:tcPr>
          <w:p w14:paraId="584D9DFF" w14:textId="77777777" w:rsidR="00075799" w:rsidRPr="007C5F50" w:rsidRDefault="00075799" w:rsidP="00CD3DAC">
            <w:pPr>
              <w:pStyle w:val="TableBody"/>
              <w:rPr>
                <w:b/>
                <w:bCs/>
              </w:rPr>
            </w:pPr>
            <w:r w:rsidRPr="007C5F50">
              <w:rPr>
                <w:b/>
                <w:bCs/>
              </w:rPr>
              <w:t>Order ATM Emergency Add</w:t>
            </w:r>
          </w:p>
        </w:tc>
        <w:tc>
          <w:tcPr>
            <w:tcW w:w="5648" w:type="dxa"/>
            <w:tcBorders>
              <w:top w:val="single" w:sz="6" w:space="0" w:color="auto"/>
              <w:left w:val="single" w:sz="6" w:space="0" w:color="auto"/>
              <w:bottom w:val="single" w:sz="6" w:space="0" w:color="auto"/>
            </w:tcBorders>
          </w:tcPr>
          <w:p w14:paraId="34B32158" w14:textId="77777777" w:rsidR="00075799" w:rsidRPr="001671B4" w:rsidRDefault="00075799" w:rsidP="00CD3DAC">
            <w:pPr>
              <w:pStyle w:val="TableBody"/>
            </w:pPr>
            <w:r w:rsidRPr="001671B4">
              <w:t>Allows the Branch User to view “</w:t>
            </w:r>
            <w:r w:rsidRPr="007C5F50">
              <w:rPr>
                <w:b/>
                <w:bCs/>
              </w:rPr>
              <w:t>Add-type</w:t>
            </w:r>
            <w:r w:rsidRPr="001671B4">
              <w:t>” emergency ATM orders.</w:t>
            </w:r>
          </w:p>
        </w:tc>
      </w:tr>
      <w:tr w:rsidR="00075799" w:rsidRPr="001671B4" w14:paraId="4A04870B" w14:textId="77777777" w:rsidTr="00596BD6">
        <w:trPr>
          <w:cantSplit/>
        </w:trPr>
        <w:tc>
          <w:tcPr>
            <w:tcW w:w="2592" w:type="dxa"/>
            <w:tcBorders>
              <w:top w:val="single" w:sz="6" w:space="0" w:color="auto"/>
              <w:bottom w:val="single" w:sz="6" w:space="0" w:color="auto"/>
              <w:right w:val="single" w:sz="6" w:space="0" w:color="auto"/>
            </w:tcBorders>
          </w:tcPr>
          <w:p w14:paraId="0F2A0E30" w14:textId="77777777" w:rsidR="00075799" w:rsidRPr="007C5F50" w:rsidRDefault="00075799" w:rsidP="00CD3DAC">
            <w:pPr>
              <w:pStyle w:val="TableBody"/>
              <w:rPr>
                <w:b/>
                <w:bCs/>
              </w:rPr>
            </w:pPr>
            <w:r w:rsidRPr="007C5F50">
              <w:rPr>
                <w:b/>
                <w:bCs/>
              </w:rPr>
              <w:t>Order ATM Replace</w:t>
            </w:r>
          </w:p>
        </w:tc>
        <w:tc>
          <w:tcPr>
            <w:tcW w:w="5648" w:type="dxa"/>
            <w:tcBorders>
              <w:top w:val="single" w:sz="6" w:space="0" w:color="auto"/>
              <w:left w:val="single" w:sz="6" w:space="0" w:color="auto"/>
              <w:bottom w:val="single" w:sz="6" w:space="0" w:color="auto"/>
            </w:tcBorders>
          </w:tcPr>
          <w:p w14:paraId="5B6EF046" w14:textId="77777777" w:rsidR="00075799" w:rsidRPr="001671B4" w:rsidRDefault="00075799" w:rsidP="00CD3DAC">
            <w:pPr>
              <w:pStyle w:val="TableBody"/>
            </w:pPr>
            <w:r w:rsidRPr="001671B4">
              <w:t>Allows the Branch User to view “</w:t>
            </w:r>
            <w:r w:rsidRPr="007C5F50">
              <w:rPr>
                <w:b/>
                <w:bCs/>
              </w:rPr>
              <w:t>Replace-type</w:t>
            </w:r>
            <w:r w:rsidRPr="001671B4">
              <w:t>” ATM orders.</w:t>
            </w:r>
          </w:p>
        </w:tc>
      </w:tr>
      <w:tr w:rsidR="00075799" w:rsidRPr="001671B4" w14:paraId="01EBD758" w14:textId="77777777" w:rsidTr="00596BD6">
        <w:trPr>
          <w:cantSplit/>
        </w:trPr>
        <w:tc>
          <w:tcPr>
            <w:tcW w:w="2592" w:type="dxa"/>
            <w:tcBorders>
              <w:top w:val="single" w:sz="6" w:space="0" w:color="auto"/>
              <w:bottom w:val="single" w:sz="6" w:space="0" w:color="auto"/>
              <w:right w:val="single" w:sz="6" w:space="0" w:color="auto"/>
            </w:tcBorders>
          </w:tcPr>
          <w:p w14:paraId="2ABD9421" w14:textId="77777777" w:rsidR="00075799" w:rsidRPr="007C5F50" w:rsidRDefault="00075799" w:rsidP="00CD3DAC">
            <w:pPr>
              <w:pStyle w:val="TableBody"/>
              <w:rPr>
                <w:b/>
                <w:bCs/>
              </w:rPr>
            </w:pPr>
            <w:r w:rsidRPr="007C5F50">
              <w:rPr>
                <w:b/>
                <w:bCs/>
              </w:rPr>
              <w:t>Order ATM Emergency Replace</w:t>
            </w:r>
          </w:p>
        </w:tc>
        <w:tc>
          <w:tcPr>
            <w:tcW w:w="5648" w:type="dxa"/>
            <w:tcBorders>
              <w:top w:val="single" w:sz="6" w:space="0" w:color="auto"/>
              <w:left w:val="single" w:sz="6" w:space="0" w:color="auto"/>
              <w:bottom w:val="single" w:sz="6" w:space="0" w:color="auto"/>
            </w:tcBorders>
          </w:tcPr>
          <w:p w14:paraId="45E87561" w14:textId="77777777" w:rsidR="00075799" w:rsidRPr="001671B4" w:rsidRDefault="00075799" w:rsidP="00CD3DAC">
            <w:pPr>
              <w:pStyle w:val="TableBody"/>
            </w:pPr>
            <w:r w:rsidRPr="001671B4">
              <w:t>Allows the Branch User to view “</w:t>
            </w:r>
            <w:r w:rsidRPr="007C5F50">
              <w:rPr>
                <w:b/>
                <w:bCs/>
              </w:rPr>
              <w:t>Replace-type</w:t>
            </w:r>
            <w:r w:rsidRPr="001671B4">
              <w:t>” ATM emergency orders.</w:t>
            </w:r>
          </w:p>
        </w:tc>
      </w:tr>
      <w:tr w:rsidR="00075799" w:rsidRPr="001671B4" w14:paraId="65C72485" w14:textId="77777777" w:rsidTr="00596BD6">
        <w:trPr>
          <w:cantSplit/>
        </w:trPr>
        <w:tc>
          <w:tcPr>
            <w:tcW w:w="2592" w:type="dxa"/>
            <w:tcBorders>
              <w:top w:val="single" w:sz="6" w:space="0" w:color="auto"/>
              <w:bottom w:val="single" w:sz="6" w:space="0" w:color="auto"/>
              <w:right w:val="single" w:sz="6" w:space="0" w:color="auto"/>
            </w:tcBorders>
          </w:tcPr>
          <w:p w14:paraId="4FB0FAEC" w14:textId="77777777" w:rsidR="00075799" w:rsidRPr="007C5F50" w:rsidRDefault="00075799" w:rsidP="00CD3DAC">
            <w:pPr>
              <w:pStyle w:val="TableBody"/>
              <w:rPr>
                <w:b/>
                <w:bCs/>
              </w:rPr>
            </w:pPr>
            <w:r w:rsidRPr="007C5F50">
              <w:rPr>
                <w:b/>
                <w:bCs/>
              </w:rPr>
              <w:t>Order ATM Recycler Return</w:t>
            </w:r>
          </w:p>
        </w:tc>
        <w:tc>
          <w:tcPr>
            <w:tcW w:w="5648" w:type="dxa"/>
            <w:tcBorders>
              <w:top w:val="single" w:sz="6" w:space="0" w:color="auto"/>
              <w:left w:val="single" w:sz="6" w:space="0" w:color="auto"/>
              <w:bottom w:val="single" w:sz="6" w:space="0" w:color="auto"/>
            </w:tcBorders>
          </w:tcPr>
          <w:p w14:paraId="5397132A" w14:textId="77777777" w:rsidR="00075799" w:rsidRPr="001671B4" w:rsidRDefault="00075799" w:rsidP="00CD3DAC">
            <w:pPr>
              <w:pStyle w:val="TableBody"/>
            </w:pPr>
            <w:r w:rsidRPr="001671B4">
              <w:t>Allows the B</w:t>
            </w:r>
            <w:r>
              <w:t>ranch User to view “</w:t>
            </w:r>
            <w:r w:rsidRPr="007C5F50">
              <w:rPr>
                <w:b/>
                <w:bCs/>
              </w:rPr>
              <w:t>Recycler-type</w:t>
            </w:r>
            <w:r w:rsidRPr="001671B4">
              <w:t>” ATM orders.</w:t>
            </w:r>
          </w:p>
        </w:tc>
      </w:tr>
      <w:tr w:rsidR="00075799" w:rsidRPr="001671B4" w14:paraId="2C4D2231" w14:textId="77777777" w:rsidTr="00596BD6">
        <w:trPr>
          <w:cantSplit/>
        </w:trPr>
        <w:tc>
          <w:tcPr>
            <w:tcW w:w="2592" w:type="dxa"/>
            <w:tcBorders>
              <w:top w:val="single" w:sz="6" w:space="0" w:color="auto"/>
              <w:bottom w:val="single" w:sz="6" w:space="0" w:color="auto"/>
              <w:right w:val="single" w:sz="6" w:space="0" w:color="auto"/>
            </w:tcBorders>
          </w:tcPr>
          <w:p w14:paraId="23D10298" w14:textId="77777777" w:rsidR="00075799" w:rsidRPr="007C5F50" w:rsidRDefault="00075799" w:rsidP="00CD3DAC">
            <w:pPr>
              <w:pStyle w:val="TableBody"/>
              <w:rPr>
                <w:b/>
                <w:bCs/>
              </w:rPr>
            </w:pPr>
            <w:r w:rsidRPr="007C5F50">
              <w:rPr>
                <w:b/>
                <w:bCs/>
              </w:rPr>
              <w:t>Order Branch Delivery</w:t>
            </w:r>
          </w:p>
        </w:tc>
        <w:tc>
          <w:tcPr>
            <w:tcW w:w="5648" w:type="dxa"/>
            <w:tcBorders>
              <w:top w:val="single" w:sz="6" w:space="0" w:color="auto"/>
              <w:left w:val="single" w:sz="6" w:space="0" w:color="auto"/>
              <w:bottom w:val="single" w:sz="6" w:space="0" w:color="auto"/>
            </w:tcBorders>
          </w:tcPr>
          <w:p w14:paraId="245D59DC" w14:textId="77777777" w:rsidR="00075799" w:rsidRPr="001671B4" w:rsidRDefault="00075799" w:rsidP="00CD3DAC">
            <w:pPr>
              <w:pStyle w:val="TableBody"/>
            </w:pPr>
            <w:r w:rsidRPr="001671B4">
              <w:t>Allows the Branch User to view Branch orders.</w:t>
            </w:r>
          </w:p>
        </w:tc>
      </w:tr>
      <w:tr w:rsidR="00075799" w:rsidRPr="001671B4" w14:paraId="4781390A" w14:textId="77777777" w:rsidTr="00596BD6">
        <w:trPr>
          <w:cantSplit/>
        </w:trPr>
        <w:tc>
          <w:tcPr>
            <w:tcW w:w="2592" w:type="dxa"/>
            <w:tcBorders>
              <w:top w:val="single" w:sz="6" w:space="0" w:color="auto"/>
              <w:bottom w:val="single" w:sz="6" w:space="0" w:color="auto"/>
              <w:right w:val="single" w:sz="6" w:space="0" w:color="auto"/>
            </w:tcBorders>
          </w:tcPr>
          <w:p w14:paraId="26258067" w14:textId="77777777" w:rsidR="00075799" w:rsidRPr="007C5F50" w:rsidRDefault="00075799" w:rsidP="00CD3DAC">
            <w:pPr>
              <w:pStyle w:val="TableBody"/>
              <w:rPr>
                <w:b/>
                <w:bCs/>
              </w:rPr>
            </w:pPr>
            <w:r w:rsidRPr="007C5F50">
              <w:rPr>
                <w:b/>
                <w:bCs/>
              </w:rPr>
              <w:t>Order Branch Emergency Delivery</w:t>
            </w:r>
          </w:p>
        </w:tc>
        <w:tc>
          <w:tcPr>
            <w:tcW w:w="5648" w:type="dxa"/>
            <w:tcBorders>
              <w:top w:val="single" w:sz="6" w:space="0" w:color="auto"/>
              <w:left w:val="single" w:sz="6" w:space="0" w:color="auto"/>
              <w:bottom w:val="single" w:sz="6" w:space="0" w:color="auto"/>
            </w:tcBorders>
          </w:tcPr>
          <w:p w14:paraId="07BBB7A7" w14:textId="77777777" w:rsidR="00075799" w:rsidRPr="001671B4" w:rsidRDefault="00075799" w:rsidP="00CD3DAC">
            <w:pPr>
              <w:pStyle w:val="TableBody"/>
            </w:pPr>
            <w:r w:rsidRPr="001671B4">
              <w:t>Allows the Branch User to view Branch emergency orders.</w:t>
            </w:r>
          </w:p>
        </w:tc>
      </w:tr>
      <w:tr w:rsidR="00075799" w:rsidRPr="001671B4" w14:paraId="623777DD" w14:textId="77777777" w:rsidTr="00596BD6">
        <w:trPr>
          <w:cantSplit/>
        </w:trPr>
        <w:tc>
          <w:tcPr>
            <w:tcW w:w="2592" w:type="dxa"/>
            <w:tcBorders>
              <w:top w:val="single" w:sz="6" w:space="0" w:color="auto"/>
              <w:bottom w:val="single" w:sz="6" w:space="0" w:color="auto"/>
              <w:right w:val="single" w:sz="6" w:space="0" w:color="auto"/>
            </w:tcBorders>
          </w:tcPr>
          <w:p w14:paraId="43761763" w14:textId="77777777" w:rsidR="00075799" w:rsidRPr="007C5F50" w:rsidRDefault="00075799" w:rsidP="00CD3DAC">
            <w:pPr>
              <w:pStyle w:val="TableBody"/>
              <w:rPr>
                <w:b/>
                <w:bCs/>
              </w:rPr>
            </w:pPr>
            <w:r w:rsidRPr="007C5F50">
              <w:rPr>
                <w:b/>
                <w:bCs/>
              </w:rPr>
              <w:t>Order Branch Return</w:t>
            </w:r>
          </w:p>
        </w:tc>
        <w:tc>
          <w:tcPr>
            <w:tcW w:w="5648" w:type="dxa"/>
            <w:tcBorders>
              <w:top w:val="single" w:sz="6" w:space="0" w:color="auto"/>
              <w:left w:val="single" w:sz="6" w:space="0" w:color="auto"/>
              <w:bottom w:val="single" w:sz="6" w:space="0" w:color="auto"/>
            </w:tcBorders>
          </w:tcPr>
          <w:p w14:paraId="246C1A3E" w14:textId="77777777" w:rsidR="00075799" w:rsidRPr="001671B4" w:rsidRDefault="00075799" w:rsidP="00CD3DAC">
            <w:pPr>
              <w:pStyle w:val="TableBody"/>
            </w:pPr>
            <w:r w:rsidRPr="001671B4">
              <w:t>Allows the Branch User to view Branch return orders.</w:t>
            </w:r>
          </w:p>
        </w:tc>
      </w:tr>
      <w:tr w:rsidR="00075799" w:rsidRPr="001671B4" w14:paraId="3B0F50E4" w14:textId="77777777" w:rsidTr="00596BD6">
        <w:trPr>
          <w:cantSplit/>
        </w:trPr>
        <w:tc>
          <w:tcPr>
            <w:tcW w:w="2592" w:type="dxa"/>
            <w:tcBorders>
              <w:top w:val="single" w:sz="6" w:space="0" w:color="auto"/>
              <w:bottom w:val="single" w:sz="6" w:space="0" w:color="auto"/>
              <w:right w:val="single" w:sz="6" w:space="0" w:color="auto"/>
            </w:tcBorders>
          </w:tcPr>
          <w:p w14:paraId="04FE5419" w14:textId="77777777" w:rsidR="00075799" w:rsidRPr="007C5F50" w:rsidRDefault="00075799" w:rsidP="00CD3DAC">
            <w:pPr>
              <w:pStyle w:val="TableBody"/>
              <w:rPr>
                <w:b/>
                <w:bCs/>
              </w:rPr>
            </w:pPr>
            <w:r w:rsidRPr="007C5F50">
              <w:rPr>
                <w:b/>
                <w:bCs/>
              </w:rPr>
              <w:t>Order Branch Emergency Return</w:t>
            </w:r>
          </w:p>
        </w:tc>
        <w:tc>
          <w:tcPr>
            <w:tcW w:w="5648" w:type="dxa"/>
            <w:tcBorders>
              <w:top w:val="single" w:sz="6" w:space="0" w:color="auto"/>
              <w:left w:val="single" w:sz="6" w:space="0" w:color="auto"/>
              <w:bottom w:val="single" w:sz="6" w:space="0" w:color="auto"/>
            </w:tcBorders>
          </w:tcPr>
          <w:p w14:paraId="2BECEB65" w14:textId="77777777" w:rsidR="00075799" w:rsidRPr="001671B4" w:rsidRDefault="00075799" w:rsidP="00CD3DAC">
            <w:pPr>
              <w:pStyle w:val="TableBody"/>
            </w:pPr>
            <w:r w:rsidRPr="001671B4">
              <w:t>Allows the Branch User to view Branch emergency return orders.</w:t>
            </w:r>
          </w:p>
        </w:tc>
      </w:tr>
      <w:tr w:rsidR="00075799" w:rsidRPr="001671B4" w14:paraId="79BFC876" w14:textId="77777777" w:rsidTr="00596BD6">
        <w:trPr>
          <w:cantSplit/>
        </w:trPr>
        <w:tc>
          <w:tcPr>
            <w:tcW w:w="2592" w:type="dxa"/>
            <w:tcBorders>
              <w:top w:val="single" w:sz="6" w:space="0" w:color="auto"/>
              <w:bottom w:val="single" w:sz="6" w:space="0" w:color="auto"/>
              <w:right w:val="single" w:sz="6" w:space="0" w:color="auto"/>
            </w:tcBorders>
          </w:tcPr>
          <w:p w14:paraId="559F1471" w14:textId="77777777" w:rsidR="00075799" w:rsidRPr="007C5F50" w:rsidRDefault="00075799" w:rsidP="00CD3DAC">
            <w:pPr>
              <w:pStyle w:val="TableBody"/>
              <w:rPr>
                <w:b/>
                <w:bCs/>
              </w:rPr>
            </w:pPr>
            <w:r w:rsidRPr="007C5F50">
              <w:rPr>
                <w:b/>
                <w:bCs/>
              </w:rPr>
              <w:t>Edit Order</w:t>
            </w:r>
          </w:p>
        </w:tc>
        <w:tc>
          <w:tcPr>
            <w:tcW w:w="5648" w:type="dxa"/>
            <w:tcBorders>
              <w:top w:val="single" w:sz="6" w:space="0" w:color="auto"/>
              <w:left w:val="single" w:sz="6" w:space="0" w:color="auto"/>
              <w:bottom w:val="single" w:sz="6" w:space="0" w:color="auto"/>
            </w:tcBorders>
          </w:tcPr>
          <w:p w14:paraId="52E0162E" w14:textId="77777777" w:rsidR="00075799" w:rsidRPr="001671B4" w:rsidRDefault="00075799" w:rsidP="00CD3DAC">
            <w:pPr>
              <w:pStyle w:val="TableBody"/>
            </w:pPr>
            <w:r w:rsidRPr="001671B4">
              <w:t>Allows the Branch User to edit existing orders.</w:t>
            </w:r>
          </w:p>
        </w:tc>
      </w:tr>
      <w:tr w:rsidR="00075799" w:rsidRPr="001671B4" w14:paraId="12D9C278" w14:textId="77777777" w:rsidTr="00596BD6">
        <w:trPr>
          <w:cantSplit/>
        </w:trPr>
        <w:tc>
          <w:tcPr>
            <w:tcW w:w="2592" w:type="dxa"/>
            <w:tcBorders>
              <w:top w:val="single" w:sz="6" w:space="0" w:color="auto"/>
              <w:bottom w:val="single" w:sz="6" w:space="0" w:color="auto"/>
              <w:right w:val="single" w:sz="6" w:space="0" w:color="auto"/>
            </w:tcBorders>
          </w:tcPr>
          <w:p w14:paraId="4D7A4A55" w14:textId="77777777" w:rsidR="00075799" w:rsidRPr="007C5F50" w:rsidRDefault="00075799" w:rsidP="00CD3DAC">
            <w:pPr>
              <w:pStyle w:val="TableBody"/>
              <w:rPr>
                <w:b/>
                <w:bCs/>
              </w:rPr>
            </w:pPr>
            <w:r w:rsidRPr="007C5F50">
              <w:rPr>
                <w:b/>
                <w:bCs/>
              </w:rPr>
              <w:t>Enter Balance</w:t>
            </w:r>
          </w:p>
        </w:tc>
        <w:tc>
          <w:tcPr>
            <w:tcW w:w="5648" w:type="dxa"/>
            <w:tcBorders>
              <w:top w:val="single" w:sz="6" w:space="0" w:color="auto"/>
              <w:left w:val="single" w:sz="6" w:space="0" w:color="auto"/>
              <w:bottom w:val="single" w:sz="6" w:space="0" w:color="auto"/>
            </w:tcBorders>
          </w:tcPr>
          <w:p w14:paraId="67827545" w14:textId="77777777" w:rsidR="00075799" w:rsidRPr="001671B4" w:rsidRDefault="00075799" w:rsidP="00CD3DAC">
            <w:pPr>
              <w:pStyle w:val="TableBody"/>
            </w:pPr>
            <w:r w:rsidRPr="001671B4">
              <w:t>Allows the Branch User to enter the Balances for Cashpoints. The balance information includes Opening, Closing and daily transactional summary information.</w:t>
            </w:r>
          </w:p>
        </w:tc>
      </w:tr>
      <w:tr w:rsidR="00075799" w:rsidRPr="001671B4" w14:paraId="228431F2" w14:textId="77777777" w:rsidTr="00596BD6">
        <w:trPr>
          <w:cantSplit/>
        </w:trPr>
        <w:tc>
          <w:tcPr>
            <w:tcW w:w="2592" w:type="dxa"/>
            <w:tcBorders>
              <w:top w:val="single" w:sz="6" w:space="0" w:color="auto"/>
              <w:bottom w:val="single" w:sz="6" w:space="0" w:color="auto"/>
              <w:right w:val="single" w:sz="6" w:space="0" w:color="auto"/>
            </w:tcBorders>
          </w:tcPr>
          <w:p w14:paraId="4706265F" w14:textId="77777777" w:rsidR="00075799" w:rsidRPr="007C5F50" w:rsidRDefault="00075799" w:rsidP="00CD3DAC">
            <w:pPr>
              <w:pStyle w:val="TableBody"/>
              <w:rPr>
                <w:b/>
                <w:bCs/>
              </w:rPr>
            </w:pPr>
            <w:r w:rsidRPr="007C5F50">
              <w:rPr>
                <w:b/>
                <w:bCs/>
              </w:rPr>
              <w:t>Enter Inner Wallet Types</w:t>
            </w:r>
          </w:p>
        </w:tc>
        <w:tc>
          <w:tcPr>
            <w:tcW w:w="5648" w:type="dxa"/>
            <w:tcBorders>
              <w:top w:val="single" w:sz="6" w:space="0" w:color="auto"/>
              <w:left w:val="single" w:sz="6" w:space="0" w:color="auto"/>
              <w:bottom w:val="single" w:sz="6" w:space="0" w:color="auto"/>
            </w:tcBorders>
          </w:tcPr>
          <w:p w14:paraId="51FAEDDE" w14:textId="6BBEBB7D" w:rsidR="00075799" w:rsidRPr="001671B4" w:rsidRDefault="00075799" w:rsidP="00CD3DAC">
            <w:pPr>
              <w:pStyle w:val="TableBody"/>
            </w:pPr>
            <w:r w:rsidRPr="001671B4">
              <w:t xml:space="preserve">Allows users to enter Business </w:t>
            </w:r>
            <w:r w:rsidR="000F52B2" w:rsidRPr="001671B4">
              <w:t>Cash saver</w:t>
            </w:r>
            <w:r w:rsidRPr="001671B4">
              <w:t xml:space="preserve"> entries</w:t>
            </w:r>
          </w:p>
        </w:tc>
      </w:tr>
      <w:tr w:rsidR="00075799" w:rsidRPr="001671B4" w14:paraId="7213CA09" w14:textId="77777777" w:rsidTr="00596BD6">
        <w:trPr>
          <w:cantSplit/>
        </w:trPr>
        <w:tc>
          <w:tcPr>
            <w:tcW w:w="2592" w:type="dxa"/>
            <w:tcBorders>
              <w:top w:val="nil"/>
              <w:bottom w:val="single" w:sz="6" w:space="0" w:color="auto"/>
              <w:right w:val="single" w:sz="6" w:space="0" w:color="auto"/>
            </w:tcBorders>
          </w:tcPr>
          <w:p w14:paraId="447CD1A7" w14:textId="77777777" w:rsidR="00075799" w:rsidRPr="007C5F50" w:rsidRDefault="00075799" w:rsidP="00CD3DAC">
            <w:pPr>
              <w:pStyle w:val="TableBody"/>
              <w:rPr>
                <w:b/>
                <w:bCs/>
              </w:rPr>
            </w:pPr>
            <w:r w:rsidRPr="007C5F50">
              <w:rPr>
                <w:b/>
                <w:bCs/>
              </w:rPr>
              <w:t>Reserve Cash</w:t>
            </w:r>
          </w:p>
        </w:tc>
        <w:tc>
          <w:tcPr>
            <w:tcW w:w="5648" w:type="dxa"/>
            <w:tcBorders>
              <w:top w:val="nil"/>
              <w:left w:val="single" w:sz="6" w:space="0" w:color="auto"/>
              <w:bottom w:val="single" w:sz="6" w:space="0" w:color="auto"/>
            </w:tcBorders>
          </w:tcPr>
          <w:p w14:paraId="0383CB1D" w14:textId="77777777" w:rsidR="00075799" w:rsidRPr="001671B4" w:rsidRDefault="00075799" w:rsidP="00CD3DAC">
            <w:pPr>
              <w:pStyle w:val="TableBody"/>
            </w:pPr>
            <w:r w:rsidRPr="001671B4">
              <w:t>Allows the Branch User to create a Reserve Cash request</w:t>
            </w:r>
          </w:p>
        </w:tc>
      </w:tr>
      <w:tr w:rsidR="00075799" w:rsidRPr="001671B4" w14:paraId="53C657F8" w14:textId="77777777" w:rsidTr="00596BD6">
        <w:trPr>
          <w:cantSplit/>
        </w:trPr>
        <w:tc>
          <w:tcPr>
            <w:tcW w:w="2592" w:type="dxa"/>
            <w:tcBorders>
              <w:top w:val="single" w:sz="6" w:space="0" w:color="auto"/>
              <w:bottom w:val="single" w:sz="6" w:space="0" w:color="auto"/>
              <w:right w:val="single" w:sz="6" w:space="0" w:color="auto"/>
            </w:tcBorders>
          </w:tcPr>
          <w:p w14:paraId="7C3AA571" w14:textId="77777777" w:rsidR="00075799" w:rsidRPr="007C5F50" w:rsidRDefault="00075799" w:rsidP="00CD3DAC">
            <w:pPr>
              <w:pStyle w:val="TableBody"/>
              <w:rPr>
                <w:b/>
                <w:bCs/>
              </w:rPr>
            </w:pPr>
            <w:r w:rsidRPr="007C5F50">
              <w:rPr>
                <w:b/>
                <w:bCs/>
              </w:rPr>
              <w:t>View History</w:t>
            </w:r>
          </w:p>
        </w:tc>
        <w:tc>
          <w:tcPr>
            <w:tcW w:w="5648" w:type="dxa"/>
            <w:tcBorders>
              <w:top w:val="single" w:sz="6" w:space="0" w:color="auto"/>
              <w:left w:val="single" w:sz="6" w:space="0" w:color="auto"/>
              <w:bottom w:val="single" w:sz="6" w:space="0" w:color="auto"/>
            </w:tcBorders>
          </w:tcPr>
          <w:p w14:paraId="70E9C8B9" w14:textId="561D5B7E" w:rsidR="00075799" w:rsidRPr="001671B4" w:rsidRDefault="00075799" w:rsidP="00CD3DAC">
            <w:pPr>
              <w:pStyle w:val="TableBody"/>
            </w:pPr>
            <w:r w:rsidRPr="001671B4">
              <w:t xml:space="preserve">Allows the Branch User to view </w:t>
            </w:r>
            <w:r w:rsidR="003023B1">
              <w:t xml:space="preserve">the </w:t>
            </w:r>
            <w:r w:rsidRPr="001671B4">
              <w:t>Cashpoint history report.</w:t>
            </w:r>
          </w:p>
        </w:tc>
      </w:tr>
      <w:tr w:rsidR="00075799" w:rsidRPr="001671B4" w14:paraId="79691AFD" w14:textId="77777777" w:rsidTr="00596BD6">
        <w:trPr>
          <w:cantSplit/>
        </w:trPr>
        <w:tc>
          <w:tcPr>
            <w:tcW w:w="2592" w:type="dxa"/>
            <w:tcBorders>
              <w:top w:val="nil"/>
              <w:bottom w:val="single" w:sz="6" w:space="0" w:color="auto"/>
              <w:right w:val="single" w:sz="6" w:space="0" w:color="auto"/>
            </w:tcBorders>
          </w:tcPr>
          <w:p w14:paraId="7B299B2F" w14:textId="77777777" w:rsidR="00075799" w:rsidRPr="007C5F50" w:rsidRDefault="00075799" w:rsidP="00CD3DAC">
            <w:pPr>
              <w:pStyle w:val="TableBody"/>
              <w:rPr>
                <w:b/>
                <w:bCs/>
              </w:rPr>
            </w:pPr>
            <w:r w:rsidRPr="007C5F50">
              <w:rPr>
                <w:b/>
                <w:bCs/>
              </w:rPr>
              <w:t>View Horizon</w:t>
            </w:r>
          </w:p>
        </w:tc>
        <w:tc>
          <w:tcPr>
            <w:tcW w:w="5648" w:type="dxa"/>
            <w:tcBorders>
              <w:top w:val="nil"/>
              <w:left w:val="single" w:sz="6" w:space="0" w:color="auto"/>
              <w:bottom w:val="single" w:sz="6" w:space="0" w:color="auto"/>
            </w:tcBorders>
          </w:tcPr>
          <w:p w14:paraId="06334EF7" w14:textId="795D33B4" w:rsidR="00075799" w:rsidRPr="001671B4" w:rsidRDefault="00075799" w:rsidP="00CD3DAC">
            <w:pPr>
              <w:pStyle w:val="TableBody"/>
            </w:pPr>
            <w:r w:rsidRPr="001671B4">
              <w:t xml:space="preserve">Allows the Branch User to view </w:t>
            </w:r>
            <w:r w:rsidR="003023B1">
              <w:t xml:space="preserve">the </w:t>
            </w:r>
            <w:r w:rsidRPr="001671B4">
              <w:t>Cashpoint horizon report.</w:t>
            </w:r>
          </w:p>
        </w:tc>
      </w:tr>
      <w:tr w:rsidR="00075799" w:rsidRPr="001671B4" w14:paraId="051A4AB1" w14:textId="77777777" w:rsidTr="00596BD6">
        <w:trPr>
          <w:cantSplit/>
        </w:trPr>
        <w:tc>
          <w:tcPr>
            <w:tcW w:w="2592" w:type="dxa"/>
            <w:tcBorders>
              <w:top w:val="single" w:sz="6" w:space="0" w:color="auto"/>
              <w:bottom w:val="single" w:sz="6" w:space="0" w:color="auto"/>
              <w:right w:val="single" w:sz="6" w:space="0" w:color="auto"/>
            </w:tcBorders>
          </w:tcPr>
          <w:p w14:paraId="503D6421" w14:textId="77777777" w:rsidR="00075799" w:rsidRPr="007C5F50" w:rsidRDefault="00075799" w:rsidP="00CD3DAC">
            <w:pPr>
              <w:pStyle w:val="TableBody"/>
              <w:rPr>
                <w:b/>
                <w:bCs/>
              </w:rPr>
            </w:pPr>
            <w:r w:rsidRPr="007C5F50">
              <w:rPr>
                <w:b/>
                <w:bCs/>
              </w:rPr>
              <w:t>View Forecast</w:t>
            </w:r>
          </w:p>
        </w:tc>
        <w:tc>
          <w:tcPr>
            <w:tcW w:w="5648" w:type="dxa"/>
            <w:tcBorders>
              <w:top w:val="single" w:sz="6" w:space="0" w:color="auto"/>
              <w:left w:val="single" w:sz="6" w:space="0" w:color="auto"/>
              <w:bottom w:val="single" w:sz="6" w:space="0" w:color="auto"/>
            </w:tcBorders>
          </w:tcPr>
          <w:p w14:paraId="5E372884" w14:textId="0C452E5B" w:rsidR="00075799" w:rsidRPr="001671B4" w:rsidRDefault="00075799" w:rsidP="00CD3DAC">
            <w:pPr>
              <w:pStyle w:val="TableBody"/>
            </w:pPr>
            <w:r w:rsidRPr="001671B4">
              <w:t xml:space="preserve">Allows the Branch User to view </w:t>
            </w:r>
            <w:r w:rsidR="003023B1">
              <w:t xml:space="preserve">the </w:t>
            </w:r>
            <w:r w:rsidRPr="001671B4">
              <w:t>Cashpoint forecast report.</w:t>
            </w:r>
          </w:p>
        </w:tc>
      </w:tr>
      <w:tr w:rsidR="00075799" w:rsidRPr="001671B4" w14:paraId="7E852D93" w14:textId="77777777" w:rsidTr="00596BD6">
        <w:trPr>
          <w:cantSplit/>
        </w:trPr>
        <w:tc>
          <w:tcPr>
            <w:tcW w:w="2592" w:type="dxa"/>
            <w:tcBorders>
              <w:top w:val="nil"/>
              <w:bottom w:val="single" w:sz="6" w:space="0" w:color="auto"/>
              <w:right w:val="single" w:sz="6" w:space="0" w:color="auto"/>
            </w:tcBorders>
          </w:tcPr>
          <w:p w14:paraId="5CB009A4" w14:textId="77777777" w:rsidR="00075799" w:rsidRPr="007C5F50" w:rsidRDefault="00075799" w:rsidP="00CD3DAC">
            <w:pPr>
              <w:pStyle w:val="TableBody"/>
              <w:rPr>
                <w:b/>
                <w:bCs/>
              </w:rPr>
            </w:pPr>
            <w:r w:rsidRPr="007C5F50">
              <w:rPr>
                <w:b/>
                <w:bCs/>
              </w:rPr>
              <w:t>View Orders</w:t>
            </w:r>
          </w:p>
        </w:tc>
        <w:tc>
          <w:tcPr>
            <w:tcW w:w="5648" w:type="dxa"/>
            <w:tcBorders>
              <w:top w:val="nil"/>
              <w:left w:val="single" w:sz="6" w:space="0" w:color="auto"/>
              <w:bottom w:val="single" w:sz="6" w:space="0" w:color="auto"/>
            </w:tcBorders>
          </w:tcPr>
          <w:p w14:paraId="686ED242" w14:textId="77777777" w:rsidR="00075799" w:rsidRPr="001671B4" w:rsidRDefault="00075799" w:rsidP="00CD3DAC">
            <w:pPr>
              <w:pStyle w:val="TableBody"/>
            </w:pPr>
            <w:r w:rsidRPr="001671B4">
              <w:t>Allows the Branch User to view Cashpoint order report.</w:t>
            </w:r>
          </w:p>
        </w:tc>
      </w:tr>
      <w:tr w:rsidR="00075799" w:rsidRPr="001671B4" w14:paraId="7868509D" w14:textId="77777777" w:rsidTr="00596BD6">
        <w:trPr>
          <w:cantSplit/>
        </w:trPr>
        <w:tc>
          <w:tcPr>
            <w:tcW w:w="2592" w:type="dxa"/>
            <w:tcBorders>
              <w:top w:val="nil"/>
              <w:bottom w:val="single" w:sz="6" w:space="0" w:color="auto"/>
              <w:right w:val="single" w:sz="6" w:space="0" w:color="auto"/>
            </w:tcBorders>
          </w:tcPr>
          <w:p w14:paraId="56326D6B" w14:textId="77777777" w:rsidR="00075799" w:rsidRPr="007C5F50" w:rsidRDefault="00075799" w:rsidP="00CD3DAC">
            <w:pPr>
              <w:pStyle w:val="TableBody"/>
              <w:rPr>
                <w:b/>
                <w:bCs/>
              </w:rPr>
            </w:pPr>
            <w:r w:rsidRPr="007C5F50">
              <w:rPr>
                <w:b/>
                <w:bCs/>
              </w:rPr>
              <w:t>View Disputes</w:t>
            </w:r>
          </w:p>
        </w:tc>
        <w:tc>
          <w:tcPr>
            <w:tcW w:w="5648" w:type="dxa"/>
            <w:tcBorders>
              <w:top w:val="nil"/>
              <w:left w:val="single" w:sz="6" w:space="0" w:color="auto"/>
              <w:bottom w:val="single" w:sz="6" w:space="0" w:color="auto"/>
            </w:tcBorders>
          </w:tcPr>
          <w:p w14:paraId="679C7603" w14:textId="504129C6" w:rsidR="00075799" w:rsidRPr="001671B4" w:rsidRDefault="00075799" w:rsidP="00CD3DAC">
            <w:pPr>
              <w:pStyle w:val="TableBody"/>
            </w:pPr>
            <w:r>
              <w:t xml:space="preserve">Allows the Branch User to view </w:t>
            </w:r>
            <w:r w:rsidR="003023B1">
              <w:t xml:space="preserve">the </w:t>
            </w:r>
            <w:r>
              <w:t>Disputes report.</w:t>
            </w:r>
          </w:p>
        </w:tc>
      </w:tr>
      <w:tr w:rsidR="00075799" w:rsidRPr="001671B4" w14:paraId="16DE781D" w14:textId="77777777" w:rsidTr="00596BD6">
        <w:trPr>
          <w:cantSplit/>
        </w:trPr>
        <w:tc>
          <w:tcPr>
            <w:tcW w:w="2592" w:type="dxa"/>
            <w:tcBorders>
              <w:top w:val="single" w:sz="6" w:space="0" w:color="auto"/>
              <w:bottom w:val="single" w:sz="6" w:space="0" w:color="auto"/>
              <w:right w:val="single" w:sz="6" w:space="0" w:color="auto"/>
            </w:tcBorders>
          </w:tcPr>
          <w:p w14:paraId="54E99D15" w14:textId="77777777" w:rsidR="00075799" w:rsidRPr="007C5F50" w:rsidRDefault="00075799" w:rsidP="00CD3DAC">
            <w:pPr>
              <w:pStyle w:val="TableBody"/>
              <w:rPr>
                <w:b/>
                <w:bCs/>
              </w:rPr>
            </w:pPr>
            <w:r w:rsidRPr="007C5F50">
              <w:rPr>
                <w:b/>
                <w:bCs/>
              </w:rPr>
              <w:t>Return Increment Validation</w:t>
            </w:r>
          </w:p>
        </w:tc>
        <w:tc>
          <w:tcPr>
            <w:tcW w:w="5648" w:type="dxa"/>
            <w:tcBorders>
              <w:top w:val="single" w:sz="6" w:space="0" w:color="auto"/>
              <w:left w:val="single" w:sz="6" w:space="0" w:color="auto"/>
              <w:bottom w:val="single" w:sz="6" w:space="0" w:color="auto"/>
            </w:tcBorders>
          </w:tcPr>
          <w:p w14:paraId="213C06D2" w14:textId="77777777" w:rsidR="00075799" w:rsidRPr="001671B4" w:rsidRDefault="00075799" w:rsidP="00CD3DAC">
            <w:pPr>
              <w:pStyle w:val="TableBody"/>
            </w:pPr>
            <w:r w:rsidRPr="001671B4">
              <w:t>Allows maintaining increment amounts for the returns.</w:t>
            </w:r>
          </w:p>
        </w:tc>
      </w:tr>
      <w:tr w:rsidR="00075799" w:rsidRPr="001671B4" w14:paraId="62ECFEB2" w14:textId="77777777" w:rsidTr="00596BD6">
        <w:trPr>
          <w:cantSplit/>
        </w:trPr>
        <w:tc>
          <w:tcPr>
            <w:tcW w:w="2592" w:type="dxa"/>
            <w:tcBorders>
              <w:top w:val="single" w:sz="6" w:space="0" w:color="auto"/>
              <w:bottom w:val="single" w:sz="6" w:space="0" w:color="auto"/>
              <w:right w:val="single" w:sz="6" w:space="0" w:color="auto"/>
            </w:tcBorders>
          </w:tcPr>
          <w:p w14:paraId="6FB2B17F" w14:textId="77777777" w:rsidR="00075799" w:rsidRPr="007C5F50" w:rsidRDefault="00075799" w:rsidP="00CD3DAC">
            <w:pPr>
              <w:pStyle w:val="TableBody"/>
              <w:rPr>
                <w:b/>
                <w:bCs/>
              </w:rPr>
            </w:pPr>
            <w:r w:rsidRPr="007C5F50">
              <w:rPr>
                <w:b/>
                <w:bCs/>
              </w:rPr>
              <w:t>View Utilization</w:t>
            </w:r>
          </w:p>
        </w:tc>
        <w:tc>
          <w:tcPr>
            <w:tcW w:w="5648" w:type="dxa"/>
            <w:tcBorders>
              <w:top w:val="single" w:sz="6" w:space="0" w:color="auto"/>
              <w:left w:val="single" w:sz="6" w:space="0" w:color="auto"/>
              <w:bottom w:val="single" w:sz="6" w:space="0" w:color="auto"/>
            </w:tcBorders>
          </w:tcPr>
          <w:p w14:paraId="3550417C" w14:textId="77777777" w:rsidR="00075799" w:rsidRPr="001671B4" w:rsidRDefault="00075799" w:rsidP="00CD3DAC">
            <w:pPr>
              <w:pStyle w:val="TableBody"/>
            </w:pPr>
            <w:r w:rsidRPr="001671B4">
              <w:t>Provides a report on the utilization of cash in ATMs</w:t>
            </w:r>
          </w:p>
        </w:tc>
      </w:tr>
      <w:tr w:rsidR="00075799" w:rsidRPr="001671B4" w14:paraId="21B9AB59" w14:textId="77777777" w:rsidTr="00596BD6">
        <w:trPr>
          <w:cantSplit/>
        </w:trPr>
        <w:tc>
          <w:tcPr>
            <w:tcW w:w="2592" w:type="dxa"/>
            <w:tcBorders>
              <w:top w:val="nil"/>
              <w:bottom w:val="single" w:sz="6" w:space="0" w:color="auto"/>
              <w:right w:val="single" w:sz="6" w:space="0" w:color="auto"/>
            </w:tcBorders>
          </w:tcPr>
          <w:p w14:paraId="38F3EBE6" w14:textId="77777777" w:rsidR="00075799" w:rsidRPr="007C5F50" w:rsidRDefault="00075799" w:rsidP="00CD3DAC">
            <w:pPr>
              <w:pStyle w:val="TableBody"/>
              <w:rPr>
                <w:b/>
                <w:bCs/>
              </w:rPr>
            </w:pPr>
            <w:r w:rsidRPr="007C5F50">
              <w:rPr>
                <w:b/>
                <w:bCs/>
              </w:rPr>
              <w:t>View Pre-emptive Alerts</w:t>
            </w:r>
          </w:p>
        </w:tc>
        <w:tc>
          <w:tcPr>
            <w:tcW w:w="5648" w:type="dxa"/>
            <w:tcBorders>
              <w:top w:val="nil"/>
              <w:left w:val="single" w:sz="6" w:space="0" w:color="auto"/>
              <w:bottom w:val="single" w:sz="6" w:space="0" w:color="auto"/>
            </w:tcBorders>
          </w:tcPr>
          <w:p w14:paraId="00ADAC5A" w14:textId="77777777" w:rsidR="00075799" w:rsidRPr="001671B4" w:rsidRDefault="00075799" w:rsidP="00CD3DAC">
            <w:pPr>
              <w:pStyle w:val="TableBody"/>
            </w:pPr>
            <w:r w:rsidRPr="001671B4">
              <w:t>Allows users to view a pre-emptive alert report</w:t>
            </w:r>
          </w:p>
        </w:tc>
      </w:tr>
      <w:tr w:rsidR="00075799" w:rsidRPr="001671B4" w14:paraId="6305C26A" w14:textId="77777777" w:rsidTr="00596BD6">
        <w:trPr>
          <w:cantSplit/>
        </w:trPr>
        <w:tc>
          <w:tcPr>
            <w:tcW w:w="2592" w:type="dxa"/>
            <w:tcBorders>
              <w:top w:val="single" w:sz="6" w:space="0" w:color="auto"/>
              <w:bottom w:val="single" w:sz="6" w:space="0" w:color="auto"/>
              <w:right w:val="single" w:sz="6" w:space="0" w:color="auto"/>
            </w:tcBorders>
          </w:tcPr>
          <w:p w14:paraId="6AEF4714" w14:textId="77777777" w:rsidR="00075799" w:rsidRPr="007C5F50" w:rsidRDefault="00075799" w:rsidP="00CD3DAC">
            <w:pPr>
              <w:pStyle w:val="TableBody"/>
              <w:rPr>
                <w:b/>
                <w:bCs/>
              </w:rPr>
            </w:pPr>
            <w:r w:rsidRPr="007C5F50">
              <w:rPr>
                <w:b/>
                <w:bCs/>
              </w:rPr>
              <w:t>Set ATM Parameters</w:t>
            </w:r>
          </w:p>
        </w:tc>
        <w:tc>
          <w:tcPr>
            <w:tcW w:w="5648" w:type="dxa"/>
            <w:tcBorders>
              <w:top w:val="single" w:sz="6" w:space="0" w:color="auto"/>
              <w:left w:val="single" w:sz="6" w:space="0" w:color="auto"/>
              <w:bottom w:val="single" w:sz="6" w:space="0" w:color="auto"/>
            </w:tcBorders>
          </w:tcPr>
          <w:p w14:paraId="7886B61F" w14:textId="77777777" w:rsidR="00075799" w:rsidRPr="001671B4" w:rsidRDefault="00075799" w:rsidP="00CD3DAC">
            <w:pPr>
              <w:pStyle w:val="TableBody"/>
            </w:pPr>
            <w:r w:rsidRPr="001671B4">
              <w:t>Allows users to set the parameters for ATMs</w:t>
            </w:r>
          </w:p>
        </w:tc>
      </w:tr>
      <w:tr w:rsidR="00075799" w:rsidRPr="001671B4" w14:paraId="352E0BFA" w14:textId="77777777" w:rsidTr="00596BD6">
        <w:trPr>
          <w:cantSplit/>
        </w:trPr>
        <w:tc>
          <w:tcPr>
            <w:tcW w:w="2592" w:type="dxa"/>
            <w:tcBorders>
              <w:top w:val="nil"/>
              <w:bottom w:val="single" w:sz="4" w:space="0" w:color="auto"/>
              <w:right w:val="single" w:sz="6" w:space="0" w:color="auto"/>
            </w:tcBorders>
          </w:tcPr>
          <w:p w14:paraId="6F003FC9" w14:textId="77777777" w:rsidR="00075799" w:rsidRPr="007C5F50" w:rsidRDefault="00075799" w:rsidP="00CD3DAC">
            <w:pPr>
              <w:pStyle w:val="TableBody"/>
              <w:rPr>
                <w:b/>
                <w:bCs/>
              </w:rPr>
            </w:pPr>
            <w:r w:rsidRPr="007C5F50">
              <w:rPr>
                <w:b/>
                <w:bCs/>
              </w:rPr>
              <w:t>Set ATM Denominations</w:t>
            </w:r>
          </w:p>
        </w:tc>
        <w:tc>
          <w:tcPr>
            <w:tcW w:w="5648" w:type="dxa"/>
            <w:tcBorders>
              <w:top w:val="nil"/>
              <w:left w:val="single" w:sz="6" w:space="0" w:color="auto"/>
              <w:bottom w:val="single" w:sz="4" w:space="0" w:color="auto"/>
            </w:tcBorders>
          </w:tcPr>
          <w:p w14:paraId="779BF5B5" w14:textId="77777777" w:rsidR="00075799" w:rsidRPr="001671B4" w:rsidRDefault="00075799" w:rsidP="00CD3DAC">
            <w:pPr>
              <w:pStyle w:val="TableBody"/>
            </w:pPr>
            <w:r w:rsidRPr="001671B4">
              <w:t>Allows users to set the denominations and maximum capacities used in ATMs.</w:t>
            </w:r>
          </w:p>
        </w:tc>
      </w:tr>
      <w:tr w:rsidR="00075799" w:rsidRPr="001671B4" w14:paraId="6290F980" w14:textId="77777777" w:rsidTr="00596BD6">
        <w:trPr>
          <w:cantSplit/>
        </w:trPr>
        <w:tc>
          <w:tcPr>
            <w:tcW w:w="2592" w:type="dxa"/>
            <w:tcBorders>
              <w:top w:val="single" w:sz="4" w:space="0" w:color="auto"/>
              <w:bottom w:val="single" w:sz="6" w:space="0" w:color="auto"/>
              <w:right w:val="single" w:sz="6" w:space="0" w:color="auto"/>
            </w:tcBorders>
          </w:tcPr>
          <w:p w14:paraId="428E4CF6" w14:textId="77777777" w:rsidR="00075799" w:rsidRPr="007C5F50" w:rsidRDefault="00075799" w:rsidP="00CD3DAC">
            <w:pPr>
              <w:pStyle w:val="TableBody"/>
              <w:rPr>
                <w:b/>
                <w:bCs/>
              </w:rPr>
            </w:pPr>
            <w:r w:rsidRPr="007C5F50">
              <w:rPr>
                <w:b/>
                <w:bCs/>
              </w:rPr>
              <w:t>Authorized Item</w:t>
            </w:r>
          </w:p>
        </w:tc>
        <w:tc>
          <w:tcPr>
            <w:tcW w:w="5648" w:type="dxa"/>
            <w:tcBorders>
              <w:top w:val="single" w:sz="4" w:space="0" w:color="auto"/>
              <w:left w:val="single" w:sz="6" w:space="0" w:color="auto"/>
              <w:bottom w:val="single" w:sz="6" w:space="0" w:color="auto"/>
            </w:tcBorders>
          </w:tcPr>
          <w:p w14:paraId="682B5CB8" w14:textId="77777777" w:rsidR="00075799" w:rsidRPr="001671B4" w:rsidRDefault="00075799" w:rsidP="00CD3DAC">
            <w:pPr>
              <w:pStyle w:val="TableBody"/>
            </w:pPr>
            <w:r w:rsidRPr="001671B4">
              <w:t>This function is no longer available in OptiNet</w:t>
            </w:r>
          </w:p>
        </w:tc>
      </w:tr>
      <w:tr w:rsidR="00075799" w:rsidRPr="001671B4" w14:paraId="5D1867E7" w14:textId="77777777" w:rsidTr="00596BD6">
        <w:trPr>
          <w:cantSplit/>
        </w:trPr>
        <w:tc>
          <w:tcPr>
            <w:tcW w:w="2592" w:type="dxa"/>
            <w:tcBorders>
              <w:top w:val="single" w:sz="4" w:space="0" w:color="auto"/>
              <w:bottom w:val="single" w:sz="6" w:space="0" w:color="auto"/>
              <w:right w:val="single" w:sz="6" w:space="0" w:color="auto"/>
            </w:tcBorders>
          </w:tcPr>
          <w:p w14:paraId="6EC08A99" w14:textId="77777777" w:rsidR="00075799" w:rsidRPr="007C5F50" w:rsidRDefault="00075799" w:rsidP="00CD3DAC">
            <w:pPr>
              <w:pStyle w:val="TableBody"/>
              <w:rPr>
                <w:b/>
                <w:bCs/>
              </w:rPr>
            </w:pPr>
            <w:r w:rsidRPr="007C5F50">
              <w:rPr>
                <w:b/>
                <w:bCs/>
              </w:rPr>
              <w:t>Return Coin Bags</w:t>
            </w:r>
          </w:p>
        </w:tc>
        <w:tc>
          <w:tcPr>
            <w:tcW w:w="5648" w:type="dxa"/>
            <w:tcBorders>
              <w:top w:val="single" w:sz="4" w:space="0" w:color="auto"/>
              <w:left w:val="single" w:sz="6" w:space="0" w:color="auto"/>
              <w:bottom w:val="single" w:sz="6" w:space="0" w:color="auto"/>
            </w:tcBorders>
          </w:tcPr>
          <w:p w14:paraId="6B920D62" w14:textId="77777777" w:rsidR="00075799" w:rsidRPr="001671B4" w:rsidRDefault="00075799" w:rsidP="00CD3DAC">
            <w:pPr>
              <w:pStyle w:val="TableBody"/>
            </w:pPr>
            <w:r>
              <w:t>Allows users to create Return Coin bags</w:t>
            </w:r>
          </w:p>
        </w:tc>
      </w:tr>
      <w:tr w:rsidR="00075799" w:rsidRPr="001671B4" w14:paraId="0A04DF16" w14:textId="77777777" w:rsidTr="00596BD6">
        <w:trPr>
          <w:cantSplit/>
        </w:trPr>
        <w:tc>
          <w:tcPr>
            <w:tcW w:w="2592" w:type="dxa"/>
            <w:tcBorders>
              <w:top w:val="single" w:sz="4" w:space="0" w:color="auto"/>
              <w:bottom w:val="single" w:sz="6" w:space="0" w:color="auto"/>
              <w:right w:val="single" w:sz="6" w:space="0" w:color="auto"/>
            </w:tcBorders>
          </w:tcPr>
          <w:p w14:paraId="0C56FA23" w14:textId="77777777" w:rsidR="00075799" w:rsidRPr="007C5F50" w:rsidRDefault="00075799" w:rsidP="00CD3DAC">
            <w:pPr>
              <w:pStyle w:val="TableBody"/>
              <w:rPr>
                <w:b/>
                <w:bCs/>
              </w:rPr>
            </w:pPr>
            <w:r w:rsidRPr="007C5F50">
              <w:rPr>
                <w:b/>
                <w:bCs/>
              </w:rPr>
              <w:t>Create Coin Bags</w:t>
            </w:r>
          </w:p>
        </w:tc>
        <w:tc>
          <w:tcPr>
            <w:tcW w:w="5648" w:type="dxa"/>
            <w:tcBorders>
              <w:top w:val="single" w:sz="4" w:space="0" w:color="auto"/>
              <w:left w:val="single" w:sz="6" w:space="0" w:color="auto"/>
              <w:bottom w:val="single" w:sz="6" w:space="0" w:color="auto"/>
            </w:tcBorders>
          </w:tcPr>
          <w:p w14:paraId="7FC6D5CC" w14:textId="77777777" w:rsidR="00075799" w:rsidRPr="001671B4" w:rsidRDefault="00075799" w:rsidP="00CD3DAC">
            <w:pPr>
              <w:pStyle w:val="TableBody"/>
            </w:pPr>
            <w:r>
              <w:t>Allows users to create Coin bags</w:t>
            </w:r>
          </w:p>
        </w:tc>
      </w:tr>
      <w:tr w:rsidR="00075799" w:rsidRPr="001671B4" w14:paraId="25164F4F" w14:textId="77777777" w:rsidTr="00596BD6">
        <w:trPr>
          <w:cantSplit/>
        </w:trPr>
        <w:tc>
          <w:tcPr>
            <w:tcW w:w="2592" w:type="dxa"/>
            <w:tcBorders>
              <w:top w:val="single" w:sz="4" w:space="0" w:color="auto"/>
              <w:bottom w:val="single" w:sz="6" w:space="0" w:color="auto"/>
              <w:right w:val="single" w:sz="6" w:space="0" w:color="auto"/>
            </w:tcBorders>
          </w:tcPr>
          <w:p w14:paraId="77EEF8B9" w14:textId="77777777" w:rsidR="00075799" w:rsidRPr="007C5F50" w:rsidRDefault="00075799" w:rsidP="00CD3DAC">
            <w:pPr>
              <w:pStyle w:val="TableBody"/>
              <w:rPr>
                <w:b/>
                <w:bCs/>
              </w:rPr>
            </w:pPr>
            <w:r w:rsidRPr="007C5F50">
              <w:rPr>
                <w:b/>
                <w:bCs/>
              </w:rPr>
              <w:t>Enter Wallet</w:t>
            </w:r>
          </w:p>
        </w:tc>
        <w:tc>
          <w:tcPr>
            <w:tcW w:w="5648" w:type="dxa"/>
            <w:tcBorders>
              <w:top w:val="single" w:sz="4" w:space="0" w:color="auto"/>
              <w:left w:val="single" w:sz="6" w:space="0" w:color="auto"/>
              <w:bottom w:val="single" w:sz="6" w:space="0" w:color="auto"/>
            </w:tcBorders>
          </w:tcPr>
          <w:p w14:paraId="25C8D814" w14:textId="77777777" w:rsidR="00075799" w:rsidRPr="001671B4" w:rsidRDefault="00075799" w:rsidP="00CD3DAC">
            <w:pPr>
              <w:pStyle w:val="TableBody"/>
            </w:pPr>
            <w:r>
              <w:t>Allows users to enter Wallets</w:t>
            </w:r>
          </w:p>
        </w:tc>
      </w:tr>
      <w:tr w:rsidR="00075799" w:rsidRPr="001671B4" w14:paraId="4D136443" w14:textId="77777777" w:rsidTr="00596BD6">
        <w:trPr>
          <w:cantSplit/>
        </w:trPr>
        <w:tc>
          <w:tcPr>
            <w:tcW w:w="2592" w:type="dxa"/>
            <w:tcBorders>
              <w:top w:val="single" w:sz="4" w:space="0" w:color="auto"/>
              <w:bottom w:val="single" w:sz="6" w:space="0" w:color="auto"/>
              <w:right w:val="single" w:sz="6" w:space="0" w:color="auto"/>
            </w:tcBorders>
          </w:tcPr>
          <w:p w14:paraId="63ED4D95" w14:textId="77777777" w:rsidR="00075799" w:rsidRPr="007C5F50" w:rsidRDefault="00075799" w:rsidP="00CD3DAC">
            <w:pPr>
              <w:pStyle w:val="TableBody"/>
              <w:rPr>
                <w:b/>
                <w:bCs/>
              </w:rPr>
            </w:pPr>
            <w:r w:rsidRPr="007C5F50">
              <w:rPr>
                <w:b/>
                <w:bCs/>
              </w:rPr>
              <w:t>Seal and Check Bags</w:t>
            </w:r>
          </w:p>
        </w:tc>
        <w:tc>
          <w:tcPr>
            <w:tcW w:w="5648" w:type="dxa"/>
            <w:tcBorders>
              <w:top w:val="single" w:sz="4" w:space="0" w:color="auto"/>
              <w:left w:val="single" w:sz="6" w:space="0" w:color="auto"/>
              <w:bottom w:val="single" w:sz="6" w:space="0" w:color="auto"/>
            </w:tcBorders>
          </w:tcPr>
          <w:p w14:paraId="21C63CB3" w14:textId="77777777" w:rsidR="00075799" w:rsidRPr="001671B4" w:rsidRDefault="00075799" w:rsidP="00CD3DAC">
            <w:pPr>
              <w:pStyle w:val="TableBody"/>
            </w:pPr>
            <w:r>
              <w:t>Allows users to Seal and Check bagged orders</w:t>
            </w:r>
          </w:p>
        </w:tc>
      </w:tr>
      <w:tr w:rsidR="00075799" w:rsidRPr="001671B4" w14:paraId="09FBE054" w14:textId="77777777" w:rsidTr="00596BD6">
        <w:trPr>
          <w:cantSplit/>
        </w:trPr>
        <w:tc>
          <w:tcPr>
            <w:tcW w:w="2592" w:type="dxa"/>
            <w:tcBorders>
              <w:top w:val="single" w:sz="4" w:space="0" w:color="auto"/>
              <w:bottom w:val="single" w:sz="6" w:space="0" w:color="auto"/>
              <w:right w:val="single" w:sz="6" w:space="0" w:color="auto"/>
            </w:tcBorders>
          </w:tcPr>
          <w:p w14:paraId="7BFA31E2" w14:textId="77777777" w:rsidR="00075799" w:rsidRPr="007C5F50" w:rsidRDefault="00075799" w:rsidP="00CD3DAC">
            <w:pPr>
              <w:pStyle w:val="TableBody"/>
              <w:rPr>
                <w:b/>
                <w:bCs/>
              </w:rPr>
            </w:pPr>
            <w:r w:rsidRPr="007C5F50">
              <w:rPr>
                <w:b/>
                <w:bCs/>
              </w:rPr>
              <w:t>Carrier Pickup</w:t>
            </w:r>
          </w:p>
        </w:tc>
        <w:tc>
          <w:tcPr>
            <w:tcW w:w="5648" w:type="dxa"/>
            <w:tcBorders>
              <w:top w:val="single" w:sz="4" w:space="0" w:color="auto"/>
              <w:left w:val="single" w:sz="6" w:space="0" w:color="auto"/>
              <w:bottom w:val="single" w:sz="6" w:space="0" w:color="auto"/>
            </w:tcBorders>
          </w:tcPr>
          <w:p w14:paraId="4858993F" w14:textId="77777777" w:rsidR="00075799" w:rsidRPr="001671B4" w:rsidRDefault="00075799" w:rsidP="00CD3DAC">
            <w:pPr>
              <w:pStyle w:val="TableBody"/>
            </w:pPr>
            <w:r>
              <w:t>Allows users to view the bags to be picked up and print the confirmation and signature page</w:t>
            </w:r>
          </w:p>
        </w:tc>
      </w:tr>
      <w:tr w:rsidR="00075799" w:rsidRPr="001671B4" w14:paraId="07926BDC" w14:textId="77777777" w:rsidTr="00596BD6">
        <w:trPr>
          <w:cantSplit/>
        </w:trPr>
        <w:tc>
          <w:tcPr>
            <w:tcW w:w="2592" w:type="dxa"/>
            <w:tcBorders>
              <w:top w:val="single" w:sz="4" w:space="0" w:color="auto"/>
              <w:bottom w:val="single" w:sz="6" w:space="0" w:color="auto"/>
              <w:right w:val="single" w:sz="6" w:space="0" w:color="auto"/>
            </w:tcBorders>
          </w:tcPr>
          <w:p w14:paraId="1ED9B336" w14:textId="77777777" w:rsidR="00075799" w:rsidRPr="007C5F50" w:rsidRDefault="00075799" w:rsidP="00CD3DAC">
            <w:pPr>
              <w:pStyle w:val="TableBody"/>
              <w:rPr>
                <w:b/>
                <w:bCs/>
              </w:rPr>
            </w:pPr>
            <w:r w:rsidRPr="007C5F50">
              <w:rPr>
                <w:b/>
                <w:bCs/>
              </w:rPr>
              <w:t>Manage Bags and Wallets</w:t>
            </w:r>
          </w:p>
        </w:tc>
        <w:tc>
          <w:tcPr>
            <w:tcW w:w="5648" w:type="dxa"/>
            <w:tcBorders>
              <w:top w:val="single" w:sz="4" w:space="0" w:color="auto"/>
              <w:left w:val="single" w:sz="6" w:space="0" w:color="auto"/>
              <w:bottom w:val="single" w:sz="6" w:space="0" w:color="auto"/>
            </w:tcBorders>
          </w:tcPr>
          <w:p w14:paraId="20BCD70A" w14:textId="77777777" w:rsidR="00075799" w:rsidRPr="001671B4" w:rsidRDefault="00075799" w:rsidP="00CD3DAC">
            <w:pPr>
              <w:pStyle w:val="TableBody"/>
            </w:pPr>
            <w:r>
              <w:t>Allows users to manage bags and wallets</w:t>
            </w:r>
          </w:p>
        </w:tc>
      </w:tr>
      <w:tr w:rsidR="00075799" w:rsidRPr="001671B4" w14:paraId="177B02A6" w14:textId="77777777" w:rsidTr="00596BD6">
        <w:trPr>
          <w:cantSplit/>
        </w:trPr>
        <w:tc>
          <w:tcPr>
            <w:tcW w:w="2592" w:type="dxa"/>
            <w:tcBorders>
              <w:top w:val="single" w:sz="4" w:space="0" w:color="auto"/>
              <w:bottom w:val="single" w:sz="6" w:space="0" w:color="auto"/>
              <w:right w:val="single" w:sz="6" w:space="0" w:color="auto"/>
            </w:tcBorders>
          </w:tcPr>
          <w:p w14:paraId="17408681" w14:textId="77777777" w:rsidR="00075799" w:rsidRPr="007C5F50" w:rsidRDefault="00075799" w:rsidP="00CD3DAC">
            <w:pPr>
              <w:pStyle w:val="TableBody"/>
              <w:rPr>
                <w:b/>
                <w:bCs/>
              </w:rPr>
            </w:pPr>
            <w:r w:rsidRPr="007C5F50">
              <w:rPr>
                <w:b/>
                <w:bCs/>
              </w:rPr>
              <w:t>Commercial Ordering</w:t>
            </w:r>
          </w:p>
        </w:tc>
        <w:tc>
          <w:tcPr>
            <w:tcW w:w="5648" w:type="dxa"/>
            <w:tcBorders>
              <w:top w:val="single" w:sz="4" w:space="0" w:color="auto"/>
              <w:left w:val="single" w:sz="6" w:space="0" w:color="auto"/>
              <w:bottom w:val="single" w:sz="6" w:space="0" w:color="auto"/>
            </w:tcBorders>
          </w:tcPr>
          <w:p w14:paraId="2174C374" w14:textId="77777777" w:rsidR="00075799" w:rsidRPr="001671B4" w:rsidRDefault="00075799" w:rsidP="00CD3DAC">
            <w:pPr>
              <w:pStyle w:val="TableBody"/>
            </w:pPr>
            <w:r>
              <w:t>Allows users to place commercial orders for customers</w:t>
            </w:r>
          </w:p>
        </w:tc>
      </w:tr>
      <w:tr w:rsidR="00075799" w:rsidRPr="001671B4" w14:paraId="0C4D664E" w14:textId="77777777" w:rsidTr="00596BD6">
        <w:trPr>
          <w:cantSplit/>
        </w:trPr>
        <w:tc>
          <w:tcPr>
            <w:tcW w:w="2592" w:type="dxa"/>
            <w:tcBorders>
              <w:top w:val="single" w:sz="4" w:space="0" w:color="auto"/>
              <w:bottom w:val="single" w:sz="6" w:space="0" w:color="auto"/>
              <w:right w:val="single" w:sz="6" w:space="0" w:color="auto"/>
            </w:tcBorders>
          </w:tcPr>
          <w:p w14:paraId="6521550C" w14:textId="77777777" w:rsidR="00075799" w:rsidRPr="007C5F50" w:rsidRDefault="00075799" w:rsidP="00CD3DAC">
            <w:pPr>
              <w:pStyle w:val="TableBody"/>
              <w:rPr>
                <w:b/>
                <w:bCs/>
              </w:rPr>
            </w:pPr>
            <w:r w:rsidRPr="007C5F50">
              <w:rPr>
                <w:b/>
                <w:bCs/>
              </w:rPr>
              <w:t>Commercial Return</w:t>
            </w:r>
          </w:p>
        </w:tc>
        <w:tc>
          <w:tcPr>
            <w:tcW w:w="5648" w:type="dxa"/>
            <w:tcBorders>
              <w:top w:val="single" w:sz="4" w:space="0" w:color="auto"/>
              <w:left w:val="single" w:sz="6" w:space="0" w:color="auto"/>
              <w:bottom w:val="single" w:sz="6" w:space="0" w:color="auto"/>
            </w:tcBorders>
          </w:tcPr>
          <w:p w14:paraId="4AC896C8" w14:textId="77777777" w:rsidR="00075799" w:rsidRPr="001671B4" w:rsidRDefault="00075799" w:rsidP="00CD3DAC">
            <w:pPr>
              <w:pStyle w:val="TableBody"/>
            </w:pPr>
            <w:r>
              <w:t>Allows users to place return orders for customers</w:t>
            </w:r>
          </w:p>
        </w:tc>
      </w:tr>
      <w:tr w:rsidR="00075799" w:rsidRPr="001671B4" w14:paraId="06FF3117" w14:textId="77777777" w:rsidTr="00596BD6">
        <w:trPr>
          <w:cantSplit/>
        </w:trPr>
        <w:tc>
          <w:tcPr>
            <w:tcW w:w="2592" w:type="dxa"/>
            <w:tcBorders>
              <w:top w:val="single" w:sz="4" w:space="0" w:color="auto"/>
              <w:bottom w:val="single" w:sz="6" w:space="0" w:color="auto"/>
              <w:right w:val="single" w:sz="6" w:space="0" w:color="auto"/>
            </w:tcBorders>
          </w:tcPr>
          <w:p w14:paraId="105A642E" w14:textId="77777777" w:rsidR="00075799" w:rsidRPr="007C5F50" w:rsidRDefault="00075799" w:rsidP="00CD3DAC">
            <w:pPr>
              <w:pStyle w:val="TableBody"/>
              <w:rPr>
                <w:b/>
                <w:bCs/>
              </w:rPr>
            </w:pPr>
            <w:r w:rsidRPr="007C5F50">
              <w:rPr>
                <w:b/>
                <w:bCs/>
              </w:rPr>
              <w:t>OptiVLM Carrier Catalog</w:t>
            </w:r>
          </w:p>
        </w:tc>
        <w:tc>
          <w:tcPr>
            <w:tcW w:w="5648" w:type="dxa"/>
            <w:tcBorders>
              <w:top w:val="single" w:sz="4" w:space="0" w:color="auto"/>
              <w:left w:val="single" w:sz="6" w:space="0" w:color="auto"/>
              <w:bottom w:val="single" w:sz="6" w:space="0" w:color="auto"/>
            </w:tcBorders>
          </w:tcPr>
          <w:p w14:paraId="3B1C6D28" w14:textId="77777777" w:rsidR="0058458D" w:rsidRDefault="00075799" w:rsidP="00CD3DAC">
            <w:pPr>
              <w:pStyle w:val="TableBody"/>
            </w:pPr>
            <w:r>
              <w:t xml:space="preserve">Allows users to view Carrier Catalog. </w:t>
            </w:r>
          </w:p>
          <w:p w14:paraId="76C1E1C5" w14:textId="40CE082D" w:rsidR="00075799" w:rsidRDefault="00075799" w:rsidP="007C5F50">
            <w:pPr>
              <w:pStyle w:val="TableNote"/>
            </w:pPr>
            <w:r w:rsidRPr="007C5F50">
              <w:rPr>
                <w:b/>
                <w:bCs/>
              </w:rPr>
              <w:t>Note</w:t>
            </w:r>
            <w:r>
              <w:t>: This displays details of Carrier Employees and functions only if OptiVLM CarrierWeb is used and reachable by OptiNet.</w:t>
            </w:r>
          </w:p>
        </w:tc>
      </w:tr>
      <w:tr w:rsidR="00075799" w:rsidRPr="001671B4" w14:paraId="0D9EEB7D" w14:textId="77777777" w:rsidTr="00596BD6">
        <w:trPr>
          <w:cantSplit/>
        </w:trPr>
        <w:tc>
          <w:tcPr>
            <w:tcW w:w="2592" w:type="dxa"/>
            <w:tcBorders>
              <w:top w:val="single" w:sz="4" w:space="0" w:color="auto"/>
              <w:bottom w:val="single" w:sz="4" w:space="0" w:color="auto"/>
              <w:right w:val="single" w:sz="6" w:space="0" w:color="auto"/>
            </w:tcBorders>
          </w:tcPr>
          <w:p w14:paraId="070AEFD6" w14:textId="77777777" w:rsidR="00075799" w:rsidRPr="007C5F50" w:rsidRDefault="00075799" w:rsidP="00CD3DAC">
            <w:pPr>
              <w:pStyle w:val="TableBody"/>
              <w:rPr>
                <w:b/>
                <w:bCs/>
              </w:rPr>
            </w:pPr>
            <w:r w:rsidRPr="007C5F50">
              <w:rPr>
                <w:b/>
                <w:bCs/>
              </w:rPr>
              <w:t>Recommendation Decline</w:t>
            </w:r>
          </w:p>
        </w:tc>
        <w:tc>
          <w:tcPr>
            <w:tcW w:w="5648" w:type="dxa"/>
            <w:tcBorders>
              <w:top w:val="single" w:sz="4" w:space="0" w:color="auto"/>
              <w:left w:val="single" w:sz="6" w:space="0" w:color="auto"/>
              <w:bottom w:val="single" w:sz="4" w:space="0" w:color="auto"/>
            </w:tcBorders>
          </w:tcPr>
          <w:p w14:paraId="499FAC39" w14:textId="77777777" w:rsidR="00075799" w:rsidRPr="001671B4" w:rsidRDefault="00075799" w:rsidP="00CD3DAC">
            <w:pPr>
              <w:pStyle w:val="TableBody"/>
            </w:pPr>
            <w:r w:rsidRPr="001671B4">
              <w:t xml:space="preserve">Allows the Branch User to decline a recommendation when the user does not want to commit it to an order.  </w:t>
            </w:r>
          </w:p>
        </w:tc>
      </w:tr>
      <w:tr w:rsidR="00075799" w:rsidRPr="001671B4" w14:paraId="3E9EBBF0" w14:textId="77777777" w:rsidTr="00596BD6">
        <w:trPr>
          <w:cantSplit/>
        </w:trPr>
        <w:tc>
          <w:tcPr>
            <w:tcW w:w="2592" w:type="dxa"/>
            <w:tcBorders>
              <w:top w:val="single" w:sz="4" w:space="0" w:color="auto"/>
              <w:bottom w:val="single" w:sz="4" w:space="0" w:color="auto"/>
              <w:right w:val="single" w:sz="6" w:space="0" w:color="auto"/>
            </w:tcBorders>
          </w:tcPr>
          <w:p w14:paraId="24BCD9A7" w14:textId="77777777" w:rsidR="00075799" w:rsidRPr="007C5F50" w:rsidRDefault="00075799" w:rsidP="00CD3DAC">
            <w:pPr>
              <w:pStyle w:val="TableBody"/>
              <w:rPr>
                <w:b/>
                <w:bCs/>
              </w:rPr>
            </w:pPr>
            <w:r w:rsidRPr="007C5F50">
              <w:rPr>
                <w:b/>
                <w:bCs/>
              </w:rPr>
              <w:t>Target Balance Variance</w:t>
            </w:r>
          </w:p>
        </w:tc>
        <w:tc>
          <w:tcPr>
            <w:tcW w:w="5648" w:type="dxa"/>
            <w:tcBorders>
              <w:top w:val="single" w:sz="4" w:space="0" w:color="auto"/>
              <w:left w:val="single" w:sz="6" w:space="0" w:color="auto"/>
              <w:bottom w:val="single" w:sz="4" w:space="0" w:color="auto"/>
            </w:tcBorders>
          </w:tcPr>
          <w:p w14:paraId="7BF69AD4" w14:textId="3F4DF7AE" w:rsidR="00075799" w:rsidRPr="001671B4" w:rsidRDefault="00075799" w:rsidP="00CD3DAC">
            <w:pPr>
              <w:pStyle w:val="TableBody"/>
            </w:pPr>
            <w:r>
              <w:t xml:space="preserve">Allows users to view </w:t>
            </w:r>
            <w:r w:rsidR="0058458D">
              <w:t xml:space="preserve">the </w:t>
            </w:r>
            <w:r>
              <w:t>Target Balance Variance page</w:t>
            </w:r>
          </w:p>
        </w:tc>
      </w:tr>
      <w:tr w:rsidR="00075799" w:rsidRPr="001671B4" w14:paraId="5DE7203F" w14:textId="77777777" w:rsidTr="00596BD6">
        <w:trPr>
          <w:cantSplit/>
        </w:trPr>
        <w:tc>
          <w:tcPr>
            <w:tcW w:w="2592" w:type="dxa"/>
            <w:tcBorders>
              <w:top w:val="single" w:sz="4" w:space="0" w:color="auto"/>
              <w:bottom w:val="single" w:sz="4" w:space="0" w:color="auto"/>
              <w:right w:val="single" w:sz="6" w:space="0" w:color="auto"/>
            </w:tcBorders>
          </w:tcPr>
          <w:p w14:paraId="6A9CC904" w14:textId="77777777" w:rsidR="00075799" w:rsidRPr="007C5F50" w:rsidRDefault="00075799" w:rsidP="00CD3DAC">
            <w:pPr>
              <w:pStyle w:val="TableBody"/>
              <w:rPr>
                <w:b/>
                <w:bCs/>
              </w:rPr>
            </w:pPr>
            <w:r w:rsidRPr="007C5F50">
              <w:rPr>
                <w:b/>
                <w:bCs/>
              </w:rPr>
              <w:t>Compliance Variance</w:t>
            </w:r>
          </w:p>
        </w:tc>
        <w:tc>
          <w:tcPr>
            <w:tcW w:w="5648" w:type="dxa"/>
            <w:tcBorders>
              <w:top w:val="single" w:sz="4" w:space="0" w:color="auto"/>
              <w:left w:val="single" w:sz="6" w:space="0" w:color="auto"/>
              <w:bottom w:val="single" w:sz="4" w:space="0" w:color="auto"/>
            </w:tcBorders>
          </w:tcPr>
          <w:p w14:paraId="1BD88EB3" w14:textId="4BF6D999" w:rsidR="00075799" w:rsidRDefault="00075799" w:rsidP="00CD3DAC">
            <w:pPr>
              <w:pStyle w:val="TableBody"/>
            </w:pPr>
            <w:r>
              <w:t xml:space="preserve">Allows users to view </w:t>
            </w:r>
            <w:r w:rsidR="0058458D">
              <w:t xml:space="preserve">the </w:t>
            </w:r>
            <w:r>
              <w:t>Compliance Variance page</w:t>
            </w:r>
          </w:p>
        </w:tc>
      </w:tr>
      <w:tr w:rsidR="00075799" w:rsidRPr="001671B4" w14:paraId="69303C41" w14:textId="77777777" w:rsidTr="00596BD6">
        <w:trPr>
          <w:cantSplit/>
        </w:trPr>
        <w:tc>
          <w:tcPr>
            <w:tcW w:w="2592" w:type="dxa"/>
            <w:tcBorders>
              <w:top w:val="single" w:sz="4" w:space="0" w:color="auto"/>
              <w:bottom w:val="single" w:sz="4" w:space="0" w:color="auto"/>
              <w:right w:val="single" w:sz="6" w:space="0" w:color="auto"/>
            </w:tcBorders>
          </w:tcPr>
          <w:p w14:paraId="06CD0C13" w14:textId="77777777" w:rsidR="00075799" w:rsidRPr="007C5F50" w:rsidRDefault="00075799" w:rsidP="00CD3DAC">
            <w:pPr>
              <w:pStyle w:val="TableBody"/>
              <w:rPr>
                <w:b/>
                <w:bCs/>
              </w:rPr>
            </w:pPr>
            <w:r w:rsidRPr="007C5F50">
              <w:rPr>
                <w:b/>
                <w:bCs/>
              </w:rPr>
              <w:t>Allow Transfer Orders</w:t>
            </w:r>
          </w:p>
        </w:tc>
        <w:tc>
          <w:tcPr>
            <w:tcW w:w="5648" w:type="dxa"/>
            <w:tcBorders>
              <w:top w:val="single" w:sz="4" w:space="0" w:color="auto"/>
              <w:left w:val="single" w:sz="6" w:space="0" w:color="auto"/>
              <w:bottom w:val="single" w:sz="4" w:space="0" w:color="auto"/>
            </w:tcBorders>
          </w:tcPr>
          <w:p w14:paraId="0354D9B2" w14:textId="77777777" w:rsidR="00075799" w:rsidRDefault="00075799" w:rsidP="00CD3DAC">
            <w:pPr>
              <w:pStyle w:val="TableBody"/>
            </w:pPr>
            <w:r>
              <w:t>Allows Branch users to manage Transfer orders</w:t>
            </w:r>
          </w:p>
        </w:tc>
      </w:tr>
      <w:tr w:rsidR="00075799" w:rsidRPr="001671B4" w14:paraId="4712A0F0" w14:textId="77777777" w:rsidTr="00596BD6">
        <w:trPr>
          <w:cantSplit/>
        </w:trPr>
        <w:tc>
          <w:tcPr>
            <w:tcW w:w="2592" w:type="dxa"/>
            <w:tcBorders>
              <w:top w:val="single" w:sz="4" w:space="0" w:color="auto"/>
              <w:bottom w:val="single" w:sz="6" w:space="0" w:color="auto"/>
              <w:right w:val="single" w:sz="6" w:space="0" w:color="auto"/>
            </w:tcBorders>
          </w:tcPr>
          <w:p w14:paraId="7A848B77" w14:textId="77777777" w:rsidR="00075799" w:rsidRPr="007C5F50" w:rsidRDefault="00075799" w:rsidP="00CD3DAC">
            <w:pPr>
              <w:pStyle w:val="TableBody"/>
              <w:rPr>
                <w:b/>
                <w:bCs/>
              </w:rPr>
            </w:pPr>
            <w:r w:rsidRPr="007C5F50">
              <w:rPr>
                <w:b/>
                <w:bCs/>
              </w:rPr>
              <w:t>Order Edit Adjustment Entry</w:t>
            </w:r>
          </w:p>
        </w:tc>
        <w:tc>
          <w:tcPr>
            <w:tcW w:w="5648" w:type="dxa"/>
            <w:tcBorders>
              <w:top w:val="single" w:sz="4" w:space="0" w:color="auto"/>
              <w:left w:val="single" w:sz="6" w:space="0" w:color="auto"/>
              <w:bottom w:val="single" w:sz="6" w:space="0" w:color="auto"/>
            </w:tcBorders>
          </w:tcPr>
          <w:p w14:paraId="32904022" w14:textId="77777777" w:rsidR="007763A7" w:rsidRDefault="00075799" w:rsidP="00CD3DAC">
            <w:pPr>
              <w:pStyle w:val="TableBody"/>
            </w:pPr>
            <w:r>
              <w:t xml:space="preserve">Enabling this feature allows Branch Users when in the Order Edit screen to change the amount “by” an amount rather than “to” an amount.  </w:t>
            </w:r>
          </w:p>
          <w:p w14:paraId="49E73CC1" w14:textId="617A7967" w:rsidR="00075799" w:rsidRDefault="00075799" w:rsidP="00CD3DAC">
            <w:pPr>
              <w:pStyle w:val="TableBody"/>
            </w:pPr>
            <w:r w:rsidRPr="007C5F50">
              <w:rPr>
                <w:b/>
                <w:bCs/>
                <w:u w:val="single"/>
              </w:rPr>
              <w:t>For example</w:t>
            </w:r>
            <w:r>
              <w:t>, if the Recommendation is for 20,000 and the User wanted it to be 30,000, the user, when this feature is enabled, would Adjust by 10,000 rather than overriding the original amount with the desired revised total.</w:t>
            </w:r>
          </w:p>
        </w:tc>
      </w:tr>
    </w:tbl>
    <w:p w14:paraId="30B4F573" w14:textId="77777777" w:rsidR="00075799" w:rsidRDefault="00075799" w:rsidP="00CD3DAC">
      <w:pPr>
        <w:pStyle w:val="ListNumber"/>
      </w:pPr>
      <w:r>
        <w:t xml:space="preserve">Click </w:t>
      </w:r>
      <w:r>
        <w:rPr>
          <w:b/>
          <w:bCs/>
        </w:rPr>
        <w:t xml:space="preserve">Save </w:t>
      </w:r>
      <w:r>
        <w:t>to save the changes.</w:t>
      </w:r>
    </w:p>
    <w:p w14:paraId="7C248AB5" w14:textId="77777777" w:rsidR="0000448E" w:rsidRPr="0000448E" w:rsidRDefault="0000448E" w:rsidP="0000448E">
      <w:pPr>
        <w:pStyle w:val="BodyText"/>
        <w:rPr>
          <w:rStyle w:val="Heading4Char"/>
          <w:rFonts w:cs="Times New Roman"/>
          <w:b w:val="0"/>
          <w:sz w:val="22"/>
          <w:szCs w:val="20"/>
        </w:rPr>
      </w:pPr>
    </w:p>
    <w:p w14:paraId="4C4171D7" w14:textId="10CF4F5E" w:rsidR="0000448E" w:rsidRDefault="00075799" w:rsidP="0000448E">
      <w:pPr>
        <w:pStyle w:val="Heading4"/>
        <w:rPr>
          <w:rStyle w:val="Heading4Char"/>
          <w:rFonts w:cs="Times New Roman"/>
          <w:b/>
          <w:sz w:val="22"/>
          <w:szCs w:val="20"/>
        </w:rPr>
      </w:pPr>
      <w:r w:rsidRPr="0000448E">
        <w:rPr>
          <w:rStyle w:val="Heading4Char"/>
          <w:b/>
        </w:rPr>
        <w:t>System Maintenance</w:t>
      </w:r>
      <w:r w:rsidR="00D9354E" w:rsidRPr="0000448E">
        <w:rPr>
          <w:rStyle w:val="Heading4Char"/>
          <w:b/>
        </w:rPr>
        <w:t xml:space="preserve">: </w:t>
      </w:r>
    </w:p>
    <w:p w14:paraId="0B4B5DEC" w14:textId="0F2B9A6E" w:rsidR="00075799" w:rsidRPr="0000448E" w:rsidRDefault="00075799" w:rsidP="0000448E">
      <w:pPr>
        <w:pStyle w:val="BodyText"/>
      </w:pPr>
      <w:r w:rsidRPr="0000448E">
        <w:rPr>
          <w:rStyle w:val="Heading4Char"/>
          <w:rFonts w:cs="Times New Roman"/>
          <w:b w:val="0"/>
          <w:sz w:val="22"/>
          <w:szCs w:val="20"/>
        </w:rPr>
        <w:t>The</w:t>
      </w:r>
      <w:r w:rsidRPr="0000448E">
        <w:t xml:space="preserve"> system administrator can also maintain settings for report output as </w:t>
      </w:r>
      <w:r w:rsidR="0058458D" w:rsidRPr="0000448E">
        <w:t xml:space="preserve">shown </w:t>
      </w:r>
      <w:r w:rsidRPr="0000448E">
        <w:t xml:space="preserve">in the figure below. </w:t>
      </w:r>
    </w:p>
    <w:p w14:paraId="4A8C709A" w14:textId="247D3D9D" w:rsidR="007763A7" w:rsidRDefault="00075799" w:rsidP="007763A7">
      <w:r>
        <w:t xml:space="preserve">Figure </w:t>
      </w:r>
      <w:r w:rsidRPr="026955AD">
        <w:fldChar w:fldCharType="begin"/>
      </w:r>
      <w:r>
        <w:instrText xml:space="preserve"> SEQ Figure \* ARABIC </w:instrText>
      </w:r>
      <w:r w:rsidRPr="026955AD">
        <w:fldChar w:fldCharType="separate"/>
      </w:r>
      <w:r w:rsidR="009F0B76">
        <w:rPr>
          <w:noProof/>
        </w:rPr>
        <w:t>7</w:t>
      </w:r>
      <w:r w:rsidRPr="026955AD">
        <w:rPr>
          <w:noProof/>
        </w:rPr>
        <w:fldChar w:fldCharType="end"/>
      </w:r>
      <w:r>
        <w:t>: OptiNet Maintenance Screen</w:t>
      </w:r>
    </w:p>
    <w:p w14:paraId="1F33A7F8" w14:textId="2D5254D0" w:rsidR="00075799" w:rsidRDefault="00075799" w:rsidP="007C5F50">
      <w:pPr>
        <w:jc w:val="center"/>
      </w:pPr>
      <w:r>
        <w:rPr>
          <w:noProof/>
        </w:rPr>
        <w:drawing>
          <wp:inline distT="0" distB="0" distL="0" distR="0" wp14:anchorId="79F5B530" wp14:editId="524AD449">
            <wp:extent cx="5486400" cy="4333875"/>
            <wp:effectExtent l="76200" t="76200" r="133350" b="142875"/>
            <wp:docPr id="1912289068" name="Picture 19122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889DD" w14:textId="77777777" w:rsidR="00CD191B" w:rsidRDefault="00CD191B" w:rsidP="007C5F50">
      <w:pPr>
        <w:jc w:val="center"/>
      </w:pPr>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4030"/>
        <w:gridCol w:w="5648"/>
      </w:tblGrid>
      <w:tr w:rsidR="00075799" w:rsidRPr="001671B4" w14:paraId="7D0C37E5" w14:textId="77777777" w:rsidTr="007C5F50">
        <w:trPr>
          <w:cantSplit/>
          <w:trHeight w:val="285"/>
          <w:tblHeader/>
        </w:trPr>
        <w:tc>
          <w:tcPr>
            <w:tcW w:w="4030" w:type="dxa"/>
            <w:tcBorders>
              <w:top w:val="single" w:sz="6" w:space="0" w:color="auto"/>
              <w:bottom w:val="double" w:sz="6" w:space="0" w:color="auto"/>
              <w:right w:val="single" w:sz="6" w:space="0" w:color="auto"/>
            </w:tcBorders>
            <w:shd w:val="clear" w:color="auto" w:fill="54B948"/>
          </w:tcPr>
          <w:p w14:paraId="1BBF8B0B" w14:textId="77777777" w:rsidR="00075799" w:rsidRPr="001671B4" w:rsidRDefault="00075799" w:rsidP="006513C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1E45F672" w14:textId="77777777" w:rsidR="00075799" w:rsidRPr="001671B4" w:rsidRDefault="00075799" w:rsidP="006513CC">
            <w:pPr>
              <w:pStyle w:val="TableHeading"/>
            </w:pPr>
            <w:r w:rsidRPr="001671B4">
              <w:t>Description</w:t>
            </w:r>
          </w:p>
        </w:tc>
      </w:tr>
      <w:tr w:rsidR="00075799" w:rsidRPr="001671B4" w14:paraId="70661BF3" w14:textId="77777777" w:rsidTr="007C5F50">
        <w:trPr>
          <w:cantSplit/>
        </w:trPr>
        <w:tc>
          <w:tcPr>
            <w:tcW w:w="4030" w:type="dxa"/>
            <w:tcBorders>
              <w:top w:val="nil"/>
              <w:bottom w:val="single" w:sz="6" w:space="0" w:color="auto"/>
              <w:right w:val="single" w:sz="6" w:space="0" w:color="auto"/>
            </w:tcBorders>
          </w:tcPr>
          <w:p w14:paraId="58C94D24" w14:textId="77777777" w:rsidR="00075799" w:rsidRPr="007C5F50" w:rsidRDefault="00075799" w:rsidP="006513CC">
            <w:pPr>
              <w:pStyle w:val="TableBody"/>
              <w:rPr>
                <w:b/>
                <w:bCs/>
              </w:rPr>
            </w:pPr>
            <w:r w:rsidRPr="007C5F50">
              <w:rPr>
                <w:b/>
                <w:bCs/>
              </w:rPr>
              <w:t>Utilization Use</w:t>
            </w:r>
          </w:p>
        </w:tc>
        <w:tc>
          <w:tcPr>
            <w:tcW w:w="5648" w:type="dxa"/>
            <w:tcBorders>
              <w:top w:val="nil"/>
              <w:left w:val="single" w:sz="6" w:space="0" w:color="auto"/>
              <w:bottom w:val="single" w:sz="6" w:space="0" w:color="auto"/>
            </w:tcBorders>
          </w:tcPr>
          <w:p w14:paraId="3DA14F25" w14:textId="5A565C5F" w:rsidR="00075799" w:rsidRPr="001671B4" w:rsidRDefault="00075799" w:rsidP="006513CC">
            <w:pPr>
              <w:pStyle w:val="TableBody"/>
            </w:pPr>
            <w:r w:rsidRPr="001671B4">
              <w:t xml:space="preserve">Determines how the Utilization report is calculated. The options are to use the Pre-withdrawal amounts provided in the daily summary data or the Pre-replenishment percentage that is defined at the Cashpoint level. The Pre-withdrawal amount is more </w:t>
            </w:r>
            <w:r w:rsidR="00AE3271" w:rsidRPr="001671B4">
              <w:t>accurate but</w:t>
            </w:r>
            <w:r w:rsidRPr="001671B4">
              <w:t xml:space="preserve"> is not always reported in the daily load file.</w:t>
            </w:r>
          </w:p>
        </w:tc>
      </w:tr>
      <w:tr w:rsidR="00075799" w:rsidRPr="001671B4" w14:paraId="501A2ED0" w14:textId="77777777" w:rsidTr="007C5F50">
        <w:trPr>
          <w:cantSplit/>
        </w:trPr>
        <w:tc>
          <w:tcPr>
            <w:tcW w:w="4030" w:type="dxa"/>
            <w:tcBorders>
              <w:top w:val="single" w:sz="6" w:space="0" w:color="auto"/>
              <w:bottom w:val="single" w:sz="6" w:space="0" w:color="auto"/>
              <w:right w:val="single" w:sz="6" w:space="0" w:color="auto"/>
            </w:tcBorders>
          </w:tcPr>
          <w:p w14:paraId="184B2D7E" w14:textId="77777777" w:rsidR="00075799" w:rsidRPr="007C5F50" w:rsidRDefault="00075799" w:rsidP="006513CC">
            <w:pPr>
              <w:pStyle w:val="TableBody"/>
              <w:rPr>
                <w:b/>
                <w:bCs/>
              </w:rPr>
            </w:pPr>
            <w:r w:rsidRPr="007C5F50">
              <w:rPr>
                <w:b/>
                <w:bCs/>
              </w:rPr>
              <w:t>Default Duration of Forecast Report</w:t>
            </w:r>
          </w:p>
        </w:tc>
        <w:tc>
          <w:tcPr>
            <w:tcW w:w="5648" w:type="dxa"/>
            <w:tcBorders>
              <w:top w:val="single" w:sz="6" w:space="0" w:color="auto"/>
              <w:left w:val="single" w:sz="6" w:space="0" w:color="auto"/>
              <w:bottom w:val="single" w:sz="6" w:space="0" w:color="auto"/>
            </w:tcBorders>
          </w:tcPr>
          <w:p w14:paraId="171D0A20" w14:textId="77777777" w:rsidR="00075799" w:rsidRPr="001671B4" w:rsidRDefault="00075799" w:rsidP="006513CC">
            <w:pPr>
              <w:pStyle w:val="TableBody"/>
            </w:pPr>
            <w:r w:rsidRPr="001671B4">
              <w:t>Duration, in days, of the report seen by the Branch user</w:t>
            </w:r>
          </w:p>
        </w:tc>
      </w:tr>
      <w:tr w:rsidR="00075799" w:rsidRPr="001671B4" w14:paraId="2C878637" w14:textId="77777777" w:rsidTr="007C5F50">
        <w:trPr>
          <w:cantSplit/>
        </w:trPr>
        <w:tc>
          <w:tcPr>
            <w:tcW w:w="4030" w:type="dxa"/>
            <w:tcBorders>
              <w:top w:val="nil"/>
              <w:bottom w:val="single" w:sz="6" w:space="0" w:color="auto"/>
              <w:right w:val="single" w:sz="6" w:space="0" w:color="auto"/>
            </w:tcBorders>
          </w:tcPr>
          <w:p w14:paraId="1782BC74" w14:textId="77777777" w:rsidR="00075799" w:rsidRPr="007C5F50" w:rsidRDefault="00075799" w:rsidP="006513CC">
            <w:pPr>
              <w:pStyle w:val="TableBody"/>
              <w:rPr>
                <w:b/>
                <w:bCs/>
              </w:rPr>
            </w:pPr>
            <w:r w:rsidRPr="007C5F50">
              <w:rPr>
                <w:b/>
                <w:bCs/>
              </w:rPr>
              <w:t>Default Duration of Recommendations Report</w:t>
            </w:r>
          </w:p>
        </w:tc>
        <w:tc>
          <w:tcPr>
            <w:tcW w:w="5648" w:type="dxa"/>
            <w:tcBorders>
              <w:top w:val="nil"/>
              <w:left w:val="single" w:sz="6" w:space="0" w:color="auto"/>
              <w:bottom w:val="single" w:sz="6" w:space="0" w:color="auto"/>
            </w:tcBorders>
          </w:tcPr>
          <w:p w14:paraId="0D846E48" w14:textId="77777777" w:rsidR="00075799" w:rsidRPr="001671B4" w:rsidRDefault="00075799" w:rsidP="006513CC">
            <w:pPr>
              <w:pStyle w:val="TableBody"/>
            </w:pPr>
            <w:r w:rsidRPr="001671B4">
              <w:t>Duration, in days, of the report seen by the Branch user</w:t>
            </w:r>
          </w:p>
        </w:tc>
      </w:tr>
      <w:tr w:rsidR="00075799" w:rsidRPr="001671B4" w14:paraId="1F9CC00D" w14:textId="77777777" w:rsidTr="007C5F50">
        <w:trPr>
          <w:cantSplit/>
        </w:trPr>
        <w:tc>
          <w:tcPr>
            <w:tcW w:w="4030" w:type="dxa"/>
            <w:tcBorders>
              <w:top w:val="single" w:sz="6" w:space="0" w:color="auto"/>
              <w:bottom w:val="single" w:sz="6" w:space="0" w:color="auto"/>
              <w:right w:val="single" w:sz="6" w:space="0" w:color="auto"/>
            </w:tcBorders>
          </w:tcPr>
          <w:p w14:paraId="6634BF73" w14:textId="77777777" w:rsidR="00075799" w:rsidRPr="007C5F50" w:rsidRDefault="00075799" w:rsidP="006513CC">
            <w:pPr>
              <w:pStyle w:val="TableBody"/>
              <w:rPr>
                <w:b/>
                <w:bCs/>
              </w:rPr>
            </w:pPr>
            <w:r w:rsidRPr="007C5F50">
              <w:rPr>
                <w:b/>
                <w:bCs/>
              </w:rPr>
              <w:t>Default Duration of Orders Report</w:t>
            </w:r>
          </w:p>
        </w:tc>
        <w:tc>
          <w:tcPr>
            <w:tcW w:w="5648" w:type="dxa"/>
            <w:tcBorders>
              <w:top w:val="single" w:sz="6" w:space="0" w:color="auto"/>
              <w:left w:val="single" w:sz="6" w:space="0" w:color="auto"/>
              <w:bottom w:val="single" w:sz="6" w:space="0" w:color="auto"/>
            </w:tcBorders>
          </w:tcPr>
          <w:p w14:paraId="10A185F5" w14:textId="77777777" w:rsidR="00075799" w:rsidRPr="001671B4" w:rsidRDefault="00075799" w:rsidP="006513CC">
            <w:pPr>
              <w:pStyle w:val="TableBody"/>
            </w:pPr>
            <w:r w:rsidRPr="001671B4">
              <w:t>Duration, in days, of the report seen by the Branch user</w:t>
            </w:r>
          </w:p>
        </w:tc>
      </w:tr>
      <w:tr w:rsidR="00075799" w:rsidRPr="001671B4" w14:paraId="241EAB1E" w14:textId="77777777" w:rsidTr="007C5F50">
        <w:trPr>
          <w:cantSplit/>
        </w:trPr>
        <w:tc>
          <w:tcPr>
            <w:tcW w:w="4030" w:type="dxa"/>
            <w:tcBorders>
              <w:top w:val="nil"/>
              <w:bottom w:val="single" w:sz="6" w:space="0" w:color="auto"/>
              <w:right w:val="single" w:sz="6" w:space="0" w:color="auto"/>
            </w:tcBorders>
          </w:tcPr>
          <w:p w14:paraId="5B808777" w14:textId="77777777" w:rsidR="00075799" w:rsidRPr="007C5F50" w:rsidRDefault="00075799" w:rsidP="006513CC">
            <w:pPr>
              <w:pStyle w:val="TableBody"/>
              <w:rPr>
                <w:b/>
                <w:bCs/>
              </w:rPr>
            </w:pPr>
            <w:r w:rsidRPr="007C5F50">
              <w:rPr>
                <w:b/>
                <w:bCs/>
              </w:rPr>
              <w:t>Target Balance Variance Date Selector</w:t>
            </w:r>
          </w:p>
        </w:tc>
        <w:tc>
          <w:tcPr>
            <w:tcW w:w="5648" w:type="dxa"/>
            <w:tcBorders>
              <w:top w:val="nil"/>
              <w:left w:val="single" w:sz="6" w:space="0" w:color="auto"/>
              <w:bottom w:val="single" w:sz="6" w:space="0" w:color="auto"/>
            </w:tcBorders>
          </w:tcPr>
          <w:p w14:paraId="6CD9CAC7" w14:textId="77777777" w:rsidR="00075799" w:rsidRDefault="00075799" w:rsidP="006513CC">
            <w:pPr>
              <w:pStyle w:val="TableBody"/>
            </w:pPr>
            <w:r>
              <w:t>Choose between:</w:t>
            </w:r>
          </w:p>
          <w:p w14:paraId="7A45195E" w14:textId="520EC772" w:rsidR="00075799" w:rsidRDefault="00075799" w:rsidP="006513CC">
            <w:pPr>
              <w:pStyle w:val="TableListBullet"/>
            </w:pPr>
            <w:r w:rsidRPr="007C5F50">
              <w:rPr>
                <w:b/>
                <w:bCs/>
              </w:rPr>
              <w:t>Limited</w:t>
            </w:r>
            <w:r>
              <w:t xml:space="preserve"> – ON users will only be able to select </w:t>
            </w:r>
            <w:r w:rsidR="0058458D">
              <w:t xml:space="preserve">the </w:t>
            </w:r>
            <w:r>
              <w:t>Current or Prior month</w:t>
            </w:r>
          </w:p>
          <w:p w14:paraId="47EB2CB3" w14:textId="5B25E4FE" w:rsidR="00075799" w:rsidRPr="001671B4" w:rsidRDefault="00075799" w:rsidP="006513CC">
            <w:pPr>
              <w:pStyle w:val="TableListBullet"/>
            </w:pPr>
            <w:r w:rsidRPr="007C5F50">
              <w:rPr>
                <w:b/>
                <w:bCs/>
              </w:rPr>
              <w:t>Open</w:t>
            </w:r>
            <w:r>
              <w:t xml:space="preserve"> – ON users can select </w:t>
            </w:r>
            <w:r w:rsidR="0058458D">
              <w:t xml:space="preserve">the </w:t>
            </w:r>
            <w:r>
              <w:t>Current Month, Prior Month, and a flexible date range determined  by the user</w:t>
            </w:r>
          </w:p>
        </w:tc>
      </w:tr>
      <w:tr w:rsidR="00075799" w:rsidRPr="001671B4" w14:paraId="789F5E04" w14:textId="77777777" w:rsidTr="007C5F50">
        <w:trPr>
          <w:cantSplit/>
        </w:trPr>
        <w:tc>
          <w:tcPr>
            <w:tcW w:w="4030" w:type="dxa"/>
            <w:tcBorders>
              <w:top w:val="nil"/>
              <w:bottom w:val="single" w:sz="6" w:space="0" w:color="auto"/>
              <w:right w:val="single" w:sz="6" w:space="0" w:color="auto"/>
            </w:tcBorders>
          </w:tcPr>
          <w:p w14:paraId="47975A71" w14:textId="77777777" w:rsidR="00075799" w:rsidRPr="007C5F50" w:rsidRDefault="00075799" w:rsidP="006513CC">
            <w:pPr>
              <w:pStyle w:val="TableBody"/>
              <w:rPr>
                <w:b/>
                <w:bCs/>
              </w:rPr>
            </w:pPr>
            <w:r w:rsidRPr="007C5F50">
              <w:rPr>
                <w:b/>
                <w:bCs/>
              </w:rPr>
              <w:t>Default Duration of Depot History</w:t>
            </w:r>
          </w:p>
        </w:tc>
        <w:tc>
          <w:tcPr>
            <w:tcW w:w="5648" w:type="dxa"/>
            <w:tcBorders>
              <w:top w:val="nil"/>
              <w:left w:val="single" w:sz="6" w:space="0" w:color="auto"/>
              <w:bottom w:val="single" w:sz="6" w:space="0" w:color="auto"/>
            </w:tcBorders>
          </w:tcPr>
          <w:p w14:paraId="147571E7" w14:textId="77777777" w:rsidR="00075799" w:rsidRPr="001671B4" w:rsidRDefault="00075799" w:rsidP="006513CC">
            <w:pPr>
              <w:pStyle w:val="TableBody"/>
            </w:pPr>
            <w:r w:rsidRPr="001671B4">
              <w:t>Duration, in days, of the report seen by the Branch user</w:t>
            </w:r>
          </w:p>
        </w:tc>
      </w:tr>
      <w:tr w:rsidR="00075799" w:rsidRPr="001671B4" w14:paraId="2BCD4A6E" w14:textId="77777777" w:rsidTr="007C5F50">
        <w:trPr>
          <w:cantSplit/>
        </w:trPr>
        <w:tc>
          <w:tcPr>
            <w:tcW w:w="4030" w:type="dxa"/>
            <w:tcBorders>
              <w:top w:val="nil"/>
              <w:bottom w:val="single" w:sz="6" w:space="0" w:color="auto"/>
              <w:right w:val="single" w:sz="6" w:space="0" w:color="auto"/>
            </w:tcBorders>
          </w:tcPr>
          <w:p w14:paraId="14E6BB03" w14:textId="77777777" w:rsidR="00075799" w:rsidRPr="007C5F50" w:rsidRDefault="00075799" w:rsidP="006513CC">
            <w:pPr>
              <w:pStyle w:val="TableBody"/>
              <w:rPr>
                <w:b/>
                <w:bCs/>
              </w:rPr>
            </w:pPr>
            <w:r w:rsidRPr="007C5F50">
              <w:rPr>
                <w:b/>
                <w:bCs/>
              </w:rPr>
              <w:t>Compliance Variance Lower and Upper Bounds</w:t>
            </w:r>
          </w:p>
        </w:tc>
        <w:tc>
          <w:tcPr>
            <w:tcW w:w="5648" w:type="dxa"/>
            <w:tcBorders>
              <w:top w:val="nil"/>
              <w:left w:val="single" w:sz="6" w:space="0" w:color="auto"/>
              <w:bottom w:val="single" w:sz="6" w:space="0" w:color="auto"/>
            </w:tcBorders>
          </w:tcPr>
          <w:p w14:paraId="72A129CB" w14:textId="481C977F" w:rsidR="00075799" w:rsidRPr="001671B4" w:rsidRDefault="00075799" w:rsidP="006513CC">
            <w:pPr>
              <w:pStyle w:val="TableBody"/>
            </w:pPr>
            <w:r>
              <w:t xml:space="preserve">Set lower and upper variance percentages to define </w:t>
            </w:r>
            <w:r w:rsidR="0058458D">
              <w:t xml:space="preserve">an </w:t>
            </w:r>
            <w:r>
              <w:t>acceptable variance range</w:t>
            </w:r>
          </w:p>
        </w:tc>
      </w:tr>
      <w:tr w:rsidR="00075799" w:rsidRPr="001671B4" w14:paraId="15C766DC" w14:textId="77777777" w:rsidTr="007C5F50">
        <w:trPr>
          <w:cantSplit/>
        </w:trPr>
        <w:tc>
          <w:tcPr>
            <w:tcW w:w="4030" w:type="dxa"/>
            <w:tcBorders>
              <w:top w:val="single" w:sz="6" w:space="0" w:color="auto"/>
              <w:bottom w:val="single" w:sz="4" w:space="0" w:color="auto"/>
              <w:right w:val="single" w:sz="6" w:space="0" w:color="auto"/>
            </w:tcBorders>
          </w:tcPr>
          <w:p w14:paraId="7DAD3732" w14:textId="77777777" w:rsidR="00075799" w:rsidRPr="007C5F50" w:rsidRDefault="00075799" w:rsidP="006513CC">
            <w:pPr>
              <w:pStyle w:val="TableBody"/>
              <w:rPr>
                <w:b/>
                <w:bCs/>
              </w:rPr>
            </w:pPr>
            <w:r w:rsidRPr="007C5F50">
              <w:rPr>
                <w:b/>
                <w:bCs/>
              </w:rPr>
              <w:t>Suppress exceptions in the UI</w:t>
            </w:r>
          </w:p>
        </w:tc>
        <w:tc>
          <w:tcPr>
            <w:tcW w:w="5648" w:type="dxa"/>
            <w:tcBorders>
              <w:top w:val="single" w:sz="6" w:space="0" w:color="auto"/>
              <w:left w:val="single" w:sz="6" w:space="0" w:color="auto"/>
              <w:bottom w:val="single" w:sz="4" w:space="0" w:color="auto"/>
            </w:tcBorders>
          </w:tcPr>
          <w:p w14:paraId="792B862D" w14:textId="502B631F" w:rsidR="00075799" w:rsidRPr="001671B4" w:rsidRDefault="00075799" w:rsidP="006513CC">
            <w:pPr>
              <w:pStyle w:val="TableBody"/>
            </w:pPr>
            <w:r w:rsidRPr="001671B4">
              <w:t xml:space="preserve">Suppresses the stack trace that may be displayed to the user when an error occurs. This can sometimes contain information that institutions do not </w:t>
            </w:r>
            <w:r w:rsidR="009B3878">
              <w:t>want</w:t>
            </w:r>
            <w:r w:rsidR="009B3878" w:rsidRPr="001671B4">
              <w:t xml:space="preserve"> </w:t>
            </w:r>
            <w:r w:rsidRPr="001671B4">
              <w:t xml:space="preserve">their users to </w:t>
            </w:r>
            <w:r w:rsidR="00771F05">
              <w:t>access</w:t>
            </w:r>
            <w:r w:rsidRPr="001671B4">
              <w:t>. Suppressing the exceptions will leave users with a generic error message</w:t>
            </w:r>
          </w:p>
        </w:tc>
      </w:tr>
      <w:tr w:rsidR="00075799" w:rsidRPr="001671B4" w14:paraId="17CDFA06"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C1B8CD" w14:textId="77777777" w:rsidR="00075799" w:rsidRPr="007C5F50" w:rsidRDefault="00075799" w:rsidP="006513CC">
            <w:pPr>
              <w:pStyle w:val="TableBody"/>
              <w:rPr>
                <w:b/>
                <w:bCs/>
              </w:rPr>
            </w:pPr>
            <w:r w:rsidRPr="007C5F50">
              <w:rPr>
                <w:b/>
                <w:bCs/>
              </w:rPr>
              <w:t>Compliance Variance Date Selector</w:t>
            </w:r>
          </w:p>
        </w:tc>
        <w:tc>
          <w:tcPr>
            <w:tcW w:w="5648" w:type="dxa"/>
            <w:tcBorders>
              <w:top w:val="single" w:sz="4" w:space="0" w:color="auto"/>
              <w:left w:val="single" w:sz="4" w:space="0" w:color="auto"/>
              <w:bottom w:val="single" w:sz="4" w:space="0" w:color="auto"/>
              <w:right w:val="single" w:sz="4" w:space="0" w:color="auto"/>
            </w:tcBorders>
          </w:tcPr>
          <w:p w14:paraId="2BDB50C3" w14:textId="77777777" w:rsidR="00075799" w:rsidRDefault="00075799" w:rsidP="006513CC">
            <w:pPr>
              <w:pStyle w:val="TableBody"/>
            </w:pPr>
            <w:r>
              <w:t>Choose between:</w:t>
            </w:r>
          </w:p>
          <w:p w14:paraId="17B61CD6" w14:textId="110D9A12" w:rsidR="00075799" w:rsidRDefault="00075799" w:rsidP="006513CC">
            <w:pPr>
              <w:pStyle w:val="TableListBullet"/>
            </w:pPr>
            <w:r w:rsidRPr="007C5F50">
              <w:rPr>
                <w:b/>
                <w:bCs/>
              </w:rPr>
              <w:t>Limited</w:t>
            </w:r>
            <w:r>
              <w:t xml:space="preserve"> – ON users will only be able to select </w:t>
            </w:r>
            <w:r w:rsidR="00481F59">
              <w:t xml:space="preserve">the </w:t>
            </w:r>
            <w:r>
              <w:t>Current or Prior month</w:t>
            </w:r>
          </w:p>
          <w:p w14:paraId="407D08F8" w14:textId="695E6FD6" w:rsidR="00075799" w:rsidRPr="001671B4" w:rsidRDefault="00075799" w:rsidP="006513CC">
            <w:pPr>
              <w:pStyle w:val="TableListBullet"/>
            </w:pPr>
            <w:r w:rsidRPr="007C5F50">
              <w:rPr>
                <w:b/>
                <w:bCs/>
              </w:rPr>
              <w:t>Open</w:t>
            </w:r>
            <w:r>
              <w:t xml:space="preserve"> – ON users can select </w:t>
            </w:r>
            <w:r w:rsidR="00481F59">
              <w:t xml:space="preserve">the </w:t>
            </w:r>
            <w:r>
              <w:t>Current Month, Prior Month, and a flexible date range determined  by the user</w:t>
            </w:r>
          </w:p>
        </w:tc>
      </w:tr>
      <w:tr w:rsidR="00075799" w:rsidRPr="001671B4" w14:paraId="438D7563"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53FD692F" w14:textId="2B86780D" w:rsidR="00075799" w:rsidRPr="007C5F50" w:rsidRDefault="00075799" w:rsidP="006513CC">
            <w:pPr>
              <w:pStyle w:val="TableBody"/>
              <w:rPr>
                <w:b/>
                <w:bCs/>
              </w:rPr>
            </w:pPr>
            <w:r w:rsidRPr="007C5F50">
              <w:rPr>
                <w:b/>
                <w:bCs/>
              </w:rPr>
              <w:t xml:space="preserve">Number  of Days Prior to </w:t>
            </w:r>
            <w:r w:rsidR="00B41898" w:rsidRPr="00B41898">
              <w:rPr>
                <w:b/>
                <w:bCs/>
              </w:rPr>
              <w:t>Cut-off</w:t>
            </w:r>
            <w:r w:rsidRPr="007C5F50">
              <w:rPr>
                <w:b/>
                <w:bCs/>
              </w:rPr>
              <w:t xml:space="preserve">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3BB901F9" w14:textId="1A253A73" w:rsidR="00075799" w:rsidRDefault="00075799" w:rsidP="006513CC">
            <w:pPr>
              <w:pStyle w:val="TableBody"/>
            </w:pPr>
            <w:r>
              <w:t xml:space="preserve">Foreign Currency orders are placed with optimized currencies. This  setting determines the number of days prior to the next lead time </w:t>
            </w:r>
            <w:r w:rsidR="00481F59">
              <w:t>cut-</w:t>
            </w:r>
            <w:r>
              <w:t>off for the optimized currency that the foreign currency can be entered as an order</w:t>
            </w:r>
          </w:p>
        </w:tc>
      </w:tr>
      <w:tr w:rsidR="00075799" w:rsidRPr="001671B4" w14:paraId="00ED8FB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4DD3F31" w14:textId="77777777" w:rsidR="00075799" w:rsidRPr="007C5F50" w:rsidRDefault="00075799" w:rsidP="006513CC">
            <w:pPr>
              <w:pStyle w:val="TableBody"/>
              <w:rPr>
                <w:b/>
                <w:bCs/>
              </w:rPr>
            </w:pPr>
            <w:r w:rsidRPr="007C5F50">
              <w:rPr>
                <w:b/>
                <w:bCs/>
              </w:rPr>
              <w:t>Show Denomination Description instead of Short Name for Foreign Currency (Self-Managed Currencies)</w:t>
            </w:r>
          </w:p>
        </w:tc>
        <w:tc>
          <w:tcPr>
            <w:tcW w:w="5648" w:type="dxa"/>
            <w:tcBorders>
              <w:top w:val="single" w:sz="4" w:space="0" w:color="auto"/>
              <w:left w:val="single" w:sz="4" w:space="0" w:color="auto"/>
              <w:bottom w:val="single" w:sz="4" w:space="0" w:color="auto"/>
              <w:right w:val="single" w:sz="4" w:space="0" w:color="auto"/>
            </w:tcBorders>
          </w:tcPr>
          <w:p w14:paraId="56CE07AD" w14:textId="77777777" w:rsidR="00075799" w:rsidRPr="001671B4" w:rsidRDefault="00075799" w:rsidP="006513CC">
            <w:pPr>
              <w:pStyle w:val="TableBody"/>
            </w:pPr>
            <w:r w:rsidRPr="001671B4">
              <w:t>Allows the administrator to choose which field is used when displaying the Foreign Currency Denomination Names. The options are:</w:t>
            </w:r>
          </w:p>
          <w:p w14:paraId="39095FA0" w14:textId="77777777" w:rsidR="00075799" w:rsidRPr="001671B4" w:rsidRDefault="00075799" w:rsidP="006513CC">
            <w:pPr>
              <w:pStyle w:val="TableBody"/>
            </w:pPr>
            <w:r w:rsidRPr="007C5F50">
              <w:rPr>
                <w:b/>
                <w:bCs/>
              </w:rPr>
              <w:t>False</w:t>
            </w:r>
            <w:r w:rsidRPr="001671B4">
              <w:t xml:space="preserve"> – Shows the Currency Short Name d</w:t>
            </w:r>
            <w:r>
              <w:t>efined in OptiCash for the Self-</w:t>
            </w:r>
            <w:r w:rsidRPr="001671B4">
              <w:t>Managed Currency Denominations</w:t>
            </w:r>
          </w:p>
          <w:p w14:paraId="37A6468E" w14:textId="77777777" w:rsidR="00075799" w:rsidRPr="001671B4" w:rsidRDefault="00075799" w:rsidP="006513CC">
            <w:pPr>
              <w:pStyle w:val="TableBody"/>
            </w:pPr>
            <w:r w:rsidRPr="007C5F50">
              <w:rPr>
                <w:b/>
                <w:bCs/>
              </w:rPr>
              <w:t>True</w:t>
            </w:r>
            <w:r w:rsidRPr="001671B4">
              <w:t xml:space="preserve"> – Shows the Currency Description d</w:t>
            </w:r>
            <w:r>
              <w:t>efined in OptiCash for the Self-</w:t>
            </w:r>
            <w:r w:rsidRPr="001671B4">
              <w:t>Managed Currency Denominations.</w:t>
            </w:r>
          </w:p>
        </w:tc>
      </w:tr>
      <w:tr w:rsidR="00075799" w:rsidRPr="001671B4" w14:paraId="52E67D0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4AF99C1" w14:textId="77777777" w:rsidR="00075799" w:rsidRPr="007C5F50" w:rsidRDefault="00075799" w:rsidP="006513CC">
            <w:pPr>
              <w:pStyle w:val="TableBody"/>
              <w:rPr>
                <w:b/>
                <w:bCs/>
              </w:rPr>
            </w:pPr>
            <w:r w:rsidRPr="007C5F50">
              <w:rPr>
                <w:b/>
                <w:bCs/>
              </w:rPr>
              <w:t>Compliance Variance Deliveries Available for Reporting</w:t>
            </w:r>
          </w:p>
        </w:tc>
        <w:tc>
          <w:tcPr>
            <w:tcW w:w="5648" w:type="dxa"/>
            <w:tcBorders>
              <w:top w:val="single" w:sz="4" w:space="0" w:color="auto"/>
              <w:left w:val="single" w:sz="4" w:space="0" w:color="auto"/>
              <w:bottom w:val="single" w:sz="4" w:space="0" w:color="auto"/>
              <w:right w:val="single" w:sz="4" w:space="0" w:color="auto"/>
            </w:tcBorders>
          </w:tcPr>
          <w:p w14:paraId="4FAA4A05" w14:textId="77777777" w:rsidR="00075799" w:rsidRPr="001671B4" w:rsidRDefault="00075799" w:rsidP="006513CC">
            <w:pPr>
              <w:pStyle w:val="TableBody"/>
            </w:pPr>
            <w:r>
              <w:t>Selects whether Deliveries can be included in the Compliance Variance report</w:t>
            </w:r>
          </w:p>
        </w:tc>
      </w:tr>
      <w:tr w:rsidR="00075799" w:rsidRPr="001671B4" w14:paraId="16A17CC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F57DB45" w14:textId="77777777" w:rsidR="00075799" w:rsidRPr="007C5F50" w:rsidRDefault="00075799" w:rsidP="006513CC">
            <w:pPr>
              <w:pStyle w:val="TableBody"/>
              <w:rPr>
                <w:b/>
                <w:bCs/>
              </w:rPr>
            </w:pPr>
            <w:r w:rsidRPr="007C5F50">
              <w:rPr>
                <w:b/>
                <w:bCs/>
              </w:rPr>
              <w:t>Compliance Variance Net Order Available for Reporting</w:t>
            </w:r>
          </w:p>
        </w:tc>
        <w:tc>
          <w:tcPr>
            <w:tcW w:w="5648" w:type="dxa"/>
            <w:tcBorders>
              <w:top w:val="single" w:sz="4" w:space="0" w:color="auto"/>
              <w:left w:val="single" w:sz="4" w:space="0" w:color="auto"/>
              <w:bottom w:val="single" w:sz="4" w:space="0" w:color="auto"/>
              <w:right w:val="single" w:sz="4" w:space="0" w:color="auto"/>
            </w:tcBorders>
          </w:tcPr>
          <w:p w14:paraId="1883E2D3" w14:textId="77777777" w:rsidR="00075799" w:rsidRPr="001671B4" w:rsidRDefault="00075799" w:rsidP="006513CC">
            <w:pPr>
              <w:pStyle w:val="TableBody"/>
            </w:pPr>
            <w:r>
              <w:t>Selects whether Net Orders (Deliveries-Returns) can be included in the Compliance Variance report</w:t>
            </w:r>
          </w:p>
        </w:tc>
      </w:tr>
      <w:tr w:rsidR="00075799" w:rsidRPr="001671B4" w14:paraId="6B2EAD42"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C3C22F3" w14:textId="77777777" w:rsidR="00075799" w:rsidRPr="007C5F50" w:rsidRDefault="00075799" w:rsidP="006513CC">
            <w:pPr>
              <w:pStyle w:val="TableBody"/>
              <w:rPr>
                <w:b/>
                <w:bCs/>
              </w:rPr>
            </w:pPr>
            <w:r w:rsidRPr="007C5F50">
              <w:rPr>
                <w:b/>
                <w:bCs/>
              </w:rPr>
              <w:t>Default Duration of Horizon Report</w:t>
            </w:r>
          </w:p>
        </w:tc>
        <w:tc>
          <w:tcPr>
            <w:tcW w:w="5648" w:type="dxa"/>
            <w:tcBorders>
              <w:top w:val="single" w:sz="4" w:space="0" w:color="auto"/>
              <w:left w:val="single" w:sz="4" w:space="0" w:color="auto"/>
              <w:bottom w:val="single" w:sz="4" w:space="0" w:color="auto"/>
              <w:right w:val="single" w:sz="4" w:space="0" w:color="auto"/>
            </w:tcBorders>
          </w:tcPr>
          <w:p w14:paraId="3A15A383" w14:textId="77777777" w:rsidR="00075799" w:rsidRPr="001671B4" w:rsidRDefault="00075799" w:rsidP="006513CC">
            <w:pPr>
              <w:pStyle w:val="TableBody"/>
            </w:pPr>
            <w:r w:rsidRPr="001671B4">
              <w:t>Duration, in days, of the report seen by the Branch user</w:t>
            </w:r>
          </w:p>
        </w:tc>
      </w:tr>
      <w:tr w:rsidR="00075799" w:rsidRPr="001671B4" w14:paraId="3E97E9B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8B9A08E" w14:textId="77777777" w:rsidR="00075799" w:rsidRPr="007C5F50" w:rsidRDefault="00075799" w:rsidP="006513CC">
            <w:pPr>
              <w:pStyle w:val="TableBody"/>
              <w:rPr>
                <w:b/>
                <w:bCs/>
              </w:rPr>
            </w:pPr>
            <w:r w:rsidRPr="007C5F50">
              <w:rPr>
                <w:b/>
                <w:bCs/>
              </w:rPr>
              <w:t>Target Balance Lower and Upper Bands</w:t>
            </w:r>
          </w:p>
        </w:tc>
        <w:tc>
          <w:tcPr>
            <w:tcW w:w="5648" w:type="dxa"/>
            <w:tcBorders>
              <w:top w:val="single" w:sz="4" w:space="0" w:color="auto"/>
              <w:left w:val="single" w:sz="4" w:space="0" w:color="auto"/>
              <w:bottom w:val="single" w:sz="4" w:space="0" w:color="auto"/>
              <w:right w:val="single" w:sz="4" w:space="0" w:color="auto"/>
            </w:tcBorders>
          </w:tcPr>
          <w:p w14:paraId="045150DD" w14:textId="1C1E4BA3" w:rsidR="00075799" w:rsidRPr="001671B4" w:rsidRDefault="00075799" w:rsidP="006513CC">
            <w:pPr>
              <w:pStyle w:val="TableBody"/>
            </w:pPr>
            <w:r>
              <w:t xml:space="preserve">Set lower and upper variance percentages to define </w:t>
            </w:r>
            <w:r w:rsidR="00481F59">
              <w:t xml:space="preserve">an </w:t>
            </w:r>
            <w:r>
              <w:t>acceptable variance range</w:t>
            </w:r>
          </w:p>
        </w:tc>
      </w:tr>
      <w:tr w:rsidR="00075799" w:rsidRPr="001671B4" w14:paraId="4CD731E7" w14:textId="77777777" w:rsidTr="00CD191B">
        <w:tc>
          <w:tcPr>
            <w:tcW w:w="4030" w:type="dxa"/>
            <w:tcBorders>
              <w:top w:val="single" w:sz="4" w:space="0" w:color="auto"/>
              <w:left w:val="single" w:sz="4" w:space="0" w:color="auto"/>
              <w:bottom w:val="single" w:sz="4" w:space="0" w:color="auto"/>
              <w:right w:val="single" w:sz="4" w:space="0" w:color="auto"/>
            </w:tcBorders>
          </w:tcPr>
          <w:p w14:paraId="64ED79CD" w14:textId="77777777" w:rsidR="00075799" w:rsidRPr="007C5F50" w:rsidRDefault="00075799" w:rsidP="006513CC">
            <w:pPr>
              <w:pStyle w:val="TableBody"/>
              <w:rPr>
                <w:b/>
                <w:bCs/>
              </w:rPr>
            </w:pPr>
            <w:r w:rsidRPr="007C5F50">
              <w:rPr>
                <w:b/>
                <w:bCs/>
              </w:rPr>
              <w:t>Default Duration of History Report</w:t>
            </w:r>
          </w:p>
        </w:tc>
        <w:tc>
          <w:tcPr>
            <w:tcW w:w="5648" w:type="dxa"/>
            <w:tcBorders>
              <w:top w:val="single" w:sz="4" w:space="0" w:color="auto"/>
              <w:left w:val="single" w:sz="4" w:space="0" w:color="auto"/>
              <w:bottom w:val="single" w:sz="4" w:space="0" w:color="auto"/>
              <w:right w:val="single" w:sz="4" w:space="0" w:color="auto"/>
            </w:tcBorders>
          </w:tcPr>
          <w:p w14:paraId="05669E65" w14:textId="77777777" w:rsidR="00075799" w:rsidRPr="001671B4" w:rsidRDefault="00075799" w:rsidP="006513CC">
            <w:pPr>
              <w:pStyle w:val="TableBody"/>
            </w:pPr>
            <w:r w:rsidRPr="001671B4">
              <w:t>Duration, in days, of the report seen by the Branch user</w:t>
            </w:r>
          </w:p>
        </w:tc>
      </w:tr>
      <w:tr w:rsidR="00075799" w:rsidRPr="001671B4" w14:paraId="54FD14A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A24102" w14:textId="77777777" w:rsidR="00075799" w:rsidRPr="007C5F50" w:rsidRDefault="00075799" w:rsidP="006513CC">
            <w:pPr>
              <w:pStyle w:val="TableBody"/>
              <w:rPr>
                <w:b/>
                <w:bCs/>
              </w:rPr>
            </w:pPr>
            <w:r w:rsidRPr="007C5F50">
              <w:rPr>
                <w:b/>
                <w:bCs/>
              </w:rPr>
              <w:t>Logout Administrator after any User Edit</w:t>
            </w:r>
          </w:p>
        </w:tc>
        <w:tc>
          <w:tcPr>
            <w:tcW w:w="5648" w:type="dxa"/>
            <w:tcBorders>
              <w:top w:val="single" w:sz="4" w:space="0" w:color="auto"/>
              <w:left w:val="single" w:sz="4" w:space="0" w:color="auto"/>
              <w:bottom w:val="single" w:sz="4" w:space="0" w:color="auto"/>
              <w:right w:val="single" w:sz="4" w:space="0" w:color="auto"/>
            </w:tcBorders>
          </w:tcPr>
          <w:p w14:paraId="49A4DE9D" w14:textId="77777777" w:rsidR="00075799" w:rsidRPr="001671B4" w:rsidRDefault="00075799" w:rsidP="006513CC">
            <w:pPr>
              <w:pStyle w:val="TableBody"/>
            </w:pPr>
            <w:r w:rsidRPr="001671B4">
              <w:t>A security feature to eliminate the possibility of widespread user changes. When activated, anytime a user is edited, the administrator must log back into OptiNet.</w:t>
            </w:r>
          </w:p>
        </w:tc>
      </w:tr>
      <w:tr w:rsidR="00075799" w:rsidRPr="001671B4" w14:paraId="35F7034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C0E7941" w14:textId="77777777" w:rsidR="00075799" w:rsidRPr="007C5F50" w:rsidRDefault="00075799" w:rsidP="006513CC">
            <w:pPr>
              <w:pStyle w:val="TableBody"/>
              <w:rPr>
                <w:b/>
                <w:bCs/>
              </w:rPr>
            </w:pPr>
            <w:r w:rsidRPr="007C5F50">
              <w:rPr>
                <w:b/>
                <w:bCs/>
              </w:rPr>
              <w:t>Utilization Type</w:t>
            </w:r>
          </w:p>
        </w:tc>
        <w:tc>
          <w:tcPr>
            <w:tcW w:w="5648" w:type="dxa"/>
            <w:tcBorders>
              <w:top w:val="single" w:sz="4" w:space="0" w:color="auto"/>
              <w:left w:val="single" w:sz="4" w:space="0" w:color="auto"/>
              <w:bottom w:val="single" w:sz="4" w:space="0" w:color="auto"/>
              <w:right w:val="single" w:sz="4" w:space="0" w:color="auto"/>
            </w:tcBorders>
          </w:tcPr>
          <w:p w14:paraId="224E6EA2" w14:textId="77777777" w:rsidR="00075799" w:rsidRPr="001671B4" w:rsidRDefault="00075799" w:rsidP="006513CC">
            <w:pPr>
              <w:pStyle w:val="TableBody"/>
            </w:pPr>
            <w:r w:rsidRPr="001671B4">
              <w:t xml:space="preserve">Defines the type of utilization to use in the calculation of ATM Utilization. </w:t>
            </w:r>
          </w:p>
        </w:tc>
      </w:tr>
      <w:tr w:rsidR="00075799" w:rsidRPr="001671B4" w14:paraId="1768D08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045D777" w14:textId="77777777" w:rsidR="00075799" w:rsidRPr="007C5F50" w:rsidRDefault="00075799" w:rsidP="006513CC">
            <w:pPr>
              <w:pStyle w:val="TableBody"/>
              <w:rPr>
                <w:b/>
                <w:bCs/>
              </w:rPr>
            </w:pPr>
            <w:r w:rsidRPr="007C5F50">
              <w:rPr>
                <w:b/>
                <w:bCs/>
              </w:rPr>
              <w:t>Compliance Variance Report Base Selector</w:t>
            </w:r>
          </w:p>
        </w:tc>
        <w:tc>
          <w:tcPr>
            <w:tcW w:w="5648" w:type="dxa"/>
            <w:tcBorders>
              <w:top w:val="single" w:sz="4" w:space="0" w:color="auto"/>
              <w:left w:val="single" w:sz="4" w:space="0" w:color="auto"/>
              <w:bottom w:val="single" w:sz="4" w:space="0" w:color="auto"/>
              <w:right w:val="single" w:sz="4" w:space="0" w:color="auto"/>
            </w:tcBorders>
          </w:tcPr>
          <w:p w14:paraId="7267E929" w14:textId="213FFF62" w:rsidR="00075799" w:rsidRPr="001671B4" w:rsidRDefault="00075799" w:rsidP="006513CC">
            <w:pPr>
              <w:pStyle w:val="TableBody"/>
            </w:pPr>
            <w:r>
              <w:t>History or Orders. The compliance variance report compares recommendations vs. what occurred. This selector chooses which source to use to determine the actual part.</w:t>
            </w:r>
          </w:p>
        </w:tc>
      </w:tr>
      <w:tr w:rsidR="00075799" w:rsidRPr="001671B4" w14:paraId="71A1116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B1527B5" w14:textId="77777777" w:rsidR="00075799" w:rsidRPr="007C5F50" w:rsidRDefault="00075799" w:rsidP="006513CC">
            <w:pPr>
              <w:pStyle w:val="TableBody"/>
              <w:rPr>
                <w:b/>
                <w:bCs/>
              </w:rPr>
            </w:pPr>
            <w:r w:rsidRPr="007C5F50">
              <w:rPr>
                <w:b/>
                <w:bCs/>
              </w:rPr>
              <w:t>Include Emergency Orders in Compliance Variance Report</w:t>
            </w:r>
          </w:p>
        </w:tc>
        <w:tc>
          <w:tcPr>
            <w:tcW w:w="5648" w:type="dxa"/>
            <w:tcBorders>
              <w:top w:val="single" w:sz="4" w:space="0" w:color="auto"/>
              <w:left w:val="single" w:sz="4" w:space="0" w:color="auto"/>
              <w:bottom w:val="single" w:sz="4" w:space="0" w:color="auto"/>
              <w:right w:val="single" w:sz="4" w:space="0" w:color="auto"/>
            </w:tcBorders>
          </w:tcPr>
          <w:p w14:paraId="65A121F8" w14:textId="77777777" w:rsidR="00075799" w:rsidRPr="001671B4" w:rsidRDefault="00075799" w:rsidP="006513CC">
            <w:pPr>
              <w:pStyle w:val="TableBody"/>
            </w:pPr>
            <w:r>
              <w:t>Selects whether Emergency Orders  can be included in the Compliance Variance report</w:t>
            </w:r>
          </w:p>
        </w:tc>
      </w:tr>
      <w:tr w:rsidR="00075799" w:rsidRPr="001671B4" w14:paraId="25A4A49F"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B26060B" w14:textId="77777777" w:rsidR="00075799" w:rsidRPr="007C5F50" w:rsidRDefault="00075799" w:rsidP="006513CC">
            <w:pPr>
              <w:pStyle w:val="TableBody"/>
              <w:rPr>
                <w:b/>
                <w:bCs/>
              </w:rPr>
            </w:pPr>
            <w:r w:rsidRPr="007C5F50">
              <w:rPr>
                <w:b/>
                <w:bCs/>
              </w:rPr>
              <w:t>Compliance Variance Returns Available for Reporting</w:t>
            </w:r>
          </w:p>
        </w:tc>
        <w:tc>
          <w:tcPr>
            <w:tcW w:w="5648" w:type="dxa"/>
            <w:tcBorders>
              <w:top w:val="single" w:sz="4" w:space="0" w:color="auto"/>
              <w:left w:val="single" w:sz="4" w:space="0" w:color="auto"/>
              <w:bottom w:val="single" w:sz="4" w:space="0" w:color="auto"/>
              <w:right w:val="single" w:sz="4" w:space="0" w:color="auto"/>
            </w:tcBorders>
          </w:tcPr>
          <w:p w14:paraId="0CC2BBA0" w14:textId="77777777" w:rsidR="00075799" w:rsidRPr="001671B4" w:rsidRDefault="00075799" w:rsidP="006513CC">
            <w:pPr>
              <w:pStyle w:val="TableBody"/>
            </w:pPr>
            <w:r>
              <w:t>Selects whether Returns  can be included in the Compliance Variance report</w:t>
            </w:r>
          </w:p>
        </w:tc>
      </w:tr>
      <w:tr w:rsidR="00075799" w:rsidRPr="001671B4" w14:paraId="5890204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84C23C8" w14:textId="77777777" w:rsidR="00075799" w:rsidRPr="007C5F50" w:rsidRDefault="00075799" w:rsidP="006513CC">
            <w:pPr>
              <w:pStyle w:val="TableBody"/>
              <w:rPr>
                <w:b/>
                <w:bCs/>
              </w:rPr>
            </w:pPr>
            <w:r w:rsidRPr="007C5F50">
              <w:rPr>
                <w:b/>
                <w:bCs/>
              </w:rPr>
              <w:t>Future Recommendation Days Actionable</w:t>
            </w:r>
          </w:p>
        </w:tc>
        <w:tc>
          <w:tcPr>
            <w:tcW w:w="5648" w:type="dxa"/>
            <w:tcBorders>
              <w:top w:val="single" w:sz="4" w:space="0" w:color="auto"/>
              <w:left w:val="single" w:sz="4" w:space="0" w:color="auto"/>
              <w:bottom w:val="single" w:sz="4" w:space="0" w:color="auto"/>
              <w:right w:val="single" w:sz="4" w:space="0" w:color="auto"/>
            </w:tcBorders>
          </w:tcPr>
          <w:p w14:paraId="5C057616" w14:textId="77777777" w:rsidR="00075799" w:rsidRPr="001671B4" w:rsidRDefault="00075799" w:rsidP="006513CC">
            <w:pPr>
              <w:pStyle w:val="TableBody"/>
            </w:pPr>
            <w:r w:rsidRPr="001671B4">
              <w:t>Number of days in the Future that users are able to perform actions on Recommendations</w:t>
            </w:r>
          </w:p>
        </w:tc>
      </w:tr>
      <w:tr w:rsidR="00075799" w:rsidRPr="001671B4" w14:paraId="1DD1C3D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C3422E9" w14:textId="77777777" w:rsidR="00075799" w:rsidRPr="007C5F50" w:rsidRDefault="00075799" w:rsidP="006513CC">
            <w:pPr>
              <w:pStyle w:val="TableBody"/>
              <w:rPr>
                <w:b/>
                <w:bCs/>
              </w:rPr>
            </w:pPr>
            <w:r w:rsidRPr="007C5F50">
              <w:rPr>
                <w:b/>
                <w:bCs/>
              </w:rPr>
              <w:t>Maximum Failed Logins</w:t>
            </w:r>
          </w:p>
        </w:tc>
        <w:tc>
          <w:tcPr>
            <w:tcW w:w="5648" w:type="dxa"/>
            <w:tcBorders>
              <w:top w:val="single" w:sz="4" w:space="0" w:color="auto"/>
              <w:left w:val="single" w:sz="4" w:space="0" w:color="auto"/>
              <w:bottom w:val="single" w:sz="4" w:space="0" w:color="auto"/>
              <w:right w:val="single" w:sz="4" w:space="0" w:color="auto"/>
            </w:tcBorders>
          </w:tcPr>
          <w:p w14:paraId="672BFE90" w14:textId="77777777" w:rsidR="00075799" w:rsidRPr="001671B4" w:rsidRDefault="00075799" w:rsidP="006513CC">
            <w:pPr>
              <w:pStyle w:val="TableBody"/>
            </w:pPr>
            <w:r w:rsidRPr="001671B4">
              <w:t>The limit on the number of failed logins that can occur before the user’s account is locked</w:t>
            </w:r>
          </w:p>
        </w:tc>
      </w:tr>
      <w:tr w:rsidR="00075799" w:rsidRPr="001671B4" w14:paraId="4176B2B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351D2D0" w14:textId="77777777" w:rsidR="00075799" w:rsidRPr="007C5F50" w:rsidRDefault="00075799" w:rsidP="006513CC">
            <w:pPr>
              <w:pStyle w:val="TableBody"/>
              <w:rPr>
                <w:b/>
                <w:bCs/>
              </w:rPr>
            </w:pPr>
            <w:r w:rsidRPr="007C5F50">
              <w:rPr>
                <w:b/>
                <w:bCs/>
              </w:rPr>
              <w:t>Prevent Emergency Order on Planned Delivery Day</w:t>
            </w:r>
          </w:p>
        </w:tc>
        <w:tc>
          <w:tcPr>
            <w:tcW w:w="5648" w:type="dxa"/>
            <w:tcBorders>
              <w:top w:val="single" w:sz="4" w:space="0" w:color="auto"/>
              <w:left w:val="single" w:sz="4" w:space="0" w:color="auto"/>
              <w:bottom w:val="single" w:sz="4" w:space="0" w:color="auto"/>
              <w:right w:val="single" w:sz="4" w:space="0" w:color="auto"/>
            </w:tcBorders>
          </w:tcPr>
          <w:p w14:paraId="45113DA5" w14:textId="4101738A" w:rsidR="00075799" w:rsidRPr="001671B4" w:rsidRDefault="00075799" w:rsidP="006513CC">
            <w:pPr>
              <w:pStyle w:val="TableBody"/>
            </w:pPr>
            <w:r>
              <w:t>This option when activated prevent</w:t>
            </w:r>
            <w:r w:rsidR="00F90C47">
              <w:t>s</w:t>
            </w:r>
            <w:r>
              <w:t xml:space="preserve"> emergency orders from being placed on days when a normal delivery day is scheduled. This prevents users from placing a more costly emergency order when a normal order day is available.</w:t>
            </w:r>
          </w:p>
        </w:tc>
      </w:tr>
      <w:tr w:rsidR="00075799" w:rsidRPr="001671B4" w14:paraId="1FE1305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1B3E7A9" w14:textId="77777777" w:rsidR="00075799" w:rsidRPr="007C5F50" w:rsidRDefault="00075799" w:rsidP="006513CC">
            <w:pPr>
              <w:pStyle w:val="TableBody"/>
              <w:rPr>
                <w:b/>
                <w:bCs/>
              </w:rPr>
            </w:pPr>
            <w:r w:rsidRPr="007C5F50">
              <w:rPr>
                <w:b/>
                <w:bCs/>
              </w:rPr>
              <w:t xml:space="preserve">Permit Denomination Level Changes </w:t>
            </w:r>
          </w:p>
        </w:tc>
        <w:tc>
          <w:tcPr>
            <w:tcW w:w="5648" w:type="dxa"/>
            <w:tcBorders>
              <w:top w:val="single" w:sz="4" w:space="0" w:color="auto"/>
              <w:left w:val="single" w:sz="4" w:space="0" w:color="auto"/>
              <w:bottom w:val="single" w:sz="4" w:space="0" w:color="auto"/>
              <w:right w:val="single" w:sz="4" w:space="0" w:color="auto"/>
            </w:tcBorders>
          </w:tcPr>
          <w:p w14:paraId="6DCB008E" w14:textId="77777777" w:rsidR="00075799" w:rsidRPr="001671B4" w:rsidRDefault="00075799" w:rsidP="006513CC">
            <w:pPr>
              <w:pStyle w:val="TableBody"/>
            </w:pPr>
            <w:r w:rsidRPr="001671B4">
              <w:t xml:space="preserve">When activated, the users are able to change the denomination splits while maintaining the total recommendation amount. </w:t>
            </w:r>
          </w:p>
        </w:tc>
      </w:tr>
      <w:tr w:rsidR="00075799" w:rsidRPr="001671B4" w14:paraId="3D90C96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08419D" w14:textId="77777777" w:rsidR="00075799" w:rsidRPr="007C5F50" w:rsidRDefault="00075799" w:rsidP="006513CC">
            <w:pPr>
              <w:pStyle w:val="TableBody"/>
              <w:rPr>
                <w:b/>
                <w:bCs/>
              </w:rPr>
            </w:pPr>
            <w:r w:rsidRPr="007C5F50">
              <w:rPr>
                <w:b/>
                <w:bCs/>
              </w:rPr>
              <w:t>Filter Cashpoints By:</w:t>
            </w:r>
          </w:p>
        </w:tc>
        <w:tc>
          <w:tcPr>
            <w:tcW w:w="5648" w:type="dxa"/>
            <w:tcBorders>
              <w:top w:val="single" w:sz="4" w:space="0" w:color="auto"/>
              <w:left w:val="single" w:sz="4" w:space="0" w:color="auto"/>
              <w:bottom w:val="single" w:sz="4" w:space="0" w:color="auto"/>
              <w:right w:val="single" w:sz="4" w:space="0" w:color="auto"/>
            </w:tcBorders>
          </w:tcPr>
          <w:p w14:paraId="60C9ECDD" w14:textId="77777777" w:rsidR="00075799" w:rsidRPr="001671B4" w:rsidRDefault="00075799" w:rsidP="006513CC">
            <w:pPr>
              <w:pStyle w:val="TableBody"/>
            </w:pPr>
            <w:r w:rsidRPr="001671B4">
              <w:t>Determines how Cashpoints are sorted.</w:t>
            </w:r>
          </w:p>
        </w:tc>
      </w:tr>
      <w:tr w:rsidR="00075799" w:rsidRPr="001671B4" w14:paraId="64401B7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8B5C91" w14:textId="77777777" w:rsidR="00075799" w:rsidRPr="007C5F50" w:rsidRDefault="00075799" w:rsidP="006513CC">
            <w:pPr>
              <w:pStyle w:val="TableBody"/>
              <w:rPr>
                <w:b/>
                <w:bCs/>
              </w:rPr>
            </w:pPr>
            <w:r w:rsidRPr="007C5F50">
              <w:rPr>
                <w:b/>
                <w:bCs/>
              </w:rPr>
              <w:t>Cashpoint Listing</w:t>
            </w:r>
          </w:p>
        </w:tc>
        <w:tc>
          <w:tcPr>
            <w:tcW w:w="5648" w:type="dxa"/>
            <w:tcBorders>
              <w:top w:val="single" w:sz="4" w:space="0" w:color="auto"/>
              <w:left w:val="single" w:sz="4" w:space="0" w:color="auto"/>
              <w:bottom w:val="single" w:sz="4" w:space="0" w:color="auto"/>
              <w:right w:val="single" w:sz="4" w:space="0" w:color="auto"/>
            </w:tcBorders>
          </w:tcPr>
          <w:p w14:paraId="5B6B12F2" w14:textId="77777777" w:rsidR="00075799" w:rsidRPr="001671B4" w:rsidRDefault="00075799" w:rsidP="006513CC">
            <w:pPr>
              <w:pStyle w:val="TableBody"/>
            </w:pPr>
            <w:r w:rsidRPr="001671B4">
              <w:t>Determines how Cashpoints are displayed.</w:t>
            </w:r>
          </w:p>
          <w:p w14:paraId="35C2B9E3" w14:textId="77777777" w:rsidR="00075799" w:rsidRPr="001671B4" w:rsidRDefault="00075799" w:rsidP="006513CC">
            <w:pPr>
              <w:pStyle w:val="TableBody"/>
            </w:pPr>
            <w:r w:rsidRPr="007C5F50">
              <w:rPr>
                <w:b/>
                <w:bCs/>
              </w:rPr>
              <w:t>Cashpoint ID</w:t>
            </w:r>
            <w:r w:rsidRPr="001671B4">
              <w:t xml:space="preserve"> – Shows only the Cashpoint ID</w:t>
            </w:r>
          </w:p>
          <w:p w14:paraId="0A62097E" w14:textId="77777777" w:rsidR="00075799" w:rsidRPr="001671B4" w:rsidRDefault="00075799" w:rsidP="006513CC">
            <w:pPr>
              <w:pStyle w:val="TableBody"/>
            </w:pPr>
            <w:r w:rsidRPr="007C5F50">
              <w:rPr>
                <w:b/>
                <w:bCs/>
              </w:rPr>
              <w:t>Cashpoint Name</w:t>
            </w:r>
            <w:r w:rsidRPr="001671B4">
              <w:t xml:space="preserve"> – Shows only the Cashpoint’s Name</w:t>
            </w:r>
          </w:p>
          <w:p w14:paraId="6E12D9F2" w14:textId="77777777" w:rsidR="00075799" w:rsidRPr="001671B4" w:rsidRDefault="00075799" w:rsidP="006513CC">
            <w:pPr>
              <w:pStyle w:val="TableBody"/>
            </w:pPr>
            <w:r w:rsidRPr="007C5F50">
              <w:rPr>
                <w:b/>
                <w:bCs/>
              </w:rPr>
              <w:t>Both</w:t>
            </w:r>
            <w:r w:rsidRPr="001671B4">
              <w:t xml:space="preserve"> – Shows the Cashpoint Name and ID together.</w:t>
            </w:r>
          </w:p>
        </w:tc>
      </w:tr>
      <w:tr w:rsidR="00075799" w:rsidRPr="001671B4" w14:paraId="1996970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A6981B7" w14:textId="77777777" w:rsidR="00075799" w:rsidRPr="007C5F50" w:rsidRDefault="00075799" w:rsidP="006513CC">
            <w:pPr>
              <w:pStyle w:val="TableBody"/>
              <w:rPr>
                <w:b/>
                <w:bCs/>
              </w:rPr>
            </w:pPr>
            <w:r w:rsidRPr="007C5F50">
              <w:rPr>
                <w:b/>
                <w:bCs/>
              </w:rPr>
              <w:t>Order Manifest Type</w:t>
            </w:r>
          </w:p>
        </w:tc>
        <w:tc>
          <w:tcPr>
            <w:tcW w:w="5648" w:type="dxa"/>
            <w:tcBorders>
              <w:top w:val="single" w:sz="4" w:space="0" w:color="auto"/>
              <w:left w:val="single" w:sz="4" w:space="0" w:color="auto"/>
              <w:bottom w:val="single" w:sz="4" w:space="0" w:color="auto"/>
              <w:right w:val="single" w:sz="4" w:space="0" w:color="auto"/>
            </w:tcBorders>
          </w:tcPr>
          <w:p w14:paraId="0CA1FDC9" w14:textId="6FBA5184" w:rsidR="00075799" w:rsidRDefault="00075799" w:rsidP="006513CC">
            <w:pPr>
              <w:pStyle w:val="TableBody"/>
            </w:pPr>
            <w:r>
              <w:t xml:space="preserve">Turn on/off or select </w:t>
            </w:r>
            <w:r w:rsidR="005E5C13">
              <w:t xml:space="preserve">the </w:t>
            </w:r>
            <w:r>
              <w:t xml:space="preserve">type of manifest document that will be produced with Return orders. Branch users will be able to create these documents if one of the Format options </w:t>
            </w:r>
            <w:r w:rsidR="00497E4B">
              <w:t xml:space="preserve">is </w:t>
            </w:r>
            <w:r>
              <w:t>selected. “</w:t>
            </w:r>
            <w:r w:rsidRPr="007C5F50">
              <w:rPr>
                <w:b/>
                <w:bCs/>
              </w:rPr>
              <w:t>Format0</w:t>
            </w:r>
            <w:r>
              <w:t xml:space="preserve">” is default and suitable for most users, while others are specific to certain institutions. </w:t>
            </w:r>
          </w:p>
          <w:p w14:paraId="3D91B341" w14:textId="3E89F366" w:rsidR="00075799" w:rsidRPr="001671B4" w:rsidRDefault="00075799" w:rsidP="006513CC">
            <w:pPr>
              <w:pStyle w:val="TableBody"/>
            </w:pPr>
            <w:r>
              <w:t xml:space="preserve">When </w:t>
            </w:r>
            <w:r w:rsidR="00497E4B">
              <w:t xml:space="preserve">the </w:t>
            </w:r>
            <w:r>
              <w:t>Manifest2 type is enabled, the Branch User Order Confirmation screen will show a field called “</w:t>
            </w:r>
            <w:r w:rsidRPr="007C5F50">
              <w:rPr>
                <w:b/>
                <w:bCs/>
              </w:rPr>
              <w:t>Manifest Status</w:t>
            </w:r>
            <w:r>
              <w:t>”. It will also include a Red or Green ball. The field indicates whether the amount entered in the Manifest matches the Total Amount of the Order.  The Red/Green ball may not be visible to all depending upon the type of Manifest used.</w:t>
            </w:r>
          </w:p>
        </w:tc>
      </w:tr>
      <w:tr w:rsidR="00075799" w:rsidRPr="001671B4" w14:paraId="4501EFC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12D069E" w14:textId="77777777" w:rsidR="00075799" w:rsidRPr="007C5F50" w:rsidRDefault="00075799" w:rsidP="006513CC">
            <w:pPr>
              <w:pStyle w:val="TableBody"/>
              <w:rPr>
                <w:b/>
                <w:bCs/>
              </w:rPr>
            </w:pPr>
            <w:r w:rsidRPr="007C5F50">
              <w:rPr>
                <w:b/>
                <w:bCs/>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7763A6C6" w14:textId="77777777" w:rsidR="00075799" w:rsidRPr="001671B4" w:rsidRDefault="00075799" w:rsidP="006513CC">
            <w:pPr>
              <w:pStyle w:val="TableBody"/>
            </w:pPr>
            <w:r>
              <w:t>Identifies how many days prior to the delivery date an order can be placed for Self-Managed Currencies. If set to zero, orders can only be placed on the standard order date as determined by the lead time for the order.</w:t>
            </w:r>
          </w:p>
        </w:tc>
      </w:tr>
      <w:tr w:rsidR="00075799" w:rsidRPr="001671B4" w14:paraId="23CADC2D"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590DF1" w14:textId="77777777" w:rsidR="00075799" w:rsidRPr="007C5F50" w:rsidRDefault="00075799" w:rsidP="006513CC">
            <w:pPr>
              <w:pStyle w:val="TableBody"/>
              <w:rPr>
                <w:b/>
                <w:bCs/>
              </w:rPr>
            </w:pPr>
            <w:r w:rsidRPr="007C5F50">
              <w:rPr>
                <w:b/>
                <w:bCs/>
              </w:rPr>
              <w:t>CarrierWeb Service URL</w:t>
            </w:r>
          </w:p>
        </w:tc>
        <w:tc>
          <w:tcPr>
            <w:tcW w:w="5648" w:type="dxa"/>
            <w:tcBorders>
              <w:top w:val="single" w:sz="4" w:space="0" w:color="auto"/>
              <w:left w:val="single" w:sz="4" w:space="0" w:color="auto"/>
              <w:bottom w:val="single" w:sz="4" w:space="0" w:color="auto"/>
              <w:right w:val="single" w:sz="4" w:space="0" w:color="auto"/>
            </w:tcBorders>
          </w:tcPr>
          <w:p w14:paraId="5178D687" w14:textId="77777777" w:rsidR="00075799" w:rsidRDefault="00075799" w:rsidP="006513CC">
            <w:pPr>
              <w:pStyle w:val="TableBody"/>
            </w:pPr>
            <w:r>
              <w:t>This is a pointer to CarrierWeb installation for use by OptiNet features that need to access CarrierWeb.</w:t>
            </w:r>
          </w:p>
        </w:tc>
      </w:tr>
    </w:tbl>
    <w:p w14:paraId="587E44C3" w14:textId="105DB5C9" w:rsidR="00075799" w:rsidRDefault="00075799" w:rsidP="006D7348">
      <w:pPr>
        <w:pStyle w:val="ListNumber"/>
        <w:numPr>
          <w:ilvl w:val="0"/>
          <w:numId w:val="102"/>
        </w:numPr>
      </w:pPr>
      <w:r>
        <w:t xml:space="preserve">Click </w:t>
      </w:r>
      <w:r w:rsidR="006D7348">
        <w:t xml:space="preserve">on </w:t>
      </w:r>
      <w:r>
        <w:t xml:space="preserve">Maintenance in the Navigation Window. </w:t>
      </w:r>
    </w:p>
    <w:p w14:paraId="7F20C327" w14:textId="59D633BB" w:rsidR="00075799" w:rsidRDefault="00075799" w:rsidP="006D7348">
      <w:pPr>
        <w:pStyle w:val="ListNumber"/>
      </w:pPr>
      <w:r>
        <w:t xml:space="preserve">Under </w:t>
      </w:r>
      <w:r>
        <w:rPr>
          <w:b/>
          <w:bCs/>
        </w:rPr>
        <w:t>Report Maintenance</w:t>
      </w:r>
      <w:r>
        <w:t xml:space="preserve">, the administrator can set the number of days to be used in the report generation. </w:t>
      </w:r>
    </w:p>
    <w:p w14:paraId="26EBB8F7" w14:textId="77777777" w:rsidR="00075799" w:rsidRDefault="00075799" w:rsidP="006D7348">
      <w:pPr>
        <w:pStyle w:val="ListNumber"/>
      </w:pPr>
      <w:r>
        <w:t xml:space="preserve">Under the </w:t>
      </w:r>
      <w:r>
        <w:rPr>
          <w:b/>
          <w:bCs/>
        </w:rPr>
        <w:t>System Maintenance</w:t>
      </w:r>
      <w:r>
        <w:t xml:space="preserve">, Cashpoint-filtering criteria can be set to Cashpoint ID, Name or Both. </w:t>
      </w:r>
    </w:p>
    <w:p w14:paraId="3C2390B5" w14:textId="77777777" w:rsidR="00075799" w:rsidRDefault="00075799" w:rsidP="006D7348">
      <w:pPr>
        <w:pStyle w:val="ListNumber"/>
      </w:pPr>
      <w:r>
        <w:t xml:space="preserve">Click </w:t>
      </w:r>
      <w:r>
        <w:rPr>
          <w:b/>
          <w:bCs/>
        </w:rPr>
        <w:t>Save</w:t>
      </w:r>
      <w:r>
        <w:t xml:space="preserve"> to save new settings. </w:t>
      </w:r>
    </w:p>
    <w:p w14:paraId="3B733357" w14:textId="77777777" w:rsidR="00075799" w:rsidRDefault="00075799" w:rsidP="00CD191B">
      <w:pPr>
        <w:pStyle w:val="BodyText"/>
      </w:pPr>
    </w:p>
    <w:p w14:paraId="1165B3B2" w14:textId="77777777" w:rsidR="00075799" w:rsidRPr="008C2A35" w:rsidRDefault="00075799" w:rsidP="00075799">
      <w:pPr>
        <w:pStyle w:val="Heading4"/>
      </w:pPr>
      <w:r w:rsidRPr="008C2A35">
        <w:t>Return Increment</w:t>
      </w:r>
    </w:p>
    <w:p w14:paraId="05AB5F5A" w14:textId="07CCD477" w:rsidR="00075799" w:rsidRDefault="00075799" w:rsidP="00075799">
      <w:pPr>
        <w:pStyle w:val="BodyText"/>
      </w:pPr>
      <w:r>
        <w:t xml:space="preserve">The system administrator can also maintain increment amounts for the returns as shown in the figure below. This will allow the administrator to override the recommendations </w:t>
      </w:r>
      <w:r w:rsidR="006513CC">
        <w:t>considering</w:t>
      </w:r>
      <w:r>
        <w:t xml:space="preserve"> the increments defined in this window. </w:t>
      </w:r>
    </w:p>
    <w:p w14:paraId="57FF8CDB" w14:textId="77777777" w:rsidR="00B47063" w:rsidRDefault="00B47063" w:rsidP="00075799">
      <w:pPr>
        <w:pStyle w:val="BodyText"/>
      </w:pPr>
    </w:p>
    <w:p w14:paraId="668F8361" w14:textId="77777777" w:rsidR="00CD191B" w:rsidRDefault="00CD191B">
      <w:pPr>
        <w:spacing w:after="160" w:line="259" w:lineRule="auto"/>
      </w:pPr>
      <w:r>
        <w:br w:type="page"/>
      </w:r>
    </w:p>
    <w:p w14:paraId="69E7D81C" w14:textId="29CD54BD" w:rsidR="00B47063" w:rsidRDefault="00075799" w:rsidP="006C37B5">
      <w:pPr>
        <w:pStyle w:val="Caption"/>
      </w:pPr>
      <w:r>
        <w:t xml:space="preserve">Figure </w:t>
      </w:r>
      <w:r w:rsidRPr="026955AD">
        <w:fldChar w:fldCharType="begin"/>
      </w:r>
      <w:r>
        <w:instrText xml:space="preserve"> SEQ Figure \* ARABIC </w:instrText>
      </w:r>
      <w:r w:rsidRPr="026955AD">
        <w:fldChar w:fldCharType="separate"/>
      </w:r>
      <w:r w:rsidR="009F0B76">
        <w:rPr>
          <w:noProof/>
        </w:rPr>
        <w:t>8</w:t>
      </w:r>
      <w:r w:rsidRPr="026955AD">
        <w:fldChar w:fldCharType="end"/>
      </w:r>
      <w:r>
        <w:t>: Return Increment Screen</w:t>
      </w:r>
    </w:p>
    <w:p w14:paraId="1A75AF34" w14:textId="47963E7B" w:rsidR="00075799" w:rsidRDefault="00075799" w:rsidP="00B47063">
      <w:pPr>
        <w:jc w:val="center"/>
      </w:pPr>
      <w:r>
        <w:rPr>
          <w:noProof/>
        </w:rPr>
        <w:drawing>
          <wp:inline distT="0" distB="0" distL="0" distR="0" wp14:anchorId="21B82D12" wp14:editId="416913BE">
            <wp:extent cx="5267324" cy="6153148"/>
            <wp:effectExtent l="76200" t="76200" r="124460" b="133985"/>
            <wp:docPr id="1457766717" name="Picture 14577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67324" cy="6153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F1783" w14:textId="6E239DC6" w:rsidR="00075799" w:rsidRDefault="00075799" w:rsidP="00B47063">
      <w:pPr>
        <w:pStyle w:val="ListNumber"/>
        <w:numPr>
          <w:ilvl w:val="0"/>
          <w:numId w:val="103"/>
        </w:numPr>
      </w:pPr>
      <w:r>
        <w:t xml:space="preserve">Click </w:t>
      </w:r>
      <w:r w:rsidR="00B47063">
        <w:t xml:space="preserve">on </w:t>
      </w:r>
      <w:r w:rsidRPr="00B47063">
        <w:rPr>
          <w:b/>
          <w:bCs/>
        </w:rPr>
        <w:t>Return Increment</w:t>
      </w:r>
      <w:r>
        <w:t xml:space="preserve"> in the Navigation Window. </w:t>
      </w:r>
    </w:p>
    <w:p w14:paraId="36C5CA37" w14:textId="77777777" w:rsidR="00075799" w:rsidRDefault="00075799" w:rsidP="006C37B5">
      <w:pPr>
        <w:pStyle w:val="ListNumber"/>
        <w:numPr>
          <w:ilvl w:val="0"/>
          <w:numId w:val="103"/>
        </w:numPr>
      </w:pPr>
      <w:r>
        <w:t xml:space="preserve">Under the </w:t>
      </w:r>
      <w:r w:rsidRPr="006C37B5">
        <w:rPr>
          <w:b/>
          <w:bCs/>
        </w:rPr>
        <w:t>Increment Amount</w:t>
      </w:r>
      <w:r>
        <w:t xml:space="preserve">, enter the increment sizes for the return.  </w:t>
      </w:r>
    </w:p>
    <w:p w14:paraId="5CEB80B6" w14:textId="391DC317" w:rsidR="00075799" w:rsidRDefault="00075799" w:rsidP="006C37B5">
      <w:pPr>
        <w:pStyle w:val="ListNumber"/>
        <w:numPr>
          <w:ilvl w:val="0"/>
          <w:numId w:val="103"/>
        </w:numPr>
      </w:pPr>
      <w:r>
        <w:t xml:space="preserve">Click </w:t>
      </w:r>
      <w:r>
        <w:rPr>
          <w:b/>
          <w:bCs/>
        </w:rPr>
        <w:t>Save</w:t>
      </w:r>
      <w:r>
        <w:t xml:space="preserve"> to save new settings. </w:t>
      </w:r>
    </w:p>
    <w:p w14:paraId="51B5B310" w14:textId="071838A0" w:rsidR="00075799" w:rsidRDefault="00075799" w:rsidP="00075799">
      <w:pPr>
        <w:rPr>
          <w:sz w:val="20"/>
        </w:rPr>
      </w:pPr>
    </w:p>
    <w:p w14:paraId="42A34AB3" w14:textId="77777777" w:rsidR="00075799" w:rsidRPr="008C2A35" w:rsidRDefault="00075799" w:rsidP="00075799">
      <w:pPr>
        <w:pStyle w:val="Heading4"/>
      </w:pPr>
      <w:r w:rsidRPr="008C2A35">
        <w:t>Order Confirmation</w:t>
      </w:r>
    </w:p>
    <w:p w14:paraId="0D757F5C" w14:textId="77777777" w:rsidR="00075799" w:rsidRDefault="00075799" w:rsidP="00075799">
      <w:pPr>
        <w:pStyle w:val="BodyText"/>
      </w:pPr>
      <w:r>
        <w:t xml:space="preserve">The system administrator can configure the order confirmation screen fields, which will be displayed when the user places an order.  </w:t>
      </w:r>
    </w:p>
    <w:p w14:paraId="6FA3A717" w14:textId="54E8A51F" w:rsidR="00075799" w:rsidRDefault="00075799" w:rsidP="00557E5B">
      <w:pPr>
        <w:pStyle w:val="Caption"/>
        <w:rPr>
          <w:b/>
          <w:bCs/>
        </w:rPr>
      </w:pPr>
      <w:r>
        <w:t xml:space="preserve">Figure </w:t>
      </w:r>
      <w:r w:rsidRPr="6BC33D6B">
        <w:fldChar w:fldCharType="begin"/>
      </w:r>
      <w:r>
        <w:instrText xml:space="preserve"> SEQ Figure \* ARABIC </w:instrText>
      </w:r>
      <w:r w:rsidRPr="6BC33D6B">
        <w:fldChar w:fldCharType="separate"/>
      </w:r>
      <w:r w:rsidR="009F0B76">
        <w:rPr>
          <w:noProof/>
        </w:rPr>
        <w:t>9</w:t>
      </w:r>
      <w:r w:rsidRPr="6BC33D6B">
        <w:rPr>
          <w:noProof/>
        </w:rPr>
        <w:fldChar w:fldCharType="end"/>
      </w:r>
      <w:r>
        <w:t>: Optional Order Confirmation Screen Fields</w:t>
      </w:r>
    </w:p>
    <w:p w14:paraId="744DFFCF" w14:textId="77777777" w:rsidR="00075799" w:rsidRDefault="00075799" w:rsidP="00075799">
      <w:pPr>
        <w:pStyle w:val="BodyText"/>
        <w:jc w:val="center"/>
      </w:pPr>
      <w:r>
        <w:rPr>
          <w:noProof/>
        </w:rPr>
        <w:drawing>
          <wp:inline distT="0" distB="0" distL="0" distR="0" wp14:anchorId="43A8740F" wp14:editId="5E14E9CF">
            <wp:extent cx="2419350" cy="4572000"/>
            <wp:effectExtent l="76200" t="76200" r="133350" b="133350"/>
            <wp:docPr id="1101459175" name="Picture 110145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193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B9C1C" w14:textId="3E9892CF" w:rsidR="00075799" w:rsidRDefault="00075799" w:rsidP="00AE3271">
      <w:pPr>
        <w:pStyle w:val="ListNumber"/>
        <w:numPr>
          <w:ilvl w:val="0"/>
          <w:numId w:val="76"/>
        </w:numPr>
      </w:pPr>
      <w:r>
        <w:t xml:space="preserve">Click </w:t>
      </w:r>
      <w:r w:rsidR="00557E5B">
        <w:t xml:space="preserve">on </w:t>
      </w:r>
      <w:r w:rsidRPr="00AE3271">
        <w:rPr>
          <w:b/>
          <w:bCs/>
        </w:rPr>
        <w:t>Order Confirmation</w:t>
      </w:r>
      <w:r>
        <w:t xml:space="preserve"> in the Navigation Window. </w:t>
      </w:r>
    </w:p>
    <w:p w14:paraId="2880DE60" w14:textId="77777777" w:rsidR="00075799" w:rsidRDefault="00075799" w:rsidP="006C37B5">
      <w:pPr>
        <w:pStyle w:val="ListNumber"/>
        <w:numPr>
          <w:ilvl w:val="0"/>
          <w:numId w:val="103"/>
        </w:numPr>
      </w:pPr>
      <w:r>
        <w:t xml:space="preserve">Under the </w:t>
      </w:r>
      <w:r>
        <w:rPr>
          <w:b/>
          <w:bCs/>
        </w:rPr>
        <w:t>Optional Order Confirmation Screen Fields</w:t>
      </w:r>
      <w:r>
        <w:t xml:space="preserve">, select the fields that you would like to be visible when reviewing orders that have been committed.  </w:t>
      </w:r>
    </w:p>
    <w:p w14:paraId="72DFDA9E" w14:textId="77777777" w:rsidR="00075799" w:rsidRDefault="00075799" w:rsidP="006C37B5">
      <w:pPr>
        <w:pStyle w:val="ListNumber"/>
        <w:numPr>
          <w:ilvl w:val="0"/>
          <w:numId w:val="103"/>
        </w:numPr>
      </w:pPr>
      <w:r>
        <w:t xml:space="preserve">Click </w:t>
      </w:r>
      <w:r>
        <w:rPr>
          <w:b/>
          <w:bCs/>
        </w:rPr>
        <w:t>Save</w:t>
      </w:r>
      <w:r>
        <w:t xml:space="preserve"> to save new settings. </w:t>
      </w:r>
    </w:p>
    <w:p w14:paraId="10D2E61F" w14:textId="77777777" w:rsidR="00075799" w:rsidRDefault="00075799" w:rsidP="00075799">
      <w:pPr>
        <w:rPr>
          <w:sz w:val="20"/>
        </w:rPr>
      </w:pPr>
      <w:r>
        <w:br w:type="page"/>
      </w:r>
    </w:p>
    <w:p w14:paraId="05D2FD85" w14:textId="77777777" w:rsidR="00075799" w:rsidRDefault="00075799" w:rsidP="00075799">
      <w:pPr>
        <w:pStyle w:val="Heading3"/>
      </w:pPr>
      <w:bookmarkStart w:id="102" w:name="_Toc232225528"/>
      <w:bookmarkStart w:id="103" w:name="_Toc232225572"/>
      <w:bookmarkStart w:id="104" w:name="_Toc54016723"/>
      <w:bookmarkStart w:id="105" w:name="_Toc130783749"/>
      <w:r>
        <w:t>Administrative Reports</w:t>
      </w:r>
      <w:bookmarkEnd w:id="102"/>
      <w:bookmarkEnd w:id="103"/>
      <w:bookmarkEnd w:id="104"/>
      <w:bookmarkEnd w:id="105"/>
    </w:p>
    <w:p w14:paraId="0A548B05" w14:textId="77777777" w:rsidR="00075799" w:rsidRDefault="00075799" w:rsidP="00075799">
      <w:pPr>
        <w:pStyle w:val="BodyText"/>
      </w:pPr>
      <w:bookmarkStart w:id="106" w:name="_Ref32232422"/>
      <w:r>
        <w:t>Various administrative reports are available, including the following:</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2BF5A2EF" w14:textId="77777777" w:rsidTr="00557E5B">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6865FF07" w14:textId="77777777" w:rsidR="00075799" w:rsidRPr="001671B4" w:rsidRDefault="00075799" w:rsidP="00AE3271">
            <w:pPr>
              <w:pStyle w:val="TableHeading"/>
            </w:pPr>
            <w:r w:rsidRPr="001671B4">
              <w:t>Administrative Reports</w:t>
            </w:r>
          </w:p>
        </w:tc>
      </w:tr>
      <w:tr w:rsidR="00075799" w:rsidRPr="001671B4" w14:paraId="6DF3D188" w14:textId="77777777" w:rsidTr="00557E5B">
        <w:trPr>
          <w:cantSplit/>
        </w:trPr>
        <w:tc>
          <w:tcPr>
            <w:tcW w:w="8060" w:type="dxa"/>
            <w:tcBorders>
              <w:top w:val="single" w:sz="4" w:space="0" w:color="auto"/>
              <w:left w:val="single" w:sz="6" w:space="0" w:color="auto"/>
              <w:bottom w:val="single" w:sz="6" w:space="0" w:color="auto"/>
            </w:tcBorders>
          </w:tcPr>
          <w:p w14:paraId="09787A2D" w14:textId="4E0406AC" w:rsidR="00075799" w:rsidRPr="001671B4" w:rsidRDefault="00075799" w:rsidP="00AE3271">
            <w:pPr>
              <w:pStyle w:val="TableBody"/>
            </w:pPr>
            <w:r w:rsidRPr="001671B4">
              <w:rPr>
                <w:b/>
                <w:bCs/>
              </w:rPr>
              <w:t xml:space="preserve">System Status – </w:t>
            </w:r>
            <w:r w:rsidR="00B759A8">
              <w:t>P</w:t>
            </w:r>
            <w:r w:rsidRPr="001671B4">
              <w:t>rovides an overview of the system status, OptiNet version, &amp; Institution name.</w:t>
            </w:r>
          </w:p>
        </w:tc>
      </w:tr>
      <w:tr w:rsidR="00075799" w:rsidRPr="001671B4" w14:paraId="2F8EC69C" w14:textId="77777777" w:rsidTr="00557E5B">
        <w:trPr>
          <w:cantSplit/>
        </w:trPr>
        <w:tc>
          <w:tcPr>
            <w:tcW w:w="8060" w:type="dxa"/>
            <w:tcBorders>
              <w:top w:val="single" w:sz="6" w:space="0" w:color="auto"/>
              <w:left w:val="single" w:sz="6" w:space="0" w:color="auto"/>
              <w:bottom w:val="single" w:sz="6" w:space="0" w:color="auto"/>
            </w:tcBorders>
          </w:tcPr>
          <w:p w14:paraId="3DBA4FA8" w14:textId="505B51FC" w:rsidR="00075799" w:rsidRPr="001671B4" w:rsidRDefault="00075799" w:rsidP="00AE3271">
            <w:pPr>
              <w:pStyle w:val="TableBody"/>
              <w:rPr>
                <w:b/>
                <w:bCs/>
              </w:rPr>
            </w:pPr>
            <w:r w:rsidRPr="001671B4">
              <w:rPr>
                <w:b/>
                <w:bCs/>
              </w:rPr>
              <w:t xml:space="preserve">Usage History </w:t>
            </w:r>
            <w:r w:rsidRPr="001671B4">
              <w:t xml:space="preserve">– </w:t>
            </w:r>
            <w:r w:rsidR="00B759A8">
              <w:t>L</w:t>
            </w:r>
            <w:r w:rsidRPr="001671B4">
              <w:t>ists users who have/</w:t>
            </w:r>
            <w:r w:rsidR="00016630">
              <w:t xml:space="preserve">have </w:t>
            </w:r>
            <w:r w:rsidRPr="001671B4">
              <w:t xml:space="preserve">not logged in today. Indicates </w:t>
            </w:r>
            <w:r w:rsidR="004039CB">
              <w:t xml:space="preserve">the </w:t>
            </w:r>
            <w:r w:rsidRPr="001671B4">
              <w:t xml:space="preserve">number of users, user names and last login dates. Click on the hyperlinks to access </w:t>
            </w:r>
            <w:r w:rsidR="00C4666B">
              <w:t xml:space="preserve">the </w:t>
            </w:r>
            <w:r w:rsidRPr="001671B4">
              <w:t xml:space="preserve">user maintenance window. </w:t>
            </w:r>
          </w:p>
        </w:tc>
      </w:tr>
      <w:tr w:rsidR="00075799" w:rsidRPr="001671B4" w14:paraId="10D96B4E" w14:textId="77777777" w:rsidTr="00557E5B">
        <w:trPr>
          <w:cantSplit/>
        </w:trPr>
        <w:tc>
          <w:tcPr>
            <w:tcW w:w="8060" w:type="dxa"/>
            <w:tcBorders>
              <w:top w:val="single" w:sz="6" w:space="0" w:color="auto"/>
              <w:left w:val="single" w:sz="6" w:space="0" w:color="auto"/>
              <w:bottom w:val="single" w:sz="6" w:space="0" w:color="auto"/>
            </w:tcBorders>
          </w:tcPr>
          <w:p w14:paraId="13661BB4" w14:textId="6841A51A" w:rsidR="00075799" w:rsidRPr="001671B4" w:rsidRDefault="00075799" w:rsidP="00AE3271">
            <w:pPr>
              <w:pStyle w:val="TableBody"/>
            </w:pPr>
            <w:r w:rsidRPr="001671B4">
              <w:rPr>
                <w:b/>
                <w:bCs/>
              </w:rPr>
              <w:t xml:space="preserve">Depot Download </w:t>
            </w:r>
            <w:r w:rsidRPr="001671B4">
              <w:t xml:space="preserve">– </w:t>
            </w:r>
            <w:r w:rsidR="00C41E67">
              <w:t>S</w:t>
            </w:r>
            <w:r w:rsidRPr="001671B4">
              <w:t xml:space="preserve">elect the format for the balances to be downloaded when received from a depot. There are four possible </w:t>
            </w:r>
            <w:smartTag w:uri="urn:schemas-microsoft-com:office:smarttags" w:element="stockticker">
              <w:r w:rsidRPr="001671B4">
                <w:t>CSV</w:t>
              </w:r>
            </w:smartTag>
            <w:r w:rsidRPr="001671B4">
              <w:t xml:space="preserve"> formats for the download:</w:t>
            </w:r>
          </w:p>
          <w:p w14:paraId="4F417160" w14:textId="77777777" w:rsidR="00075799" w:rsidRPr="001671B4" w:rsidRDefault="00075799" w:rsidP="006C37B5">
            <w:pPr>
              <w:pStyle w:val="ListNumber2"/>
              <w:numPr>
                <w:ilvl w:val="1"/>
                <w:numId w:val="103"/>
              </w:numPr>
            </w:pPr>
            <w:r w:rsidRPr="001671B4">
              <w:t>Denomination by row</w:t>
            </w:r>
          </w:p>
          <w:p w14:paraId="1CA7576E" w14:textId="77777777" w:rsidR="00075799" w:rsidRPr="001671B4" w:rsidRDefault="00075799" w:rsidP="006C37B5">
            <w:pPr>
              <w:pStyle w:val="ListNumber2"/>
              <w:numPr>
                <w:ilvl w:val="1"/>
                <w:numId w:val="103"/>
              </w:numPr>
              <w:rPr>
                <w:bCs/>
              </w:rPr>
            </w:pPr>
            <w:r w:rsidRPr="001671B4">
              <w:t>Denomination by column</w:t>
            </w:r>
          </w:p>
          <w:p w14:paraId="5AD1CB7C" w14:textId="77777777" w:rsidR="00075799" w:rsidRPr="001671B4" w:rsidRDefault="00075799" w:rsidP="006C37B5">
            <w:pPr>
              <w:pStyle w:val="ListNumber2"/>
              <w:numPr>
                <w:ilvl w:val="1"/>
                <w:numId w:val="103"/>
              </w:numPr>
              <w:rPr>
                <w:bCs/>
              </w:rPr>
            </w:pPr>
            <w:r w:rsidRPr="001671B4">
              <w:rPr>
                <w:bCs/>
              </w:rPr>
              <w:t>Denomination by Row 4.2.2</w:t>
            </w:r>
          </w:p>
          <w:p w14:paraId="3D783A8D" w14:textId="77777777" w:rsidR="00075799" w:rsidRPr="001671B4" w:rsidRDefault="00075799" w:rsidP="006C37B5">
            <w:pPr>
              <w:pStyle w:val="ListNumber2"/>
              <w:numPr>
                <w:ilvl w:val="1"/>
                <w:numId w:val="103"/>
              </w:numPr>
              <w:rPr>
                <w:bCs/>
              </w:rPr>
            </w:pPr>
            <w:r w:rsidRPr="001671B4">
              <w:rPr>
                <w:bCs/>
              </w:rPr>
              <w:t>Denomination by Column 4.2.2</w:t>
            </w:r>
          </w:p>
          <w:p w14:paraId="4AEA12A0" w14:textId="77777777" w:rsidR="00075799" w:rsidRPr="001671B4" w:rsidRDefault="00075799" w:rsidP="00AE3271">
            <w:pPr>
              <w:pStyle w:val="TableBody"/>
            </w:pPr>
            <w:r w:rsidRPr="001671B4">
              <w:t>Below is an explanation of the fields in these formats.</w:t>
            </w:r>
          </w:p>
        </w:tc>
      </w:tr>
    </w:tbl>
    <w:p w14:paraId="7FF64761" w14:textId="77777777" w:rsidR="00075799" w:rsidRDefault="00075799" w:rsidP="00075799">
      <w:pPr>
        <w:pStyle w:val="Caption"/>
      </w:pPr>
    </w:p>
    <w:p w14:paraId="261D4F59" w14:textId="61DC3862"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sidR="009F0B76">
        <w:rPr>
          <w:noProof/>
          <w:sz w:val="20"/>
        </w:rPr>
        <w:t>2</w:t>
      </w:r>
      <w:r>
        <w:rPr>
          <w:sz w:val="20"/>
        </w:rPr>
        <w:fldChar w:fldCharType="end"/>
      </w:r>
      <w:r>
        <w:rPr>
          <w:sz w:val="20"/>
        </w:rPr>
        <w:t xml:space="preserve">:  Depot Download Denomination by </w:t>
      </w:r>
      <w:smartTag w:uri="urn:schemas-microsoft-com:office:smarttags" w:element="stockticker">
        <w:r>
          <w:rPr>
            <w:sz w:val="20"/>
          </w:rPr>
          <w:t>Row</w:t>
        </w:r>
      </w:smartTag>
      <w:r>
        <w:rPr>
          <w:sz w:val="20"/>
        </w:rPr>
        <w:t xml:space="preserve"> 4.2.2 </w:t>
      </w:r>
      <w:smartTag w:uri="urn:schemas-microsoft-com:office:smarttags" w:element="stockticker">
        <w:r>
          <w:rPr>
            <w:sz w:val="20"/>
          </w:rPr>
          <w:t>and</w:t>
        </w:r>
      </w:smartTag>
      <w:r>
        <w:rPr>
          <w:sz w:val="20"/>
        </w:rPr>
        <w:t xml:space="preserve"> by </w:t>
      </w:r>
      <w:smartTag w:uri="urn:schemas-microsoft-com:office:smarttags" w:element="stockticker">
        <w:r>
          <w:rPr>
            <w:sz w:val="20"/>
          </w:rPr>
          <w:t>Row</w:t>
        </w:r>
      </w:smartTag>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2A72D110" w14:textId="77777777" w:rsidTr="00C41E67">
        <w:trPr>
          <w:cantSplit/>
          <w:tblHeader/>
        </w:trPr>
        <w:tc>
          <w:tcPr>
            <w:tcW w:w="2089" w:type="dxa"/>
            <w:tcBorders>
              <w:top w:val="single" w:sz="6" w:space="0" w:color="auto"/>
              <w:left w:val="single" w:sz="6" w:space="0" w:color="auto"/>
              <w:bottom w:val="double" w:sz="6" w:space="0" w:color="auto"/>
              <w:right w:val="single" w:sz="6" w:space="0" w:color="auto"/>
            </w:tcBorders>
            <w:shd w:val="clear" w:color="auto" w:fill="54B948"/>
          </w:tcPr>
          <w:p w14:paraId="54D105E7"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71DC45E8" w14:textId="77777777" w:rsidR="00075799" w:rsidRPr="001671B4" w:rsidRDefault="00075799" w:rsidP="000E012A">
            <w:pPr>
              <w:pStyle w:val="TableHeading"/>
            </w:pPr>
            <w:r w:rsidRPr="001671B4">
              <w:t>Description</w:t>
            </w:r>
          </w:p>
        </w:tc>
      </w:tr>
      <w:tr w:rsidR="00075799" w:rsidRPr="001671B4" w14:paraId="3AE44FAF"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pct12" w:color="auto" w:fill="FFFFFF"/>
          </w:tcPr>
          <w:p w14:paraId="11CB2F5A" w14:textId="77777777" w:rsidR="00075799" w:rsidRPr="001671B4" w:rsidRDefault="00075799" w:rsidP="00596BD6">
            <w:pPr>
              <w:pStyle w:val="TableHeader"/>
            </w:pPr>
          </w:p>
        </w:tc>
      </w:tr>
      <w:tr w:rsidR="00075799" w:rsidRPr="001671B4" w14:paraId="65293D5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3D1CB0F" w14:textId="77777777" w:rsidR="00075799" w:rsidRPr="00C41E67" w:rsidRDefault="00075799" w:rsidP="000E012A">
            <w:pPr>
              <w:pStyle w:val="TableBody"/>
              <w:rPr>
                <w:b/>
                <w:bCs/>
              </w:rPr>
            </w:pPr>
            <w:r w:rsidRPr="00C41E67">
              <w:rPr>
                <w:b/>
                <w:bCs/>
              </w:rPr>
              <w:t>DEPOT_ID</w:t>
            </w:r>
          </w:p>
        </w:tc>
        <w:tc>
          <w:tcPr>
            <w:tcW w:w="5458" w:type="dxa"/>
            <w:tcBorders>
              <w:top w:val="single" w:sz="6" w:space="0" w:color="auto"/>
              <w:left w:val="single" w:sz="6" w:space="0" w:color="auto"/>
              <w:bottom w:val="single" w:sz="6" w:space="0" w:color="auto"/>
              <w:right w:val="single" w:sz="6" w:space="0" w:color="auto"/>
            </w:tcBorders>
          </w:tcPr>
          <w:p w14:paraId="0267DA2A" w14:textId="510AF03A" w:rsidR="00075799" w:rsidRPr="001671B4" w:rsidRDefault="00C41E67" w:rsidP="000E012A">
            <w:pPr>
              <w:pStyle w:val="TableBody"/>
            </w:pPr>
            <w:r>
              <w:t>A u</w:t>
            </w:r>
            <w:r w:rsidR="00075799" w:rsidRPr="001671B4">
              <w:t>nique alphanumeric identification of the depot.</w:t>
            </w:r>
          </w:p>
        </w:tc>
      </w:tr>
      <w:tr w:rsidR="00075799" w:rsidRPr="001671B4" w14:paraId="268929A3"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A22583E" w14:textId="77777777" w:rsidR="00075799" w:rsidRPr="00C41E67" w:rsidRDefault="00075799" w:rsidP="000E012A">
            <w:pPr>
              <w:pStyle w:val="TableBody"/>
              <w:rPr>
                <w:b/>
                <w:bCs/>
              </w:rPr>
            </w:pPr>
            <w:r w:rsidRPr="00C41E67">
              <w:rPr>
                <w:b/>
                <w:bCs/>
              </w:rPr>
              <w:t>D_NAME</w:t>
            </w:r>
          </w:p>
        </w:tc>
        <w:tc>
          <w:tcPr>
            <w:tcW w:w="5458" w:type="dxa"/>
            <w:tcBorders>
              <w:top w:val="single" w:sz="6" w:space="0" w:color="auto"/>
              <w:left w:val="single" w:sz="6" w:space="0" w:color="auto"/>
              <w:bottom w:val="single" w:sz="6" w:space="0" w:color="auto"/>
              <w:right w:val="single" w:sz="6" w:space="0" w:color="auto"/>
            </w:tcBorders>
          </w:tcPr>
          <w:p w14:paraId="12A0311F" w14:textId="77777777" w:rsidR="00075799" w:rsidRPr="001671B4" w:rsidRDefault="00075799" w:rsidP="000E012A">
            <w:pPr>
              <w:pStyle w:val="TableBody"/>
            </w:pPr>
            <w:r w:rsidRPr="001671B4">
              <w:t>Alphanumeric name of the depot.</w:t>
            </w:r>
          </w:p>
        </w:tc>
      </w:tr>
      <w:tr w:rsidR="00075799" w:rsidRPr="001671B4" w14:paraId="5E9DEAE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0F0E9B" w14:textId="77777777" w:rsidR="00075799" w:rsidRPr="00C41E67" w:rsidRDefault="00075799" w:rsidP="000E012A">
            <w:pPr>
              <w:pStyle w:val="TableBody"/>
              <w:rPr>
                <w:b/>
                <w:bCs/>
              </w:rPr>
            </w:pPr>
            <w:r w:rsidRPr="00C41E67">
              <w:rPr>
                <w:b/>
                <w:bCs/>
              </w:rPr>
              <w:t>CASHP_ID</w:t>
            </w:r>
          </w:p>
        </w:tc>
        <w:tc>
          <w:tcPr>
            <w:tcW w:w="5458" w:type="dxa"/>
            <w:tcBorders>
              <w:top w:val="single" w:sz="6" w:space="0" w:color="auto"/>
              <w:left w:val="single" w:sz="6" w:space="0" w:color="auto"/>
              <w:bottom w:val="single" w:sz="6" w:space="0" w:color="auto"/>
              <w:right w:val="single" w:sz="6" w:space="0" w:color="auto"/>
            </w:tcBorders>
          </w:tcPr>
          <w:p w14:paraId="17B03996" w14:textId="77777777" w:rsidR="00075799" w:rsidRPr="001671B4" w:rsidRDefault="00075799" w:rsidP="000E012A">
            <w:pPr>
              <w:pStyle w:val="TableBody"/>
            </w:pPr>
            <w:r w:rsidRPr="001671B4">
              <w:t>Cashpoint ID. Unique alphanumeric identification of the Cashpoint.</w:t>
            </w:r>
          </w:p>
        </w:tc>
      </w:tr>
      <w:tr w:rsidR="00075799" w:rsidRPr="001671B4" w14:paraId="1895A004"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B49C80E" w14:textId="77777777" w:rsidR="00075799" w:rsidRPr="00C41E67" w:rsidRDefault="00075799" w:rsidP="000E012A">
            <w:pPr>
              <w:pStyle w:val="TableBody"/>
              <w:rPr>
                <w:b/>
                <w:bCs/>
              </w:rPr>
            </w:pPr>
            <w:r w:rsidRPr="00C41E67">
              <w:rPr>
                <w:b/>
                <w:bCs/>
              </w:rPr>
              <w:t>P_NAME</w:t>
            </w:r>
          </w:p>
        </w:tc>
        <w:tc>
          <w:tcPr>
            <w:tcW w:w="5458" w:type="dxa"/>
            <w:tcBorders>
              <w:top w:val="single" w:sz="6" w:space="0" w:color="auto"/>
              <w:left w:val="single" w:sz="6" w:space="0" w:color="auto"/>
              <w:bottom w:val="single" w:sz="6" w:space="0" w:color="auto"/>
              <w:right w:val="single" w:sz="6" w:space="0" w:color="auto"/>
            </w:tcBorders>
          </w:tcPr>
          <w:p w14:paraId="088CB202" w14:textId="77777777" w:rsidR="00075799" w:rsidRPr="001671B4" w:rsidRDefault="00075799" w:rsidP="000E012A">
            <w:pPr>
              <w:pStyle w:val="TableBody"/>
            </w:pPr>
            <w:r w:rsidRPr="001671B4">
              <w:t>Alphanumeric name of the Cashpoint.</w:t>
            </w:r>
          </w:p>
        </w:tc>
      </w:tr>
      <w:tr w:rsidR="00075799" w:rsidRPr="001671B4" w14:paraId="3663930A" w14:textId="77777777" w:rsidTr="00C41E67">
        <w:trPr>
          <w:cantSplit/>
        </w:trPr>
        <w:tc>
          <w:tcPr>
            <w:tcW w:w="2089" w:type="dxa"/>
            <w:tcBorders>
              <w:top w:val="nil"/>
              <w:left w:val="single" w:sz="6" w:space="0" w:color="auto"/>
              <w:bottom w:val="single" w:sz="6" w:space="0" w:color="auto"/>
              <w:right w:val="single" w:sz="6" w:space="0" w:color="auto"/>
            </w:tcBorders>
          </w:tcPr>
          <w:p w14:paraId="3F287027" w14:textId="77777777" w:rsidR="00075799" w:rsidRPr="00C41E67" w:rsidRDefault="00075799" w:rsidP="000E012A">
            <w:pPr>
              <w:pStyle w:val="TableBody"/>
              <w:rPr>
                <w:b/>
                <w:bCs/>
                <w:color w:val="000000"/>
              </w:rPr>
            </w:pPr>
            <w:r w:rsidRPr="00C41E67">
              <w:rPr>
                <w:b/>
                <w:bCs/>
                <w:color w:val="000000"/>
              </w:rPr>
              <w:t>CPTYP_ID</w:t>
            </w:r>
          </w:p>
        </w:tc>
        <w:tc>
          <w:tcPr>
            <w:tcW w:w="5458" w:type="dxa"/>
            <w:tcBorders>
              <w:top w:val="nil"/>
              <w:left w:val="single" w:sz="6" w:space="0" w:color="auto"/>
              <w:bottom w:val="single" w:sz="6" w:space="0" w:color="auto"/>
              <w:right w:val="single" w:sz="6" w:space="0" w:color="auto"/>
            </w:tcBorders>
          </w:tcPr>
          <w:p w14:paraId="0D635293"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32837A7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50CC4F8" w14:textId="77777777" w:rsidR="00075799" w:rsidRPr="00C41E67" w:rsidRDefault="00075799" w:rsidP="000E012A">
            <w:pPr>
              <w:pStyle w:val="TableBody"/>
              <w:rPr>
                <w:b/>
                <w:bCs/>
              </w:rPr>
            </w:pPr>
            <w:r w:rsidRPr="00C41E67">
              <w:rPr>
                <w:b/>
                <w:bCs/>
              </w:rPr>
              <w:t>ACTN_ID</w:t>
            </w:r>
          </w:p>
        </w:tc>
        <w:tc>
          <w:tcPr>
            <w:tcW w:w="5458" w:type="dxa"/>
            <w:tcBorders>
              <w:top w:val="single" w:sz="6" w:space="0" w:color="auto"/>
              <w:left w:val="single" w:sz="6" w:space="0" w:color="auto"/>
              <w:bottom w:val="single" w:sz="6" w:space="0" w:color="auto"/>
              <w:right w:val="single" w:sz="6" w:space="0" w:color="auto"/>
            </w:tcBorders>
          </w:tcPr>
          <w:p w14:paraId="75ED2BDE" w14:textId="77777777" w:rsidR="00075799" w:rsidRPr="001671B4" w:rsidRDefault="00075799" w:rsidP="000E012A">
            <w:pPr>
              <w:pStyle w:val="TableBody"/>
            </w:pPr>
            <w:r w:rsidRPr="001671B4">
              <w:t>Indicates the type of action depending on the type of Cashpoint:</w:t>
            </w:r>
          </w:p>
          <w:p w14:paraId="26B8D252" w14:textId="77777777" w:rsidR="00075799" w:rsidRPr="001671B4" w:rsidRDefault="00075799" w:rsidP="000E012A">
            <w:pPr>
              <w:pStyle w:val="TableBody"/>
              <w:rPr>
                <w:i/>
              </w:rPr>
            </w:pPr>
            <w:r w:rsidRPr="001671B4">
              <w:t xml:space="preserve">- </w:t>
            </w:r>
            <w:r w:rsidRPr="00C41E67">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1B695235" w14:textId="77777777" w:rsidR="00075799" w:rsidRPr="001671B4" w:rsidRDefault="00075799" w:rsidP="000E012A">
            <w:pPr>
              <w:pStyle w:val="TableBody"/>
            </w:pPr>
            <w:r w:rsidRPr="001671B4">
              <w:t xml:space="preserve">- </w:t>
            </w:r>
            <w:r w:rsidRPr="00C41E67">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0CB8C71E"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8FF194C" w14:textId="77777777" w:rsidR="00075799" w:rsidRPr="00C41E67" w:rsidRDefault="00075799" w:rsidP="000E012A">
            <w:pPr>
              <w:pStyle w:val="TableBody"/>
              <w:rPr>
                <w:b/>
                <w:bCs/>
                <w:color w:val="000000"/>
              </w:rPr>
            </w:pPr>
            <w:r w:rsidRPr="00C41E67">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6D7A7D88" w14:textId="77777777" w:rsidR="00075799" w:rsidRPr="001671B4" w:rsidRDefault="00075799" w:rsidP="000E012A">
            <w:pPr>
              <w:pStyle w:val="TableBody"/>
              <w:rPr>
                <w:color w:val="000000"/>
              </w:rPr>
            </w:pPr>
            <w:r w:rsidRPr="001671B4">
              <w:rPr>
                <w:color w:val="000000"/>
              </w:rPr>
              <w:t xml:space="preserve">Indicates the type of schedule: </w:t>
            </w:r>
          </w:p>
          <w:p w14:paraId="0F2EAD3D"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778F039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7BB8817" w14:textId="77777777" w:rsidR="00075799" w:rsidRPr="00C41E67" w:rsidRDefault="00075799" w:rsidP="000E012A">
            <w:pPr>
              <w:pStyle w:val="TableBody"/>
              <w:rPr>
                <w:b/>
                <w:bCs/>
                <w:color w:val="000000"/>
              </w:rPr>
            </w:pPr>
            <w:r w:rsidRPr="00C41E67">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6060AB0D"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5E63C65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448A7B79" w14:textId="77777777" w:rsidR="00075799" w:rsidRPr="0074352C" w:rsidRDefault="00075799" w:rsidP="000E012A">
            <w:pPr>
              <w:pStyle w:val="TableBody"/>
              <w:rPr>
                <w:b/>
                <w:bCs/>
                <w:color w:val="000000"/>
              </w:rPr>
            </w:pPr>
            <w:r w:rsidRPr="0074352C">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0FAF97EB"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75A2D24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4BE0699" w14:textId="77777777" w:rsidR="00075799" w:rsidRPr="0074352C" w:rsidRDefault="00075799" w:rsidP="000E012A">
            <w:pPr>
              <w:pStyle w:val="TableBody"/>
              <w:rPr>
                <w:b/>
                <w:bCs/>
                <w:color w:val="000000"/>
              </w:rPr>
            </w:pPr>
            <w:r w:rsidRPr="0074352C">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790FFE7C"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75E93547"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2690785" w14:textId="77777777" w:rsidR="00075799" w:rsidRPr="0074352C" w:rsidRDefault="00075799" w:rsidP="000E012A">
            <w:pPr>
              <w:pStyle w:val="TableBody"/>
              <w:rPr>
                <w:b/>
                <w:bCs/>
                <w:color w:val="000000"/>
              </w:rPr>
            </w:pPr>
            <w:r w:rsidRPr="0074352C">
              <w:rPr>
                <w:b/>
                <w:bCs/>
                <w:color w:val="000000"/>
              </w:rPr>
              <w:t>DENOM_ID</w:t>
            </w:r>
          </w:p>
        </w:tc>
        <w:tc>
          <w:tcPr>
            <w:tcW w:w="5458" w:type="dxa"/>
            <w:tcBorders>
              <w:top w:val="single" w:sz="6" w:space="0" w:color="auto"/>
              <w:left w:val="single" w:sz="6" w:space="0" w:color="auto"/>
              <w:bottom w:val="single" w:sz="6" w:space="0" w:color="auto"/>
              <w:right w:val="single" w:sz="6" w:space="0" w:color="auto"/>
            </w:tcBorders>
          </w:tcPr>
          <w:p w14:paraId="12522F31" w14:textId="76154190" w:rsidR="00075799" w:rsidRPr="001671B4" w:rsidRDefault="00075799" w:rsidP="000E012A">
            <w:pPr>
              <w:pStyle w:val="TableBody"/>
              <w:rPr>
                <w:color w:val="000000"/>
              </w:rPr>
            </w:pPr>
            <w:r w:rsidRPr="001671B4">
              <w:rPr>
                <w:color w:val="000000"/>
              </w:rPr>
              <w:t xml:space="preserve">Alphanumeric identification for </w:t>
            </w:r>
            <w:r w:rsidR="008449CA">
              <w:rPr>
                <w:color w:val="000000"/>
              </w:rPr>
              <w:t xml:space="preserve">the </w:t>
            </w:r>
            <w:r w:rsidRPr="001671B4">
              <w:rPr>
                <w:color w:val="000000"/>
              </w:rPr>
              <w:t xml:space="preserve">denomination of the order </w:t>
            </w:r>
          </w:p>
        </w:tc>
      </w:tr>
      <w:tr w:rsidR="00075799" w:rsidRPr="001671B4" w14:paraId="3EDC75A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EADEAC5" w14:textId="77777777" w:rsidR="00075799" w:rsidRPr="0074352C" w:rsidRDefault="00075799" w:rsidP="000E012A">
            <w:pPr>
              <w:pStyle w:val="TableBody"/>
              <w:rPr>
                <w:b/>
                <w:bCs/>
              </w:rPr>
            </w:pPr>
            <w:r w:rsidRPr="0074352C">
              <w:rPr>
                <w:b/>
                <w:bCs/>
              </w:rPr>
              <w:t>DENSHORT</w:t>
            </w:r>
          </w:p>
        </w:tc>
        <w:tc>
          <w:tcPr>
            <w:tcW w:w="5458" w:type="dxa"/>
            <w:tcBorders>
              <w:top w:val="single" w:sz="6" w:space="0" w:color="auto"/>
              <w:left w:val="single" w:sz="6" w:space="0" w:color="auto"/>
              <w:bottom w:val="single" w:sz="6" w:space="0" w:color="auto"/>
              <w:right w:val="single" w:sz="6" w:space="0" w:color="auto"/>
            </w:tcBorders>
          </w:tcPr>
          <w:p w14:paraId="4114325A" w14:textId="164E76DC" w:rsidR="00075799" w:rsidRPr="001671B4" w:rsidRDefault="00075799" w:rsidP="000E012A">
            <w:pPr>
              <w:pStyle w:val="TableBody"/>
            </w:pPr>
            <w:r w:rsidRPr="001671B4">
              <w:t>Identify Notes/Coins defined at the Denomination default level.</w:t>
            </w:r>
          </w:p>
        </w:tc>
      </w:tr>
      <w:tr w:rsidR="00075799" w:rsidRPr="001671B4" w14:paraId="539858E0"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A9B0C32" w14:textId="77777777" w:rsidR="00075799" w:rsidRPr="0074352C" w:rsidRDefault="00075799" w:rsidP="000E012A">
            <w:pPr>
              <w:pStyle w:val="TableBody"/>
              <w:rPr>
                <w:b/>
                <w:bCs/>
              </w:rPr>
            </w:pPr>
            <w:r w:rsidRPr="0074352C">
              <w:rPr>
                <w:b/>
                <w:bCs/>
              </w:rPr>
              <w:t>DEN_TYPE</w:t>
            </w:r>
          </w:p>
        </w:tc>
        <w:tc>
          <w:tcPr>
            <w:tcW w:w="5458" w:type="dxa"/>
            <w:tcBorders>
              <w:top w:val="single" w:sz="6" w:space="0" w:color="auto"/>
              <w:left w:val="single" w:sz="6" w:space="0" w:color="auto"/>
              <w:bottom w:val="single" w:sz="6" w:space="0" w:color="auto"/>
              <w:right w:val="single" w:sz="6" w:space="0" w:color="auto"/>
            </w:tcBorders>
          </w:tcPr>
          <w:p w14:paraId="192FA34C" w14:textId="77777777" w:rsidR="00075799" w:rsidRPr="001671B4" w:rsidRDefault="00075799" w:rsidP="000E012A">
            <w:pPr>
              <w:pStyle w:val="TableBody"/>
            </w:pPr>
            <w:r w:rsidRPr="001671B4">
              <w:t>Denomination value defined during the setup process.</w:t>
            </w:r>
          </w:p>
        </w:tc>
      </w:tr>
      <w:tr w:rsidR="00075799" w:rsidRPr="001671B4" w14:paraId="34370F3B"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1696610B" w14:textId="77777777" w:rsidR="00075799" w:rsidRPr="0074352C" w:rsidRDefault="00075799" w:rsidP="000E012A">
            <w:pPr>
              <w:pStyle w:val="TableBody"/>
              <w:rPr>
                <w:b/>
                <w:bCs/>
              </w:rPr>
            </w:pPr>
            <w:r w:rsidRPr="0074352C">
              <w:rPr>
                <w:b/>
                <w:bCs/>
              </w:rPr>
              <w:t>DEN_VAL</w:t>
            </w:r>
          </w:p>
        </w:tc>
        <w:tc>
          <w:tcPr>
            <w:tcW w:w="5458" w:type="dxa"/>
            <w:tcBorders>
              <w:top w:val="single" w:sz="6" w:space="0" w:color="auto"/>
              <w:left w:val="single" w:sz="6" w:space="0" w:color="auto"/>
              <w:bottom w:val="single" w:sz="6" w:space="0" w:color="auto"/>
              <w:right w:val="single" w:sz="6" w:space="0" w:color="auto"/>
            </w:tcBorders>
          </w:tcPr>
          <w:p w14:paraId="2215AA68" w14:textId="098B73AA" w:rsidR="00075799" w:rsidRPr="001671B4" w:rsidRDefault="008449CA" w:rsidP="000E012A">
            <w:pPr>
              <w:pStyle w:val="TableBody"/>
            </w:pPr>
            <w:r>
              <w:t>A c</w:t>
            </w:r>
            <w:r w:rsidRPr="001671B4">
              <w:t xml:space="preserve">omplete </w:t>
            </w:r>
            <w:r w:rsidR="00075799" w:rsidRPr="001671B4">
              <w:t>description of the denomination value defined during the setup process.</w:t>
            </w:r>
          </w:p>
        </w:tc>
      </w:tr>
      <w:tr w:rsidR="00075799" w:rsidRPr="001671B4" w14:paraId="6A3E9EA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F500DCB" w14:textId="77777777" w:rsidR="00075799" w:rsidRPr="0074352C" w:rsidRDefault="00075799" w:rsidP="000E012A">
            <w:pPr>
              <w:pStyle w:val="TableBody"/>
              <w:rPr>
                <w:b/>
                <w:bCs/>
              </w:rPr>
            </w:pPr>
            <w:r w:rsidRPr="0074352C">
              <w:rPr>
                <w:b/>
                <w:bCs/>
              </w:rPr>
              <w:t>DEN_AMT</w:t>
            </w:r>
          </w:p>
        </w:tc>
        <w:tc>
          <w:tcPr>
            <w:tcW w:w="5458" w:type="dxa"/>
            <w:tcBorders>
              <w:top w:val="single" w:sz="6" w:space="0" w:color="auto"/>
              <w:left w:val="single" w:sz="6" w:space="0" w:color="auto"/>
              <w:bottom w:val="single" w:sz="6" w:space="0" w:color="auto"/>
              <w:right w:val="single" w:sz="6" w:space="0" w:color="auto"/>
            </w:tcBorders>
          </w:tcPr>
          <w:p w14:paraId="7D2E09E5" w14:textId="45E0F55C" w:rsidR="00075799" w:rsidRPr="001671B4" w:rsidRDefault="008449CA" w:rsidP="000E012A">
            <w:pPr>
              <w:pStyle w:val="TableBody"/>
            </w:pPr>
            <w:r>
              <w:t>The a</w:t>
            </w:r>
            <w:r w:rsidRPr="001671B4">
              <w:t xml:space="preserve">mount </w:t>
            </w:r>
            <w:r w:rsidR="00075799" w:rsidRPr="001671B4">
              <w:t>that has been ordered for each denomination</w:t>
            </w:r>
          </w:p>
        </w:tc>
      </w:tr>
      <w:tr w:rsidR="00075799" w:rsidRPr="001671B4" w14:paraId="06A09306"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clear" w:color="auto" w:fill="54B948"/>
          </w:tcPr>
          <w:p w14:paraId="7F58A435" w14:textId="77777777" w:rsidR="00075799" w:rsidRPr="001671B4" w:rsidRDefault="00075799" w:rsidP="000E012A">
            <w:pPr>
              <w:pStyle w:val="TableHeading"/>
            </w:pPr>
            <w:r w:rsidRPr="001671B4">
              <w:t>The next 3 fields are included ONLY in Format ‘Denomination by Row’</w:t>
            </w:r>
          </w:p>
        </w:tc>
      </w:tr>
      <w:tr w:rsidR="00075799" w:rsidRPr="001671B4" w14:paraId="2FF6F396"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5934F3C4" w14:textId="77777777" w:rsidR="00075799" w:rsidRPr="0074352C" w:rsidRDefault="00075799" w:rsidP="000E012A">
            <w:pPr>
              <w:pStyle w:val="TableBody"/>
              <w:rPr>
                <w:b/>
                <w:bCs/>
              </w:rPr>
            </w:pPr>
            <w:r w:rsidRPr="0074352C">
              <w:rPr>
                <w:b/>
                <w:bCs/>
              </w:rPr>
              <w:t>CRNCY_ID</w:t>
            </w:r>
          </w:p>
        </w:tc>
        <w:tc>
          <w:tcPr>
            <w:tcW w:w="5458" w:type="dxa"/>
            <w:tcBorders>
              <w:top w:val="single" w:sz="6" w:space="0" w:color="auto"/>
              <w:left w:val="single" w:sz="6" w:space="0" w:color="auto"/>
              <w:bottom w:val="single" w:sz="6" w:space="0" w:color="auto"/>
              <w:right w:val="single" w:sz="6" w:space="0" w:color="auto"/>
            </w:tcBorders>
          </w:tcPr>
          <w:p w14:paraId="5F7894F2" w14:textId="77777777" w:rsidR="00075799" w:rsidRPr="001671B4" w:rsidRDefault="00075799" w:rsidP="000E012A">
            <w:pPr>
              <w:pStyle w:val="TableBody"/>
            </w:pPr>
            <w:r w:rsidRPr="0074352C">
              <w:rPr>
                <w:b/>
                <w:bCs/>
              </w:rPr>
              <w:t>Currency ID</w:t>
            </w:r>
            <w:r w:rsidRPr="001671B4">
              <w:t xml:space="preserve"> - Unique alphanumeric value for this currency.</w:t>
            </w:r>
          </w:p>
        </w:tc>
      </w:tr>
      <w:tr w:rsidR="00075799" w:rsidRPr="001671B4" w14:paraId="5563FCA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FEB9C02" w14:textId="77777777" w:rsidR="00075799" w:rsidRPr="0074352C" w:rsidRDefault="00075799" w:rsidP="000E012A">
            <w:pPr>
              <w:pStyle w:val="TableBody"/>
              <w:rPr>
                <w:b/>
                <w:bCs/>
              </w:rPr>
            </w:pPr>
            <w:r w:rsidRPr="0074352C">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7CCCBC62" w14:textId="77777777" w:rsidR="00075799" w:rsidRPr="001671B4" w:rsidRDefault="00075799" w:rsidP="000E012A">
            <w:pPr>
              <w:pStyle w:val="TableBody"/>
            </w:pPr>
            <w:r w:rsidRPr="001671B4">
              <w:t>Short description of the currency for that order</w:t>
            </w:r>
          </w:p>
        </w:tc>
      </w:tr>
      <w:tr w:rsidR="00075799" w:rsidRPr="001671B4" w14:paraId="51785CC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DF7E3B" w14:textId="77777777" w:rsidR="00075799" w:rsidRPr="0074352C" w:rsidRDefault="00075799" w:rsidP="000E012A">
            <w:pPr>
              <w:pStyle w:val="TableBody"/>
              <w:rPr>
                <w:b/>
                <w:bCs/>
              </w:rPr>
            </w:pPr>
            <w:r w:rsidRPr="0074352C">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53FAA427" w14:textId="22A8D058"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9450B8">
              <w:t>The p</w:t>
            </w:r>
            <w:r w:rsidR="009450B8" w:rsidRPr="001671B4">
              <w:t xml:space="preserve">riority </w:t>
            </w:r>
            <w:r w:rsidRPr="001671B4">
              <w:t xml:space="preserve">of the currency decreases as the numeric value of this field increases. Therefore, </w:t>
            </w:r>
            <w:r w:rsidR="009450B8">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118C6516" w14:textId="77777777" w:rsidR="00075799" w:rsidRDefault="00075799" w:rsidP="00075799">
      <w:pPr>
        <w:pStyle w:val="Caption"/>
      </w:pPr>
    </w:p>
    <w:p w14:paraId="520EBD34" w14:textId="77777777" w:rsidR="00075799" w:rsidRDefault="00075799" w:rsidP="00075799">
      <w:pPr>
        <w:pStyle w:val="Caption"/>
      </w:pPr>
      <w:r>
        <w:t xml:space="preserve">Example of format Denomination by </w:t>
      </w:r>
      <w:smartTag w:uri="urn:schemas-microsoft-com:office:smarttags" w:element="stockticker">
        <w:r>
          <w:t>Row</w:t>
        </w:r>
      </w:smartTag>
      <w:r>
        <w:t xml:space="preserve"> 4.2.2:</w:t>
      </w:r>
    </w:p>
    <w:p w14:paraId="57F00481" w14:textId="77777777" w:rsidR="00075799" w:rsidRDefault="00075799" w:rsidP="00075799">
      <w:r>
        <w:rPr>
          <w:noProof/>
        </w:rPr>
        <w:drawing>
          <wp:inline distT="0" distB="0" distL="0" distR="0" wp14:anchorId="34C9C1B9" wp14:editId="12D4DF70">
            <wp:extent cx="5915660" cy="445135"/>
            <wp:effectExtent l="76200" t="76200" r="14224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156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9B06A" w14:textId="77777777" w:rsidR="00075799" w:rsidRDefault="00075799" w:rsidP="00075799"/>
    <w:p w14:paraId="367646BC" w14:textId="77777777" w:rsidR="006C37B5" w:rsidRDefault="006C37B5">
      <w:pPr>
        <w:spacing w:after="160" w:line="259" w:lineRule="auto"/>
        <w:rPr>
          <w:rFonts w:ascii="Calibri" w:eastAsia="Times New Roman" w:hAnsi="Calibri"/>
          <w:caps/>
          <w:spacing w:val="10"/>
          <w:sz w:val="18"/>
          <w:szCs w:val="18"/>
          <w:lang w:bidi="en-US"/>
        </w:rPr>
      </w:pPr>
      <w:r>
        <w:br w:type="page"/>
      </w:r>
    </w:p>
    <w:p w14:paraId="7921AD65" w14:textId="28253530" w:rsidR="00075799" w:rsidRDefault="00075799" w:rsidP="00075799">
      <w:pPr>
        <w:pStyle w:val="Caption"/>
      </w:pPr>
      <w:r>
        <w:t xml:space="preserve">Example of format Denomination by </w:t>
      </w:r>
      <w:smartTag w:uri="urn:schemas-microsoft-com:office:smarttags" w:element="stockticker">
        <w:r>
          <w:t>Row</w:t>
        </w:r>
      </w:smartTag>
      <w:r>
        <w:t>:</w:t>
      </w:r>
    </w:p>
    <w:p w14:paraId="28C35E39" w14:textId="77777777" w:rsidR="00075799" w:rsidRDefault="00075799" w:rsidP="00075799">
      <w:r>
        <w:rPr>
          <w:noProof/>
        </w:rPr>
        <w:drawing>
          <wp:inline distT="0" distB="0" distL="0" distR="0" wp14:anchorId="602814B3" wp14:editId="0862CDDF">
            <wp:extent cx="5847687" cy="304030"/>
            <wp:effectExtent l="76200" t="76200" r="11557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5850007" cy="30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59985" w14:textId="77777777" w:rsidR="00075799" w:rsidRDefault="00075799" w:rsidP="00075799">
      <w:pPr>
        <w:pStyle w:val="Caption"/>
      </w:pPr>
    </w:p>
    <w:p w14:paraId="6F2F8816" w14:textId="3CEF969B"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sidR="009F0B76">
        <w:rPr>
          <w:noProof/>
          <w:sz w:val="20"/>
        </w:rPr>
        <w:t>3</w:t>
      </w:r>
      <w:r>
        <w:rPr>
          <w:sz w:val="20"/>
        </w:rPr>
        <w:fldChar w:fldCharType="end"/>
      </w:r>
      <w:r>
        <w:rPr>
          <w:sz w:val="20"/>
        </w:rPr>
        <w:t xml:space="preserve">:  Depot Download Denomination by Column 4.2.2 </w:t>
      </w:r>
      <w:smartTag w:uri="urn:schemas-microsoft-com:office:smarttags" w:element="stockticker">
        <w:r>
          <w:rPr>
            <w:sz w:val="20"/>
          </w:rPr>
          <w:t>and</w:t>
        </w:r>
      </w:smartTag>
      <w:r>
        <w:rPr>
          <w:sz w:val="20"/>
        </w:rPr>
        <w:t xml:space="preserve"> by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1C2ECAE" w14:textId="77777777" w:rsidTr="000E012A">
        <w:trPr>
          <w:cantSplit/>
          <w:tblHeader/>
        </w:trPr>
        <w:tc>
          <w:tcPr>
            <w:tcW w:w="2592" w:type="dxa"/>
            <w:tcBorders>
              <w:top w:val="single" w:sz="6" w:space="0" w:color="auto"/>
              <w:left w:val="single" w:sz="6" w:space="0" w:color="auto"/>
              <w:bottom w:val="double" w:sz="6" w:space="0" w:color="auto"/>
              <w:right w:val="single" w:sz="6" w:space="0" w:color="auto"/>
            </w:tcBorders>
            <w:shd w:val="clear" w:color="auto" w:fill="54B948"/>
          </w:tcPr>
          <w:p w14:paraId="363E3CB5"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0CABB171" w14:textId="77777777" w:rsidR="00075799" w:rsidRPr="001671B4" w:rsidRDefault="00075799" w:rsidP="000E012A">
            <w:pPr>
              <w:pStyle w:val="TableHeading"/>
            </w:pPr>
            <w:r w:rsidRPr="001671B4">
              <w:t>Description</w:t>
            </w:r>
          </w:p>
        </w:tc>
      </w:tr>
      <w:tr w:rsidR="00075799" w:rsidRPr="001671B4" w14:paraId="5D0E7988"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DFEA4A2" w14:textId="77777777" w:rsidR="00075799" w:rsidRPr="00282E42" w:rsidRDefault="00075799" w:rsidP="000E012A">
            <w:pPr>
              <w:pStyle w:val="TableBody"/>
              <w:rPr>
                <w:b/>
                <w:bCs/>
              </w:rPr>
            </w:pPr>
            <w:r w:rsidRPr="00282E42">
              <w:rPr>
                <w:b/>
                <w:bCs/>
              </w:rPr>
              <w:t>DEPOT_ID</w:t>
            </w:r>
          </w:p>
        </w:tc>
        <w:tc>
          <w:tcPr>
            <w:tcW w:w="5458" w:type="dxa"/>
            <w:tcBorders>
              <w:top w:val="single" w:sz="6" w:space="0" w:color="auto"/>
              <w:left w:val="single" w:sz="6" w:space="0" w:color="auto"/>
              <w:bottom w:val="single" w:sz="6" w:space="0" w:color="auto"/>
              <w:right w:val="single" w:sz="6" w:space="0" w:color="auto"/>
            </w:tcBorders>
          </w:tcPr>
          <w:p w14:paraId="4CFE9106" w14:textId="77777777" w:rsidR="00075799" w:rsidRPr="001671B4" w:rsidRDefault="00075799" w:rsidP="000E012A">
            <w:pPr>
              <w:pStyle w:val="TableBody"/>
            </w:pPr>
            <w:r w:rsidRPr="001671B4">
              <w:t>Unique alphanumeric identification of the depot.</w:t>
            </w:r>
          </w:p>
        </w:tc>
      </w:tr>
      <w:tr w:rsidR="00075799" w:rsidRPr="001671B4" w14:paraId="2A88969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F5934E5" w14:textId="77777777" w:rsidR="00075799" w:rsidRPr="00282E42" w:rsidRDefault="00075799" w:rsidP="000E012A">
            <w:pPr>
              <w:pStyle w:val="TableBody"/>
              <w:rPr>
                <w:b/>
                <w:bCs/>
              </w:rPr>
            </w:pPr>
            <w:r w:rsidRPr="00282E42">
              <w:rPr>
                <w:b/>
                <w:bCs/>
              </w:rPr>
              <w:t>D_NAME</w:t>
            </w:r>
          </w:p>
        </w:tc>
        <w:tc>
          <w:tcPr>
            <w:tcW w:w="5458" w:type="dxa"/>
            <w:tcBorders>
              <w:top w:val="single" w:sz="6" w:space="0" w:color="auto"/>
              <w:left w:val="single" w:sz="6" w:space="0" w:color="auto"/>
              <w:bottom w:val="single" w:sz="6" w:space="0" w:color="auto"/>
              <w:right w:val="single" w:sz="6" w:space="0" w:color="auto"/>
            </w:tcBorders>
          </w:tcPr>
          <w:p w14:paraId="6C4EEA8A" w14:textId="77777777" w:rsidR="00075799" w:rsidRPr="001671B4" w:rsidRDefault="00075799" w:rsidP="000E012A">
            <w:pPr>
              <w:pStyle w:val="TableBody"/>
            </w:pPr>
            <w:r w:rsidRPr="001671B4">
              <w:t>Alphanumeric name of the depot.</w:t>
            </w:r>
          </w:p>
        </w:tc>
      </w:tr>
      <w:tr w:rsidR="00075799" w:rsidRPr="001671B4" w14:paraId="5338816B"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5504D17A" w14:textId="77777777" w:rsidR="00075799" w:rsidRPr="00282E42" w:rsidRDefault="00075799" w:rsidP="000E012A">
            <w:pPr>
              <w:pStyle w:val="TableBody"/>
              <w:rPr>
                <w:b/>
                <w:bCs/>
              </w:rPr>
            </w:pPr>
            <w:r w:rsidRPr="00282E42">
              <w:rPr>
                <w:b/>
                <w:bCs/>
              </w:rPr>
              <w:t>CASHP_ID</w:t>
            </w:r>
          </w:p>
        </w:tc>
        <w:tc>
          <w:tcPr>
            <w:tcW w:w="5458" w:type="dxa"/>
            <w:tcBorders>
              <w:top w:val="single" w:sz="6" w:space="0" w:color="auto"/>
              <w:left w:val="single" w:sz="6" w:space="0" w:color="auto"/>
              <w:bottom w:val="single" w:sz="6" w:space="0" w:color="auto"/>
              <w:right w:val="single" w:sz="6" w:space="0" w:color="auto"/>
            </w:tcBorders>
          </w:tcPr>
          <w:p w14:paraId="34E513E1" w14:textId="77777777" w:rsidR="00075799" w:rsidRPr="001671B4" w:rsidRDefault="00075799" w:rsidP="000E012A">
            <w:pPr>
              <w:pStyle w:val="TableBody"/>
            </w:pPr>
            <w:r w:rsidRPr="001671B4">
              <w:t>Cashpoint ID. Unique alphanumeric identification of the Cashpoint.</w:t>
            </w:r>
          </w:p>
        </w:tc>
      </w:tr>
      <w:tr w:rsidR="00075799" w:rsidRPr="001671B4" w14:paraId="6BA42E6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9C9C82D" w14:textId="77777777" w:rsidR="00075799" w:rsidRPr="00282E42" w:rsidRDefault="00075799" w:rsidP="000E012A">
            <w:pPr>
              <w:pStyle w:val="TableBody"/>
              <w:rPr>
                <w:b/>
                <w:bCs/>
              </w:rPr>
            </w:pPr>
            <w:r w:rsidRPr="00282E42">
              <w:rPr>
                <w:b/>
                <w:bCs/>
              </w:rPr>
              <w:t>P_NAME</w:t>
            </w:r>
          </w:p>
        </w:tc>
        <w:tc>
          <w:tcPr>
            <w:tcW w:w="5458" w:type="dxa"/>
            <w:tcBorders>
              <w:top w:val="single" w:sz="6" w:space="0" w:color="auto"/>
              <w:left w:val="single" w:sz="6" w:space="0" w:color="auto"/>
              <w:bottom w:val="single" w:sz="6" w:space="0" w:color="auto"/>
              <w:right w:val="single" w:sz="6" w:space="0" w:color="auto"/>
            </w:tcBorders>
          </w:tcPr>
          <w:p w14:paraId="0D114C2E" w14:textId="77777777" w:rsidR="00075799" w:rsidRPr="001671B4" w:rsidRDefault="00075799" w:rsidP="000E012A">
            <w:pPr>
              <w:pStyle w:val="TableBody"/>
            </w:pPr>
            <w:r w:rsidRPr="001671B4">
              <w:t>Alphanumeric name of the Cashpoint.</w:t>
            </w:r>
          </w:p>
        </w:tc>
      </w:tr>
      <w:tr w:rsidR="00075799" w:rsidRPr="001671B4" w14:paraId="7EC680CB" w14:textId="77777777" w:rsidTr="00596BD6">
        <w:trPr>
          <w:cantSplit/>
        </w:trPr>
        <w:tc>
          <w:tcPr>
            <w:tcW w:w="2592" w:type="dxa"/>
            <w:tcBorders>
              <w:top w:val="nil"/>
              <w:left w:val="single" w:sz="6" w:space="0" w:color="auto"/>
              <w:bottom w:val="single" w:sz="6" w:space="0" w:color="auto"/>
              <w:right w:val="single" w:sz="6" w:space="0" w:color="auto"/>
            </w:tcBorders>
          </w:tcPr>
          <w:p w14:paraId="14959112" w14:textId="77777777" w:rsidR="00075799" w:rsidRPr="00282E42" w:rsidRDefault="00075799" w:rsidP="000E012A">
            <w:pPr>
              <w:pStyle w:val="TableBody"/>
              <w:rPr>
                <w:b/>
                <w:bCs/>
                <w:color w:val="000000"/>
              </w:rPr>
            </w:pPr>
            <w:r w:rsidRPr="00282E42">
              <w:rPr>
                <w:b/>
                <w:bCs/>
                <w:color w:val="000000"/>
              </w:rPr>
              <w:t>CPTYP_ID</w:t>
            </w:r>
          </w:p>
        </w:tc>
        <w:tc>
          <w:tcPr>
            <w:tcW w:w="5458" w:type="dxa"/>
            <w:tcBorders>
              <w:top w:val="nil"/>
              <w:left w:val="single" w:sz="6" w:space="0" w:color="auto"/>
              <w:bottom w:val="single" w:sz="6" w:space="0" w:color="auto"/>
              <w:right w:val="single" w:sz="6" w:space="0" w:color="auto"/>
            </w:tcBorders>
          </w:tcPr>
          <w:p w14:paraId="48EB1D0E"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4B7DC85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2047DC5E" w14:textId="77777777" w:rsidR="00075799" w:rsidRPr="00282E42" w:rsidRDefault="00075799" w:rsidP="000E012A">
            <w:pPr>
              <w:pStyle w:val="TableBody"/>
              <w:rPr>
                <w:b/>
                <w:bCs/>
              </w:rPr>
            </w:pPr>
            <w:r w:rsidRPr="00282E42">
              <w:rPr>
                <w:b/>
                <w:bCs/>
              </w:rPr>
              <w:t>ACTN_ID</w:t>
            </w:r>
          </w:p>
        </w:tc>
        <w:tc>
          <w:tcPr>
            <w:tcW w:w="5458" w:type="dxa"/>
            <w:tcBorders>
              <w:top w:val="single" w:sz="6" w:space="0" w:color="auto"/>
              <w:left w:val="single" w:sz="6" w:space="0" w:color="auto"/>
              <w:bottom w:val="single" w:sz="6" w:space="0" w:color="auto"/>
              <w:right w:val="single" w:sz="6" w:space="0" w:color="auto"/>
            </w:tcBorders>
          </w:tcPr>
          <w:p w14:paraId="7FDDB5EC" w14:textId="77777777" w:rsidR="00075799" w:rsidRPr="001671B4" w:rsidRDefault="00075799" w:rsidP="000E012A">
            <w:pPr>
              <w:pStyle w:val="TableBody"/>
            </w:pPr>
            <w:r w:rsidRPr="001671B4">
              <w:t>Indicates the type of action depending on the type of Cashpoint:</w:t>
            </w:r>
          </w:p>
          <w:p w14:paraId="77990C47" w14:textId="77777777" w:rsidR="00075799" w:rsidRPr="001671B4" w:rsidRDefault="00075799" w:rsidP="000E012A">
            <w:pPr>
              <w:pStyle w:val="TableBody"/>
              <w:rPr>
                <w:i/>
              </w:rPr>
            </w:pPr>
            <w:r w:rsidRPr="001671B4">
              <w:t xml:space="preserve">- </w:t>
            </w:r>
            <w:r w:rsidRPr="00282E42">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4578EF36" w14:textId="77777777" w:rsidR="00075799" w:rsidRPr="001671B4" w:rsidRDefault="00075799" w:rsidP="000E012A">
            <w:pPr>
              <w:pStyle w:val="TableBody"/>
            </w:pPr>
            <w:r w:rsidRPr="001671B4">
              <w:t xml:space="preserve">- </w:t>
            </w:r>
            <w:r w:rsidRPr="00282E42">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75D8846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7C0774" w14:textId="77777777" w:rsidR="00075799" w:rsidRPr="00282E42" w:rsidRDefault="00075799" w:rsidP="000E012A">
            <w:pPr>
              <w:pStyle w:val="TableBody"/>
              <w:rPr>
                <w:b/>
                <w:bCs/>
                <w:color w:val="000000"/>
              </w:rPr>
            </w:pPr>
            <w:r w:rsidRPr="00282E42">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3836B00D" w14:textId="77777777" w:rsidR="00075799" w:rsidRPr="001671B4" w:rsidRDefault="00075799" w:rsidP="000E012A">
            <w:pPr>
              <w:pStyle w:val="TableBody"/>
              <w:rPr>
                <w:color w:val="000000"/>
              </w:rPr>
            </w:pPr>
            <w:r w:rsidRPr="001671B4">
              <w:rPr>
                <w:color w:val="000000"/>
              </w:rPr>
              <w:t xml:space="preserve">Indicates the type of schedule: </w:t>
            </w:r>
          </w:p>
          <w:p w14:paraId="250CC46E"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119645C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E5C5876" w14:textId="77777777" w:rsidR="00075799" w:rsidRPr="00282E42" w:rsidRDefault="00075799" w:rsidP="000E012A">
            <w:pPr>
              <w:pStyle w:val="TableBody"/>
              <w:rPr>
                <w:b/>
                <w:bCs/>
                <w:color w:val="000000"/>
              </w:rPr>
            </w:pPr>
            <w:r w:rsidRPr="00282E42">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07BA4FDB"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00DBB0E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CFE8B46" w14:textId="77777777" w:rsidR="00075799" w:rsidRPr="00282E42" w:rsidRDefault="00075799" w:rsidP="000E012A">
            <w:pPr>
              <w:pStyle w:val="TableBody"/>
              <w:rPr>
                <w:b/>
                <w:bCs/>
                <w:color w:val="000000"/>
              </w:rPr>
            </w:pPr>
            <w:r w:rsidRPr="00282E42">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5C31E2EE"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358838E4"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71DA193" w14:textId="77777777" w:rsidR="00075799" w:rsidRPr="00282E42" w:rsidRDefault="00075799" w:rsidP="000E012A">
            <w:pPr>
              <w:pStyle w:val="TableBody"/>
              <w:rPr>
                <w:b/>
                <w:bCs/>
                <w:color w:val="000000"/>
              </w:rPr>
            </w:pPr>
            <w:r w:rsidRPr="00282E42">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16CC4538"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588D5D57" w14:textId="77777777" w:rsidTr="00596BD6">
        <w:trPr>
          <w:cantSplit/>
        </w:trPr>
        <w:tc>
          <w:tcPr>
            <w:tcW w:w="8050" w:type="dxa"/>
            <w:gridSpan w:val="2"/>
            <w:tcBorders>
              <w:top w:val="single" w:sz="6" w:space="0" w:color="auto"/>
              <w:left w:val="single" w:sz="6" w:space="0" w:color="auto"/>
              <w:bottom w:val="single" w:sz="6" w:space="0" w:color="auto"/>
              <w:right w:val="single" w:sz="6" w:space="0" w:color="auto"/>
            </w:tcBorders>
            <w:shd w:val="clear" w:color="auto" w:fill="FFFFFF"/>
          </w:tcPr>
          <w:p w14:paraId="45FB6638" w14:textId="414D93D0" w:rsidR="00075799" w:rsidRPr="001671B4" w:rsidRDefault="00075799" w:rsidP="000E012A">
            <w:pPr>
              <w:pStyle w:val="TableBody"/>
              <w:rPr>
                <w:color w:val="000000"/>
              </w:rPr>
            </w:pPr>
            <w:r w:rsidRPr="001671B4">
              <w:rPr>
                <w:color w:val="000000"/>
              </w:rPr>
              <w:t xml:space="preserve">The amount of the next fields might vary since they depend on the </w:t>
            </w:r>
            <w:r w:rsidR="00C44FD0">
              <w:rPr>
                <w:color w:val="000000"/>
              </w:rPr>
              <w:t>number</w:t>
            </w:r>
            <w:r w:rsidR="00C44FD0" w:rsidRPr="001671B4">
              <w:rPr>
                <w:color w:val="000000"/>
              </w:rPr>
              <w:t xml:space="preserve"> </w:t>
            </w:r>
            <w:r w:rsidRPr="001671B4">
              <w:rPr>
                <w:color w:val="000000"/>
              </w:rPr>
              <w:t>of denominations defined in the application</w:t>
            </w:r>
          </w:p>
        </w:tc>
      </w:tr>
      <w:tr w:rsidR="00075799" w:rsidRPr="001671B4" w14:paraId="66752EF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242BB21" w14:textId="77777777" w:rsidR="00075799" w:rsidRPr="00282E42" w:rsidRDefault="00075799" w:rsidP="000E012A">
            <w:pPr>
              <w:pStyle w:val="TableBody"/>
              <w:rPr>
                <w:b/>
                <w:bCs/>
                <w:color w:val="000000"/>
              </w:rPr>
            </w:pPr>
            <w:r w:rsidRPr="00282E42">
              <w:rPr>
                <w:b/>
                <w:bCs/>
                <w:color w:val="000000"/>
              </w:rPr>
              <w:t>&lt;DENOMINATION 1&gt;</w:t>
            </w:r>
          </w:p>
        </w:tc>
        <w:tc>
          <w:tcPr>
            <w:tcW w:w="5458" w:type="dxa"/>
            <w:tcBorders>
              <w:top w:val="single" w:sz="6" w:space="0" w:color="auto"/>
              <w:left w:val="single" w:sz="6" w:space="0" w:color="auto"/>
              <w:bottom w:val="single" w:sz="6" w:space="0" w:color="auto"/>
              <w:right w:val="single" w:sz="6" w:space="0" w:color="auto"/>
            </w:tcBorders>
          </w:tcPr>
          <w:p w14:paraId="1511C9BE" w14:textId="77777777" w:rsidR="00075799" w:rsidRPr="001671B4" w:rsidRDefault="00075799" w:rsidP="000E012A">
            <w:pPr>
              <w:pStyle w:val="TableBody"/>
              <w:rPr>
                <w:color w:val="000000"/>
              </w:rPr>
            </w:pPr>
            <w:r w:rsidRPr="001671B4">
              <w:rPr>
                <w:color w:val="000000"/>
              </w:rPr>
              <w:t>If a “</w:t>
            </w:r>
            <w:r w:rsidRPr="003E0B04">
              <w:rPr>
                <w:b/>
                <w:bCs/>
                <w:color w:val="000000"/>
              </w:rPr>
              <w:t xml:space="preserve">Denomination </w:t>
            </w:r>
            <w:smartTag w:uri="urn:schemas-microsoft-com:office:smarttags" w:element="metricconverter">
              <w:smartTagPr>
                <w:attr w:name="ProductID" w:val="1”"/>
              </w:smartTagPr>
              <w:r w:rsidRPr="003E0B04">
                <w:rPr>
                  <w:b/>
                  <w:bCs/>
                  <w:color w:val="000000"/>
                </w:rPr>
                <w:t>1</w:t>
              </w:r>
              <w:r w:rsidRPr="001671B4">
                <w:rPr>
                  <w:color w:val="000000"/>
                </w:rPr>
                <w:t>”</w:t>
              </w:r>
            </w:smartTag>
            <w:r w:rsidRPr="001671B4">
              <w:rPr>
                <w:color w:val="000000"/>
              </w:rPr>
              <w:t xml:space="preserve"> is defined in the application, this field will appear in the current file and the value will be the amount that was ordered in that denomination. If no cash was ordered in this particular denomination, the field will be empty. </w:t>
            </w:r>
          </w:p>
        </w:tc>
      </w:tr>
      <w:tr w:rsidR="00075799" w:rsidRPr="001671B4" w14:paraId="41808C35"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8971192" w14:textId="77777777" w:rsidR="00075799" w:rsidRPr="00282E42" w:rsidRDefault="00075799" w:rsidP="000E012A">
            <w:pPr>
              <w:pStyle w:val="TableBody"/>
              <w:rPr>
                <w:b/>
                <w:bCs/>
                <w:color w:val="000000"/>
              </w:rPr>
            </w:pPr>
            <w:r w:rsidRPr="00282E42">
              <w:rPr>
                <w:b/>
                <w:bCs/>
                <w:color w:val="000000"/>
              </w:rPr>
              <w:t>&lt;DENOMINATION I&gt;</w:t>
            </w:r>
          </w:p>
        </w:tc>
        <w:tc>
          <w:tcPr>
            <w:tcW w:w="5458" w:type="dxa"/>
            <w:tcBorders>
              <w:top w:val="single" w:sz="6" w:space="0" w:color="auto"/>
              <w:left w:val="single" w:sz="6" w:space="0" w:color="auto"/>
              <w:bottom w:val="single" w:sz="6" w:space="0" w:color="auto"/>
              <w:right w:val="single" w:sz="6" w:space="0" w:color="auto"/>
            </w:tcBorders>
          </w:tcPr>
          <w:p w14:paraId="1689DA18"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43B587E"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B8F9DA6" w14:textId="77777777" w:rsidR="00075799" w:rsidRPr="00282E42" w:rsidRDefault="00075799" w:rsidP="000E012A">
            <w:pPr>
              <w:pStyle w:val="TableBody"/>
              <w:rPr>
                <w:b/>
                <w:bCs/>
                <w:color w:val="000000"/>
              </w:rPr>
            </w:pPr>
            <w:r w:rsidRPr="00282E42">
              <w:rPr>
                <w:b/>
                <w:bCs/>
                <w:color w:val="000000"/>
              </w:rPr>
              <w:t>…….</w:t>
            </w:r>
          </w:p>
        </w:tc>
        <w:tc>
          <w:tcPr>
            <w:tcW w:w="5458" w:type="dxa"/>
            <w:tcBorders>
              <w:top w:val="single" w:sz="6" w:space="0" w:color="auto"/>
              <w:left w:val="single" w:sz="6" w:space="0" w:color="auto"/>
              <w:bottom w:val="single" w:sz="6" w:space="0" w:color="auto"/>
              <w:right w:val="single" w:sz="6" w:space="0" w:color="auto"/>
            </w:tcBorders>
          </w:tcPr>
          <w:p w14:paraId="4F9FE5AF" w14:textId="77777777" w:rsidR="00075799" w:rsidRPr="001671B4" w:rsidRDefault="00075799" w:rsidP="000E012A">
            <w:pPr>
              <w:pStyle w:val="TableBody"/>
              <w:rPr>
                <w:color w:val="000000"/>
              </w:rPr>
            </w:pPr>
            <w:r w:rsidRPr="001671B4">
              <w:rPr>
                <w:color w:val="000000"/>
              </w:rPr>
              <w:t>………</w:t>
            </w:r>
          </w:p>
        </w:tc>
      </w:tr>
      <w:tr w:rsidR="00075799" w:rsidRPr="001671B4" w14:paraId="480A580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BEC585" w14:textId="77777777" w:rsidR="00075799" w:rsidRPr="00282E42" w:rsidRDefault="00075799" w:rsidP="000E012A">
            <w:pPr>
              <w:pStyle w:val="TableBody"/>
              <w:rPr>
                <w:b/>
                <w:bCs/>
                <w:color w:val="000000"/>
              </w:rPr>
            </w:pPr>
            <w:r w:rsidRPr="00282E42">
              <w:rPr>
                <w:b/>
                <w:bCs/>
                <w:color w:val="000000"/>
              </w:rPr>
              <w:t>&lt;DENOMINATION N&gt;</w:t>
            </w:r>
          </w:p>
        </w:tc>
        <w:tc>
          <w:tcPr>
            <w:tcW w:w="5458" w:type="dxa"/>
            <w:tcBorders>
              <w:top w:val="single" w:sz="6" w:space="0" w:color="auto"/>
              <w:left w:val="single" w:sz="6" w:space="0" w:color="auto"/>
              <w:bottom w:val="single" w:sz="6" w:space="0" w:color="auto"/>
              <w:right w:val="single" w:sz="6" w:space="0" w:color="auto"/>
            </w:tcBorders>
          </w:tcPr>
          <w:p w14:paraId="38AC60CD"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3922E10"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4FDF4621" w14:textId="582C7637" w:rsidR="00075799" w:rsidRPr="001671B4" w:rsidRDefault="00075799" w:rsidP="000E012A">
            <w:pPr>
              <w:pStyle w:val="TableNote"/>
            </w:pPr>
            <w:r w:rsidRPr="000E012A">
              <w:rPr>
                <w:b/>
                <w:bCs/>
              </w:rPr>
              <w:t>Note</w:t>
            </w:r>
            <w:r w:rsidRPr="001671B4">
              <w:t xml:space="preserve">: In the example at the end of this table, you will see the </w:t>
            </w:r>
            <w:r w:rsidR="00C44FD0" w:rsidRPr="001671B4">
              <w:t>just</w:t>
            </w:r>
            <w:r w:rsidR="00C44FD0">
              <w:t>-</w:t>
            </w:r>
            <w:r w:rsidRPr="001671B4">
              <w:t>explained fields in italic. They are 500, 200, 100, 50, N00050, etc. They correspond to denominations defined in the application.</w:t>
            </w:r>
          </w:p>
        </w:tc>
      </w:tr>
      <w:tr w:rsidR="00075799" w:rsidRPr="001671B4" w14:paraId="0052877F"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59FDFFFE" w14:textId="77777777" w:rsidR="00075799" w:rsidRPr="001671B4" w:rsidRDefault="00075799" w:rsidP="000E012A">
            <w:pPr>
              <w:pStyle w:val="TableBody"/>
            </w:pPr>
            <w:r w:rsidRPr="001671B4">
              <w:t>The next 3 fields are included ONLY in Format ‘</w:t>
            </w:r>
            <w:r w:rsidRPr="009615B8">
              <w:rPr>
                <w:b/>
                <w:bCs/>
              </w:rPr>
              <w:t>Denomination by Column’</w:t>
            </w:r>
          </w:p>
        </w:tc>
      </w:tr>
      <w:tr w:rsidR="00075799" w:rsidRPr="001671B4" w14:paraId="09943459"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924CCE7" w14:textId="77777777" w:rsidR="00075799" w:rsidRPr="009615B8" w:rsidRDefault="00075799" w:rsidP="000E012A">
            <w:pPr>
              <w:pStyle w:val="TableBody"/>
              <w:rPr>
                <w:b/>
                <w:bCs/>
              </w:rPr>
            </w:pPr>
            <w:r w:rsidRPr="009615B8">
              <w:rPr>
                <w:b/>
                <w:bCs/>
              </w:rPr>
              <w:t>CRNCY_ID</w:t>
            </w:r>
          </w:p>
        </w:tc>
        <w:tc>
          <w:tcPr>
            <w:tcW w:w="5458" w:type="dxa"/>
            <w:tcBorders>
              <w:top w:val="single" w:sz="6" w:space="0" w:color="auto"/>
              <w:left w:val="single" w:sz="6" w:space="0" w:color="auto"/>
              <w:bottom w:val="single" w:sz="6" w:space="0" w:color="auto"/>
              <w:right w:val="single" w:sz="6" w:space="0" w:color="auto"/>
            </w:tcBorders>
          </w:tcPr>
          <w:p w14:paraId="13D5BBD9" w14:textId="77777777" w:rsidR="00075799" w:rsidRPr="001671B4" w:rsidRDefault="00075799" w:rsidP="000E012A">
            <w:pPr>
              <w:pStyle w:val="TableBody"/>
            </w:pPr>
            <w:r w:rsidRPr="009615B8">
              <w:rPr>
                <w:b/>
                <w:bCs/>
              </w:rPr>
              <w:t>Currency ID</w:t>
            </w:r>
            <w:r w:rsidRPr="001671B4">
              <w:t xml:space="preserve"> - Unique alphanumeric value for this currency.</w:t>
            </w:r>
          </w:p>
        </w:tc>
      </w:tr>
      <w:tr w:rsidR="00075799" w:rsidRPr="001671B4" w14:paraId="1CC33B6D"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5A8FCDF" w14:textId="77777777" w:rsidR="00075799" w:rsidRPr="009615B8" w:rsidRDefault="00075799" w:rsidP="000E012A">
            <w:pPr>
              <w:pStyle w:val="TableBody"/>
              <w:rPr>
                <w:b/>
                <w:bCs/>
              </w:rPr>
            </w:pPr>
            <w:r w:rsidRPr="009615B8">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0EF9B5E1" w14:textId="77777777" w:rsidR="00075799" w:rsidRPr="001671B4" w:rsidRDefault="00075799" w:rsidP="000E012A">
            <w:pPr>
              <w:pStyle w:val="TableBody"/>
            </w:pPr>
            <w:r w:rsidRPr="001671B4">
              <w:t>Short description of the currency for that order</w:t>
            </w:r>
          </w:p>
        </w:tc>
      </w:tr>
      <w:tr w:rsidR="00075799" w:rsidRPr="001671B4" w14:paraId="0360A9D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8CB9167" w14:textId="77777777" w:rsidR="00075799" w:rsidRPr="009615B8" w:rsidRDefault="00075799" w:rsidP="000E012A">
            <w:pPr>
              <w:pStyle w:val="TableBody"/>
              <w:rPr>
                <w:b/>
                <w:bCs/>
              </w:rPr>
            </w:pPr>
            <w:r w:rsidRPr="009615B8">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0495D6DE" w14:textId="2E9EE46C"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C44FD0">
              <w:t>The p</w:t>
            </w:r>
            <w:r w:rsidR="00C44FD0" w:rsidRPr="001671B4">
              <w:t xml:space="preserve">riority </w:t>
            </w:r>
            <w:r w:rsidRPr="001671B4">
              <w:t xml:space="preserve">of the currency decreases as the numeric value of this field increases. Therefore, </w:t>
            </w:r>
            <w:r w:rsidR="00C44FD0">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2E605082" w14:textId="77777777" w:rsidR="00075799" w:rsidRDefault="00075799" w:rsidP="00075799">
      <w:pPr>
        <w:pStyle w:val="Caption"/>
      </w:pPr>
    </w:p>
    <w:p w14:paraId="3FFD55EE" w14:textId="77777777" w:rsidR="00075799" w:rsidRDefault="00075799" w:rsidP="00075799">
      <w:pPr>
        <w:pStyle w:val="Caption"/>
      </w:pPr>
      <w:r>
        <w:t>Example of format Denomination by Column 4.2.2:</w:t>
      </w:r>
    </w:p>
    <w:p w14:paraId="6085E64E" w14:textId="77777777" w:rsidR="00075799" w:rsidRDefault="00075799" w:rsidP="00075799">
      <w:r>
        <w:rPr>
          <w:noProof/>
        </w:rPr>
        <w:drawing>
          <wp:inline distT="0" distB="0" distL="0" distR="0" wp14:anchorId="5EF95F35" wp14:editId="105D5502">
            <wp:extent cx="5563395" cy="214656"/>
            <wp:effectExtent l="76200" t="76200" r="13271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5607172" cy="21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1340D" w14:textId="77777777" w:rsidR="00075799" w:rsidRDefault="00075799" w:rsidP="00075799"/>
    <w:p w14:paraId="599697E9" w14:textId="77777777" w:rsidR="00075799" w:rsidRDefault="00075799" w:rsidP="00075799">
      <w:pPr>
        <w:pStyle w:val="Caption"/>
      </w:pPr>
      <w:r>
        <w:t>Example of format Denomination by Column:</w:t>
      </w:r>
    </w:p>
    <w:p w14:paraId="014EA089" w14:textId="7ADC4094" w:rsidR="00075799" w:rsidRDefault="000E012A" w:rsidP="00075799">
      <w:r>
        <w:rPr>
          <w:noProof/>
        </w:rPr>
        <w:drawing>
          <wp:inline distT="0" distB="0" distL="0" distR="0" wp14:anchorId="6EA678AE" wp14:editId="43F13AA8">
            <wp:extent cx="5583647" cy="129589"/>
            <wp:effectExtent l="76200" t="76200" r="9334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583647" cy="12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End w:id="106"/>
    <w:p w14:paraId="407167E9" w14:textId="41768515" w:rsidR="00075799" w:rsidRDefault="00075799" w:rsidP="00075799">
      <w:pPr>
        <w:jc w:val="center"/>
        <w:rPr>
          <w:rStyle w:val="Heading3Char"/>
          <w:rFonts w:eastAsia="MS Mincho"/>
        </w:rPr>
      </w:pPr>
    </w:p>
    <w:p w14:paraId="59AC1BB4" w14:textId="77777777" w:rsidR="00075799" w:rsidRDefault="00075799" w:rsidP="00075799">
      <w:pPr>
        <w:pStyle w:val="Heading2"/>
      </w:pPr>
      <w:bookmarkStart w:id="107" w:name="_Ref236804249"/>
      <w:bookmarkStart w:id="108" w:name="_Toc54016724"/>
      <w:bookmarkStart w:id="109" w:name="_Toc130783750"/>
      <w:smartTag w:uri="urn:schemas-microsoft-com:office:smarttags" w:element="stockticker">
        <w:r>
          <w:t>Cash</w:t>
        </w:r>
      </w:smartTag>
      <w:r>
        <w:t xml:space="preserve"> Analyst</w:t>
      </w:r>
      <w:bookmarkEnd w:id="107"/>
      <w:bookmarkEnd w:id="108"/>
      <w:bookmarkEnd w:id="109"/>
    </w:p>
    <w:p w14:paraId="3AAFA753" w14:textId="35C0FEB5" w:rsidR="00075799" w:rsidRDefault="00075799" w:rsidP="00075799">
      <w:pPr>
        <w:pStyle w:val="BodyText"/>
      </w:pPr>
      <w:r>
        <w:t xml:space="preserve">The </w:t>
      </w:r>
      <w:r>
        <w:rPr>
          <w:b/>
          <w:bCs/>
        </w:rPr>
        <w:t>Navigation Window</w:t>
      </w:r>
      <w:r>
        <w:t xml:space="preserve"> for Cash Analyst is displayed below:</w:t>
      </w:r>
    </w:p>
    <w:p w14:paraId="47F83E05" w14:textId="77777777" w:rsidR="00524358" w:rsidRDefault="00524358" w:rsidP="00075799">
      <w:pPr>
        <w:pStyle w:val="BodyText"/>
      </w:pPr>
    </w:p>
    <w:p w14:paraId="30EC704F" w14:textId="77777777" w:rsidR="006C37B5" w:rsidRDefault="006C37B5">
      <w:pPr>
        <w:spacing w:after="160" w:line="259" w:lineRule="auto"/>
        <w:rPr>
          <w:rFonts w:ascii="Calibri" w:eastAsia="Times New Roman" w:hAnsi="Calibri"/>
          <w:caps/>
          <w:spacing w:val="10"/>
          <w:sz w:val="18"/>
          <w:szCs w:val="18"/>
          <w:lang w:bidi="en-US"/>
        </w:rPr>
      </w:pPr>
      <w:r>
        <w:br w:type="page"/>
      </w:r>
    </w:p>
    <w:p w14:paraId="7FB2FA4F" w14:textId="4ABB14D1" w:rsidR="00075799" w:rsidRDefault="00075799" w:rsidP="00524358">
      <w:pPr>
        <w:pStyle w:val="Caption"/>
      </w:pPr>
      <w:r>
        <w:t xml:space="preserve">Figure </w:t>
      </w:r>
      <w:r w:rsidRPr="6BC33D6B">
        <w:fldChar w:fldCharType="begin"/>
      </w:r>
      <w:r>
        <w:instrText xml:space="preserve"> SEQ Figure \* ARABIC </w:instrText>
      </w:r>
      <w:r w:rsidRPr="6BC33D6B">
        <w:fldChar w:fldCharType="separate"/>
      </w:r>
      <w:r w:rsidR="009F0B76">
        <w:rPr>
          <w:noProof/>
        </w:rPr>
        <w:t>10</w:t>
      </w:r>
      <w:r w:rsidRPr="6BC33D6B">
        <w:rPr>
          <w:noProof/>
        </w:rPr>
        <w:fldChar w:fldCharType="end"/>
      </w:r>
      <w:r>
        <w:t>: Navigation Window -Analyst</w:t>
      </w:r>
    </w:p>
    <w:p w14:paraId="10399CC4" w14:textId="77777777" w:rsidR="00075799" w:rsidRDefault="00075799" w:rsidP="00075799">
      <w:pPr>
        <w:pStyle w:val="BodyText"/>
        <w:jc w:val="center"/>
      </w:pPr>
      <w:r>
        <w:rPr>
          <w:noProof/>
        </w:rPr>
        <w:drawing>
          <wp:inline distT="0" distB="0" distL="0" distR="0" wp14:anchorId="6A5CAA95" wp14:editId="5E99433A">
            <wp:extent cx="2095500" cy="1781175"/>
            <wp:effectExtent l="0" t="0" r="0" b="0"/>
            <wp:docPr id="1191373863" name="Picture 11913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95500" cy="1781175"/>
                    </a:xfrm>
                    <a:prstGeom prst="rect">
                      <a:avLst/>
                    </a:prstGeom>
                  </pic:spPr>
                </pic:pic>
              </a:graphicData>
            </a:graphic>
          </wp:inline>
        </w:drawing>
      </w:r>
    </w:p>
    <w:p w14:paraId="0D3FCC9E" w14:textId="77777777" w:rsidR="00075799" w:rsidRDefault="00075799" w:rsidP="00075799">
      <w:pPr>
        <w:pStyle w:val="BodyText"/>
      </w:pPr>
      <w:r>
        <w:t xml:space="preserve">Typically, the Cash Analyst in OptiNet is the primary user in OptiCash as well.  The OptiNet Cash Analyst’s functions are presented below.  </w:t>
      </w:r>
    </w:p>
    <w:tbl>
      <w:tblPr>
        <w:tblW w:w="8060" w:type="dxa"/>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5A2A928" w14:textId="77777777" w:rsidTr="00524358">
        <w:trPr>
          <w:cantSplit/>
          <w:tblHeader/>
        </w:trPr>
        <w:tc>
          <w:tcPr>
            <w:tcW w:w="8060" w:type="dxa"/>
            <w:tcBorders>
              <w:top w:val="single" w:sz="6" w:space="0" w:color="auto"/>
              <w:left w:val="single" w:sz="4" w:space="0" w:color="auto"/>
              <w:bottom w:val="single" w:sz="4" w:space="0" w:color="auto"/>
            </w:tcBorders>
            <w:shd w:val="clear" w:color="auto" w:fill="54B948"/>
          </w:tcPr>
          <w:p w14:paraId="639992D4" w14:textId="77777777" w:rsidR="00075799" w:rsidRPr="001671B4" w:rsidRDefault="00075799" w:rsidP="00493983">
            <w:pPr>
              <w:pStyle w:val="TableHeading"/>
            </w:pPr>
            <w:r w:rsidRPr="001671B4">
              <w:t>Cash Analyst Functions</w:t>
            </w:r>
          </w:p>
        </w:tc>
      </w:tr>
      <w:tr w:rsidR="00075799" w:rsidRPr="001671B4" w14:paraId="5A662760" w14:textId="77777777" w:rsidTr="00524358">
        <w:trPr>
          <w:cantSplit/>
        </w:trPr>
        <w:tc>
          <w:tcPr>
            <w:tcW w:w="8060" w:type="dxa"/>
            <w:tcBorders>
              <w:top w:val="single" w:sz="4" w:space="0" w:color="auto"/>
              <w:left w:val="single" w:sz="4" w:space="0" w:color="auto"/>
              <w:bottom w:val="single" w:sz="4" w:space="0" w:color="auto"/>
              <w:right w:val="single" w:sz="4" w:space="0" w:color="auto"/>
            </w:tcBorders>
          </w:tcPr>
          <w:p w14:paraId="1C402AB7" w14:textId="77777777" w:rsidR="00075799" w:rsidRPr="001671B4" w:rsidRDefault="00075799" w:rsidP="00493983">
            <w:pPr>
              <w:pStyle w:val="TableListBullet"/>
            </w:pPr>
            <w:r w:rsidRPr="001671B4">
              <w:t>Logs in daily to OptiCash to view and/or modify OptiCash orders, as necessary.</w:t>
            </w:r>
          </w:p>
          <w:p w14:paraId="64B37762" w14:textId="77777777" w:rsidR="00075799" w:rsidRPr="001671B4" w:rsidRDefault="00075799" w:rsidP="00493983">
            <w:pPr>
              <w:pStyle w:val="TableListBullet"/>
            </w:pPr>
            <w:r w:rsidRPr="001671B4">
              <w:t xml:space="preserve">Manages communication with Branch User(s) using OptiNet’s </w:t>
            </w:r>
            <w:r w:rsidRPr="001671B4">
              <w:rPr>
                <w:i/>
                <w:iCs/>
              </w:rPr>
              <w:t xml:space="preserve">Communications </w:t>
            </w:r>
            <w:r w:rsidRPr="001671B4">
              <w:t>functionality.</w:t>
            </w:r>
          </w:p>
          <w:p w14:paraId="53F7E0B0" w14:textId="77777777" w:rsidR="00075799" w:rsidRPr="001671B4" w:rsidRDefault="00075799" w:rsidP="00493983">
            <w:pPr>
              <w:pStyle w:val="TableListBullet"/>
            </w:pPr>
            <w:r w:rsidRPr="001671B4">
              <w:t>Logs in daily to OptiNet to release orders to depots.</w:t>
            </w:r>
          </w:p>
          <w:p w14:paraId="6773A3F7" w14:textId="77777777" w:rsidR="00075799" w:rsidRPr="001671B4" w:rsidRDefault="00075799" w:rsidP="00493983">
            <w:pPr>
              <w:pStyle w:val="TableListBullet"/>
            </w:pPr>
            <w:r w:rsidRPr="001671B4">
              <w:t>Reviews depot history as necessary.</w:t>
            </w:r>
          </w:p>
        </w:tc>
      </w:tr>
    </w:tbl>
    <w:p w14:paraId="1C017641" w14:textId="77777777" w:rsidR="00075799" w:rsidRDefault="00075799" w:rsidP="00075799">
      <w:pPr>
        <w:pStyle w:val="BodyText"/>
      </w:pPr>
      <w:r>
        <w:t>This section presents the following topics on the Cash Analyst User.</w:t>
      </w:r>
    </w:p>
    <w:p w14:paraId="7F22500F" w14:textId="09E733D7" w:rsidR="00075799" w:rsidRDefault="00075799" w:rsidP="00493983">
      <w:pPr>
        <w:pStyle w:val="ListBullet"/>
      </w:pPr>
      <w:r>
        <w:fldChar w:fldCharType="begin"/>
      </w:r>
      <w:r>
        <w:instrText xml:space="preserve"> REF _Ref32292463 \h </w:instrText>
      </w:r>
      <w:r w:rsidR="00493983">
        <w:instrText xml:space="preserve"> \* MERGEFORMAT </w:instrText>
      </w:r>
      <w:r>
        <w:fldChar w:fldCharType="separate"/>
      </w:r>
      <w:r w:rsidR="009F0B76">
        <w:t xml:space="preserve">Daily Activities for a </w:t>
      </w:r>
      <w:smartTag w:uri="urn:schemas-microsoft-com:office:smarttags" w:element="stockticker">
        <w:r w:rsidR="009F0B76">
          <w:t>Cash</w:t>
        </w:r>
      </w:smartTag>
      <w:r w:rsidR="009F0B76">
        <w:t xml:space="preserve"> Analyst</w:t>
      </w:r>
      <w:r>
        <w:fldChar w:fldCharType="end"/>
      </w:r>
    </w:p>
    <w:p w14:paraId="5320DBAE" w14:textId="77777777" w:rsidR="009F0B76" w:rsidRDefault="00075799" w:rsidP="009F0B76">
      <w:pPr>
        <w:pStyle w:val="ListBullet"/>
      </w:pPr>
      <w:r>
        <w:fldChar w:fldCharType="begin"/>
      </w:r>
      <w:r>
        <w:instrText xml:space="preserve"> REF _Ref32292465 \h </w:instrText>
      </w:r>
      <w:r w:rsidR="00493983">
        <w:instrText xml:space="preserve"> \* MERGEFORMAT </w:instrText>
      </w:r>
      <w:r>
        <w:fldChar w:fldCharType="separate"/>
      </w:r>
    </w:p>
    <w:p w14:paraId="62665558" w14:textId="2CC47A69" w:rsidR="00075799" w:rsidRDefault="009F0B76" w:rsidP="00493983">
      <w:pPr>
        <w:pStyle w:val="ListBullet"/>
      </w:pPr>
      <w:r>
        <w:t>Communications</w:t>
      </w:r>
      <w:r w:rsidR="00075799">
        <w:fldChar w:fldCharType="end"/>
      </w:r>
    </w:p>
    <w:p w14:paraId="0AE50197" w14:textId="2D5EC736" w:rsidR="00075799" w:rsidRDefault="00075799" w:rsidP="00493983">
      <w:pPr>
        <w:pStyle w:val="ListBullet"/>
      </w:pPr>
      <w:r>
        <w:fldChar w:fldCharType="begin"/>
      </w:r>
      <w:r>
        <w:instrText xml:space="preserve"> REF _Ref32292468 \h </w:instrText>
      </w:r>
      <w:r w:rsidR="00493983">
        <w:instrText xml:space="preserve"> \* MERGEFORMAT </w:instrText>
      </w:r>
      <w:r>
        <w:fldChar w:fldCharType="separate"/>
      </w:r>
      <w:r w:rsidR="009F0B76">
        <w:t>Depot Ordering Info</w:t>
      </w:r>
      <w:r>
        <w:fldChar w:fldCharType="end"/>
      </w:r>
    </w:p>
    <w:p w14:paraId="0E7AB18F" w14:textId="12203F37" w:rsidR="00075799" w:rsidRDefault="00075799" w:rsidP="00493983">
      <w:pPr>
        <w:pStyle w:val="ListBullet"/>
      </w:pPr>
      <w:r>
        <w:fldChar w:fldCharType="begin"/>
      </w:r>
      <w:r>
        <w:instrText xml:space="preserve"> REF _Ref65643921 \h </w:instrText>
      </w:r>
      <w:r w:rsidR="00493983">
        <w:instrText xml:space="preserve"> \* MERGEFORMAT </w:instrText>
      </w:r>
      <w:r>
        <w:fldChar w:fldCharType="separate"/>
      </w:r>
      <w:r w:rsidR="009F0B76">
        <w:t>Depot Reports</w:t>
      </w:r>
      <w:r>
        <w:fldChar w:fldCharType="end"/>
      </w:r>
    </w:p>
    <w:p w14:paraId="13FA7B2A" w14:textId="77777777" w:rsidR="00075799" w:rsidRDefault="00075799" w:rsidP="00075799">
      <w:pPr>
        <w:pStyle w:val="Heading3"/>
      </w:pPr>
      <w:bookmarkStart w:id="110" w:name="_Ref32292463"/>
      <w:bookmarkStart w:id="111" w:name="_Toc232225529"/>
      <w:bookmarkStart w:id="112" w:name="_Toc232225573"/>
      <w:bookmarkStart w:id="113" w:name="_Toc54016725"/>
      <w:bookmarkStart w:id="114" w:name="_Toc130783751"/>
      <w:r>
        <w:t xml:space="preserve">Daily Activities for a </w:t>
      </w:r>
      <w:smartTag w:uri="urn:schemas-microsoft-com:office:smarttags" w:element="stockticker">
        <w:r>
          <w:t>Cash</w:t>
        </w:r>
      </w:smartTag>
      <w:r>
        <w:t xml:space="preserve"> Analyst</w:t>
      </w:r>
      <w:bookmarkEnd w:id="110"/>
      <w:bookmarkEnd w:id="111"/>
      <w:bookmarkEnd w:id="112"/>
      <w:bookmarkEnd w:id="113"/>
      <w:bookmarkEnd w:id="114"/>
    </w:p>
    <w:p w14:paraId="0B53C74A" w14:textId="7F6E311A" w:rsidR="00075799" w:rsidRDefault="00075799" w:rsidP="00075799">
      <w:pPr>
        <w:pStyle w:val="BodyText"/>
      </w:pPr>
      <w:r>
        <w:t xml:space="preserve">As an OptiNet </w:t>
      </w:r>
      <w:r w:rsidRPr="00902D23">
        <w:t>Cash Analyst</w:t>
      </w:r>
      <w:r>
        <w:t xml:space="preserve"> User, you will very likely “</w:t>
      </w:r>
      <w:r w:rsidRPr="00902D23">
        <w:rPr>
          <w:b/>
          <w:bCs/>
        </w:rPr>
        <w:t>float</w:t>
      </w:r>
      <w:r>
        <w:t>” between the OptiCash and OptiNet applications during your normal workday.  Although every cash analyst may operate slightly different</w:t>
      </w:r>
      <w:r w:rsidR="003A768C">
        <w:t>ly</w:t>
      </w:r>
      <w:r>
        <w:t xml:space="preserve">, </w:t>
      </w:r>
      <w:r w:rsidR="003A768C">
        <w:t>per</w:t>
      </w:r>
      <w:r>
        <w:t xml:space="preserve"> company practices, </w:t>
      </w:r>
      <w:r w:rsidR="00752B5A">
        <w:t>policies,</w:t>
      </w:r>
      <w:r>
        <w:t xml:space="preserve"> and personal taste, we can offer the following suggested daily list of activities, as a starting point.</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0F68FB27" w14:textId="77777777" w:rsidTr="00582DCA">
        <w:trPr>
          <w:cantSplit/>
          <w:tblHeader/>
        </w:trPr>
        <w:tc>
          <w:tcPr>
            <w:tcW w:w="2120" w:type="dxa"/>
            <w:tcBorders>
              <w:top w:val="single" w:sz="6" w:space="0" w:color="auto"/>
              <w:bottom w:val="double" w:sz="6" w:space="0" w:color="auto"/>
              <w:right w:val="single" w:sz="6" w:space="0" w:color="auto"/>
            </w:tcBorders>
            <w:shd w:val="clear" w:color="auto" w:fill="54B948"/>
          </w:tcPr>
          <w:p w14:paraId="5525556A" w14:textId="77777777" w:rsidR="00075799" w:rsidRPr="001671B4" w:rsidRDefault="00075799" w:rsidP="00493983">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144AAA03" w14:textId="77777777" w:rsidR="00075799" w:rsidRPr="001671B4" w:rsidRDefault="00075799" w:rsidP="00493983">
            <w:pPr>
              <w:pStyle w:val="TableHeading"/>
            </w:pPr>
            <w:r w:rsidRPr="001671B4">
              <w:t>Daily Activities Description</w:t>
            </w:r>
          </w:p>
        </w:tc>
      </w:tr>
      <w:tr w:rsidR="00075799" w:rsidRPr="001671B4" w14:paraId="104BC89C" w14:textId="77777777" w:rsidTr="00582DCA">
        <w:trPr>
          <w:cantSplit/>
        </w:trPr>
        <w:tc>
          <w:tcPr>
            <w:tcW w:w="8050" w:type="dxa"/>
            <w:gridSpan w:val="2"/>
            <w:tcBorders>
              <w:top w:val="double" w:sz="6" w:space="0" w:color="auto"/>
              <w:bottom w:val="single" w:sz="6" w:space="0" w:color="auto"/>
            </w:tcBorders>
            <w:shd w:val="clear" w:color="auto" w:fill="CFE7FF"/>
          </w:tcPr>
          <w:p w14:paraId="4977B446" w14:textId="77777777" w:rsidR="00075799" w:rsidRPr="001671B4" w:rsidRDefault="00075799" w:rsidP="00596BD6">
            <w:pPr>
              <w:pStyle w:val="TableHeader"/>
            </w:pPr>
            <w:r w:rsidRPr="001671B4">
              <w:t>OptiCash Activities</w:t>
            </w:r>
          </w:p>
        </w:tc>
      </w:tr>
      <w:tr w:rsidR="00075799" w:rsidRPr="001671B4" w14:paraId="32E4900B" w14:textId="77777777" w:rsidTr="00582DCA">
        <w:trPr>
          <w:cantSplit/>
        </w:trPr>
        <w:tc>
          <w:tcPr>
            <w:tcW w:w="2120" w:type="dxa"/>
            <w:tcBorders>
              <w:top w:val="nil"/>
              <w:bottom w:val="double" w:sz="6" w:space="0" w:color="auto"/>
              <w:right w:val="single" w:sz="6" w:space="0" w:color="auto"/>
            </w:tcBorders>
          </w:tcPr>
          <w:p w14:paraId="465BC0B8" w14:textId="77777777" w:rsidR="00075799" w:rsidRPr="00582DCA" w:rsidRDefault="00075799" w:rsidP="00101FA9">
            <w:pPr>
              <w:pStyle w:val="TableBody"/>
              <w:rPr>
                <w:b/>
                <w:bCs/>
                <w:color w:val="000000"/>
              </w:rPr>
            </w:pPr>
            <w:r w:rsidRPr="00582DCA">
              <w:rPr>
                <w:b/>
                <w:bCs/>
              </w:rPr>
              <w:t>Review Orders</w:t>
            </w:r>
          </w:p>
        </w:tc>
        <w:tc>
          <w:tcPr>
            <w:tcW w:w="5930" w:type="dxa"/>
            <w:tcBorders>
              <w:top w:val="nil"/>
              <w:left w:val="single" w:sz="6" w:space="0" w:color="auto"/>
              <w:bottom w:val="double" w:sz="6" w:space="0" w:color="auto"/>
            </w:tcBorders>
          </w:tcPr>
          <w:p w14:paraId="48FD2796" w14:textId="77777777" w:rsidR="00075799" w:rsidRPr="001671B4" w:rsidRDefault="00075799" w:rsidP="00101FA9">
            <w:pPr>
              <w:pStyle w:val="TableBody"/>
            </w:pPr>
            <w:r w:rsidRPr="001671B4">
              <w:t>Login to OptiCash to review the recommendations for that day.  Make any necessary changes to the orders.</w:t>
            </w:r>
          </w:p>
        </w:tc>
      </w:tr>
      <w:tr w:rsidR="00075799" w:rsidRPr="001671B4" w14:paraId="35FF853B" w14:textId="77777777" w:rsidTr="00582DCA">
        <w:trPr>
          <w:cantSplit/>
        </w:trPr>
        <w:tc>
          <w:tcPr>
            <w:tcW w:w="8050" w:type="dxa"/>
            <w:gridSpan w:val="2"/>
            <w:tcBorders>
              <w:top w:val="double" w:sz="6" w:space="0" w:color="auto"/>
              <w:bottom w:val="single" w:sz="6" w:space="0" w:color="auto"/>
            </w:tcBorders>
            <w:shd w:val="clear" w:color="auto" w:fill="CFE7FF"/>
          </w:tcPr>
          <w:p w14:paraId="0576B4B7" w14:textId="77777777" w:rsidR="00075799" w:rsidRPr="001671B4" w:rsidRDefault="00075799" w:rsidP="00596BD6">
            <w:pPr>
              <w:pStyle w:val="TableHeader"/>
            </w:pPr>
            <w:r w:rsidRPr="001671B4">
              <w:t>OptiNet Activities</w:t>
            </w:r>
          </w:p>
        </w:tc>
      </w:tr>
      <w:tr w:rsidR="00075799" w:rsidRPr="001671B4" w14:paraId="7A428AD4" w14:textId="77777777" w:rsidTr="00582DCA">
        <w:trPr>
          <w:cantSplit/>
        </w:trPr>
        <w:tc>
          <w:tcPr>
            <w:tcW w:w="2120" w:type="dxa"/>
            <w:tcBorders>
              <w:top w:val="nil"/>
              <w:bottom w:val="single" w:sz="6" w:space="0" w:color="auto"/>
              <w:right w:val="single" w:sz="6" w:space="0" w:color="auto"/>
            </w:tcBorders>
          </w:tcPr>
          <w:p w14:paraId="26A6FD7B" w14:textId="77777777" w:rsidR="00075799" w:rsidRPr="00582DCA" w:rsidRDefault="00075799" w:rsidP="00101FA9">
            <w:pPr>
              <w:pStyle w:val="TableBody"/>
              <w:rPr>
                <w:b/>
                <w:bCs/>
                <w:color w:val="000000"/>
              </w:rPr>
            </w:pPr>
            <w:r w:rsidRPr="00582DCA">
              <w:rPr>
                <w:b/>
                <w:bCs/>
              </w:rPr>
              <w:t>Review Messages</w:t>
            </w:r>
          </w:p>
        </w:tc>
        <w:tc>
          <w:tcPr>
            <w:tcW w:w="5930" w:type="dxa"/>
            <w:tcBorders>
              <w:top w:val="nil"/>
              <w:left w:val="single" w:sz="6" w:space="0" w:color="auto"/>
              <w:bottom w:val="single" w:sz="6" w:space="0" w:color="auto"/>
            </w:tcBorders>
          </w:tcPr>
          <w:p w14:paraId="6F571160" w14:textId="3DFC9421" w:rsidR="00075799" w:rsidRPr="001671B4" w:rsidRDefault="00075799" w:rsidP="00101FA9">
            <w:pPr>
              <w:pStyle w:val="TableBody"/>
            </w:pPr>
            <w:r w:rsidRPr="001671B4">
              <w:t xml:space="preserve">Upon logging into OptiNet, the first task will be to review any new messages and take appropriate action.  These messages will come from your Branch User(s) via OptiNet’s </w:t>
            </w:r>
            <w:r w:rsidRPr="001671B4">
              <w:rPr>
                <w:i/>
                <w:iCs/>
              </w:rPr>
              <w:t xml:space="preserve">Communications </w:t>
            </w:r>
            <w:r w:rsidRPr="001671B4">
              <w:t>functionality.</w:t>
            </w:r>
          </w:p>
        </w:tc>
      </w:tr>
      <w:tr w:rsidR="00075799" w:rsidRPr="001671B4" w14:paraId="71F1078E" w14:textId="77777777" w:rsidTr="00582DCA">
        <w:trPr>
          <w:cantSplit/>
        </w:trPr>
        <w:tc>
          <w:tcPr>
            <w:tcW w:w="2120" w:type="dxa"/>
            <w:tcBorders>
              <w:top w:val="single" w:sz="6" w:space="0" w:color="auto"/>
              <w:bottom w:val="single" w:sz="6" w:space="0" w:color="auto"/>
              <w:right w:val="single" w:sz="6" w:space="0" w:color="auto"/>
            </w:tcBorders>
          </w:tcPr>
          <w:p w14:paraId="65D4EA10" w14:textId="77777777" w:rsidR="00075799" w:rsidRPr="00582DCA" w:rsidRDefault="00075799" w:rsidP="00101FA9">
            <w:pPr>
              <w:pStyle w:val="TableBody"/>
              <w:rPr>
                <w:b/>
                <w:bCs/>
              </w:rPr>
            </w:pPr>
            <w:r w:rsidRPr="00582DCA">
              <w:rPr>
                <w:b/>
                <w:bCs/>
              </w:rPr>
              <w:t>Release Depot Orders</w:t>
            </w:r>
          </w:p>
        </w:tc>
        <w:tc>
          <w:tcPr>
            <w:tcW w:w="5930" w:type="dxa"/>
            <w:tcBorders>
              <w:top w:val="single" w:sz="6" w:space="0" w:color="auto"/>
              <w:left w:val="single" w:sz="6" w:space="0" w:color="auto"/>
              <w:bottom w:val="single" w:sz="6" w:space="0" w:color="auto"/>
            </w:tcBorders>
          </w:tcPr>
          <w:p w14:paraId="34245C2D" w14:textId="77777777" w:rsidR="00075799" w:rsidRPr="001671B4" w:rsidRDefault="00075799" w:rsidP="00101FA9">
            <w:pPr>
              <w:pStyle w:val="TableBody"/>
            </w:pPr>
            <w:r w:rsidRPr="001671B4">
              <w:t>Review and release orders to the Depots.</w:t>
            </w:r>
          </w:p>
        </w:tc>
      </w:tr>
      <w:tr w:rsidR="00075799" w:rsidRPr="001671B4" w14:paraId="2324C989" w14:textId="77777777" w:rsidTr="00582DCA">
        <w:trPr>
          <w:cantSplit/>
        </w:trPr>
        <w:tc>
          <w:tcPr>
            <w:tcW w:w="2120" w:type="dxa"/>
            <w:tcBorders>
              <w:top w:val="single" w:sz="6" w:space="0" w:color="auto"/>
              <w:bottom w:val="single" w:sz="6" w:space="0" w:color="auto"/>
              <w:right w:val="single" w:sz="6" w:space="0" w:color="auto"/>
            </w:tcBorders>
          </w:tcPr>
          <w:p w14:paraId="46BBD14A" w14:textId="77777777" w:rsidR="00075799" w:rsidRPr="00582DCA" w:rsidRDefault="00075799" w:rsidP="00101FA9">
            <w:pPr>
              <w:pStyle w:val="TableBody"/>
              <w:rPr>
                <w:b/>
                <w:bCs/>
              </w:rPr>
            </w:pPr>
            <w:r w:rsidRPr="00582DCA">
              <w:rPr>
                <w:b/>
                <w:bCs/>
              </w:rPr>
              <w:t xml:space="preserve">Review Messages Periodically </w:t>
            </w:r>
          </w:p>
        </w:tc>
        <w:tc>
          <w:tcPr>
            <w:tcW w:w="5930" w:type="dxa"/>
            <w:tcBorders>
              <w:top w:val="single" w:sz="6" w:space="0" w:color="auto"/>
              <w:left w:val="single" w:sz="6" w:space="0" w:color="auto"/>
              <w:bottom w:val="single" w:sz="6" w:space="0" w:color="auto"/>
            </w:tcBorders>
          </w:tcPr>
          <w:p w14:paraId="2E58E3B8" w14:textId="77777777" w:rsidR="00075799" w:rsidRPr="001671B4" w:rsidRDefault="00075799" w:rsidP="00101FA9">
            <w:pPr>
              <w:pStyle w:val="TableBody"/>
            </w:pPr>
            <w:r w:rsidRPr="001671B4">
              <w:t>Throughout the day, check for new messages from your Branch User(s).</w:t>
            </w:r>
          </w:p>
        </w:tc>
      </w:tr>
    </w:tbl>
    <w:p w14:paraId="65C7EAD2" w14:textId="77777777" w:rsidR="0009614B" w:rsidRDefault="0009614B" w:rsidP="0009614B">
      <w:pPr>
        <w:pStyle w:val="BodyText"/>
      </w:pPr>
      <w:bookmarkStart w:id="115" w:name="_Ref32292465"/>
      <w:bookmarkStart w:id="116" w:name="_Toc232225530"/>
      <w:bookmarkStart w:id="117" w:name="_Toc232225574"/>
      <w:bookmarkStart w:id="118" w:name="_Toc54016726"/>
    </w:p>
    <w:p w14:paraId="55544F61" w14:textId="47B42A4F" w:rsidR="00075799" w:rsidRDefault="00075799" w:rsidP="00075799">
      <w:pPr>
        <w:pStyle w:val="Heading3"/>
      </w:pPr>
      <w:bookmarkStart w:id="119" w:name="_Toc130783752"/>
      <w:r>
        <w:t>Communications</w:t>
      </w:r>
      <w:bookmarkEnd w:id="115"/>
      <w:bookmarkEnd w:id="116"/>
      <w:bookmarkEnd w:id="117"/>
      <w:bookmarkEnd w:id="118"/>
      <w:bookmarkEnd w:id="119"/>
    </w:p>
    <w:p w14:paraId="1E762870" w14:textId="415EA28A" w:rsidR="00075799" w:rsidRDefault="00075799" w:rsidP="00075799">
      <w:pPr>
        <w:pStyle w:val="BodyText"/>
      </w:pPr>
      <w:r>
        <w:t xml:space="preserve">The communication module in OptiNet allows Branch Users and Cash Analysts to communicate with each other through </w:t>
      </w:r>
      <w:r w:rsidRPr="003D19A5">
        <w:rPr>
          <w:i/>
          <w:iCs/>
        </w:rPr>
        <w:t>Messaging and Special Requirements</w:t>
      </w:r>
      <w:r>
        <w:t xml:space="preserve"> service</w:t>
      </w:r>
      <w:r w:rsidR="009D02FE">
        <w:t>s</w:t>
      </w:r>
      <w:r>
        <w:t>.  The use and features of this module are presented in the following section.</w:t>
      </w:r>
    </w:p>
    <w:p w14:paraId="35FA0F41" w14:textId="77777777" w:rsidR="00075799" w:rsidRPr="008C2A35" w:rsidRDefault="00075799" w:rsidP="00075799">
      <w:pPr>
        <w:pStyle w:val="Heading4"/>
      </w:pPr>
      <w:r w:rsidRPr="008C2A35">
        <w:t>View Messages</w:t>
      </w:r>
    </w:p>
    <w:p w14:paraId="5527FDCA" w14:textId="77777777" w:rsidR="00075799" w:rsidRDefault="00075799" w:rsidP="00101FA9">
      <w:pPr>
        <w:pStyle w:val="ListNumber"/>
        <w:numPr>
          <w:ilvl w:val="0"/>
          <w:numId w:val="77"/>
        </w:numPr>
      </w:pPr>
      <w:r>
        <w:t xml:space="preserve">To check for new messages at any time, click </w:t>
      </w:r>
      <w:r w:rsidRPr="00101FA9">
        <w:rPr>
          <w:b/>
          <w:bCs/>
        </w:rPr>
        <w:t xml:space="preserve">View Messages </w:t>
      </w:r>
      <w:r>
        <w:t xml:space="preserve">in the </w:t>
      </w:r>
      <w:r w:rsidRPr="00101FA9">
        <w:rPr>
          <w:b/>
          <w:bCs/>
        </w:rPr>
        <w:t>Navigation Window.</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85B1D9A" w14:textId="77777777" w:rsidTr="00101FA9">
        <w:trPr>
          <w:cantSplit/>
          <w:trHeight w:val="840"/>
        </w:trPr>
        <w:tc>
          <w:tcPr>
            <w:tcW w:w="1224" w:type="dxa"/>
            <w:vAlign w:val="center"/>
          </w:tcPr>
          <w:p w14:paraId="7A400BAA" w14:textId="77777777" w:rsidR="00075799" w:rsidRPr="001671B4" w:rsidRDefault="00075799" w:rsidP="00101FA9">
            <w:pPr>
              <w:pStyle w:val="TableNote"/>
            </w:pPr>
            <w:r>
              <w:rPr>
                <w:noProof/>
              </w:rPr>
              <w:drawing>
                <wp:inline distT="0" distB="0" distL="0" distR="0" wp14:anchorId="7662DB4A" wp14:editId="4983AF14">
                  <wp:extent cx="302260" cy="30226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060C7E6F" w14:textId="7DCA70B7" w:rsidR="00075799" w:rsidRPr="001671B4" w:rsidRDefault="00075799" w:rsidP="00101FA9">
            <w:pPr>
              <w:pStyle w:val="TableNote"/>
            </w:pPr>
            <w:r w:rsidRPr="001671B4">
              <w:rPr>
                <w:b/>
                <w:bCs/>
              </w:rPr>
              <w:t>Note</w:t>
            </w:r>
            <w:r w:rsidRPr="001671B4">
              <w:t xml:space="preserve">:  </w:t>
            </w:r>
            <w:r w:rsidR="00E34E80">
              <w:t>When logged in</w:t>
            </w:r>
            <w:r w:rsidRPr="001671B4">
              <w:t xml:space="preserve">, the Cash Analyst will immediately be notified of any new messages </w:t>
            </w:r>
            <w:r w:rsidR="00E778D4">
              <w:t>o</w:t>
            </w:r>
            <w:r w:rsidR="00E778D4" w:rsidRPr="001671B4">
              <w:t xml:space="preserve">n </w:t>
            </w:r>
            <w:r w:rsidRPr="001671B4">
              <w:t>the main screen.</w:t>
            </w:r>
          </w:p>
        </w:tc>
      </w:tr>
    </w:tbl>
    <w:p w14:paraId="5E70A735"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22CB7379" w14:textId="77777777" w:rsidR="00075799" w:rsidRDefault="00075799" w:rsidP="006C37B5">
      <w:pPr>
        <w:pStyle w:val="ListNumber"/>
        <w:numPr>
          <w:ilvl w:val="0"/>
          <w:numId w:val="103"/>
        </w:numPr>
      </w:pPr>
      <w:r>
        <w:t xml:space="preserve">To reply to the message, click </w:t>
      </w:r>
      <w:r>
        <w:rPr>
          <w:b/>
          <w:bCs/>
        </w:rPr>
        <w:t>Reply.</w:t>
      </w:r>
    </w:p>
    <w:p w14:paraId="7219ACEA" w14:textId="77777777" w:rsidR="00075799" w:rsidRDefault="00075799" w:rsidP="006C37B5">
      <w:pPr>
        <w:pStyle w:val="ListNumber"/>
        <w:numPr>
          <w:ilvl w:val="0"/>
          <w:numId w:val="103"/>
        </w:numPr>
      </w:pPr>
      <w:r>
        <w:t xml:space="preserve">To view old messages, click the link </w:t>
      </w:r>
      <w:r w:rsidRPr="003D19A5">
        <w:rPr>
          <w:b/>
          <w:bCs/>
        </w:rPr>
        <w:t>View Old Messages</w:t>
      </w:r>
      <w:r>
        <w:t>.</w:t>
      </w:r>
    </w:p>
    <w:p w14:paraId="5E0B838B" w14:textId="77777777" w:rsidR="00075799" w:rsidRDefault="00075799" w:rsidP="00075799">
      <w:pPr>
        <w:pStyle w:val="Heading3"/>
      </w:pPr>
      <w:bookmarkStart w:id="120" w:name="_Ref32292468"/>
      <w:bookmarkStart w:id="121" w:name="_Toc232225531"/>
      <w:bookmarkStart w:id="122" w:name="_Toc232225575"/>
      <w:bookmarkStart w:id="123" w:name="_Toc54016727"/>
      <w:bookmarkStart w:id="124" w:name="_Toc130783753"/>
      <w:r>
        <w:t>Depot Ordering Info</w:t>
      </w:r>
      <w:bookmarkEnd w:id="120"/>
      <w:bookmarkEnd w:id="121"/>
      <w:bookmarkEnd w:id="122"/>
      <w:bookmarkEnd w:id="123"/>
      <w:bookmarkEnd w:id="124"/>
    </w:p>
    <w:p w14:paraId="7AC2531E" w14:textId="77777777" w:rsidR="00075799" w:rsidRDefault="00075799" w:rsidP="00075799">
      <w:pPr>
        <w:pStyle w:val="BodyText"/>
      </w:pPr>
      <w:r>
        <w:t xml:space="preserve">The </w:t>
      </w:r>
      <w:r>
        <w:rPr>
          <w:i/>
          <w:iCs/>
        </w:rPr>
        <w:t>Depot Ordering Info</w:t>
      </w:r>
      <w:r>
        <w:t xml:space="preserve"> functionality is used to release orders to the corresponding depot.  The depot cannot view any orders until they are released by the Cash Analyst.</w:t>
      </w:r>
    </w:p>
    <w:p w14:paraId="0BFBAE1F" w14:textId="77777777" w:rsidR="00075799" w:rsidRPr="008C2A35" w:rsidRDefault="00075799" w:rsidP="00075799">
      <w:pPr>
        <w:pStyle w:val="Heading4"/>
      </w:pPr>
      <w:r w:rsidRPr="008C2A35">
        <w:t>Release Depots</w:t>
      </w:r>
    </w:p>
    <w:p w14:paraId="5153976E" w14:textId="49C9F9C8" w:rsidR="00075799" w:rsidRDefault="00075799" w:rsidP="00101FA9">
      <w:pPr>
        <w:pStyle w:val="ListNumber"/>
        <w:numPr>
          <w:ilvl w:val="0"/>
          <w:numId w:val="78"/>
        </w:numPr>
      </w:pPr>
      <w:r>
        <w:t>To release a depot order, first</w:t>
      </w:r>
      <w:r w:rsidR="00E778D4">
        <w:t>,</w:t>
      </w:r>
      <w:r>
        <w:t xml:space="preserve"> select </w:t>
      </w:r>
      <w:r w:rsidRPr="00101FA9">
        <w:rPr>
          <w:b/>
          <w:bCs/>
        </w:rPr>
        <w:t xml:space="preserve">Release Depots </w:t>
      </w:r>
      <w:r>
        <w:t xml:space="preserve">from the </w:t>
      </w:r>
      <w:r w:rsidRPr="00101FA9">
        <w:rPr>
          <w:b/>
          <w:bCs/>
        </w:rPr>
        <w:t>Navigation Window.</w:t>
      </w:r>
    </w:p>
    <w:p w14:paraId="0EE52B55" w14:textId="6976AD22" w:rsidR="00075799" w:rsidRDefault="00075799" w:rsidP="006C37B5">
      <w:pPr>
        <w:pStyle w:val="ListNumber"/>
        <w:numPr>
          <w:ilvl w:val="0"/>
          <w:numId w:val="103"/>
        </w:numPr>
      </w:pPr>
      <w:r>
        <w:t>Select the depot in the list provided by checking the box and click</w:t>
      </w:r>
      <w:r w:rsidR="00EF1FA4">
        <w:t>ing</w:t>
      </w:r>
      <w:r>
        <w:t xml:space="preserve"> </w:t>
      </w:r>
      <w:r>
        <w:rPr>
          <w:b/>
          <w:bCs/>
        </w:rPr>
        <w:t xml:space="preserve">Release </w:t>
      </w:r>
      <w:r>
        <w:t xml:space="preserve">at the bottom of the screen. </w:t>
      </w:r>
    </w:p>
    <w:p w14:paraId="08BC2397" w14:textId="0CB89C07" w:rsidR="00075799" w:rsidRDefault="00075799" w:rsidP="00075799">
      <w:pPr>
        <w:pStyle w:val="Caption"/>
        <w:ind w:firstLine="360"/>
        <w:rPr>
          <w:b/>
          <w:bCs/>
        </w:rPr>
      </w:pPr>
      <w:r>
        <w:t xml:space="preserve">Figure </w:t>
      </w:r>
      <w:r w:rsidRPr="6BC33D6B">
        <w:fldChar w:fldCharType="begin"/>
      </w:r>
      <w:r>
        <w:instrText xml:space="preserve"> SEQ Figure \* ARABIC </w:instrText>
      </w:r>
      <w:r w:rsidRPr="6BC33D6B">
        <w:fldChar w:fldCharType="separate"/>
      </w:r>
      <w:r w:rsidR="009F0B76">
        <w:rPr>
          <w:noProof/>
        </w:rPr>
        <w:t>11</w:t>
      </w:r>
      <w:r w:rsidRPr="6BC33D6B">
        <w:rPr>
          <w:noProof/>
        </w:rPr>
        <w:fldChar w:fldCharType="end"/>
      </w:r>
      <w:r>
        <w:t>: Depot Release Screen</w:t>
      </w:r>
    </w:p>
    <w:p w14:paraId="34AE04D0" w14:textId="198CF141" w:rsidR="00075799" w:rsidRDefault="00075799" w:rsidP="00101FA9">
      <w:pPr>
        <w:jc w:val="center"/>
      </w:pPr>
      <w:r>
        <w:rPr>
          <w:noProof/>
        </w:rPr>
        <w:drawing>
          <wp:inline distT="0" distB="0" distL="0" distR="0" wp14:anchorId="5BE069DB" wp14:editId="186DC845">
            <wp:extent cx="2154936" cy="3078480"/>
            <wp:effectExtent l="76200" t="76200" r="131445" b="140970"/>
            <wp:docPr id="1926860904" name="Picture 192686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156171" cy="308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B78CE" w14:textId="77777777" w:rsidR="00075799" w:rsidRDefault="00075799" w:rsidP="00101FA9">
      <w:pPr>
        <w:pStyle w:val="ListNumber"/>
        <w:numPr>
          <w:ilvl w:val="0"/>
          <w:numId w:val="79"/>
        </w:numPr>
      </w:pPr>
      <w:r>
        <w:t xml:space="preserve">On the </w:t>
      </w:r>
      <w:r w:rsidRPr="00101FA9">
        <w:rPr>
          <w:i/>
          <w:iCs/>
        </w:rPr>
        <w:t>Depot Release</w:t>
      </w:r>
      <w:r>
        <w:t xml:space="preserve"> screen, note the following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757190FD" w14:textId="77777777" w:rsidTr="00101FA9">
        <w:trPr>
          <w:cantSplit/>
          <w:tblHeader/>
        </w:trPr>
        <w:tc>
          <w:tcPr>
            <w:tcW w:w="2592" w:type="dxa"/>
            <w:tcBorders>
              <w:top w:val="single" w:sz="6" w:space="0" w:color="auto"/>
              <w:bottom w:val="double" w:sz="6" w:space="0" w:color="auto"/>
              <w:right w:val="single" w:sz="6" w:space="0" w:color="auto"/>
            </w:tcBorders>
            <w:shd w:val="clear" w:color="auto" w:fill="54B948"/>
          </w:tcPr>
          <w:p w14:paraId="54563720" w14:textId="77777777" w:rsidR="00075799" w:rsidRPr="001671B4" w:rsidRDefault="00075799" w:rsidP="00101FA9">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0A8D9AA0" w14:textId="77777777" w:rsidR="00075799" w:rsidRPr="001671B4" w:rsidRDefault="00075799" w:rsidP="00101FA9">
            <w:pPr>
              <w:pStyle w:val="TableHeading"/>
            </w:pPr>
            <w:r w:rsidRPr="001671B4">
              <w:t>Description</w:t>
            </w:r>
          </w:p>
        </w:tc>
      </w:tr>
      <w:tr w:rsidR="00075799" w:rsidRPr="001671B4" w14:paraId="26E571F1" w14:textId="77777777" w:rsidTr="00596BD6">
        <w:trPr>
          <w:cantSplit/>
        </w:trPr>
        <w:tc>
          <w:tcPr>
            <w:tcW w:w="2592" w:type="dxa"/>
            <w:tcBorders>
              <w:top w:val="nil"/>
              <w:bottom w:val="single" w:sz="6" w:space="0" w:color="auto"/>
              <w:right w:val="single" w:sz="6" w:space="0" w:color="auto"/>
            </w:tcBorders>
            <w:vAlign w:val="center"/>
          </w:tcPr>
          <w:p w14:paraId="20D421D7" w14:textId="77777777" w:rsidR="00075799" w:rsidRPr="005205BA" w:rsidRDefault="00075799" w:rsidP="00101FA9">
            <w:pPr>
              <w:pStyle w:val="TableBody"/>
              <w:rPr>
                <w:rFonts w:eastAsia="Arial Unicode MS"/>
                <w:b/>
                <w:bCs/>
              </w:rPr>
            </w:pPr>
            <w:r w:rsidRPr="005205BA">
              <w:rPr>
                <w:b/>
                <w:bCs/>
              </w:rPr>
              <w:t>Depot ID</w:t>
            </w:r>
          </w:p>
        </w:tc>
        <w:tc>
          <w:tcPr>
            <w:tcW w:w="5458" w:type="dxa"/>
            <w:tcBorders>
              <w:top w:val="nil"/>
              <w:left w:val="single" w:sz="6" w:space="0" w:color="auto"/>
              <w:bottom w:val="single" w:sz="6" w:space="0" w:color="auto"/>
            </w:tcBorders>
          </w:tcPr>
          <w:p w14:paraId="0522E630" w14:textId="3F3011F6" w:rsidR="00075799" w:rsidRPr="001671B4" w:rsidRDefault="00EF1FA4" w:rsidP="00101FA9">
            <w:pPr>
              <w:pStyle w:val="TableBody"/>
            </w:pPr>
            <w:r>
              <w:t>The a</w:t>
            </w:r>
            <w:r w:rsidRPr="001671B4">
              <w:t xml:space="preserve">lphanumeric </w:t>
            </w:r>
            <w:r w:rsidR="00075799" w:rsidRPr="001671B4">
              <w:t xml:space="preserve">value </w:t>
            </w:r>
            <w:r>
              <w:t xml:space="preserve">is </w:t>
            </w:r>
            <w:r w:rsidR="00075799" w:rsidRPr="001671B4">
              <w:t xml:space="preserve">used for depot identification. </w:t>
            </w:r>
          </w:p>
        </w:tc>
      </w:tr>
      <w:tr w:rsidR="00075799" w:rsidRPr="001671B4" w14:paraId="5E6D3788" w14:textId="77777777" w:rsidTr="00596BD6">
        <w:trPr>
          <w:cantSplit/>
        </w:trPr>
        <w:tc>
          <w:tcPr>
            <w:tcW w:w="2592" w:type="dxa"/>
            <w:tcBorders>
              <w:top w:val="single" w:sz="6" w:space="0" w:color="auto"/>
              <w:bottom w:val="single" w:sz="6" w:space="0" w:color="auto"/>
              <w:right w:val="single" w:sz="6" w:space="0" w:color="auto"/>
            </w:tcBorders>
            <w:vAlign w:val="center"/>
          </w:tcPr>
          <w:p w14:paraId="4B50EE5C" w14:textId="77777777" w:rsidR="00075799" w:rsidRPr="005205BA" w:rsidRDefault="00075799" w:rsidP="00101FA9">
            <w:pPr>
              <w:pStyle w:val="TableBody"/>
              <w:rPr>
                <w:rFonts w:eastAsia="Arial Unicode MS"/>
                <w:b/>
                <w:bCs/>
              </w:rPr>
            </w:pPr>
            <w:r w:rsidRPr="005205BA">
              <w:rPr>
                <w:b/>
                <w:bCs/>
              </w:rPr>
              <w:t>Type</w:t>
            </w:r>
          </w:p>
        </w:tc>
        <w:tc>
          <w:tcPr>
            <w:tcW w:w="5458" w:type="dxa"/>
            <w:tcBorders>
              <w:top w:val="single" w:sz="6" w:space="0" w:color="auto"/>
              <w:left w:val="single" w:sz="6" w:space="0" w:color="auto"/>
              <w:bottom w:val="single" w:sz="6" w:space="0" w:color="auto"/>
            </w:tcBorders>
          </w:tcPr>
          <w:p w14:paraId="7AD52805" w14:textId="77777777" w:rsidR="00075799" w:rsidRPr="001671B4" w:rsidRDefault="00075799" w:rsidP="00101FA9">
            <w:pPr>
              <w:pStyle w:val="TableBody"/>
            </w:pPr>
            <w:r w:rsidRPr="001671B4">
              <w:t>Type of delivery. Options available: ATM Add Cash, Emergency ATM Add Cash, ATM Replace Cash, Emergency ATM Replace Cash, Branch Delivery, Emergency Branch Delivery, Branch Return, Emergency Branch Return</w:t>
            </w:r>
            <w:r>
              <w:t>, Commercial Delivery and Commercial Return</w:t>
            </w:r>
            <w:r w:rsidRPr="001671B4">
              <w:t xml:space="preserve">. </w:t>
            </w:r>
          </w:p>
        </w:tc>
      </w:tr>
      <w:tr w:rsidR="00075799" w:rsidRPr="001671B4" w14:paraId="3F6408FB" w14:textId="77777777" w:rsidTr="00596BD6">
        <w:trPr>
          <w:cantSplit/>
        </w:trPr>
        <w:tc>
          <w:tcPr>
            <w:tcW w:w="2592" w:type="dxa"/>
            <w:tcBorders>
              <w:top w:val="single" w:sz="6" w:space="0" w:color="auto"/>
              <w:bottom w:val="single" w:sz="6" w:space="0" w:color="auto"/>
              <w:right w:val="single" w:sz="6" w:space="0" w:color="auto"/>
            </w:tcBorders>
            <w:vAlign w:val="center"/>
          </w:tcPr>
          <w:p w14:paraId="1EF85604" w14:textId="77777777" w:rsidR="00075799" w:rsidRPr="005205BA" w:rsidRDefault="00075799" w:rsidP="00101FA9">
            <w:pPr>
              <w:pStyle w:val="TableBody"/>
              <w:rPr>
                <w:rFonts w:eastAsia="Arial Unicode MS"/>
                <w:b/>
                <w:bCs/>
              </w:rPr>
            </w:pPr>
            <w:r w:rsidRPr="005205BA">
              <w:rPr>
                <w:b/>
                <w:bCs/>
              </w:rPr>
              <w:t>Currency</w:t>
            </w:r>
          </w:p>
        </w:tc>
        <w:tc>
          <w:tcPr>
            <w:tcW w:w="5458" w:type="dxa"/>
            <w:tcBorders>
              <w:top w:val="single" w:sz="6" w:space="0" w:color="auto"/>
              <w:left w:val="single" w:sz="6" w:space="0" w:color="auto"/>
              <w:bottom w:val="single" w:sz="6" w:space="0" w:color="auto"/>
            </w:tcBorders>
          </w:tcPr>
          <w:p w14:paraId="3808A9BA" w14:textId="77777777" w:rsidR="00075799" w:rsidRPr="001671B4" w:rsidRDefault="00075799" w:rsidP="00101FA9">
            <w:pPr>
              <w:pStyle w:val="TableBody"/>
            </w:pPr>
            <w:r w:rsidRPr="001671B4">
              <w:t xml:space="preserve">Currency ID for which the order is released. </w:t>
            </w:r>
          </w:p>
        </w:tc>
      </w:tr>
      <w:tr w:rsidR="00075799" w:rsidRPr="001671B4" w14:paraId="182D41BD" w14:textId="77777777" w:rsidTr="00596BD6">
        <w:trPr>
          <w:cantSplit/>
        </w:trPr>
        <w:tc>
          <w:tcPr>
            <w:tcW w:w="2592" w:type="dxa"/>
            <w:tcBorders>
              <w:top w:val="single" w:sz="6" w:space="0" w:color="auto"/>
              <w:bottom w:val="single" w:sz="6" w:space="0" w:color="auto"/>
              <w:right w:val="single" w:sz="6" w:space="0" w:color="auto"/>
            </w:tcBorders>
            <w:vAlign w:val="center"/>
          </w:tcPr>
          <w:p w14:paraId="7BB958CD" w14:textId="77777777" w:rsidR="00075799" w:rsidRPr="005205BA" w:rsidRDefault="00075799" w:rsidP="00101FA9">
            <w:pPr>
              <w:pStyle w:val="TableBody"/>
              <w:rPr>
                <w:rFonts w:eastAsia="Arial Unicode MS"/>
                <w:b/>
                <w:bCs/>
              </w:rPr>
            </w:pPr>
            <w:r w:rsidRPr="005205BA">
              <w:rPr>
                <w:b/>
                <w:bCs/>
              </w:rPr>
              <w:t>Total Order Amount</w:t>
            </w:r>
          </w:p>
        </w:tc>
        <w:tc>
          <w:tcPr>
            <w:tcW w:w="5458" w:type="dxa"/>
            <w:tcBorders>
              <w:top w:val="single" w:sz="6" w:space="0" w:color="auto"/>
              <w:left w:val="single" w:sz="6" w:space="0" w:color="auto"/>
              <w:bottom w:val="single" w:sz="6" w:space="0" w:color="auto"/>
            </w:tcBorders>
          </w:tcPr>
          <w:p w14:paraId="1090A597" w14:textId="1E38C18B" w:rsidR="00075799" w:rsidRPr="001671B4" w:rsidRDefault="00075799" w:rsidP="00101FA9">
            <w:pPr>
              <w:pStyle w:val="TableBody"/>
            </w:pPr>
            <w:r w:rsidRPr="001671B4">
              <w:t>The total amount of order</w:t>
            </w:r>
            <w:r w:rsidR="00EF1FA4">
              <w:t>s</w:t>
            </w:r>
            <w:r w:rsidRPr="001671B4">
              <w:t xml:space="preserve"> for Cashpoints associated with this depot. </w:t>
            </w:r>
          </w:p>
        </w:tc>
      </w:tr>
      <w:tr w:rsidR="00075799" w:rsidRPr="001671B4" w14:paraId="2FF9F487" w14:textId="77777777" w:rsidTr="00596BD6">
        <w:trPr>
          <w:cantSplit/>
        </w:trPr>
        <w:tc>
          <w:tcPr>
            <w:tcW w:w="2592" w:type="dxa"/>
            <w:tcBorders>
              <w:top w:val="single" w:sz="6" w:space="0" w:color="auto"/>
              <w:bottom w:val="single" w:sz="6" w:space="0" w:color="auto"/>
              <w:right w:val="single" w:sz="6" w:space="0" w:color="auto"/>
            </w:tcBorders>
            <w:vAlign w:val="center"/>
          </w:tcPr>
          <w:p w14:paraId="1B3FA5C3" w14:textId="77777777" w:rsidR="00075799" w:rsidRPr="005205BA" w:rsidRDefault="00075799" w:rsidP="00101FA9">
            <w:pPr>
              <w:pStyle w:val="TableBody"/>
              <w:rPr>
                <w:rFonts w:eastAsia="Arial Unicode MS"/>
                <w:b/>
                <w:bCs/>
              </w:rPr>
            </w:pPr>
            <w:r w:rsidRPr="005205BA">
              <w:rPr>
                <w:b/>
                <w:bCs/>
              </w:rPr>
              <w:t>Order Count</w:t>
            </w:r>
          </w:p>
        </w:tc>
        <w:tc>
          <w:tcPr>
            <w:tcW w:w="5458" w:type="dxa"/>
            <w:tcBorders>
              <w:top w:val="single" w:sz="6" w:space="0" w:color="auto"/>
              <w:left w:val="single" w:sz="6" w:space="0" w:color="auto"/>
              <w:bottom w:val="single" w:sz="6" w:space="0" w:color="auto"/>
            </w:tcBorders>
          </w:tcPr>
          <w:p w14:paraId="73C6E2DC" w14:textId="77777777" w:rsidR="00075799" w:rsidRPr="001671B4" w:rsidRDefault="00075799" w:rsidP="00101FA9">
            <w:pPr>
              <w:pStyle w:val="TableBody"/>
            </w:pPr>
            <w:r w:rsidRPr="001671B4">
              <w:t>The number of Cashpoints requesting orders from this depot.</w:t>
            </w:r>
          </w:p>
        </w:tc>
      </w:tr>
      <w:tr w:rsidR="00075799" w:rsidRPr="001671B4" w14:paraId="7DD8D621" w14:textId="77777777" w:rsidTr="00596BD6">
        <w:trPr>
          <w:cantSplit/>
        </w:trPr>
        <w:tc>
          <w:tcPr>
            <w:tcW w:w="2592" w:type="dxa"/>
            <w:tcBorders>
              <w:top w:val="single" w:sz="6" w:space="0" w:color="auto"/>
              <w:bottom w:val="single" w:sz="6" w:space="0" w:color="auto"/>
              <w:right w:val="single" w:sz="6" w:space="0" w:color="auto"/>
            </w:tcBorders>
            <w:vAlign w:val="center"/>
          </w:tcPr>
          <w:p w14:paraId="2326BA62" w14:textId="77777777" w:rsidR="00075799" w:rsidRPr="005205BA" w:rsidRDefault="00075799" w:rsidP="00101FA9">
            <w:pPr>
              <w:pStyle w:val="TableBody"/>
              <w:rPr>
                <w:rFonts w:eastAsia="Arial Unicode MS"/>
                <w:b/>
                <w:bCs/>
              </w:rPr>
            </w:pPr>
            <w:r w:rsidRPr="005205BA">
              <w:rPr>
                <w:b/>
                <w:bCs/>
              </w:rPr>
              <w:t>Accepted Recommendation Count</w:t>
            </w:r>
          </w:p>
        </w:tc>
        <w:tc>
          <w:tcPr>
            <w:tcW w:w="5458" w:type="dxa"/>
            <w:tcBorders>
              <w:top w:val="single" w:sz="6" w:space="0" w:color="auto"/>
              <w:left w:val="single" w:sz="6" w:space="0" w:color="auto"/>
              <w:bottom w:val="single" w:sz="6" w:space="0" w:color="auto"/>
            </w:tcBorders>
          </w:tcPr>
          <w:p w14:paraId="1FC90530" w14:textId="77777777" w:rsidR="00075799" w:rsidRPr="001671B4" w:rsidRDefault="00075799" w:rsidP="00101FA9">
            <w:pPr>
              <w:pStyle w:val="TableBody"/>
            </w:pPr>
            <w:r w:rsidRPr="001671B4">
              <w:t>The number of accepted recommendations for the Cashpoints associated with this depot.</w:t>
            </w:r>
          </w:p>
        </w:tc>
      </w:tr>
      <w:tr w:rsidR="00075799" w:rsidRPr="001671B4" w14:paraId="0B94505E" w14:textId="77777777" w:rsidTr="00596BD6">
        <w:trPr>
          <w:cantSplit/>
        </w:trPr>
        <w:tc>
          <w:tcPr>
            <w:tcW w:w="2592" w:type="dxa"/>
            <w:tcBorders>
              <w:top w:val="single" w:sz="6" w:space="0" w:color="auto"/>
              <w:bottom w:val="single" w:sz="6" w:space="0" w:color="auto"/>
              <w:right w:val="single" w:sz="6" w:space="0" w:color="auto"/>
            </w:tcBorders>
            <w:vAlign w:val="center"/>
          </w:tcPr>
          <w:p w14:paraId="029BAC13" w14:textId="77777777" w:rsidR="00075799" w:rsidRPr="005205BA" w:rsidRDefault="00075799" w:rsidP="00101FA9">
            <w:pPr>
              <w:pStyle w:val="TableBody"/>
              <w:rPr>
                <w:rFonts w:eastAsia="Arial Unicode MS"/>
                <w:b/>
                <w:bCs/>
              </w:rPr>
            </w:pPr>
            <w:r w:rsidRPr="005205BA">
              <w:rPr>
                <w:b/>
                <w:bCs/>
              </w:rPr>
              <w:t>Overridden Recommendation Count</w:t>
            </w:r>
          </w:p>
        </w:tc>
        <w:tc>
          <w:tcPr>
            <w:tcW w:w="5458" w:type="dxa"/>
            <w:tcBorders>
              <w:top w:val="single" w:sz="6" w:space="0" w:color="auto"/>
              <w:left w:val="single" w:sz="6" w:space="0" w:color="auto"/>
              <w:bottom w:val="single" w:sz="6" w:space="0" w:color="auto"/>
            </w:tcBorders>
          </w:tcPr>
          <w:p w14:paraId="29250096" w14:textId="77777777" w:rsidR="00075799" w:rsidRPr="001671B4" w:rsidRDefault="00075799" w:rsidP="00101FA9">
            <w:pPr>
              <w:pStyle w:val="TableBody"/>
            </w:pPr>
            <w:r w:rsidRPr="001671B4">
              <w:t>The number of overridden recommendations for the Cashpoints associated with this depot.</w:t>
            </w:r>
          </w:p>
        </w:tc>
      </w:tr>
      <w:tr w:rsidR="00075799" w:rsidRPr="001671B4" w14:paraId="7FA8AAF2" w14:textId="77777777" w:rsidTr="00596BD6">
        <w:trPr>
          <w:cantSplit/>
        </w:trPr>
        <w:tc>
          <w:tcPr>
            <w:tcW w:w="2592" w:type="dxa"/>
            <w:tcBorders>
              <w:top w:val="single" w:sz="6" w:space="0" w:color="auto"/>
              <w:bottom w:val="single" w:sz="6" w:space="0" w:color="auto"/>
              <w:right w:val="single" w:sz="6" w:space="0" w:color="auto"/>
            </w:tcBorders>
            <w:vAlign w:val="center"/>
          </w:tcPr>
          <w:p w14:paraId="53DBD068" w14:textId="77777777" w:rsidR="00075799" w:rsidRPr="005205BA" w:rsidRDefault="00075799" w:rsidP="00101FA9">
            <w:pPr>
              <w:pStyle w:val="TableBody"/>
              <w:rPr>
                <w:rFonts w:eastAsia="Arial Unicode MS"/>
                <w:b/>
                <w:bCs/>
              </w:rPr>
            </w:pPr>
            <w:r w:rsidRPr="005205BA">
              <w:rPr>
                <w:b/>
                <w:bCs/>
              </w:rPr>
              <w:t>Ignored Recommendation Count</w:t>
            </w:r>
          </w:p>
        </w:tc>
        <w:tc>
          <w:tcPr>
            <w:tcW w:w="5458" w:type="dxa"/>
            <w:tcBorders>
              <w:top w:val="single" w:sz="6" w:space="0" w:color="auto"/>
              <w:left w:val="single" w:sz="6" w:space="0" w:color="auto"/>
              <w:bottom w:val="single" w:sz="6" w:space="0" w:color="auto"/>
            </w:tcBorders>
          </w:tcPr>
          <w:p w14:paraId="32D710B4" w14:textId="77777777" w:rsidR="00075799" w:rsidRPr="001671B4" w:rsidRDefault="00075799" w:rsidP="00101FA9">
            <w:pPr>
              <w:pStyle w:val="TableBody"/>
            </w:pPr>
            <w:r w:rsidRPr="001671B4">
              <w:t>The number of ignored recommendations for the Cashpoints associated with this depot.</w:t>
            </w:r>
          </w:p>
        </w:tc>
      </w:tr>
    </w:tbl>
    <w:p w14:paraId="04B2F2CA" w14:textId="532F48A8" w:rsidR="00075799" w:rsidRDefault="00075799" w:rsidP="006C37B5">
      <w:pPr>
        <w:pStyle w:val="ListNumber"/>
        <w:numPr>
          <w:ilvl w:val="0"/>
          <w:numId w:val="103"/>
        </w:numPr>
      </w:pPr>
      <w:r>
        <w:t xml:space="preserve">To commit the release, select the type of delivery and click </w:t>
      </w:r>
      <w:r w:rsidR="00234CD4">
        <w:t xml:space="preserve">on </w:t>
      </w:r>
      <w:r>
        <w:rPr>
          <w:b/>
          <w:bCs/>
        </w:rPr>
        <w:t>Commit.</w:t>
      </w:r>
    </w:p>
    <w:p w14:paraId="6018E002" w14:textId="2599A2ED" w:rsidR="00075799" w:rsidRDefault="00075799" w:rsidP="006C37B5">
      <w:pPr>
        <w:pStyle w:val="ListNumber"/>
        <w:numPr>
          <w:ilvl w:val="0"/>
          <w:numId w:val="103"/>
        </w:numPr>
      </w:pPr>
      <w:r>
        <w:t xml:space="preserve">To cancel the process, select the type of delivery and click </w:t>
      </w:r>
      <w:r w:rsidR="00234CD4">
        <w:t xml:space="preserve">on </w:t>
      </w:r>
      <w:r>
        <w:rPr>
          <w:b/>
          <w:bCs/>
        </w:rPr>
        <w:t>Cancel.</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5E5A230" w14:textId="77777777" w:rsidTr="00596BD6">
        <w:trPr>
          <w:cantSplit/>
          <w:trHeight w:val="840"/>
        </w:trPr>
        <w:tc>
          <w:tcPr>
            <w:tcW w:w="1224" w:type="dxa"/>
            <w:vAlign w:val="center"/>
          </w:tcPr>
          <w:p w14:paraId="3556A882" w14:textId="77777777" w:rsidR="00075799" w:rsidRPr="001671B4" w:rsidRDefault="00075799" w:rsidP="00101FA9">
            <w:pPr>
              <w:pStyle w:val="TableNote"/>
            </w:pPr>
            <w:bookmarkStart w:id="125" w:name="_Ref32292471"/>
            <w:r>
              <w:rPr>
                <w:noProof/>
              </w:rPr>
              <w:drawing>
                <wp:inline distT="0" distB="0" distL="0" distR="0" wp14:anchorId="6BBDF45A" wp14:editId="71540A0B">
                  <wp:extent cx="302260" cy="30226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588B5FC3" w14:textId="42AD4C6A" w:rsidR="00075799" w:rsidRPr="001671B4" w:rsidRDefault="00075799" w:rsidP="00101FA9">
            <w:pPr>
              <w:pStyle w:val="TableNote"/>
            </w:pPr>
            <w:r w:rsidRPr="001671B4">
              <w:rPr>
                <w:b/>
                <w:bCs/>
              </w:rPr>
              <w:t>Note</w:t>
            </w:r>
            <w:r w:rsidRPr="001671B4">
              <w:t>: if the Cash Analyst decides to cancel the Release Depot, he/she will communicate back with the branch user to override the order amounts and once the order details are amended, the Cash Analyst will then check the box Override, and release depot.</w:t>
            </w:r>
          </w:p>
        </w:tc>
      </w:tr>
    </w:tbl>
    <w:p w14:paraId="058C104A" w14:textId="77777777" w:rsidR="00075799" w:rsidRDefault="00075799" w:rsidP="00075799">
      <w:pPr>
        <w:pStyle w:val="Heading3"/>
      </w:pPr>
      <w:bookmarkStart w:id="126" w:name="_Ref65643921"/>
      <w:bookmarkStart w:id="127" w:name="_Toc232225532"/>
      <w:bookmarkStart w:id="128" w:name="_Toc232225576"/>
      <w:bookmarkStart w:id="129" w:name="_Toc54016728"/>
      <w:bookmarkStart w:id="130" w:name="_Toc130783754"/>
      <w:r>
        <w:t>Depot Reports</w:t>
      </w:r>
      <w:bookmarkEnd w:id="125"/>
      <w:bookmarkEnd w:id="126"/>
      <w:bookmarkEnd w:id="127"/>
      <w:bookmarkEnd w:id="128"/>
      <w:bookmarkEnd w:id="129"/>
      <w:bookmarkEnd w:id="130"/>
    </w:p>
    <w:p w14:paraId="69599C4E" w14:textId="322DEFAC" w:rsidR="00075799" w:rsidRDefault="00075799" w:rsidP="00075799">
      <w:pPr>
        <w:pStyle w:val="BodyText"/>
      </w:pPr>
      <w:r>
        <w:t xml:space="preserve">Depot history can be easily accessed by </w:t>
      </w:r>
      <w:r w:rsidR="00ED7C9A">
        <w:t xml:space="preserve">an </w:t>
      </w:r>
      <w:r>
        <w:t xml:space="preserve">analyst from OptiNet.  To display depot history, click </w:t>
      </w:r>
      <w:r>
        <w:rPr>
          <w:b/>
          <w:bCs/>
        </w:rPr>
        <w:t xml:space="preserve">Depot History </w:t>
      </w:r>
      <w:r>
        <w:t xml:space="preserve">from the </w:t>
      </w:r>
      <w:r>
        <w:rPr>
          <w:b/>
          <w:bCs/>
        </w:rPr>
        <w:t xml:space="preserve">Navigation Window.  </w:t>
      </w:r>
      <w:r>
        <w:t xml:space="preserve">The depot history screen will display the dates of the release and confirmation, the user name of who released and confirmed the order, </w:t>
      </w:r>
      <w:r w:rsidR="00ED7C9A">
        <w:t xml:space="preserve">the </w:t>
      </w:r>
      <w:r>
        <w:t xml:space="preserve">total order amounts and the number of recommendations accepted, </w:t>
      </w:r>
      <w:r w:rsidR="00752B5A">
        <w:t>overridden,</w:t>
      </w:r>
      <w:r>
        <w:t xml:space="preserve"> or ignored. An example of the depot history screen is provided in the figure below:</w:t>
      </w:r>
    </w:p>
    <w:p w14:paraId="2DCE49BC" w14:textId="58DA20EA" w:rsidR="00075799" w:rsidRDefault="00075799" w:rsidP="00075799">
      <w:pPr>
        <w:pStyle w:val="Caption"/>
      </w:pPr>
      <w:r>
        <w:t xml:space="preserve">Figure </w:t>
      </w:r>
      <w:r w:rsidR="00743EA5">
        <w:fldChar w:fldCharType="begin"/>
      </w:r>
      <w:r w:rsidR="00743EA5">
        <w:instrText xml:space="preserve"> SEQ Figure \* ARABIC </w:instrText>
      </w:r>
      <w:r w:rsidR="00743EA5">
        <w:fldChar w:fldCharType="separate"/>
      </w:r>
      <w:r w:rsidR="009F0B76">
        <w:rPr>
          <w:noProof/>
        </w:rPr>
        <w:t>12</w:t>
      </w:r>
      <w:r w:rsidR="00743EA5">
        <w:rPr>
          <w:noProof/>
        </w:rPr>
        <w:fldChar w:fldCharType="end"/>
      </w:r>
      <w:r>
        <w:t>: Depot History Screen</w:t>
      </w:r>
    </w:p>
    <w:p w14:paraId="5DEF6C44" w14:textId="77777777" w:rsidR="00075799" w:rsidRDefault="00075799" w:rsidP="00075799">
      <w:pPr>
        <w:pStyle w:val="BodyTextCentered"/>
      </w:pPr>
      <w:r>
        <w:rPr>
          <w:noProof/>
          <w:lang w:bidi="ar-SA"/>
        </w:rPr>
        <w:drawing>
          <wp:inline distT="0" distB="0" distL="0" distR="0" wp14:anchorId="401230D2" wp14:editId="19087DD0">
            <wp:extent cx="5486400" cy="2433320"/>
            <wp:effectExtent l="76200" t="76200" r="13335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5486400" cy="243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944AB" w14:textId="3E7F79F2" w:rsidR="00075799" w:rsidRDefault="00075799" w:rsidP="00075799">
      <w:pPr>
        <w:pStyle w:val="Heading2"/>
      </w:pPr>
      <w:bookmarkStart w:id="131" w:name="_Ref32232426"/>
      <w:bookmarkStart w:id="132" w:name="_Toc232225533"/>
      <w:bookmarkStart w:id="133" w:name="_Toc232225577"/>
      <w:bookmarkStart w:id="134" w:name="_Toc54016729"/>
      <w:bookmarkStart w:id="135" w:name="_Toc130783755"/>
      <w:r>
        <w:t>Branch User</w:t>
      </w:r>
      <w:bookmarkEnd w:id="131"/>
      <w:bookmarkEnd w:id="132"/>
      <w:bookmarkEnd w:id="133"/>
      <w:bookmarkEnd w:id="134"/>
      <w:bookmarkEnd w:id="135"/>
    </w:p>
    <w:p w14:paraId="756C3766" w14:textId="77777777" w:rsidR="00075799" w:rsidRDefault="00075799" w:rsidP="00075799">
      <w:pPr>
        <w:pStyle w:val="BodyText"/>
      </w:pPr>
      <w:r>
        <w:t xml:space="preserve">The </w:t>
      </w:r>
      <w:r>
        <w:rPr>
          <w:b/>
          <w:bCs/>
        </w:rPr>
        <w:t>Navigation Window</w:t>
      </w:r>
      <w:r>
        <w:t xml:space="preserve"> for Branch User is displayed below:</w:t>
      </w:r>
    </w:p>
    <w:p w14:paraId="539637BE" w14:textId="61EAA25A" w:rsidR="00075799" w:rsidRDefault="00075799" w:rsidP="00A248B2">
      <w:pPr>
        <w:pStyle w:val="Caption"/>
      </w:pPr>
      <w:r>
        <w:t xml:space="preserve">Figure </w:t>
      </w:r>
      <w:r w:rsidRPr="6BC33D6B">
        <w:fldChar w:fldCharType="begin"/>
      </w:r>
      <w:r>
        <w:instrText xml:space="preserve"> SEQ Figure \* ARABIC </w:instrText>
      </w:r>
      <w:r w:rsidRPr="6BC33D6B">
        <w:fldChar w:fldCharType="separate"/>
      </w:r>
      <w:r w:rsidR="009F0B76">
        <w:rPr>
          <w:noProof/>
        </w:rPr>
        <w:t>13</w:t>
      </w:r>
      <w:r w:rsidRPr="6BC33D6B">
        <w:rPr>
          <w:noProof/>
        </w:rPr>
        <w:fldChar w:fldCharType="end"/>
      </w:r>
      <w:r>
        <w:t>: Navigation Window –Branch User</w:t>
      </w:r>
    </w:p>
    <w:p w14:paraId="44E55F3F" w14:textId="77777777" w:rsidR="00075799" w:rsidRDefault="00075799" w:rsidP="00075799">
      <w:pPr>
        <w:pStyle w:val="BodyText"/>
        <w:jc w:val="center"/>
      </w:pPr>
      <w:r>
        <w:rPr>
          <w:noProof/>
        </w:rPr>
        <w:drawing>
          <wp:inline distT="0" distB="0" distL="0" distR="0" wp14:anchorId="1ABBB5E7" wp14:editId="22581F61">
            <wp:extent cx="1000658" cy="3430829"/>
            <wp:effectExtent l="0" t="0" r="9525" b="0"/>
            <wp:docPr id="717356783" name="Picture 7173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003523" cy="3440650"/>
                    </a:xfrm>
                    <a:prstGeom prst="rect">
                      <a:avLst/>
                    </a:prstGeom>
                  </pic:spPr>
                </pic:pic>
              </a:graphicData>
            </a:graphic>
          </wp:inline>
        </w:drawing>
      </w:r>
    </w:p>
    <w:p w14:paraId="2E83CAF4" w14:textId="77777777" w:rsidR="00075799" w:rsidRDefault="00075799" w:rsidP="00075799">
      <w:pPr>
        <w:pStyle w:val="BodyText"/>
      </w:pPr>
      <w:r>
        <w:t>An overview of the Branch User’s functions is presented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CC17F5" w14:textId="77777777" w:rsidTr="00947494">
        <w:trPr>
          <w:cantSplit/>
          <w:tblHeader/>
        </w:trPr>
        <w:tc>
          <w:tcPr>
            <w:tcW w:w="8060" w:type="dxa"/>
            <w:tcBorders>
              <w:top w:val="single" w:sz="6" w:space="0" w:color="auto"/>
              <w:left w:val="single" w:sz="4" w:space="0" w:color="auto"/>
              <w:bottom w:val="single" w:sz="4" w:space="0" w:color="auto"/>
            </w:tcBorders>
            <w:shd w:val="clear" w:color="auto" w:fill="54B948"/>
          </w:tcPr>
          <w:p w14:paraId="110DCF08" w14:textId="77777777" w:rsidR="00075799" w:rsidRPr="001671B4" w:rsidRDefault="00075799" w:rsidP="00947494">
            <w:pPr>
              <w:pStyle w:val="TableHeading"/>
            </w:pPr>
            <w:r w:rsidRPr="001671B4">
              <w:t>Branch User Functions</w:t>
            </w:r>
          </w:p>
        </w:tc>
      </w:tr>
      <w:tr w:rsidR="00075799" w:rsidRPr="001671B4" w14:paraId="24F87583"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05BFF8BC" w14:textId="77777777" w:rsidR="00075799" w:rsidRPr="001671B4" w:rsidRDefault="00075799" w:rsidP="009C4400">
            <w:pPr>
              <w:pStyle w:val="TableListBullet"/>
            </w:pPr>
            <w:r w:rsidRPr="001671B4">
              <w:rPr>
                <w:b/>
                <w:bCs/>
              </w:rPr>
              <w:t xml:space="preserve">Communications: </w:t>
            </w:r>
            <w:r w:rsidRPr="001671B4">
              <w:t>Monitor communications with the various cash analysts.</w:t>
            </w:r>
          </w:p>
          <w:p w14:paraId="30B5F8E6" w14:textId="77777777" w:rsidR="00075799" w:rsidRPr="001671B4" w:rsidRDefault="00075799" w:rsidP="009C4400">
            <w:pPr>
              <w:pStyle w:val="TableListBullet"/>
            </w:pPr>
            <w:r w:rsidRPr="001671B4">
              <w:rPr>
                <w:b/>
                <w:bCs/>
              </w:rPr>
              <w:t xml:space="preserve">Consultation: </w:t>
            </w:r>
            <w:r w:rsidRPr="001671B4">
              <w:t>Review and accept OptiCash recommendations for branches and ATMs</w:t>
            </w:r>
          </w:p>
          <w:p w14:paraId="501A56A9" w14:textId="77777777" w:rsidR="00075799" w:rsidRPr="001671B4" w:rsidRDefault="00075799" w:rsidP="009C4400">
            <w:pPr>
              <w:pStyle w:val="TableListBullet"/>
            </w:pPr>
            <w:r w:rsidRPr="001671B4">
              <w:rPr>
                <w:b/>
                <w:bCs/>
              </w:rPr>
              <w:t xml:space="preserve">Ordering &amp; Clearance: </w:t>
            </w:r>
            <w:r w:rsidRPr="001671B4">
              <w:t>Order and return cash</w:t>
            </w:r>
          </w:p>
          <w:p w14:paraId="1D7B79B2" w14:textId="77777777" w:rsidR="00075799" w:rsidRPr="001671B4" w:rsidRDefault="00075799" w:rsidP="009C4400">
            <w:pPr>
              <w:pStyle w:val="TableListBullet"/>
            </w:pPr>
            <w:r w:rsidRPr="001671B4">
              <w:rPr>
                <w:b/>
                <w:bCs/>
              </w:rPr>
              <w:t xml:space="preserve">Support Information: </w:t>
            </w:r>
            <w:r w:rsidRPr="001671B4">
              <w:t xml:space="preserve">Review demand horizon, history, and forecasts. </w:t>
            </w:r>
          </w:p>
        </w:tc>
      </w:tr>
    </w:tbl>
    <w:p w14:paraId="6AC0DFE1" w14:textId="77777777" w:rsidR="00075799" w:rsidRDefault="00075799" w:rsidP="00075799">
      <w:pPr>
        <w:pStyle w:val="BodyText"/>
      </w:pPr>
      <w:r>
        <w:t>The topics presented in this section on the Branch User include:</w:t>
      </w:r>
    </w:p>
    <w:p w14:paraId="0459AAE9" w14:textId="77777777" w:rsidR="00075799" w:rsidRDefault="00075799" w:rsidP="009C4400">
      <w:pPr>
        <w:pStyle w:val="ListBullet"/>
      </w:pPr>
      <w:r>
        <w:t>Daily Activities for a Branch User</w:t>
      </w:r>
    </w:p>
    <w:p w14:paraId="7EFE5CE5" w14:textId="77777777" w:rsidR="00075799" w:rsidRDefault="00075799" w:rsidP="009C4400">
      <w:pPr>
        <w:pStyle w:val="ListBullet"/>
      </w:pPr>
      <w:r>
        <w:t>Communications</w:t>
      </w:r>
    </w:p>
    <w:p w14:paraId="7F3EBC7E" w14:textId="77777777" w:rsidR="00075799" w:rsidRDefault="00075799" w:rsidP="009C4400">
      <w:pPr>
        <w:pStyle w:val="ListBullet"/>
      </w:pPr>
      <w:r>
        <w:t>Ordering &amp; Clearance</w:t>
      </w:r>
    </w:p>
    <w:p w14:paraId="24D21EFE" w14:textId="77777777" w:rsidR="00075799" w:rsidRDefault="00075799" w:rsidP="009C4400">
      <w:pPr>
        <w:pStyle w:val="ListBullet"/>
      </w:pPr>
      <w:r>
        <w:t>Support Information</w:t>
      </w:r>
    </w:p>
    <w:p w14:paraId="2BFBBB6F" w14:textId="726DAE41" w:rsidR="00075799" w:rsidRDefault="00075799" w:rsidP="00075799">
      <w:pPr>
        <w:rPr>
          <w:rFonts w:ascii="Arial" w:hAnsi="Arial" w:cs="Arial"/>
          <w:sz w:val="20"/>
        </w:rPr>
      </w:pPr>
    </w:p>
    <w:p w14:paraId="73525DE6" w14:textId="77777777" w:rsidR="00075799" w:rsidRDefault="00075799" w:rsidP="00075799">
      <w:pPr>
        <w:pStyle w:val="Heading3"/>
      </w:pPr>
      <w:bookmarkStart w:id="136" w:name="_Ref32292731"/>
      <w:bookmarkStart w:id="137" w:name="_Toc232225534"/>
      <w:bookmarkStart w:id="138" w:name="_Toc232225578"/>
      <w:bookmarkStart w:id="139" w:name="_Toc54016730"/>
      <w:bookmarkStart w:id="140" w:name="_Toc130783756"/>
      <w:bookmarkStart w:id="141" w:name="_Ref32292611"/>
      <w:r>
        <w:t>Daily Activities for a Branch User</w:t>
      </w:r>
      <w:bookmarkEnd w:id="136"/>
      <w:bookmarkEnd w:id="137"/>
      <w:bookmarkEnd w:id="138"/>
      <w:bookmarkEnd w:id="139"/>
      <w:bookmarkEnd w:id="140"/>
    </w:p>
    <w:p w14:paraId="39E932D2" w14:textId="3957809B" w:rsidR="00075799" w:rsidRDefault="00075799" w:rsidP="00075799">
      <w:pPr>
        <w:pStyle w:val="BodyText"/>
      </w:pPr>
      <w:r>
        <w:t xml:space="preserve">As an OptiNet Branch User, you now have access to a powerful decision support tool that will help you effectively manage your daily Branch and ATM currency management needs. OptiNet provides you with essential information about your ATM and Branch cash positions.  Not only can you access and analyze historical data and usage, but also OptiNet’s web-link to OptiCash allows you </w:t>
      </w:r>
      <w:r w:rsidR="00ED7C9A">
        <w:t xml:space="preserve">to </w:t>
      </w:r>
      <w:r>
        <w:t>review forecasted cash flows several weeks out – providing a “</w:t>
      </w:r>
      <w:r w:rsidRPr="00423C25">
        <w:rPr>
          <w:i/>
          <w:iCs/>
        </w:rPr>
        <w:t>snapshot</w:t>
      </w:r>
      <w:r>
        <w:t xml:space="preserve">” of the future.  </w:t>
      </w:r>
    </w:p>
    <w:p w14:paraId="424F7C47" w14:textId="77777777" w:rsidR="00075799" w:rsidRDefault="00075799" w:rsidP="00075799">
      <w:pPr>
        <w:pStyle w:val="BodyText"/>
      </w:pPr>
      <w:r>
        <w:t>We suggest using the following routine when performing your daily Branch User Activities:</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1C8010BA" w14:textId="77777777" w:rsidTr="00B7612C">
        <w:trPr>
          <w:tblHeader/>
        </w:trPr>
        <w:tc>
          <w:tcPr>
            <w:tcW w:w="2120" w:type="dxa"/>
            <w:tcBorders>
              <w:top w:val="single" w:sz="6" w:space="0" w:color="auto"/>
              <w:bottom w:val="double" w:sz="6" w:space="0" w:color="auto"/>
              <w:right w:val="single" w:sz="6" w:space="0" w:color="auto"/>
            </w:tcBorders>
            <w:shd w:val="clear" w:color="auto" w:fill="54B948"/>
          </w:tcPr>
          <w:p w14:paraId="7E5F8F66" w14:textId="77777777" w:rsidR="00075799" w:rsidRPr="001671B4" w:rsidRDefault="00075799" w:rsidP="009C4400">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330D3391" w14:textId="77777777" w:rsidR="00075799" w:rsidRPr="001671B4" w:rsidRDefault="00075799" w:rsidP="009C4400">
            <w:pPr>
              <w:pStyle w:val="TableHeading"/>
            </w:pPr>
            <w:r w:rsidRPr="001671B4">
              <w:t>Daily Activities Description</w:t>
            </w:r>
          </w:p>
        </w:tc>
      </w:tr>
      <w:tr w:rsidR="00075799" w:rsidRPr="001671B4" w14:paraId="7D0BC80D" w14:textId="77777777" w:rsidTr="00B7612C">
        <w:tc>
          <w:tcPr>
            <w:tcW w:w="2120" w:type="dxa"/>
            <w:tcBorders>
              <w:top w:val="nil"/>
              <w:bottom w:val="single" w:sz="6" w:space="0" w:color="auto"/>
              <w:right w:val="single" w:sz="6" w:space="0" w:color="auto"/>
            </w:tcBorders>
          </w:tcPr>
          <w:p w14:paraId="780E7B3F" w14:textId="77777777" w:rsidR="00075799" w:rsidRPr="00B7612C" w:rsidRDefault="00075799" w:rsidP="009C4400">
            <w:pPr>
              <w:pStyle w:val="TableBody"/>
              <w:rPr>
                <w:b/>
                <w:bCs/>
                <w:color w:val="000000"/>
              </w:rPr>
            </w:pPr>
            <w:r w:rsidRPr="00B7612C">
              <w:rPr>
                <w:b/>
                <w:bCs/>
              </w:rPr>
              <w:t>Review Messages</w:t>
            </w:r>
          </w:p>
        </w:tc>
        <w:tc>
          <w:tcPr>
            <w:tcW w:w="5930" w:type="dxa"/>
            <w:tcBorders>
              <w:top w:val="nil"/>
              <w:left w:val="single" w:sz="6" w:space="0" w:color="auto"/>
              <w:bottom w:val="single" w:sz="6" w:space="0" w:color="auto"/>
            </w:tcBorders>
          </w:tcPr>
          <w:p w14:paraId="5E9B0B42" w14:textId="77777777" w:rsidR="00075799" w:rsidRPr="001671B4" w:rsidRDefault="00075799" w:rsidP="009C4400">
            <w:pPr>
              <w:pStyle w:val="TableBody"/>
            </w:pPr>
            <w:r w:rsidRPr="001671B4">
              <w:t>Upon logging into OptiNet each day, the first task will be to review any new messages and take appropriate action.</w:t>
            </w:r>
          </w:p>
        </w:tc>
      </w:tr>
      <w:tr w:rsidR="00075799" w:rsidRPr="001671B4" w14:paraId="4DE53219" w14:textId="77777777" w:rsidTr="00B7612C">
        <w:tc>
          <w:tcPr>
            <w:tcW w:w="2120" w:type="dxa"/>
            <w:tcBorders>
              <w:top w:val="single" w:sz="6" w:space="0" w:color="auto"/>
              <w:bottom w:val="single" w:sz="6" w:space="0" w:color="auto"/>
              <w:right w:val="single" w:sz="6" w:space="0" w:color="auto"/>
            </w:tcBorders>
          </w:tcPr>
          <w:p w14:paraId="48069C33" w14:textId="77777777" w:rsidR="00075799" w:rsidRPr="00B7612C" w:rsidRDefault="00075799" w:rsidP="009C4400">
            <w:pPr>
              <w:pStyle w:val="TableBody"/>
              <w:rPr>
                <w:b/>
                <w:bCs/>
              </w:rPr>
            </w:pPr>
            <w:r w:rsidRPr="00B7612C">
              <w:rPr>
                <w:b/>
                <w:bCs/>
              </w:rPr>
              <w:t>Review Recommendations</w:t>
            </w:r>
          </w:p>
        </w:tc>
        <w:tc>
          <w:tcPr>
            <w:tcW w:w="5930" w:type="dxa"/>
            <w:tcBorders>
              <w:top w:val="single" w:sz="6" w:space="0" w:color="auto"/>
              <w:left w:val="single" w:sz="6" w:space="0" w:color="auto"/>
              <w:bottom w:val="single" w:sz="6" w:space="0" w:color="auto"/>
            </w:tcBorders>
          </w:tcPr>
          <w:p w14:paraId="40A32592" w14:textId="77777777" w:rsidR="00075799" w:rsidRPr="001671B4" w:rsidRDefault="00075799" w:rsidP="009C4400">
            <w:pPr>
              <w:pStyle w:val="TableBody"/>
            </w:pPr>
            <w:r w:rsidRPr="001671B4">
              <w:t>Review all OptiCash recommendations for the Branches and ATMs for which you are responsible.</w:t>
            </w:r>
          </w:p>
        </w:tc>
      </w:tr>
      <w:tr w:rsidR="00075799" w:rsidRPr="001671B4" w14:paraId="2E1FDFD3" w14:textId="77777777" w:rsidTr="00B7612C">
        <w:tc>
          <w:tcPr>
            <w:tcW w:w="2120" w:type="dxa"/>
            <w:tcBorders>
              <w:top w:val="single" w:sz="6" w:space="0" w:color="auto"/>
              <w:bottom w:val="single" w:sz="6" w:space="0" w:color="auto"/>
              <w:right w:val="single" w:sz="6" w:space="0" w:color="auto"/>
            </w:tcBorders>
          </w:tcPr>
          <w:p w14:paraId="6CBFBDAC" w14:textId="77777777" w:rsidR="00075799" w:rsidRPr="00B7612C" w:rsidRDefault="00075799" w:rsidP="009C4400">
            <w:pPr>
              <w:pStyle w:val="TableBody"/>
              <w:rPr>
                <w:b/>
                <w:bCs/>
              </w:rPr>
            </w:pPr>
            <w:r w:rsidRPr="00B7612C">
              <w:rPr>
                <w:b/>
                <w:bCs/>
              </w:rPr>
              <w:t>Accept or Reject Recommendations</w:t>
            </w:r>
          </w:p>
        </w:tc>
        <w:tc>
          <w:tcPr>
            <w:tcW w:w="5930" w:type="dxa"/>
            <w:tcBorders>
              <w:top w:val="single" w:sz="6" w:space="0" w:color="auto"/>
              <w:left w:val="single" w:sz="6" w:space="0" w:color="auto"/>
              <w:bottom w:val="single" w:sz="6" w:space="0" w:color="auto"/>
            </w:tcBorders>
          </w:tcPr>
          <w:p w14:paraId="12DC7276" w14:textId="77777777" w:rsidR="00075799" w:rsidRPr="001671B4" w:rsidRDefault="00075799" w:rsidP="009C4400">
            <w:pPr>
              <w:pStyle w:val="TableBody"/>
            </w:pPr>
            <w:r w:rsidRPr="001671B4">
              <w:t xml:space="preserve">After reviewing the recommendations, accept or reject them.  </w:t>
            </w:r>
          </w:p>
        </w:tc>
      </w:tr>
      <w:tr w:rsidR="00075799" w:rsidRPr="001671B4" w14:paraId="60CD2285" w14:textId="77777777" w:rsidTr="00B7612C">
        <w:tc>
          <w:tcPr>
            <w:tcW w:w="2120" w:type="dxa"/>
            <w:tcBorders>
              <w:top w:val="single" w:sz="6" w:space="0" w:color="auto"/>
              <w:bottom w:val="single" w:sz="6" w:space="0" w:color="auto"/>
              <w:right w:val="single" w:sz="6" w:space="0" w:color="auto"/>
            </w:tcBorders>
          </w:tcPr>
          <w:p w14:paraId="17DA7C05" w14:textId="77777777" w:rsidR="00075799" w:rsidRPr="00B7612C" w:rsidRDefault="00075799" w:rsidP="009C4400">
            <w:pPr>
              <w:pStyle w:val="TableBody"/>
              <w:rPr>
                <w:b/>
                <w:bCs/>
              </w:rPr>
            </w:pPr>
          </w:p>
          <w:p w14:paraId="33D4818B" w14:textId="77777777" w:rsidR="00075799" w:rsidRPr="00B7612C" w:rsidRDefault="00075799" w:rsidP="009C4400">
            <w:pPr>
              <w:pStyle w:val="TableBody"/>
              <w:rPr>
                <w:b/>
                <w:bCs/>
              </w:rPr>
            </w:pPr>
            <w:r w:rsidRPr="00B7612C">
              <w:rPr>
                <w:b/>
                <w:bCs/>
              </w:rPr>
              <w:t>Reference Support Information</w:t>
            </w:r>
          </w:p>
          <w:p w14:paraId="7A7A6E09" w14:textId="77777777" w:rsidR="00075799" w:rsidRPr="00B7612C" w:rsidRDefault="00075799" w:rsidP="009C4400">
            <w:pPr>
              <w:pStyle w:val="TableBody"/>
              <w:rPr>
                <w:b/>
                <w:bCs/>
              </w:rPr>
            </w:pPr>
            <w:r w:rsidRPr="00B7612C">
              <w:rPr>
                <w:b/>
                <w:bCs/>
              </w:rPr>
              <w:t>(Forecasts &amp; History)</w:t>
            </w:r>
          </w:p>
        </w:tc>
        <w:tc>
          <w:tcPr>
            <w:tcW w:w="5930" w:type="dxa"/>
            <w:tcBorders>
              <w:top w:val="single" w:sz="6" w:space="0" w:color="auto"/>
              <w:left w:val="single" w:sz="6" w:space="0" w:color="auto"/>
              <w:bottom w:val="single" w:sz="6" w:space="0" w:color="auto"/>
            </w:tcBorders>
          </w:tcPr>
          <w:p w14:paraId="45DC467B" w14:textId="77777777" w:rsidR="00075799" w:rsidRPr="001671B4" w:rsidRDefault="00075799" w:rsidP="009C4400">
            <w:pPr>
              <w:pStyle w:val="TableBody"/>
            </w:pPr>
            <w:r w:rsidRPr="001671B4">
              <w:t>In situations where are you not sure whether to accept or reject a recommendation, use Support Information to help you better understand the recommendations (see below):</w:t>
            </w:r>
          </w:p>
          <w:p w14:paraId="2E88B639" w14:textId="27506324" w:rsidR="00075799" w:rsidRPr="001671B4" w:rsidRDefault="00075799" w:rsidP="009C4400">
            <w:pPr>
              <w:pStyle w:val="TableBody"/>
            </w:pPr>
            <w:r w:rsidRPr="00B37D69">
              <w:rPr>
                <w:b/>
                <w:bCs/>
              </w:rPr>
              <w:t>Forecast Graphs</w:t>
            </w:r>
            <w:r w:rsidRPr="001671B4">
              <w:t xml:space="preserve">: Reviewing the forecasts graphs will </w:t>
            </w:r>
            <w:r w:rsidR="00ED7C9A">
              <w:t>indicate</w:t>
            </w:r>
            <w:r w:rsidRPr="001671B4">
              <w:t xml:space="preserve"> how good the OptiCash predictions have been over the past 2 weeks. The more closely the red and blue lines match, the better the forecast.</w:t>
            </w:r>
          </w:p>
          <w:p w14:paraId="4DC384DE" w14:textId="1DDDA86D" w:rsidR="00075799" w:rsidRPr="001671B4" w:rsidRDefault="00075799" w:rsidP="009C4400">
            <w:pPr>
              <w:pStyle w:val="TableBody"/>
            </w:pPr>
            <w:r w:rsidRPr="00B37D69">
              <w:rPr>
                <w:b/>
                <w:bCs/>
              </w:rPr>
              <w:t>View History</w:t>
            </w:r>
            <w:r w:rsidRPr="001671B4">
              <w:t>: Reviewing the history of your ATMs and Branches provides information about their cash levels, actual demands, recent deliveries/</w:t>
            </w:r>
            <w:r w:rsidR="00752B5A" w:rsidRPr="001671B4">
              <w:t>returns,</w:t>
            </w:r>
            <w:r w:rsidRPr="001671B4">
              <w:t xml:space="preserve"> and their frequency.  You may notice </w:t>
            </w:r>
            <w:r w:rsidR="00B3493A">
              <w:t>inaccurate historical data</w:t>
            </w:r>
            <w:r w:rsidRPr="001671B4">
              <w:t xml:space="preserve">, which will have an </w:t>
            </w:r>
            <w:r w:rsidR="00192944" w:rsidRPr="001671B4">
              <w:t>adverse effect</w:t>
            </w:r>
            <w:r w:rsidRPr="001671B4">
              <w:t xml:space="preserve"> on recommendations.  Inaccurate data can then be easily excluded from the OptiCash history, which will improve recommendations.</w:t>
            </w:r>
          </w:p>
        </w:tc>
      </w:tr>
      <w:tr w:rsidR="00075799" w:rsidRPr="001671B4" w14:paraId="7AC4BAB6" w14:textId="77777777" w:rsidTr="00B7612C">
        <w:tc>
          <w:tcPr>
            <w:tcW w:w="2120" w:type="dxa"/>
            <w:tcBorders>
              <w:top w:val="single" w:sz="6" w:space="0" w:color="auto"/>
              <w:bottom w:val="single" w:sz="6" w:space="0" w:color="auto"/>
              <w:right w:val="single" w:sz="6" w:space="0" w:color="auto"/>
            </w:tcBorders>
          </w:tcPr>
          <w:p w14:paraId="38B23B68" w14:textId="77777777" w:rsidR="00075799" w:rsidRPr="00B7612C" w:rsidRDefault="00075799" w:rsidP="009C4400">
            <w:pPr>
              <w:pStyle w:val="TableBody"/>
              <w:rPr>
                <w:b/>
                <w:bCs/>
              </w:rPr>
            </w:pPr>
          </w:p>
          <w:p w14:paraId="289DDE9F" w14:textId="77777777" w:rsidR="00075799" w:rsidRPr="00B7612C" w:rsidRDefault="00075799" w:rsidP="009C4400">
            <w:pPr>
              <w:pStyle w:val="TableBody"/>
              <w:rPr>
                <w:b/>
                <w:bCs/>
              </w:rPr>
            </w:pPr>
            <w:r w:rsidRPr="00B7612C">
              <w:rPr>
                <w:b/>
                <w:bCs/>
              </w:rPr>
              <w:t>View Horizons</w:t>
            </w:r>
          </w:p>
        </w:tc>
        <w:tc>
          <w:tcPr>
            <w:tcW w:w="5930" w:type="dxa"/>
            <w:tcBorders>
              <w:top w:val="single" w:sz="6" w:space="0" w:color="auto"/>
              <w:left w:val="single" w:sz="6" w:space="0" w:color="auto"/>
              <w:bottom w:val="single" w:sz="6" w:space="0" w:color="auto"/>
            </w:tcBorders>
          </w:tcPr>
          <w:p w14:paraId="4B724B6F" w14:textId="77777777" w:rsidR="00075799" w:rsidRPr="001671B4" w:rsidRDefault="00075799" w:rsidP="009C4400">
            <w:pPr>
              <w:pStyle w:val="TableBody"/>
            </w:pPr>
            <w:r w:rsidRPr="001671B4">
              <w:t>Viewing Cashpoint horizons will allow you to see the OptiCash planned cash level horizons – that is, the optimum cash position that OptiCash has determined for your Cashpoints, based on the predicted cash flows and different parameters defined in OptiCash. Checking these horizons will help you better understand current recommendations and the scheduled deliveries.</w:t>
            </w:r>
          </w:p>
        </w:tc>
      </w:tr>
    </w:tbl>
    <w:p w14:paraId="683BCCB4" w14:textId="77777777" w:rsidR="00075799" w:rsidRDefault="00075799" w:rsidP="00075799">
      <w:pPr>
        <w:rPr>
          <w:color w:val="622423"/>
          <w:sz w:val="24"/>
          <w:szCs w:val="24"/>
        </w:rPr>
      </w:pPr>
      <w:bookmarkStart w:id="142" w:name="_Ref63846433"/>
      <w:bookmarkStart w:id="143" w:name="_Toc232225535"/>
      <w:bookmarkStart w:id="144" w:name="_Toc232225579"/>
    </w:p>
    <w:p w14:paraId="59290781" w14:textId="77777777" w:rsidR="00075799" w:rsidRDefault="00075799" w:rsidP="00075799">
      <w:pPr>
        <w:pStyle w:val="Heading3"/>
      </w:pPr>
      <w:bookmarkStart w:id="145" w:name="_Toc54016731"/>
      <w:bookmarkStart w:id="146" w:name="_Toc130783757"/>
      <w:r>
        <w:t>Communications</w:t>
      </w:r>
      <w:bookmarkEnd w:id="141"/>
      <w:bookmarkEnd w:id="142"/>
      <w:bookmarkEnd w:id="143"/>
      <w:bookmarkEnd w:id="144"/>
      <w:bookmarkEnd w:id="145"/>
      <w:bookmarkEnd w:id="146"/>
    </w:p>
    <w:p w14:paraId="1611D235" w14:textId="5B9322C1" w:rsidR="00075799" w:rsidRDefault="00075799" w:rsidP="00075799">
      <w:pPr>
        <w:pStyle w:val="BodyText"/>
      </w:pPr>
      <w:r>
        <w:t xml:space="preserve">The communication module in OptiNet allows Branch Users and Cash Analysts </w:t>
      </w:r>
      <w:r w:rsidR="00B3493A">
        <w:t xml:space="preserve">to </w:t>
      </w:r>
      <w:r>
        <w:t xml:space="preserve">communicate with each other through </w:t>
      </w:r>
      <w:r>
        <w:rPr>
          <w:i/>
          <w:iCs/>
        </w:rPr>
        <w:t>Messaging and Special Requirements</w:t>
      </w:r>
      <w:r>
        <w:t xml:space="preserve"> service</w:t>
      </w:r>
      <w:r w:rsidR="00B3493A">
        <w:t>s</w:t>
      </w:r>
      <w:r>
        <w:t>.  The use and features of this module are presented in the following section.</w:t>
      </w:r>
    </w:p>
    <w:p w14:paraId="44B9F5C6" w14:textId="77777777" w:rsidR="00075799" w:rsidRPr="008C2A35" w:rsidRDefault="00075799" w:rsidP="00075799">
      <w:pPr>
        <w:pStyle w:val="Heading4"/>
      </w:pPr>
      <w:r w:rsidRPr="008C2A35">
        <w:t>View Messages</w:t>
      </w:r>
    </w:p>
    <w:p w14:paraId="2D168173" w14:textId="77777777" w:rsidR="00075799" w:rsidRDefault="00075799" w:rsidP="00F956A8">
      <w:pPr>
        <w:pStyle w:val="ListNumber"/>
        <w:numPr>
          <w:ilvl w:val="0"/>
          <w:numId w:val="80"/>
        </w:numPr>
      </w:pPr>
      <w:r>
        <w:t xml:space="preserve">To check for new messages at any time, click </w:t>
      </w:r>
      <w:r w:rsidRPr="00F956A8">
        <w:rPr>
          <w:b/>
          <w:bCs/>
        </w:rPr>
        <w:t xml:space="preserve">View Messages </w:t>
      </w:r>
      <w:r>
        <w:t xml:space="preserve">in the </w:t>
      </w:r>
      <w:r w:rsidRPr="00F956A8">
        <w:rPr>
          <w:b/>
          <w:bCs/>
        </w:rPr>
        <w:t>Navigation Window.</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71C870D" w14:textId="77777777" w:rsidTr="00596BD6">
        <w:trPr>
          <w:cantSplit/>
          <w:trHeight w:val="840"/>
        </w:trPr>
        <w:tc>
          <w:tcPr>
            <w:tcW w:w="1224" w:type="dxa"/>
          </w:tcPr>
          <w:p w14:paraId="5370EE6B" w14:textId="77777777" w:rsidR="00075799" w:rsidRPr="001671B4" w:rsidRDefault="00075799" w:rsidP="00F956A8">
            <w:pPr>
              <w:pStyle w:val="TableNote"/>
              <w:rPr>
                <w:sz w:val="18"/>
              </w:rPr>
            </w:pPr>
            <w:r>
              <w:rPr>
                <w:noProof/>
              </w:rPr>
              <w:drawing>
                <wp:inline distT="0" distB="0" distL="0" distR="0" wp14:anchorId="21739A6A" wp14:editId="6AF78CC7">
                  <wp:extent cx="302260" cy="30226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2E777050" w14:textId="066658D4" w:rsidR="00075799" w:rsidRPr="00337482" w:rsidRDefault="00075799" w:rsidP="00337482">
            <w:pPr>
              <w:pStyle w:val="TableNote"/>
            </w:pPr>
            <w:r w:rsidRPr="00337482">
              <w:rPr>
                <w:b/>
                <w:bCs/>
              </w:rPr>
              <w:t>Note</w:t>
            </w:r>
            <w:r w:rsidRPr="00337482">
              <w:t xml:space="preserve">:  </w:t>
            </w:r>
            <w:r w:rsidR="00677974" w:rsidRPr="00337482">
              <w:t>U</w:t>
            </w:r>
            <w:r w:rsidRPr="00337482">
              <w:t xml:space="preserve">pon </w:t>
            </w:r>
            <w:r w:rsidR="00677974" w:rsidRPr="00337482">
              <w:t>login</w:t>
            </w:r>
            <w:r w:rsidRPr="00337482">
              <w:t xml:space="preserve">, the Branch User will immediately be notified of any new messages </w:t>
            </w:r>
            <w:r w:rsidR="00677974" w:rsidRPr="00337482">
              <w:t xml:space="preserve">on </w:t>
            </w:r>
            <w:r w:rsidRPr="00337482">
              <w:t>the main screen.</w:t>
            </w:r>
          </w:p>
        </w:tc>
      </w:tr>
    </w:tbl>
    <w:p w14:paraId="30B8D707"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3E1DF685" w14:textId="77777777" w:rsidR="00075799" w:rsidRDefault="00075799" w:rsidP="006C37B5">
      <w:pPr>
        <w:pStyle w:val="ListNumber"/>
        <w:numPr>
          <w:ilvl w:val="0"/>
          <w:numId w:val="103"/>
        </w:numPr>
      </w:pPr>
      <w:r>
        <w:t xml:space="preserve">To reply to the message, click </w:t>
      </w:r>
      <w:r>
        <w:rPr>
          <w:b/>
          <w:bCs/>
        </w:rPr>
        <w:t>Reply.</w:t>
      </w:r>
    </w:p>
    <w:p w14:paraId="1E871107" w14:textId="77777777" w:rsidR="00075799" w:rsidRDefault="00075799" w:rsidP="006C37B5">
      <w:pPr>
        <w:pStyle w:val="ListNumber"/>
        <w:numPr>
          <w:ilvl w:val="0"/>
          <w:numId w:val="103"/>
        </w:numPr>
      </w:pPr>
      <w:r>
        <w:t xml:space="preserve">To view old messages, click the link </w:t>
      </w:r>
      <w:r w:rsidRPr="007C5F50">
        <w:rPr>
          <w:b/>
          <w:bCs/>
        </w:rPr>
        <w:t>View Old Messages.</w:t>
      </w:r>
    </w:p>
    <w:p w14:paraId="3EA502AC" w14:textId="77777777" w:rsidR="00075799" w:rsidRPr="008C2A35" w:rsidRDefault="00075799" w:rsidP="00075799">
      <w:pPr>
        <w:pStyle w:val="Heading4"/>
      </w:pPr>
      <w:r w:rsidRPr="008C2A35">
        <w:t>Special Requirements</w:t>
      </w:r>
    </w:p>
    <w:p w14:paraId="5B64651D" w14:textId="77777777" w:rsidR="00075799" w:rsidRDefault="00075799" w:rsidP="00075799">
      <w:pPr>
        <w:pStyle w:val="BodyText"/>
      </w:pPr>
      <w:r>
        <w:t>A special requirement communication for a particular Cashpoint can be easily sent through OptiNet, allowing the Branch User to communicate a need for a new mean balance to be established.</w:t>
      </w:r>
    </w:p>
    <w:p w14:paraId="3587E134" w14:textId="1F6A6F4B" w:rsidR="00075799" w:rsidRDefault="00075799" w:rsidP="00F956A8">
      <w:pPr>
        <w:pStyle w:val="ListNumber"/>
        <w:numPr>
          <w:ilvl w:val="0"/>
          <w:numId w:val="81"/>
        </w:numPr>
      </w:pPr>
      <w:r>
        <w:t xml:space="preserve">To send a Special Requirements communication, first select a Cashpoint from the </w:t>
      </w:r>
      <w:r w:rsidR="00677974">
        <w:t>drop-</w:t>
      </w:r>
      <w:r>
        <w:t xml:space="preserve">down list in the </w:t>
      </w:r>
      <w:r w:rsidRPr="00F956A8">
        <w:rPr>
          <w:b/>
          <w:bCs/>
        </w:rPr>
        <w:t>Cashpoint Selection Window.</w:t>
      </w:r>
    </w:p>
    <w:p w14:paraId="38D74F4C" w14:textId="77777777" w:rsidR="00075799" w:rsidRDefault="00075799" w:rsidP="006C37B5">
      <w:pPr>
        <w:pStyle w:val="ListNumber"/>
        <w:numPr>
          <w:ilvl w:val="0"/>
          <w:numId w:val="103"/>
        </w:numPr>
      </w:pPr>
      <w:r>
        <w:t xml:space="preserve">Click </w:t>
      </w:r>
      <w:r>
        <w:rPr>
          <w:b/>
          <w:bCs/>
        </w:rPr>
        <w:t xml:space="preserve">Special Requirement </w:t>
      </w:r>
      <w:r>
        <w:t xml:space="preserve">in the </w:t>
      </w:r>
      <w:r>
        <w:rPr>
          <w:b/>
          <w:bCs/>
        </w:rPr>
        <w:t>Navigation Window.</w:t>
      </w:r>
    </w:p>
    <w:p w14:paraId="3709F46C" w14:textId="77777777" w:rsidR="00075799" w:rsidRDefault="00075799" w:rsidP="006C37B5">
      <w:pPr>
        <w:pStyle w:val="ListNumber"/>
        <w:numPr>
          <w:ilvl w:val="0"/>
          <w:numId w:val="103"/>
        </w:numPr>
      </w:pPr>
      <w:r>
        <w:t xml:space="preserve">On the </w:t>
      </w:r>
      <w:r>
        <w:rPr>
          <w:i/>
          <w:iCs/>
        </w:rPr>
        <w:t xml:space="preserve">Special Requirement Details </w:t>
      </w:r>
      <w:r>
        <w:t xml:space="preserve">screen, note the </w:t>
      </w:r>
      <w:r>
        <w:rPr>
          <w:b/>
          <w:bCs/>
        </w:rPr>
        <w:t xml:space="preserve">editable </w:t>
      </w:r>
      <w:r>
        <w:t>and non-editable fields in the following table:</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ECE6097" w14:textId="77777777" w:rsidTr="007C5F50">
        <w:trPr>
          <w:cantSplit/>
          <w:tblHeader/>
        </w:trPr>
        <w:tc>
          <w:tcPr>
            <w:tcW w:w="2592" w:type="dxa"/>
            <w:tcBorders>
              <w:top w:val="single" w:sz="6" w:space="0" w:color="auto"/>
              <w:bottom w:val="double" w:sz="6" w:space="0" w:color="auto"/>
              <w:right w:val="single" w:sz="6" w:space="0" w:color="auto"/>
            </w:tcBorders>
            <w:shd w:val="clear" w:color="auto" w:fill="54B948"/>
          </w:tcPr>
          <w:p w14:paraId="13F29699" w14:textId="77777777" w:rsidR="00075799" w:rsidRPr="001671B4" w:rsidRDefault="00075799" w:rsidP="00F956A8">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5C882A5F" w14:textId="77777777" w:rsidR="00075799" w:rsidRPr="001671B4" w:rsidRDefault="00075799" w:rsidP="00F956A8">
            <w:pPr>
              <w:pStyle w:val="TableHeading"/>
            </w:pPr>
            <w:r w:rsidRPr="001671B4">
              <w:t>Description or Action Required</w:t>
            </w:r>
          </w:p>
        </w:tc>
      </w:tr>
      <w:tr w:rsidR="00075799" w:rsidRPr="001671B4" w14:paraId="2A33BBBD" w14:textId="77777777" w:rsidTr="007C5F50">
        <w:trPr>
          <w:cantSplit/>
        </w:trPr>
        <w:tc>
          <w:tcPr>
            <w:tcW w:w="2592" w:type="dxa"/>
            <w:tcBorders>
              <w:top w:val="nil"/>
              <w:bottom w:val="single" w:sz="6" w:space="0" w:color="auto"/>
              <w:right w:val="single" w:sz="6" w:space="0" w:color="auto"/>
            </w:tcBorders>
          </w:tcPr>
          <w:p w14:paraId="7E5C7823" w14:textId="77777777" w:rsidR="00075799" w:rsidRPr="007C5F50" w:rsidRDefault="00075799" w:rsidP="007D3898">
            <w:pPr>
              <w:pStyle w:val="TableBody"/>
              <w:rPr>
                <w:b/>
                <w:bCs/>
              </w:rPr>
            </w:pPr>
            <w:r w:rsidRPr="007C5F50">
              <w:rPr>
                <w:b/>
                <w:bCs/>
              </w:rPr>
              <w:t>To:</w:t>
            </w:r>
          </w:p>
        </w:tc>
        <w:tc>
          <w:tcPr>
            <w:tcW w:w="5458" w:type="dxa"/>
            <w:tcBorders>
              <w:top w:val="nil"/>
              <w:left w:val="single" w:sz="6" w:space="0" w:color="auto"/>
              <w:bottom w:val="single" w:sz="6" w:space="0" w:color="auto"/>
            </w:tcBorders>
          </w:tcPr>
          <w:p w14:paraId="3C79DD83" w14:textId="77777777" w:rsidR="00075799" w:rsidRPr="001671B4" w:rsidRDefault="00075799" w:rsidP="007D3898">
            <w:pPr>
              <w:pStyle w:val="TableBody"/>
            </w:pPr>
            <w:r w:rsidRPr="001671B4">
              <w:t>Click the down arrow and select the appropriate cash analyst from the selection list.</w:t>
            </w:r>
          </w:p>
        </w:tc>
      </w:tr>
      <w:tr w:rsidR="00075799" w:rsidRPr="001671B4" w14:paraId="2ABBAA3B" w14:textId="77777777" w:rsidTr="007C5F50">
        <w:trPr>
          <w:cantSplit/>
        </w:trPr>
        <w:tc>
          <w:tcPr>
            <w:tcW w:w="2592" w:type="dxa"/>
            <w:tcBorders>
              <w:top w:val="single" w:sz="6" w:space="0" w:color="auto"/>
              <w:bottom w:val="single" w:sz="6" w:space="0" w:color="auto"/>
              <w:right w:val="single" w:sz="6" w:space="0" w:color="auto"/>
            </w:tcBorders>
          </w:tcPr>
          <w:p w14:paraId="1DB610A3" w14:textId="77777777" w:rsidR="00075799" w:rsidRPr="007C5F50" w:rsidRDefault="00075799" w:rsidP="007D3898">
            <w:pPr>
              <w:pStyle w:val="TableBody"/>
              <w:rPr>
                <w:b/>
                <w:bCs/>
              </w:rPr>
            </w:pPr>
            <w:r w:rsidRPr="007C5F50">
              <w:rPr>
                <w:b/>
                <w:bCs/>
              </w:rPr>
              <w:t>From:</w:t>
            </w:r>
          </w:p>
        </w:tc>
        <w:tc>
          <w:tcPr>
            <w:tcW w:w="5458" w:type="dxa"/>
            <w:tcBorders>
              <w:top w:val="single" w:sz="6" w:space="0" w:color="auto"/>
              <w:left w:val="single" w:sz="6" w:space="0" w:color="auto"/>
              <w:bottom w:val="single" w:sz="6" w:space="0" w:color="auto"/>
            </w:tcBorders>
          </w:tcPr>
          <w:p w14:paraId="6CA901EC" w14:textId="77777777" w:rsidR="00075799" w:rsidRPr="001671B4" w:rsidRDefault="00075799" w:rsidP="007D3898">
            <w:pPr>
              <w:pStyle w:val="TableBody"/>
            </w:pPr>
            <w:r w:rsidRPr="001671B4">
              <w:t>The Branch User ID will be displayed.</w:t>
            </w:r>
          </w:p>
        </w:tc>
      </w:tr>
      <w:tr w:rsidR="00075799" w:rsidRPr="001671B4" w14:paraId="4A398538" w14:textId="77777777" w:rsidTr="007C5F50">
        <w:trPr>
          <w:cantSplit/>
        </w:trPr>
        <w:tc>
          <w:tcPr>
            <w:tcW w:w="2592" w:type="dxa"/>
            <w:tcBorders>
              <w:top w:val="single" w:sz="6" w:space="0" w:color="auto"/>
              <w:bottom w:val="single" w:sz="6" w:space="0" w:color="auto"/>
              <w:right w:val="single" w:sz="6" w:space="0" w:color="auto"/>
            </w:tcBorders>
          </w:tcPr>
          <w:p w14:paraId="7C7E57B2" w14:textId="77777777" w:rsidR="00075799" w:rsidRPr="007C5F50" w:rsidRDefault="00075799" w:rsidP="007D3898">
            <w:pPr>
              <w:pStyle w:val="TableBody"/>
              <w:rPr>
                <w:b/>
                <w:bCs/>
              </w:rPr>
            </w:pPr>
            <w:r w:rsidRPr="007C5F50">
              <w:rPr>
                <w:b/>
                <w:bCs/>
              </w:rPr>
              <w:t>Cashpoint:</w:t>
            </w:r>
          </w:p>
        </w:tc>
        <w:tc>
          <w:tcPr>
            <w:tcW w:w="5458" w:type="dxa"/>
            <w:tcBorders>
              <w:top w:val="single" w:sz="6" w:space="0" w:color="auto"/>
              <w:left w:val="single" w:sz="6" w:space="0" w:color="auto"/>
              <w:bottom w:val="single" w:sz="6" w:space="0" w:color="auto"/>
            </w:tcBorders>
          </w:tcPr>
          <w:p w14:paraId="15F745B2" w14:textId="77777777" w:rsidR="00075799" w:rsidRPr="001671B4" w:rsidRDefault="00075799" w:rsidP="007D3898">
            <w:pPr>
              <w:pStyle w:val="TableBody"/>
            </w:pPr>
            <w:r w:rsidRPr="001671B4">
              <w:t>The selected Cashpoint will be displayed.</w:t>
            </w:r>
          </w:p>
        </w:tc>
      </w:tr>
      <w:tr w:rsidR="00075799" w:rsidRPr="001671B4" w14:paraId="0E4087A6" w14:textId="77777777" w:rsidTr="007C5F50">
        <w:trPr>
          <w:cantSplit/>
        </w:trPr>
        <w:tc>
          <w:tcPr>
            <w:tcW w:w="2592" w:type="dxa"/>
            <w:tcBorders>
              <w:top w:val="single" w:sz="6" w:space="0" w:color="auto"/>
              <w:bottom w:val="single" w:sz="6" w:space="0" w:color="auto"/>
              <w:right w:val="single" w:sz="6" w:space="0" w:color="auto"/>
            </w:tcBorders>
          </w:tcPr>
          <w:p w14:paraId="1BB8A118" w14:textId="77777777" w:rsidR="00075799" w:rsidRPr="007C5F50" w:rsidRDefault="00075799" w:rsidP="007D3898">
            <w:pPr>
              <w:pStyle w:val="TableBody"/>
              <w:rPr>
                <w:b/>
                <w:bCs/>
              </w:rPr>
            </w:pPr>
            <w:r w:rsidRPr="007C5F50">
              <w:rPr>
                <w:b/>
                <w:bCs/>
              </w:rPr>
              <w:t>Requested Completion Date</w:t>
            </w:r>
          </w:p>
        </w:tc>
        <w:tc>
          <w:tcPr>
            <w:tcW w:w="5458" w:type="dxa"/>
            <w:tcBorders>
              <w:top w:val="single" w:sz="6" w:space="0" w:color="auto"/>
              <w:left w:val="single" w:sz="6" w:space="0" w:color="auto"/>
              <w:bottom w:val="single" w:sz="6" w:space="0" w:color="auto"/>
            </w:tcBorders>
          </w:tcPr>
          <w:p w14:paraId="1508D0D7" w14:textId="77777777" w:rsidR="00075799" w:rsidRPr="001671B4" w:rsidRDefault="00075799" w:rsidP="007D3898">
            <w:pPr>
              <w:pStyle w:val="TableBody"/>
            </w:pPr>
            <w:r w:rsidRPr="001671B4">
              <w:t>Enter the requested completion date for this task.</w:t>
            </w:r>
          </w:p>
        </w:tc>
      </w:tr>
      <w:tr w:rsidR="00075799" w:rsidRPr="001671B4" w14:paraId="68C97E27" w14:textId="77777777" w:rsidTr="007C5F50">
        <w:trPr>
          <w:cantSplit/>
        </w:trPr>
        <w:tc>
          <w:tcPr>
            <w:tcW w:w="2592" w:type="dxa"/>
            <w:tcBorders>
              <w:top w:val="single" w:sz="6" w:space="0" w:color="auto"/>
              <w:bottom w:val="single" w:sz="6" w:space="0" w:color="auto"/>
              <w:right w:val="single" w:sz="6" w:space="0" w:color="auto"/>
            </w:tcBorders>
          </w:tcPr>
          <w:p w14:paraId="5CA09FFA" w14:textId="77777777" w:rsidR="00075799" w:rsidRPr="007C5F50" w:rsidRDefault="00075799" w:rsidP="007D3898">
            <w:pPr>
              <w:pStyle w:val="TableBody"/>
              <w:rPr>
                <w:b/>
                <w:bCs/>
              </w:rPr>
            </w:pPr>
            <w:r w:rsidRPr="007C5F50">
              <w:rPr>
                <w:b/>
                <w:bCs/>
              </w:rPr>
              <w:t>Requested New Minimum Balance</w:t>
            </w:r>
          </w:p>
        </w:tc>
        <w:tc>
          <w:tcPr>
            <w:tcW w:w="5458" w:type="dxa"/>
            <w:tcBorders>
              <w:top w:val="single" w:sz="6" w:space="0" w:color="auto"/>
              <w:left w:val="single" w:sz="6" w:space="0" w:color="auto"/>
              <w:bottom w:val="single" w:sz="6" w:space="0" w:color="auto"/>
            </w:tcBorders>
          </w:tcPr>
          <w:p w14:paraId="19262E43" w14:textId="77777777" w:rsidR="00075799" w:rsidRPr="001671B4" w:rsidRDefault="00075799" w:rsidP="007D3898">
            <w:pPr>
              <w:pStyle w:val="TableBody"/>
            </w:pPr>
            <w:r w:rsidRPr="001671B4">
              <w:t>Enter the requested new minimum balance for this Cashpoint.</w:t>
            </w:r>
          </w:p>
        </w:tc>
      </w:tr>
    </w:tbl>
    <w:p w14:paraId="14F998C1" w14:textId="2B499217" w:rsidR="00075799" w:rsidRDefault="00075799" w:rsidP="007C5F50">
      <w:pPr>
        <w:pStyle w:val="ListNumber"/>
        <w:numPr>
          <w:ilvl w:val="0"/>
          <w:numId w:val="4"/>
        </w:numPr>
      </w:pPr>
      <w:r>
        <w:t xml:space="preserve">Click </w:t>
      </w:r>
      <w:r w:rsidRPr="007D3898">
        <w:rPr>
          <w:b/>
          <w:bCs/>
        </w:rPr>
        <w:t xml:space="preserve">Send Message </w:t>
      </w:r>
      <w:r>
        <w:t>once the required fields are completed.</w:t>
      </w:r>
    </w:p>
    <w:p w14:paraId="40764E67" w14:textId="77777777" w:rsidR="007D3898" w:rsidRDefault="007D3898" w:rsidP="007D3898">
      <w:pPr>
        <w:pStyle w:val="ListNumber"/>
        <w:numPr>
          <w:ilvl w:val="0"/>
          <w:numId w:val="0"/>
        </w:numPr>
        <w:ind w:left="1077"/>
      </w:pPr>
    </w:p>
    <w:p w14:paraId="4665DDE2" w14:textId="77777777" w:rsidR="00075799" w:rsidRDefault="00075799" w:rsidP="00075799">
      <w:pPr>
        <w:pStyle w:val="Heading3"/>
      </w:pPr>
      <w:bookmarkStart w:id="147" w:name="_Toc32296396"/>
      <w:bookmarkStart w:id="148" w:name="_Toc53563627"/>
      <w:bookmarkStart w:id="149" w:name="_Toc232225536"/>
      <w:bookmarkStart w:id="150" w:name="_Toc232225580"/>
      <w:bookmarkStart w:id="151" w:name="_Toc54016732"/>
      <w:bookmarkStart w:id="152" w:name="_Toc130783758"/>
      <w:bookmarkStart w:id="153" w:name="_Ref27126576"/>
      <w:bookmarkStart w:id="154" w:name="_Ref32295743"/>
      <w:r>
        <w:t>Consultation</w:t>
      </w:r>
      <w:bookmarkEnd w:id="147"/>
      <w:bookmarkEnd w:id="148"/>
      <w:bookmarkEnd w:id="149"/>
      <w:bookmarkEnd w:id="150"/>
      <w:bookmarkEnd w:id="151"/>
      <w:bookmarkEnd w:id="152"/>
    </w:p>
    <w:p w14:paraId="4CFE02AA" w14:textId="77777777" w:rsidR="00075799" w:rsidRDefault="00075799" w:rsidP="00075799">
      <w:pPr>
        <w:pStyle w:val="BodyText"/>
      </w:pPr>
      <w:r>
        <w:t xml:space="preserve">The </w:t>
      </w:r>
      <w:r>
        <w:rPr>
          <w:i/>
          <w:iCs/>
        </w:rPr>
        <w:t>Consultation</w:t>
      </w:r>
      <w:r>
        <w:t xml:space="preserve"> option allows you to do a daily search for cash order/return recommendations generated by OptiCash for a selected Cashpoint. If OptiCash did not generate cash recommendations for the selected ATM or Branch, a message will be displayed indicating it has no cash recommendations at the current date.</w:t>
      </w:r>
    </w:p>
    <w:p w14:paraId="2EE22A85" w14:textId="0AC27327" w:rsidR="00515CC4" w:rsidRDefault="00075799" w:rsidP="00075799">
      <w:pPr>
        <w:pStyle w:val="BodyText"/>
      </w:pPr>
      <w:r w:rsidRPr="007C5F50">
        <w:rPr>
          <w:b/>
          <w:bCs/>
        </w:rPr>
        <w:t>For ATMs, there are up to five options</w:t>
      </w:r>
      <w:r>
        <w:t xml:space="preserve">:  </w:t>
      </w:r>
      <w:r w:rsidR="00515CC4" w:rsidRPr="00515CC4">
        <w:t>R</w:t>
      </w:r>
      <w:r w:rsidRPr="00515CC4">
        <w:t xml:space="preserve">ecommended add, </w:t>
      </w:r>
      <w:r w:rsidR="00515CC4" w:rsidRPr="00515CC4">
        <w:t>R</w:t>
      </w:r>
      <w:r w:rsidRPr="00515CC4">
        <w:t xml:space="preserve">eplace, </w:t>
      </w:r>
      <w:r w:rsidR="00515CC4" w:rsidRPr="00515CC4">
        <w:t>E</w:t>
      </w:r>
      <w:r w:rsidRPr="00515CC4">
        <w:t xml:space="preserve">mergency add, </w:t>
      </w:r>
      <w:r w:rsidR="00515CC4" w:rsidRPr="00515CC4">
        <w:t>E</w:t>
      </w:r>
      <w:r w:rsidRPr="00515CC4">
        <w:t xml:space="preserve">mergency replace, and </w:t>
      </w:r>
      <w:r w:rsidR="00515CC4" w:rsidRPr="00515CC4">
        <w:t>R</w:t>
      </w:r>
      <w:r w:rsidRPr="00515CC4">
        <w:t>eturn</w:t>
      </w:r>
      <w:r>
        <w:t xml:space="preserve">.  </w:t>
      </w:r>
    </w:p>
    <w:p w14:paraId="47B90C3F" w14:textId="56E576E6" w:rsidR="00075799" w:rsidRDefault="00075799" w:rsidP="00075799">
      <w:pPr>
        <w:pStyle w:val="BodyText"/>
      </w:pPr>
      <w:r w:rsidRPr="007C5F50">
        <w:rPr>
          <w:b/>
          <w:bCs/>
        </w:rPr>
        <w:t>For Branches</w:t>
      </w:r>
      <w:r w:rsidR="00677974" w:rsidRPr="007C5F50">
        <w:rPr>
          <w:b/>
          <w:bCs/>
        </w:rPr>
        <w:t>,</w:t>
      </w:r>
      <w:r w:rsidRPr="007C5F50">
        <w:rPr>
          <w:b/>
          <w:bCs/>
        </w:rPr>
        <w:t xml:space="preserve"> there are four options</w:t>
      </w:r>
      <w:r>
        <w:t xml:space="preserve">:  Recommended orders, </w:t>
      </w:r>
      <w:r w:rsidR="00515CC4">
        <w:t>R</w:t>
      </w:r>
      <w:r>
        <w:t xml:space="preserve">eturns, </w:t>
      </w:r>
      <w:r w:rsidR="00515CC4">
        <w:t>E</w:t>
      </w:r>
      <w:r>
        <w:t xml:space="preserve">mergency orders and </w:t>
      </w:r>
      <w:r w:rsidR="00515CC4">
        <w:t>E</w:t>
      </w:r>
      <w:r>
        <w:t>mergency returns.</w:t>
      </w:r>
    </w:p>
    <w:p w14:paraId="2117BA95" w14:textId="3C0F4A98" w:rsidR="00075799" w:rsidRDefault="00075799" w:rsidP="00075799">
      <w:pPr>
        <w:pStyle w:val="BodyText"/>
      </w:pPr>
      <w:r>
        <w:t xml:space="preserve">The information </w:t>
      </w:r>
      <w:r w:rsidR="00897DE3">
        <w:t xml:space="preserve">for </w:t>
      </w:r>
      <w:r>
        <w:t>this section is presented in the following sections:</w:t>
      </w:r>
    </w:p>
    <w:p w14:paraId="265DBCF9" w14:textId="77777777" w:rsidR="00075799" w:rsidRDefault="00075799" w:rsidP="007D3898">
      <w:pPr>
        <w:pStyle w:val="ListBullet"/>
      </w:pPr>
      <w:r>
        <w:t>ATM Recommendations</w:t>
      </w:r>
    </w:p>
    <w:p w14:paraId="752763F0" w14:textId="77777777" w:rsidR="00075799" w:rsidRDefault="00075799" w:rsidP="007D3898">
      <w:pPr>
        <w:pStyle w:val="ListBullet"/>
      </w:pPr>
      <w:r>
        <w:t>Branch Recommendations</w:t>
      </w:r>
    </w:p>
    <w:p w14:paraId="0331D2F8" w14:textId="77777777" w:rsidR="00075799" w:rsidRDefault="00075799" w:rsidP="007D3898">
      <w:pPr>
        <w:pStyle w:val="ListBullet"/>
      </w:pPr>
      <w:r>
        <w:t>Additional Notes on Overriding  Recommendations</w:t>
      </w:r>
    </w:p>
    <w:p w14:paraId="29773369" w14:textId="77777777" w:rsidR="00075799" w:rsidRDefault="00075799" w:rsidP="007D3898">
      <w:pPr>
        <w:pStyle w:val="ListBullet"/>
      </w:pPr>
      <w:r>
        <w:t>Future Recommendations</w:t>
      </w:r>
    </w:p>
    <w:p w14:paraId="5CFC0947" w14:textId="77777777" w:rsidR="00075799" w:rsidRDefault="00075799" w:rsidP="00075799">
      <w:pPr>
        <w:pStyle w:val="Bulletnobold"/>
        <w:numPr>
          <w:ilvl w:val="0"/>
          <w:numId w:val="0"/>
        </w:numPr>
      </w:pPr>
    </w:p>
    <w:p w14:paraId="4BFCDA3C" w14:textId="77777777" w:rsidR="00075799" w:rsidRPr="008C2A35" w:rsidRDefault="00075799" w:rsidP="00075799">
      <w:pPr>
        <w:pStyle w:val="Heading4"/>
      </w:pPr>
      <w:bookmarkStart w:id="155" w:name="_Ref27126573"/>
      <w:r w:rsidRPr="008C2A35">
        <w:t>ATM Recommendations</w:t>
      </w:r>
      <w:bookmarkEnd w:id="155"/>
    </w:p>
    <w:p w14:paraId="3E4D09C9" w14:textId="77777777" w:rsidR="00075799" w:rsidRDefault="00075799" w:rsidP="00075799">
      <w:pPr>
        <w:pStyle w:val="BodyText"/>
      </w:pPr>
      <w:r>
        <w:t>Displays information about OptiCash’s recommendations for a given ATM at the current date.  To view an ATM recommendation, follow the steps below:</w:t>
      </w:r>
    </w:p>
    <w:p w14:paraId="2C7D43A1" w14:textId="77777777" w:rsidR="00075799" w:rsidRDefault="00075799" w:rsidP="007D3898">
      <w:pPr>
        <w:pStyle w:val="ListNumber"/>
        <w:numPr>
          <w:ilvl w:val="0"/>
          <w:numId w:val="83"/>
        </w:numPr>
      </w:pPr>
      <w:r>
        <w:t xml:space="preserve">Select an ATM from the </w:t>
      </w:r>
      <w:r w:rsidRPr="007D3898">
        <w:rPr>
          <w:b/>
          <w:bCs/>
        </w:rPr>
        <w:t>Cashpoint Selection Window</w:t>
      </w:r>
      <w:r>
        <w:t xml:space="preserve"> by clicking the down arrow.</w:t>
      </w:r>
    </w:p>
    <w:p w14:paraId="5C9848A2" w14:textId="77777777" w:rsidR="00075799" w:rsidRDefault="00075799" w:rsidP="006C37B5">
      <w:pPr>
        <w:pStyle w:val="ListNumber"/>
        <w:numPr>
          <w:ilvl w:val="0"/>
          <w:numId w:val="103"/>
        </w:numPr>
      </w:pPr>
      <w:r>
        <w:t xml:space="preserve">Select a recommendation option from the </w:t>
      </w:r>
      <w:r>
        <w:rPr>
          <w:b/>
          <w:bCs/>
        </w:rPr>
        <w:t>Navigation Window:</w:t>
      </w:r>
    </w:p>
    <w:p w14:paraId="59276430" w14:textId="77777777" w:rsidR="00075799" w:rsidRDefault="00075799" w:rsidP="007D3898">
      <w:pPr>
        <w:pStyle w:val="ListBullet2"/>
      </w:pPr>
      <w:r>
        <w:t>Recommended Add</w:t>
      </w:r>
    </w:p>
    <w:p w14:paraId="573B7082" w14:textId="77777777" w:rsidR="00075799" w:rsidRDefault="00075799" w:rsidP="007D3898">
      <w:pPr>
        <w:pStyle w:val="ListBullet2"/>
      </w:pPr>
      <w:r>
        <w:t>Recommended Replace</w:t>
      </w:r>
    </w:p>
    <w:p w14:paraId="1E581AB9" w14:textId="77777777" w:rsidR="00075799" w:rsidRDefault="00075799" w:rsidP="007D3898">
      <w:pPr>
        <w:pStyle w:val="ListBullet2"/>
      </w:pPr>
      <w:r>
        <w:t>Recommended Emergency Add</w:t>
      </w:r>
    </w:p>
    <w:p w14:paraId="3505E979" w14:textId="77777777" w:rsidR="00075799" w:rsidRDefault="00075799" w:rsidP="007D3898">
      <w:pPr>
        <w:pStyle w:val="ListBullet2"/>
      </w:pPr>
      <w:r>
        <w:t>Recommended Emergency Replace</w:t>
      </w:r>
    </w:p>
    <w:p w14:paraId="3EDA9EA0" w14:textId="77777777" w:rsidR="00075799" w:rsidRDefault="00075799" w:rsidP="007D3898">
      <w:pPr>
        <w:pStyle w:val="ListBullet2"/>
      </w:pPr>
      <w:r>
        <w:t>Recommended Return</w:t>
      </w:r>
    </w:p>
    <w:tbl>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90A9B5" w14:textId="77777777" w:rsidTr="007C5F50">
        <w:trPr>
          <w:cantSplit/>
          <w:trHeight w:val="615"/>
        </w:trPr>
        <w:tc>
          <w:tcPr>
            <w:tcW w:w="1224" w:type="dxa"/>
          </w:tcPr>
          <w:p w14:paraId="64042788" w14:textId="77777777" w:rsidR="00075799" w:rsidRPr="001671B4" w:rsidRDefault="00075799" w:rsidP="007D3898">
            <w:pPr>
              <w:pStyle w:val="TableNote"/>
            </w:pPr>
            <w:r>
              <w:rPr>
                <w:noProof/>
              </w:rPr>
              <w:drawing>
                <wp:inline distT="0" distB="0" distL="0" distR="0" wp14:anchorId="35E097F1" wp14:editId="0431D6E4">
                  <wp:extent cx="302260" cy="302260"/>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E6D6A38" w14:textId="77777777" w:rsidR="00075799" w:rsidRPr="001671B4" w:rsidRDefault="00075799" w:rsidP="007D3898">
            <w:pPr>
              <w:pStyle w:val="TableNote"/>
            </w:pPr>
            <w:r w:rsidRPr="001671B4">
              <w:rPr>
                <w:b/>
                <w:bCs/>
              </w:rPr>
              <w:t>Note</w:t>
            </w:r>
            <w:r w:rsidRPr="001671B4">
              <w:t>:  A message will indicate if OptiCash did not generate a recommendation for that ATM for the current date.</w:t>
            </w:r>
          </w:p>
        </w:tc>
      </w:tr>
    </w:tbl>
    <w:p w14:paraId="46CB438B" w14:textId="23A83976" w:rsidR="00075799" w:rsidRDefault="00075799" w:rsidP="00075799"/>
    <w:p w14:paraId="07B12BCD" w14:textId="44E13FA6" w:rsidR="007D3898" w:rsidRDefault="007D3898" w:rsidP="00075799"/>
    <w:p w14:paraId="10539E59" w14:textId="561D2930" w:rsidR="007D3898" w:rsidRDefault="007D3898" w:rsidP="00075799"/>
    <w:p w14:paraId="7EEB0D93" w14:textId="77777777" w:rsidR="00075799" w:rsidRDefault="00075799" w:rsidP="006C37B5">
      <w:pPr>
        <w:pStyle w:val="ListNumber"/>
        <w:numPr>
          <w:ilvl w:val="0"/>
          <w:numId w:val="103"/>
        </w:numPr>
      </w:pPr>
      <w:r>
        <w:t>If there is an open recommendation for the selected Cashpoint, the following table will be displayed:</w:t>
      </w:r>
    </w:p>
    <w:p w14:paraId="0AB7BB60" w14:textId="6897F270" w:rsidR="00075799" w:rsidRDefault="00075799" w:rsidP="00075799">
      <w:pPr>
        <w:pStyle w:val="Caption"/>
        <w:ind w:left="180"/>
      </w:pPr>
      <w:r>
        <w:t xml:space="preserve">Figure </w:t>
      </w:r>
      <w:r w:rsidR="00743EA5">
        <w:fldChar w:fldCharType="begin"/>
      </w:r>
      <w:r w:rsidR="00743EA5">
        <w:instrText xml:space="preserve"> SEQ Figure \* ARABIC </w:instrText>
      </w:r>
      <w:r w:rsidR="00743EA5">
        <w:fldChar w:fldCharType="separate"/>
      </w:r>
      <w:r w:rsidR="009F0B76">
        <w:rPr>
          <w:noProof/>
        </w:rPr>
        <w:t>14</w:t>
      </w:r>
      <w:r w:rsidR="00743EA5">
        <w:rPr>
          <w:noProof/>
        </w:rPr>
        <w:fldChar w:fldCharType="end"/>
      </w:r>
      <w:r>
        <w:t xml:space="preserve">: ATM Recommendation Screen </w:t>
      </w:r>
    </w:p>
    <w:p w14:paraId="459BFC96" w14:textId="77777777" w:rsidR="00075799" w:rsidRDefault="00075799" w:rsidP="0083459B">
      <w:pPr>
        <w:jc w:val="center"/>
      </w:pPr>
      <w:r>
        <w:rPr>
          <w:noProof/>
        </w:rPr>
        <w:drawing>
          <wp:inline distT="0" distB="0" distL="0" distR="0" wp14:anchorId="070D903F" wp14:editId="6BA77D40">
            <wp:extent cx="4572000" cy="2800350"/>
            <wp:effectExtent l="76200" t="76200" r="133350" b="133350"/>
            <wp:docPr id="1505366253" name="Picture 150536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FCD56" w14:textId="77777777" w:rsidR="00075799" w:rsidRDefault="00075799" w:rsidP="006C37B5">
      <w:pPr>
        <w:pStyle w:val="ListNumber"/>
        <w:numPr>
          <w:ilvl w:val="0"/>
          <w:numId w:val="103"/>
        </w:numPr>
      </w:pPr>
      <w:r>
        <w:t xml:space="preserve">The following table will be displayed on the </w:t>
      </w:r>
      <w:r>
        <w:rPr>
          <w:i/>
          <w:iCs/>
        </w:rPr>
        <w:t xml:space="preserve">ATM Recommendations </w:t>
      </w:r>
      <w:r>
        <w:t>screen:</w:t>
      </w:r>
    </w:p>
    <w:p w14:paraId="35B4FEA3" w14:textId="77777777" w:rsidR="00075799" w:rsidRDefault="00075799" w:rsidP="00075799">
      <w:pPr>
        <w:pStyle w:val="Caption"/>
      </w:pPr>
      <w:r>
        <w:t>Table 2: ATM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7BAEDC09" w14:textId="77777777" w:rsidTr="007C5F50">
        <w:trPr>
          <w:cantSplit/>
          <w:tblHeader/>
        </w:trPr>
        <w:tc>
          <w:tcPr>
            <w:tcW w:w="2089" w:type="dxa"/>
            <w:tcBorders>
              <w:top w:val="single" w:sz="6" w:space="0" w:color="auto"/>
              <w:bottom w:val="double" w:sz="6" w:space="0" w:color="auto"/>
              <w:right w:val="single" w:sz="6" w:space="0" w:color="auto"/>
            </w:tcBorders>
            <w:shd w:val="clear" w:color="auto" w:fill="54B948"/>
          </w:tcPr>
          <w:p w14:paraId="7B997500" w14:textId="77777777" w:rsidR="00075799" w:rsidRPr="001671B4" w:rsidRDefault="00075799" w:rsidP="0083459B">
            <w:pPr>
              <w:pStyle w:val="TableHeading"/>
            </w:pPr>
            <w:r w:rsidRPr="001671B4">
              <w:t>Field Name</w:t>
            </w:r>
          </w:p>
        </w:tc>
        <w:tc>
          <w:tcPr>
            <w:tcW w:w="5458" w:type="dxa"/>
            <w:tcBorders>
              <w:top w:val="single" w:sz="6" w:space="0" w:color="auto"/>
              <w:left w:val="nil"/>
              <w:bottom w:val="double" w:sz="6" w:space="0" w:color="auto"/>
            </w:tcBorders>
            <w:shd w:val="clear" w:color="auto" w:fill="54B948"/>
          </w:tcPr>
          <w:p w14:paraId="492A6D45" w14:textId="77777777" w:rsidR="00075799" w:rsidRPr="001671B4" w:rsidRDefault="00075799" w:rsidP="0083459B">
            <w:pPr>
              <w:pStyle w:val="TableHeading"/>
            </w:pPr>
            <w:r w:rsidRPr="001671B4">
              <w:t>Description</w:t>
            </w:r>
          </w:p>
        </w:tc>
      </w:tr>
      <w:tr w:rsidR="00075799" w:rsidRPr="001671B4" w14:paraId="36B03E47" w14:textId="77777777" w:rsidTr="007C5F50">
        <w:trPr>
          <w:cantSplit/>
        </w:trPr>
        <w:tc>
          <w:tcPr>
            <w:tcW w:w="2089" w:type="dxa"/>
            <w:tcBorders>
              <w:top w:val="nil"/>
              <w:bottom w:val="single" w:sz="6" w:space="0" w:color="auto"/>
              <w:right w:val="single" w:sz="6" w:space="0" w:color="auto"/>
            </w:tcBorders>
          </w:tcPr>
          <w:p w14:paraId="7E3C3BA7" w14:textId="77777777" w:rsidR="00075799" w:rsidRPr="009F1A7D" w:rsidRDefault="00075799" w:rsidP="0083459B">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67C97592" w14:textId="77777777" w:rsidR="00075799" w:rsidRPr="001671B4" w:rsidRDefault="00075799" w:rsidP="0083459B">
            <w:pPr>
              <w:pStyle w:val="TableBody"/>
            </w:pPr>
            <w:r w:rsidRPr="001671B4">
              <w:t>The Cashpoint identifier is a string assigned by the institution to identify the ATM (ATM ID).</w:t>
            </w:r>
          </w:p>
        </w:tc>
      </w:tr>
      <w:tr w:rsidR="00075799" w:rsidRPr="001671B4" w14:paraId="6663357B" w14:textId="77777777" w:rsidTr="007C5F50">
        <w:trPr>
          <w:cantSplit/>
        </w:trPr>
        <w:tc>
          <w:tcPr>
            <w:tcW w:w="2089" w:type="dxa"/>
            <w:tcBorders>
              <w:top w:val="single" w:sz="6" w:space="0" w:color="auto"/>
              <w:bottom w:val="single" w:sz="6" w:space="0" w:color="auto"/>
              <w:right w:val="single" w:sz="6" w:space="0" w:color="auto"/>
            </w:tcBorders>
          </w:tcPr>
          <w:p w14:paraId="2251F446" w14:textId="77777777" w:rsidR="00075799" w:rsidRPr="007C5F50" w:rsidRDefault="00075799" w:rsidP="0083459B">
            <w:pPr>
              <w:pStyle w:val="TableBody"/>
              <w:rPr>
                <w:b/>
                <w:bCs/>
              </w:rPr>
            </w:pPr>
            <w:r w:rsidRPr="007C5F50">
              <w:rPr>
                <w:b/>
                <w:bCs/>
              </w:rPr>
              <w:t>TYPE</w:t>
            </w:r>
          </w:p>
        </w:tc>
        <w:tc>
          <w:tcPr>
            <w:tcW w:w="5458" w:type="dxa"/>
            <w:tcBorders>
              <w:top w:val="single" w:sz="6" w:space="0" w:color="auto"/>
              <w:left w:val="single" w:sz="6" w:space="0" w:color="auto"/>
              <w:bottom w:val="single" w:sz="6" w:space="0" w:color="auto"/>
            </w:tcBorders>
          </w:tcPr>
          <w:p w14:paraId="3D14EA09" w14:textId="15C226D5" w:rsidR="00075799" w:rsidRPr="001671B4" w:rsidRDefault="00075799" w:rsidP="0083459B">
            <w:pPr>
              <w:pStyle w:val="TableBody"/>
            </w:pPr>
            <w:r w:rsidRPr="001671B4">
              <w:t>Cashpoint type is a description of the Cashpoint. Either Branch or Cashpoint will display. (Example ATM recommendation).</w:t>
            </w:r>
          </w:p>
        </w:tc>
      </w:tr>
      <w:tr w:rsidR="00075799" w:rsidRPr="001671B4" w14:paraId="7E2CB628" w14:textId="77777777" w:rsidTr="007C5F50">
        <w:trPr>
          <w:cantSplit/>
        </w:trPr>
        <w:tc>
          <w:tcPr>
            <w:tcW w:w="2089" w:type="dxa"/>
            <w:tcBorders>
              <w:top w:val="single" w:sz="6" w:space="0" w:color="auto"/>
              <w:bottom w:val="single" w:sz="6" w:space="0" w:color="auto"/>
              <w:right w:val="single" w:sz="6" w:space="0" w:color="auto"/>
            </w:tcBorders>
          </w:tcPr>
          <w:p w14:paraId="0707A433" w14:textId="77777777" w:rsidR="00075799" w:rsidRPr="007C5F50" w:rsidRDefault="00075799" w:rsidP="0083459B">
            <w:pPr>
              <w:pStyle w:val="TableBody"/>
              <w:rPr>
                <w:b/>
                <w:bCs/>
              </w:rPr>
            </w:pPr>
            <w:r w:rsidRPr="007C5F50">
              <w:rPr>
                <w:b/>
                <w:bCs/>
              </w:rPr>
              <w:t>REC. DATE</w:t>
            </w:r>
          </w:p>
        </w:tc>
        <w:tc>
          <w:tcPr>
            <w:tcW w:w="5458" w:type="dxa"/>
            <w:tcBorders>
              <w:top w:val="single" w:sz="6" w:space="0" w:color="auto"/>
              <w:left w:val="single" w:sz="6" w:space="0" w:color="auto"/>
              <w:bottom w:val="single" w:sz="6" w:space="0" w:color="auto"/>
            </w:tcBorders>
          </w:tcPr>
          <w:p w14:paraId="4B32FD50" w14:textId="27D5F580" w:rsidR="00075799" w:rsidRPr="001671B4" w:rsidRDefault="00BF7B4E" w:rsidP="0083459B">
            <w:pPr>
              <w:pStyle w:val="TableBody"/>
            </w:pPr>
            <w:r>
              <w:t>The d</w:t>
            </w:r>
            <w:r w:rsidRPr="001671B4">
              <w:t xml:space="preserve">ate </w:t>
            </w:r>
            <w:r w:rsidR="00CD139D">
              <w:t>when</w:t>
            </w:r>
            <w:r w:rsidR="00075799" w:rsidRPr="001671B4">
              <w:t xml:space="preserve"> </w:t>
            </w:r>
            <w:r>
              <w:t xml:space="preserve">the </w:t>
            </w:r>
            <w:r w:rsidR="00075799" w:rsidRPr="001671B4">
              <w:t xml:space="preserve">ordered amount of cash </w:t>
            </w:r>
            <w:r w:rsidR="003A4B59">
              <w:t xml:space="preserve">is </w:t>
            </w:r>
            <w:r w:rsidR="00075799" w:rsidRPr="001671B4">
              <w:t>to be delivered to the ATM</w:t>
            </w:r>
            <w:r w:rsidR="00F059EA">
              <w:t xml:space="preserve"> </w:t>
            </w:r>
            <w:r w:rsidR="00075799" w:rsidRPr="001671B4">
              <w:t>should be prepared at the Vault. That is the date on which the vault should process the ATM cash order.</w:t>
            </w:r>
          </w:p>
        </w:tc>
      </w:tr>
      <w:tr w:rsidR="00075799" w:rsidRPr="001671B4" w14:paraId="159DB8C1" w14:textId="77777777" w:rsidTr="007C5F50">
        <w:trPr>
          <w:cantSplit/>
        </w:trPr>
        <w:tc>
          <w:tcPr>
            <w:tcW w:w="2089" w:type="dxa"/>
            <w:tcBorders>
              <w:top w:val="single" w:sz="6" w:space="0" w:color="auto"/>
              <w:bottom w:val="single" w:sz="6" w:space="0" w:color="auto"/>
              <w:right w:val="single" w:sz="6" w:space="0" w:color="auto"/>
            </w:tcBorders>
          </w:tcPr>
          <w:p w14:paraId="14552368" w14:textId="77777777" w:rsidR="00075799" w:rsidRPr="007C5F50" w:rsidRDefault="00075799" w:rsidP="0083459B">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213BFE76" w14:textId="56380571" w:rsidR="00075799" w:rsidRPr="001671B4" w:rsidRDefault="00BF7B4E" w:rsidP="0083459B">
            <w:pPr>
              <w:pStyle w:val="TableBody"/>
            </w:pPr>
            <w:r>
              <w:t>The d</w:t>
            </w:r>
            <w:r w:rsidRPr="001671B4">
              <w:t xml:space="preserve">ate </w:t>
            </w:r>
            <w:r w:rsidR="00075799" w:rsidRPr="001671B4">
              <w:t>on which recommended amount of money will be delivered to the ATM.</w:t>
            </w:r>
          </w:p>
        </w:tc>
      </w:tr>
      <w:tr w:rsidR="00075799" w:rsidRPr="001671B4" w14:paraId="2096E1BA" w14:textId="77777777" w:rsidTr="007C5F50">
        <w:trPr>
          <w:cantSplit/>
        </w:trPr>
        <w:tc>
          <w:tcPr>
            <w:tcW w:w="2089" w:type="dxa"/>
            <w:tcBorders>
              <w:top w:val="single" w:sz="6" w:space="0" w:color="auto"/>
              <w:bottom w:val="single" w:sz="6" w:space="0" w:color="auto"/>
              <w:right w:val="single" w:sz="6" w:space="0" w:color="auto"/>
            </w:tcBorders>
          </w:tcPr>
          <w:p w14:paraId="5EC58D51" w14:textId="77777777" w:rsidR="00075799" w:rsidRPr="007C5F50" w:rsidRDefault="00075799" w:rsidP="0083459B">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BCB4805" w14:textId="77777777" w:rsidR="00075799" w:rsidRPr="001671B4" w:rsidRDefault="00075799" w:rsidP="0083459B">
            <w:pPr>
              <w:pStyle w:val="TableBody"/>
            </w:pPr>
            <w:r w:rsidRPr="001671B4">
              <w:t xml:space="preserve">For an ATM it will be Add Cash or Replace, whereas for branches Delivery or Return. </w:t>
            </w:r>
          </w:p>
        </w:tc>
      </w:tr>
      <w:tr w:rsidR="00075799" w:rsidRPr="001671B4" w14:paraId="41785AAA" w14:textId="77777777" w:rsidTr="007C5F50">
        <w:trPr>
          <w:cantSplit/>
        </w:trPr>
        <w:tc>
          <w:tcPr>
            <w:tcW w:w="2089" w:type="dxa"/>
            <w:tcBorders>
              <w:top w:val="single" w:sz="6" w:space="0" w:color="auto"/>
              <w:bottom w:val="single" w:sz="6" w:space="0" w:color="auto"/>
              <w:right w:val="single" w:sz="6" w:space="0" w:color="auto"/>
            </w:tcBorders>
          </w:tcPr>
          <w:p w14:paraId="575E645A" w14:textId="77777777" w:rsidR="00075799" w:rsidRPr="007C5F50" w:rsidRDefault="00075799" w:rsidP="0083459B">
            <w:pPr>
              <w:pStyle w:val="TableBody"/>
              <w:rPr>
                <w:b/>
                <w:bCs/>
              </w:rPr>
            </w:pPr>
            <w:r w:rsidRPr="007C5F50">
              <w:rPr>
                <w:b/>
                <w:bCs/>
              </w:rPr>
              <w:t>DENOMINATION SPLITS (Currency)</w:t>
            </w:r>
          </w:p>
        </w:tc>
        <w:tc>
          <w:tcPr>
            <w:tcW w:w="5458" w:type="dxa"/>
            <w:tcBorders>
              <w:top w:val="single" w:sz="6" w:space="0" w:color="auto"/>
              <w:left w:val="single" w:sz="6" w:space="0" w:color="auto"/>
              <w:bottom w:val="single" w:sz="6" w:space="0" w:color="auto"/>
            </w:tcBorders>
          </w:tcPr>
          <w:p w14:paraId="5B3CAAFC" w14:textId="77777777" w:rsidR="00075799" w:rsidRPr="001671B4" w:rsidRDefault="00075799" w:rsidP="0083459B">
            <w:pPr>
              <w:pStyle w:val="TableBody"/>
              <w:rPr>
                <w:color w:val="000000"/>
              </w:rPr>
            </w:pPr>
            <w:r w:rsidRPr="001671B4">
              <w:rPr>
                <w:color w:val="000000"/>
              </w:rPr>
              <w:t>Type of currency being used in ATM.</w:t>
            </w:r>
          </w:p>
        </w:tc>
      </w:tr>
      <w:tr w:rsidR="00075799" w:rsidRPr="001671B4" w14:paraId="1ADDB3C3" w14:textId="77777777" w:rsidTr="007C5F50">
        <w:trPr>
          <w:cantSplit/>
        </w:trPr>
        <w:tc>
          <w:tcPr>
            <w:tcW w:w="2089" w:type="dxa"/>
            <w:tcBorders>
              <w:top w:val="single" w:sz="6" w:space="0" w:color="auto"/>
              <w:bottom w:val="single" w:sz="6" w:space="0" w:color="auto"/>
              <w:right w:val="single" w:sz="6" w:space="0" w:color="auto"/>
            </w:tcBorders>
          </w:tcPr>
          <w:p w14:paraId="413B12C9" w14:textId="77777777" w:rsidR="00075799" w:rsidRPr="007C5F50" w:rsidRDefault="00075799" w:rsidP="0083459B">
            <w:pPr>
              <w:pStyle w:val="TableBody"/>
              <w:rPr>
                <w:b/>
                <w:bCs/>
              </w:rPr>
            </w:pPr>
            <w:r w:rsidRPr="007C5F50">
              <w:rPr>
                <w:b/>
                <w:bCs/>
              </w:rPr>
              <w:t>DENOMINATION SPLITS (</w:t>
            </w:r>
            <w:r w:rsidRPr="007C5F50">
              <w:rPr>
                <w:b/>
                <w:bCs/>
                <w:color w:val="000000"/>
              </w:rPr>
              <w:t>Denom.)</w:t>
            </w:r>
          </w:p>
        </w:tc>
        <w:tc>
          <w:tcPr>
            <w:tcW w:w="5458" w:type="dxa"/>
            <w:tcBorders>
              <w:top w:val="single" w:sz="6" w:space="0" w:color="auto"/>
              <w:left w:val="single" w:sz="6" w:space="0" w:color="auto"/>
              <w:bottom w:val="single" w:sz="6" w:space="0" w:color="auto"/>
            </w:tcBorders>
          </w:tcPr>
          <w:p w14:paraId="124C797F" w14:textId="3718C4B7" w:rsidR="00075799" w:rsidRPr="001671B4" w:rsidRDefault="00075799" w:rsidP="0083459B">
            <w:pPr>
              <w:pStyle w:val="TableBody"/>
              <w:rPr>
                <w:color w:val="000000"/>
              </w:rPr>
            </w:pPr>
            <w:r w:rsidRPr="001671B4">
              <w:rPr>
                <w:color w:val="000000"/>
              </w:rPr>
              <w:t xml:space="preserve">Specific identification </w:t>
            </w:r>
            <w:r w:rsidR="00BF7B4E">
              <w:rPr>
                <w:color w:val="000000"/>
              </w:rPr>
              <w:t xml:space="preserve">is </w:t>
            </w:r>
            <w:r w:rsidRPr="001671B4">
              <w:rPr>
                <w:color w:val="000000"/>
              </w:rPr>
              <w:t>assigned by the institution to each denomination the ATM dispenses.</w:t>
            </w:r>
          </w:p>
        </w:tc>
      </w:tr>
      <w:tr w:rsidR="00075799" w:rsidRPr="001671B4" w14:paraId="06687F30" w14:textId="77777777" w:rsidTr="007C5F50">
        <w:trPr>
          <w:cantSplit/>
        </w:trPr>
        <w:tc>
          <w:tcPr>
            <w:tcW w:w="2089" w:type="dxa"/>
            <w:tcBorders>
              <w:top w:val="single" w:sz="6" w:space="0" w:color="auto"/>
              <w:bottom w:val="single" w:sz="6" w:space="0" w:color="auto"/>
              <w:right w:val="single" w:sz="6" w:space="0" w:color="auto"/>
            </w:tcBorders>
          </w:tcPr>
          <w:p w14:paraId="46460346" w14:textId="77777777" w:rsidR="00075799" w:rsidRPr="007C5F50" w:rsidRDefault="00075799" w:rsidP="0083459B">
            <w:pPr>
              <w:pStyle w:val="TableBody"/>
              <w:rPr>
                <w:b/>
                <w:bCs/>
              </w:rPr>
            </w:pPr>
            <w:r w:rsidRPr="007C5F50">
              <w:rPr>
                <w:b/>
                <w:bCs/>
              </w:rPr>
              <w:t>DENOMINATION SPLITS (Recom. Amt.)</w:t>
            </w:r>
          </w:p>
        </w:tc>
        <w:tc>
          <w:tcPr>
            <w:tcW w:w="5458" w:type="dxa"/>
            <w:tcBorders>
              <w:top w:val="single" w:sz="6" w:space="0" w:color="auto"/>
              <w:left w:val="single" w:sz="6" w:space="0" w:color="auto"/>
              <w:bottom w:val="single" w:sz="6" w:space="0" w:color="auto"/>
            </w:tcBorders>
          </w:tcPr>
          <w:p w14:paraId="06F8808E" w14:textId="3E35A701" w:rsidR="00075799" w:rsidRPr="001671B4" w:rsidRDefault="00193E89" w:rsidP="0083459B">
            <w:pPr>
              <w:pStyle w:val="TableBody"/>
              <w:rPr>
                <w:color w:val="000000"/>
              </w:rPr>
            </w:pPr>
            <w:r>
              <w:rPr>
                <w:color w:val="000000"/>
              </w:rPr>
              <w:t>The r</w:t>
            </w:r>
            <w:r w:rsidRPr="001671B4">
              <w:rPr>
                <w:color w:val="000000"/>
              </w:rPr>
              <w:t xml:space="preserve">ecommended </w:t>
            </w:r>
            <w:r w:rsidR="00075799" w:rsidRPr="001671B4">
              <w:rPr>
                <w:color w:val="000000"/>
              </w:rPr>
              <w:t>amount of money to be delivered to the ATM by denomination. T</w:t>
            </w:r>
            <w:r>
              <w:rPr>
                <w:color w:val="000000"/>
              </w:rPr>
              <w:t>he t</w:t>
            </w:r>
            <w:r w:rsidR="00075799" w:rsidRPr="001671B4">
              <w:rPr>
                <w:color w:val="000000"/>
              </w:rPr>
              <w:t>otal recommended amount will be automatically obtained summarizing recommended amounts by currency.</w:t>
            </w:r>
          </w:p>
        </w:tc>
      </w:tr>
      <w:tr w:rsidR="00075799" w:rsidRPr="001671B4" w14:paraId="79F15E10" w14:textId="77777777" w:rsidTr="007C5F50">
        <w:trPr>
          <w:cantSplit/>
        </w:trPr>
        <w:tc>
          <w:tcPr>
            <w:tcW w:w="2089" w:type="dxa"/>
            <w:tcBorders>
              <w:top w:val="single" w:sz="6" w:space="0" w:color="auto"/>
              <w:bottom w:val="single" w:sz="6" w:space="0" w:color="auto"/>
              <w:right w:val="single" w:sz="6" w:space="0" w:color="auto"/>
            </w:tcBorders>
          </w:tcPr>
          <w:p w14:paraId="71E3FF5E" w14:textId="77777777" w:rsidR="00075799" w:rsidRPr="007C5F50" w:rsidRDefault="00075799" w:rsidP="0083459B">
            <w:pPr>
              <w:pStyle w:val="TableBody"/>
              <w:rPr>
                <w:b/>
                <w:bCs/>
              </w:rPr>
            </w:pPr>
            <w:r w:rsidRPr="007C5F50">
              <w:rPr>
                <w:b/>
                <w:bCs/>
              </w:rPr>
              <w:t xml:space="preserve">DENOMINATION SPLITS (Ordered </w:t>
            </w:r>
            <w:r w:rsidRPr="007C5F50">
              <w:rPr>
                <w:b/>
                <w:bCs/>
                <w:color w:val="000000"/>
              </w:rPr>
              <w:t>Amt.)</w:t>
            </w:r>
          </w:p>
        </w:tc>
        <w:tc>
          <w:tcPr>
            <w:tcW w:w="5458" w:type="dxa"/>
            <w:tcBorders>
              <w:top w:val="single" w:sz="6" w:space="0" w:color="auto"/>
              <w:left w:val="single" w:sz="6" w:space="0" w:color="auto"/>
              <w:bottom w:val="single" w:sz="6" w:space="0" w:color="auto"/>
            </w:tcBorders>
          </w:tcPr>
          <w:p w14:paraId="52C8BC6C" w14:textId="4CB052D2" w:rsidR="00075799" w:rsidRPr="001671B4" w:rsidRDefault="00075799" w:rsidP="0083459B">
            <w:pPr>
              <w:pStyle w:val="TableBody"/>
              <w:rPr>
                <w:color w:val="000000"/>
              </w:rPr>
            </w:pPr>
            <w:r w:rsidRPr="001671B4">
              <w:t>T</w:t>
            </w:r>
            <w:r w:rsidR="00193E89">
              <w:t>he t</w:t>
            </w:r>
            <w:r w:rsidRPr="001671B4">
              <w:t xml:space="preserve">otal amount of money to be delivered to the ATM. The entry can be made to this field if the recommendation has to be overridden or if </w:t>
            </w:r>
            <w:r w:rsidR="00193E89">
              <w:t xml:space="preserve">the </w:t>
            </w:r>
            <w:r w:rsidRPr="001671B4">
              <w:t>denomination distribution needs to be amended from what has been recommended by OptiCash.</w:t>
            </w:r>
          </w:p>
        </w:tc>
      </w:tr>
      <w:tr w:rsidR="00075799" w:rsidRPr="001671B4" w14:paraId="50CF150B" w14:textId="77777777" w:rsidTr="007C5F50">
        <w:trPr>
          <w:cantSplit/>
        </w:trPr>
        <w:tc>
          <w:tcPr>
            <w:tcW w:w="2089" w:type="dxa"/>
            <w:tcBorders>
              <w:top w:val="single" w:sz="6" w:space="0" w:color="auto"/>
              <w:bottom w:val="single" w:sz="6" w:space="0" w:color="auto"/>
              <w:right w:val="single" w:sz="6" w:space="0" w:color="auto"/>
            </w:tcBorders>
          </w:tcPr>
          <w:p w14:paraId="3BB27C0E" w14:textId="77777777" w:rsidR="00075799" w:rsidRPr="007C5F50" w:rsidRDefault="00075799" w:rsidP="0083459B">
            <w:pPr>
              <w:pStyle w:val="TableBody"/>
              <w:rPr>
                <w:b/>
                <w:bCs/>
              </w:rPr>
            </w:pPr>
            <w:r w:rsidRPr="007C5F50">
              <w:rPr>
                <w:b/>
                <w:bCs/>
              </w:rPr>
              <w:t>DENOMINATION SPLITS (</w:t>
            </w:r>
            <w:r w:rsidRPr="007C5F50">
              <w:rPr>
                <w:b/>
                <w:bCs/>
                <w:color w:val="000000"/>
              </w:rPr>
              <w:t>Max. Capacity)</w:t>
            </w:r>
          </w:p>
        </w:tc>
        <w:tc>
          <w:tcPr>
            <w:tcW w:w="5458" w:type="dxa"/>
            <w:tcBorders>
              <w:top w:val="single" w:sz="6" w:space="0" w:color="auto"/>
              <w:left w:val="single" w:sz="6" w:space="0" w:color="auto"/>
              <w:bottom w:val="single" w:sz="6" w:space="0" w:color="auto"/>
            </w:tcBorders>
          </w:tcPr>
          <w:p w14:paraId="494E02D2" w14:textId="2B549ADF" w:rsidR="00075799" w:rsidRPr="001671B4" w:rsidRDefault="00193E89" w:rsidP="0083459B">
            <w:pPr>
              <w:pStyle w:val="TableBody"/>
              <w:rPr>
                <w:color w:val="000000"/>
              </w:rPr>
            </w:pPr>
            <w:r>
              <w:rPr>
                <w:color w:val="000000"/>
              </w:rPr>
              <w:t>The m</w:t>
            </w:r>
            <w:r w:rsidRPr="001671B4">
              <w:rPr>
                <w:color w:val="000000"/>
              </w:rPr>
              <w:t xml:space="preserve">aximum </w:t>
            </w:r>
            <w:r w:rsidR="00075799" w:rsidRPr="001671B4">
              <w:rPr>
                <w:color w:val="000000"/>
              </w:rPr>
              <w:t>amount of money the ATM can hold by denomination.</w:t>
            </w:r>
          </w:p>
        </w:tc>
      </w:tr>
      <w:tr w:rsidR="00075799" w:rsidRPr="001671B4" w14:paraId="3F5E886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3673045" w14:textId="77777777" w:rsidR="00075799" w:rsidRPr="007C5F50" w:rsidRDefault="00075799" w:rsidP="0083459B">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8B3A8C7" w14:textId="67C617C1" w:rsidR="00075799" w:rsidRPr="001671B4" w:rsidRDefault="00193E89" w:rsidP="0083459B">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28A2998D" w14:textId="77777777" w:rsidR="00075799" w:rsidRDefault="00075799" w:rsidP="00075799"/>
    <w:p w14:paraId="00E9856D" w14:textId="77777777" w:rsidR="00075799" w:rsidRDefault="00075799" w:rsidP="006C37B5">
      <w:pPr>
        <w:pStyle w:val="ListNumber"/>
        <w:numPr>
          <w:ilvl w:val="0"/>
          <w:numId w:val="103"/>
        </w:numPr>
      </w:pPr>
      <w:r>
        <w:t>To complete the recommendations process, select one of the options below:</w:t>
      </w:r>
    </w:p>
    <w:tbl>
      <w:tblPr>
        <w:tblW w:w="7546" w:type="dxa"/>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679"/>
        <w:gridCol w:w="4867"/>
      </w:tblGrid>
      <w:tr w:rsidR="00075799" w:rsidRPr="001671B4" w14:paraId="7C251A9E" w14:textId="77777777" w:rsidTr="007C5F50">
        <w:trPr>
          <w:cantSplit/>
          <w:tblHeader/>
        </w:trPr>
        <w:tc>
          <w:tcPr>
            <w:tcW w:w="2679" w:type="dxa"/>
            <w:tcBorders>
              <w:top w:val="single" w:sz="6" w:space="0" w:color="auto"/>
              <w:bottom w:val="single" w:sz="4" w:space="0" w:color="auto"/>
              <w:right w:val="single" w:sz="4" w:space="0" w:color="auto"/>
            </w:tcBorders>
            <w:shd w:val="clear" w:color="auto" w:fill="54B948"/>
          </w:tcPr>
          <w:p w14:paraId="19B059DA" w14:textId="77777777" w:rsidR="00075799" w:rsidRPr="001671B4" w:rsidRDefault="00075799" w:rsidP="0083459B">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
          <w:p w14:paraId="1D73BCF7" w14:textId="77777777" w:rsidR="00075799" w:rsidRPr="001671B4" w:rsidRDefault="00075799" w:rsidP="0083459B">
            <w:pPr>
              <w:pStyle w:val="TableHeading"/>
            </w:pPr>
            <w:r w:rsidRPr="001671B4">
              <w:t>Then follow these steps:</w:t>
            </w:r>
          </w:p>
        </w:tc>
      </w:tr>
      <w:tr w:rsidR="00075799" w:rsidRPr="001671B4" w14:paraId="42C7FDA3"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367B2183" w14:textId="77777777" w:rsidR="00075799" w:rsidRPr="001671B4" w:rsidRDefault="00075799" w:rsidP="0083459B">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2CC1756F" w14:textId="77777777" w:rsidR="00075799" w:rsidRPr="001671B4" w:rsidRDefault="00075799" w:rsidP="0083459B">
            <w:pPr>
              <w:pStyle w:val="TableBody"/>
            </w:pPr>
            <w:r w:rsidRPr="001671B4">
              <w:t xml:space="preserve">Click </w:t>
            </w:r>
            <w:r w:rsidRPr="001671B4">
              <w:rPr>
                <w:b/>
                <w:bCs/>
              </w:rPr>
              <w:t xml:space="preserve">Accept.  </w:t>
            </w:r>
            <w:r w:rsidRPr="001671B4">
              <w:t>A confirmation message is displayed to confirm acceptance.</w:t>
            </w:r>
          </w:p>
          <w:p w14:paraId="14C2EACF" w14:textId="77777777" w:rsidR="00075799" w:rsidRPr="001671B4" w:rsidRDefault="00075799" w:rsidP="0083459B">
            <w:pPr>
              <w:pStyle w:val="TableBody"/>
            </w:pPr>
            <w:r w:rsidRPr="001671B4">
              <w:t>Once confirmed, a message indicating that the recommendation for the selected ATM has been confirmed is displayed.  At this point, the recommendation has been converted to a cash order.</w:t>
            </w:r>
          </w:p>
          <w:p w14:paraId="14B6C59E" w14:textId="358A308A" w:rsidR="00075799" w:rsidRPr="001671B4" w:rsidRDefault="00075799" w:rsidP="007C5F50">
            <w:pPr>
              <w:pStyle w:val="TableCaution"/>
            </w:pPr>
            <w:r w:rsidRPr="001671B4">
              <w:rPr>
                <w:b/>
                <w:bCs/>
              </w:rPr>
              <w:t xml:space="preserve">Caution:  </w:t>
            </w:r>
            <w:r w:rsidR="00995C82">
              <w:t>C</w:t>
            </w:r>
            <w:r w:rsidRPr="001671B4">
              <w:t>ommitted or accepted recommendations cannot be changed. If an order already exists for the same date, an alert message will be displayed.</w:t>
            </w:r>
          </w:p>
        </w:tc>
      </w:tr>
      <w:tr w:rsidR="00075799" w:rsidRPr="001671B4" w14:paraId="609831B5"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0D5A3BBF" w14:textId="77777777" w:rsidR="00075799" w:rsidRPr="001671B4" w:rsidRDefault="00075799" w:rsidP="0083459B">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9B2C695" w14:textId="77777777" w:rsidR="00075799" w:rsidRPr="001671B4" w:rsidRDefault="00075799" w:rsidP="0083459B">
            <w:pPr>
              <w:pStyle w:val="TableBody"/>
            </w:pPr>
            <w:r w:rsidRPr="001671B4">
              <w:t>Click Override.</w:t>
            </w:r>
          </w:p>
          <w:p w14:paraId="3A7924CF" w14:textId="77777777" w:rsidR="00075799" w:rsidRPr="001671B4" w:rsidRDefault="00075799" w:rsidP="0083459B">
            <w:pPr>
              <w:pStyle w:val="TableBody"/>
            </w:pPr>
            <w:r w:rsidRPr="001671B4">
              <w:t xml:space="preserve">On the </w:t>
            </w:r>
            <w:r w:rsidRPr="001671B4">
              <w:rPr>
                <w:i/>
                <w:iCs/>
              </w:rPr>
              <w:t xml:space="preserve">Override Recommendations </w:t>
            </w:r>
            <w:r w:rsidRPr="001671B4">
              <w:t xml:space="preserve">screen, update the </w:t>
            </w:r>
            <w:r w:rsidRPr="001671B4">
              <w:rPr>
                <w:b/>
                <w:bCs/>
              </w:rPr>
              <w:t xml:space="preserve">Amount by denomination </w:t>
            </w:r>
            <w:r w:rsidRPr="001671B4">
              <w:t xml:space="preserve">and the </w:t>
            </w:r>
            <w:r w:rsidRPr="001671B4">
              <w:rPr>
                <w:b/>
                <w:bCs/>
              </w:rPr>
              <w:t xml:space="preserve">Total Amount </w:t>
            </w:r>
            <w:r w:rsidRPr="001671B4">
              <w:t xml:space="preserve">will be updated automatically.  </w:t>
            </w:r>
          </w:p>
          <w:p w14:paraId="5485FB81" w14:textId="77777777" w:rsidR="00075799" w:rsidRPr="001671B4" w:rsidRDefault="00075799" w:rsidP="0083459B">
            <w:pPr>
              <w:pStyle w:val="TableBody"/>
            </w:pPr>
            <w:r w:rsidRPr="001671B4">
              <w:t xml:space="preserve">If necessary, enter a message regarding this order in the field provided. </w:t>
            </w:r>
          </w:p>
          <w:p w14:paraId="330E69B1" w14:textId="77777777" w:rsidR="00075799" w:rsidRPr="001671B4" w:rsidRDefault="00075799" w:rsidP="0083459B">
            <w:pPr>
              <w:pStyle w:val="TableBody"/>
            </w:pPr>
            <w:r w:rsidRPr="001671B4">
              <w:t xml:space="preserve">Click the down arrow to select an override reason. </w:t>
            </w:r>
          </w:p>
          <w:p w14:paraId="4AF97F5F" w14:textId="77777777" w:rsidR="00075799" w:rsidRPr="001671B4" w:rsidRDefault="00075799" w:rsidP="0083459B">
            <w:pPr>
              <w:pStyle w:val="TableBody"/>
            </w:pPr>
            <w:r w:rsidRPr="001671B4">
              <w:t xml:space="preserve">Click </w:t>
            </w:r>
            <w:r w:rsidRPr="001671B4">
              <w:rPr>
                <w:b/>
                <w:bCs/>
              </w:rPr>
              <w:t xml:space="preserve">Submit </w:t>
            </w:r>
            <w:r w:rsidRPr="001671B4">
              <w:t>to proceed with this order.</w:t>
            </w:r>
          </w:p>
        </w:tc>
      </w:tr>
      <w:tr w:rsidR="00075799" w:rsidRPr="001671B4" w14:paraId="5FD88789"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49B7D08F" w14:textId="77777777" w:rsidR="00075799" w:rsidRPr="001671B4" w:rsidRDefault="00075799" w:rsidP="0083459B">
            <w:pPr>
              <w:pStyle w:val="TableBody"/>
              <w:rPr>
                <w:highlight w:val="yellow"/>
              </w:rPr>
            </w:pPr>
            <w:bookmarkStart w:id="156" w:name="_Ref66265134"/>
            <w:bookmarkStart w:id="157" w:name="_Ref63846461"/>
            <w:bookmarkStart w:id="158" w:name="_Ref32292621"/>
            <w:bookmarkEnd w:id="153"/>
            <w:bookmarkEnd w:id="154"/>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F2A45BE" w14:textId="1174E76A" w:rsidR="00144211" w:rsidRDefault="00075799" w:rsidP="0083459B">
            <w:pPr>
              <w:pStyle w:val="TableBody"/>
            </w:pPr>
            <w:r w:rsidRPr="001671B4">
              <w:t>Branch user</w:t>
            </w:r>
            <w:r w:rsidR="00B92A2B">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52BAB5AD" w14:textId="692CAD6D" w:rsidR="00075799" w:rsidRPr="001671B4" w:rsidRDefault="00D92617" w:rsidP="007C5F50">
            <w:pPr>
              <w:pStyle w:val="TableNote"/>
              <w:rPr>
                <w:highlight w:val="yellow"/>
              </w:rPr>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To decline the recommendation, click </w:t>
            </w:r>
            <w:r w:rsidR="00075799" w:rsidRPr="001671B4">
              <w:rPr>
                <w:b/>
                <w:bCs/>
              </w:rPr>
              <w:t>Decline</w:t>
            </w:r>
            <w:r w:rsidR="00075799" w:rsidRPr="001671B4">
              <w:t>.</w:t>
            </w:r>
          </w:p>
        </w:tc>
      </w:tr>
    </w:tbl>
    <w:p w14:paraId="10D47CDF" w14:textId="77777777" w:rsidR="00075799" w:rsidRDefault="00075799" w:rsidP="00075799">
      <w:pPr>
        <w:rPr>
          <w:color w:val="622423"/>
          <w:spacing w:val="10"/>
        </w:rPr>
      </w:pPr>
      <w:bookmarkStart w:id="159" w:name="_Ref69805919"/>
    </w:p>
    <w:p w14:paraId="42C73248" w14:textId="77777777" w:rsidR="00075799" w:rsidRPr="008C2A35" w:rsidRDefault="00075799" w:rsidP="00075799">
      <w:pPr>
        <w:pStyle w:val="Heading4"/>
      </w:pPr>
      <w:r w:rsidRPr="008C2A35">
        <w:t>Branch Recommendations</w:t>
      </w:r>
      <w:bookmarkEnd w:id="156"/>
      <w:bookmarkEnd w:id="159"/>
    </w:p>
    <w:p w14:paraId="6EE0C1A1" w14:textId="77777777" w:rsidR="00075799" w:rsidRDefault="00075799" w:rsidP="00075799">
      <w:pPr>
        <w:pStyle w:val="BodyText"/>
      </w:pPr>
      <w:r>
        <w:t>This option displays information about the OptiCash recommendations for a Branch on the current date. To view a Branch recommendation, follow the steps below.</w:t>
      </w:r>
    </w:p>
    <w:p w14:paraId="3F7136A6" w14:textId="77777777" w:rsidR="00075799" w:rsidRDefault="00075799" w:rsidP="0083459B">
      <w:pPr>
        <w:pStyle w:val="ListNumber"/>
        <w:numPr>
          <w:ilvl w:val="0"/>
          <w:numId w:val="84"/>
        </w:numPr>
      </w:pPr>
      <w:r>
        <w:t xml:space="preserve">Select a Branch from the </w:t>
      </w:r>
      <w:r w:rsidRPr="0083459B">
        <w:rPr>
          <w:b/>
          <w:bCs/>
        </w:rPr>
        <w:t>Cashpoint Selection Window</w:t>
      </w:r>
      <w:r>
        <w:t xml:space="preserve"> by clicking the down arrow.</w:t>
      </w:r>
    </w:p>
    <w:p w14:paraId="754A4D34" w14:textId="77777777" w:rsidR="00075799" w:rsidRDefault="00075799" w:rsidP="006C37B5">
      <w:pPr>
        <w:pStyle w:val="ListNumber"/>
        <w:numPr>
          <w:ilvl w:val="0"/>
          <w:numId w:val="103"/>
        </w:numPr>
      </w:pPr>
      <w:r>
        <w:t xml:space="preserve">Select a recommendation option from the </w:t>
      </w:r>
      <w:r>
        <w:rPr>
          <w:b/>
          <w:bCs/>
        </w:rPr>
        <w:t>Navigation Window:</w:t>
      </w:r>
    </w:p>
    <w:p w14:paraId="3E80A7FF" w14:textId="720613D3" w:rsidR="00075799" w:rsidRDefault="00075799" w:rsidP="0083459B">
      <w:pPr>
        <w:pStyle w:val="ListBullet2"/>
      </w:pPr>
      <w:r>
        <w:t>Recommended Order</w:t>
      </w:r>
    </w:p>
    <w:p w14:paraId="68B9AEE3" w14:textId="77777777" w:rsidR="00075799" w:rsidRDefault="00075799" w:rsidP="0083459B">
      <w:pPr>
        <w:pStyle w:val="ListBullet2"/>
      </w:pPr>
      <w:r>
        <w:t xml:space="preserve">Recommended Return </w:t>
      </w:r>
      <w:r w:rsidRPr="0070664D">
        <w:t>(in the case of Returns, users may designate not only by denomination but also the Cash Quality of each denomination)</w:t>
      </w:r>
    </w:p>
    <w:p w14:paraId="36771EB8" w14:textId="77777777" w:rsidR="00075799" w:rsidRDefault="00075799" w:rsidP="0083459B">
      <w:pPr>
        <w:pStyle w:val="ListBullet2"/>
      </w:pPr>
      <w:r>
        <w:t>Recommended Emergency Order</w:t>
      </w:r>
    </w:p>
    <w:p w14:paraId="12E25409" w14:textId="77777777" w:rsidR="00075799" w:rsidRDefault="00075799" w:rsidP="0083459B">
      <w:pPr>
        <w:pStyle w:val="ListBullet2"/>
      </w:pPr>
      <w:r>
        <w:t xml:space="preserve">Recommended Emergency Return </w:t>
      </w:r>
      <w:r w:rsidRPr="0070664D">
        <w:t>(in the case of Returns, users may designate not only by denomination but also the Cash Quality of each denomination)</w:t>
      </w:r>
    </w:p>
    <w:tbl>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70D5D36" w14:textId="77777777" w:rsidTr="007C5F50">
        <w:trPr>
          <w:cantSplit/>
          <w:trHeight w:val="678"/>
        </w:trPr>
        <w:tc>
          <w:tcPr>
            <w:tcW w:w="1224" w:type="dxa"/>
          </w:tcPr>
          <w:p w14:paraId="1D171D50" w14:textId="77777777" w:rsidR="00075799" w:rsidRPr="001671B4" w:rsidRDefault="00075799" w:rsidP="00596BD6">
            <w:pPr>
              <w:pStyle w:val="InsertComments"/>
            </w:pPr>
            <w:r>
              <w:rPr>
                <w:noProof/>
                <w:lang w:bidi="ar-SA"/>
              </w:rPr>
              <w:drawing>
                <wp:inline distT="0" distB="0" distL="0" distR="0" wp14:anchorId="35D343B8" wp14:editId="04D9C87B">
                  <wp:extent cx="302260" cy="30226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CC34AC" w14:textId="6E336EB3" w:rsidR="00075799" w:rsidRPr="001671B4" w:rsidRDefault="00075799" w:rsidP="0083459B">
            <w:pPr>
              <w:pStyle w:val="TableNote"/>
            </w:pPr>
            <w:r w:rsidRPr="001671B4">
              <w:rPr>
                <w:b/>
                <w:bCs/>
              </w:rPr>
              <w:t>Note</w:t>
            </w:r>
            <w:r w:rsidRPr="001671B4">
              <w:t>: A message will indicate if OptiCash does not generate a recommendation for that Branch for the current date.</w:t>
            </w:r>
          </w:p>
        </w:tc>
      </w:tr>
    </w:tbl>
    <w:p w14:paraId="71DCD453" w14:textId="77777777" w:rsidR="0083459B" w:rsidRDefault="0083459B" w:rsidP="00075799">
      <w:pPr>
        <w:pStyle w:val="Caption"/>
      </w:pPr>
    </w:p>
    <w:p w14:paraId="513862E9" w14:textId="77777777" w:rsidR="0083459B" w:rsidRDefault="0083459B">
      <w:pPr>
        <w:spacing w:after="160" w:line="259" w:lineRule="auto"/>
        <w:rPr>
          <w:rFonts w:ascii="Calibri" w:eastAsia="Times New Roman" w:hAnsi="Calibri"/>
          <w:caps/>
          <w:spacing w:val="10"/>
          <w:sz w:val="18"/>
          <w:szCs w:val="18"/>
          <w:lang w:bidi="en-US"/>
        </w:rPr>
      </w:pPr>
      <w:r>
        <w:br w:type="page"/>
      </w:r>
    </w:p>
    <w:p w14:paraId="21B7CEDB" w14:textId="74594EB2"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sidR="009F0B76">
        <w:rPr>
          <w:noProof/>
        </w:rPr>
        <w:t>15</w:t>
      </w:r>
      <w:r w:rsidRPr="6BC33D6B">
        <w:rPr>
          <w:noProof/>
        </w:rPr>
        <w:fldChar w:fldCharType="end"/>
      </w:r>
      <w:r>
        <w:t>: Branch Delivery Recommendation Screen</w:t>
      </w:r>
    </w:p>
    <w:p w14:paraId="23875CFC" w14:textId="77777777" w:rsidR="00075799" w:rsidRDefault="00075799" w:rsidP="0083459B">
      <w:pPr>
        <w:jc w:val="center"/>
      </w:pPr>
      <w:r>
        <w:rPr>
          <w:noProof/>
        </w:rPr>
        <w:drawing>
          <wp:inline distT="0" distB="0" distL="0" distR="0" wp14:anchorId="31ECD9F8" wp14:editId="2DF793AF">
            <wp:extent cx="3383890" cy="3961627"/>
            <wp:effectExtent l="76200" t="76200" r="140970" b="134620"/>
            <wp:docPr id="1763797171" name="Picture 1763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386189" cy="396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F695" w14:textId="5AF7CC4E" w:rsidR="00075799" w:rsidRDefault="00075799" w:rsidP="00075799">
      <w:pPr>
        <w:pStyle w:val="Caption"/>
      </w:pPr>
      <w:r>
        <w:t xml:space="preserve">Figure </w:t>
      </w:r>
      <w:r w:rsidRPr="6BC33D6B">
        <w:rPr>
          <w:noProof/>
        </w:rPr>
        <w:fldChar w:fldCharType="begin"/>
      </w:r>
      <w:r w:rsidRPr="6BC33D6B">
        <w:rPr>
          <w:noProof/>
        </w:rPr>
        <w:instrText xml:space="preserve"> SEQ Figure \* ARABIC </w:instrText>
      </w:r>
      <w:r w:rsidRPr="6BC33D6B">
        <w:rPr>
          <w:noProof/>
        </w:rPr>
        <w:fldChar w:fldCharType="separate"/>
      </w:r>
      <w:r w:rsidR="009F0B76">
        <w:rPr>
          <w:noProof/>
        </w:rPr>
        <w:t>16</w:t>
      </w:r>
      <w:r w:rsidRPr="6BC33D6B">
        <w:rPr>
          <w:noProof/>
        </w:rPr>
        <w:fldChar w:fldCharType="end"/>
      </w:r>
      <w:r>
        <w:t>: Branch Return Recommendation Screen</w:t>
      </w:r>
    </w:p>
    <w:p w14:paraId="752E6D18" w14:textId="77777777" w:rsidR="00075799" w:rsidRDefault="00075799" w:rsidP="00C9658F">
      <w:pPr>
        <w:jc w:val="center"/>
      </w:pPr>
      <w:r>
        <w:rPr>
          <w:noProof/>
        </w:rPr>
        <w:drawing>
          <wp:inline distT="0" distB="0" distL="0" distR="0" wp14:anchorId="5F9FD2FE" wp14:editId="37F04A84">
            <wp:extent cx="4049573" cy="3096236"/>
            <wp:effectExtent l="76200" t="76200" r="141605" b="142875"/>
            <wp:docPr id="1197242348" name="Picture 11972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052206" cy="3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C1FCB" w14:textId="77777777" w:rsidR="00075799" w:rsidRDefault="00075799" w:rsidP="006C37B5">
      <w:pPr>
        <w:pStyle w:val="ListNumber"/>
        <w:numPr>
          <w:ilvl w:val="0"/>
          <w:numId w:val="103"/>
        </w:numPr>
      </w:pPr>
      <w:r>
        <w:t xml:space="preserve">If there is a recommendation, the information in the following table will be displayed on the </w:t>
      </w:r>
      <w:r>
        <w:rPr>
          <w:i/>
          <w:iCs/>
        </w:rPr>
        <w:t xml:space="preserve">Branch Recommendations </w:t>
      </w:r>
      <w:r>
        <w:t>screen:</w:t>
      </w:r>
    </w:p>
    <w:p w14:paraId="725793EC" w14:textId="77777777" w:rsidR="00075799" w:rsidRDefault="00075799" w:rsidP="00075799">
      <w:pPr>
        <w:pStyle w:val="Caption"/>
      </w:pPr>
      <w:r>
        <w:t>Table 3: Branch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6ABF5865"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4D2A80E" w14:textId="77777777" w:rsidR="00075799" w:rsidRPr="001671B4" w:rsidRDefault="00075799" w:rsidP="00C9658F">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4085DEC1" w14:textId="77777777" w:rsidR="00075799" w:rsidRPr="001671B4" w:rsidRDefault="00075799" w:rsidP="00C9658F">
            <w:pPr>
              <w:pStyle w:val="TableHeading"/>
            </w:pPr>
            <w:r w:rsidRPr="001671B4">
              <w:t>Description</w:t>
            </w:r>
          </w:p>
        </w:tc>
      </w:tr>
      <w:tr w:rsidR="00075799" w:rsidRPr="001671B4" w14:paraId="058F3273"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49AF0311" w14:textId="77777777" w:rsidR="00075799" w:rsidRPr="00925C9C" w:rsidRDefault="00075799" w:rsidP="00C9658F">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5A157DFD" w14:textId="77777777" w:rsidR="00075799" w:rsidRPr="001671B4" w:rsidRDefault="00075799" w:rsidP="00C9658F">
            <w:pPr>
              <w:pStyle w:val="TableBody"/>
            </w:pPr>
            <w:r w:rsidRPr="001671B4">
              <w:t>The Cashpoint identifier is a string assigned by the institution to identify the branch.</w:t>
            </w:r>
          </w:p>
        </w:tc>
      </w:tr>
      <w:tr w:rsidR="00075799" w:rsidRPr="001671B4" w14:paraId="29D6EAC3" w14:textId="77777777" w:rsidTr="007C5F50">
        <w:trPr>
          <w:cantSplit/>
        </w:trPr>
        <w:tc>
          <w:tcPr>
            <w:tcW w:w="2089" w:type="dxa"/>
            <w:tcBorders>
              <w:top w:val="single" w:sz="4" w:space="0" w:color="auto"/>
              <w:bottom w:val="single" w:sz="4" w:space="0" w:color="auto"/>
              <w:right w:val="single" w:sz="6" w:space="0" w:color="auto"/>
            </w:tcBorders>
          </w:tcPr>
          <w:p w14:paraId="618F0997" w14:textId="77777777" w:rsidR="00075799" w:rsidRPr="007C5F50" w:rsidRDefault="00075799" w:rsidP="00C9658F">
            <w:pPr>
              <w:pStyle w:val="TableBody"/>
              <w:rPr>
                <w:b/>
                <w:bCs/>
              </w:rPr>
            </w:pPr>
            <w:r w:rsidRPr="007C5F50">
              <w:rPr>
                <w:b/>
                <w:bCs/>
              </w:rPr>
              <w:t>TYPE</w:t>
            </w:r>
          </w:p>
        </w:tc>
        <w:tc>
          <w:tcPr>
            <w:tcW w:w="5458" w:type="dxa"/>
            <w:tcBorders>
              <w:top w:val="single" w:sz="4" w:space="0" w:color="auto"/>
              <w:left w:val="single" w:sz="6" w:space="0" w:color="auto"/>
              <w:bottom w:val="single" w:sz="4" w:space="0" w:color="auto"/>
            </w:tcBorders>
          </w:tcPr>
          <w:p w14:paraId="476FDF50" w14:textId="462ABC58" w:rsidR="00075799" w:rsidRPr="001671B4" w:rsidRDefault="00075799" w:rsidP="00C9658F">
            <w:pPr>
              <w:pStyle w:val="TableBody"/>
            </w:pPr>
            <w:r w:rsidRPr="001671B4">
              <w:t xml:space="preserve">Cashpoint type is a description of the Cashpoint. Either Branch or Cashpoint will display. (Example </w:t>
            </w:r>
            <w:r w:rsidR="00FC3114">
              <w:t>B</w:t>
            </w:r>
            <w:r w:rsidRPr="001671B4">
              <w:t>ranch recommendation).</w:t>
            </w:r>
          </w:p>
        </w:tc>
      </w:tr>
      <w:tr w:rsidR="00075799" w:rsidRPr="001671B4" w14:paraId="551372BC" w14:textId="77777777" w:rsidTr="007C5F50">
        <w:trPr>
          <w:cantSplit/>
        </w:trPr>
        <w:tc>
          <w:tcPr>
            <w:tcW w:w="2089" w:type="dxa"/>
            <w:tcBorders>
              <w:top w:val="single" w:sz="4" w:space="0" w:color="auto"/>
              <w:bottom w:val="single" w:sz="4" w:space="0" w:color="auto"/>
              <w:right w:val="single" w:sz="6" w:space="0" w:color="auto"/>
            </w:tcBorders>
          </w:tcPr>
          <w:p w14:paraId="34F9077E" w14:textId="77777777" w:rsidR="00075799" w:rsidRPr="007C5F50" w:rsidRDefault="00075799" w:rsidP="00C9658F">
            <w:pPr>
              <w:pStyle w:val="TableBody"/>
              <w:rPr>
                <w:b/>
                <w:bCs/>
              </w:rPr>
            </w:pPr>
            <w:r w:rsidRPr="007C5F50">
              <w:rPr>
                <w:b/>
                <w:bCs/>
              </w:rPr>
              <w:t>REC. DATE</w:t>
            </w:r>
          </w:p>
        </w:tc>
        <w:tc>
          <w:tcPr>
            <w:tcW w:w="5458" w:type="dxa"/>
            <w:tcBorders>
              <w:top w:val="single" w:sz="4" w:space="0" w:color="auto"/>
              <w:left w:val="single" w:sz="6" w:space="0" w:color="auto"/>
              <w:bottom w:val="single" w:sz="4" w:space="0" w:color="auto"/>
            </w:tcBorders>
          </w:tcPr>
          <w:p w14:paraId="50A13FA5" w14:textId="7088446C" w:rsidR="00075799" w:rsidRPr="001671B4" w:rsidRDefault="00B92A2B" w:rsidP="00C9658F">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w:t>
            </w:r>
          </w:p>
        </w:tc>
      </w:tr>
      <w:tr w:rsidR="00075799" w:rsidRPr="001671B4" w14:paraId="4919E28F" w14:textId="77777777" w:rsidTr="007C5F50">
        <w:trPr>
          <w:cantSplit/>
        </w:trPr>
        <w:tc>
          <w:tcPr>
            <w:tcW w:w="2089" w:type="dxa"/>
            <w:tcBorders>
              <w:top w:val="single" w:sz="4" w:space="0" w:color="auto"/>
              <w:bottom w:val="single" w:sz="4" w:space="0" w:color="auto"/>
              <w:right w:val="single" w:sz="6" w:space="0" w:color="auto"/>
            </w:tcBorders>
          </w:tcPr>
          <w:p w14:paraId="66256F4F" w14:textId="77777777" w:rsidR="00075799" w:rsidRPr="007C5F50" w:rsidRDefault="00075799" w:rsidP="00C9658F">
            <w:pPr>
              <w:pStyle w:val="TableBody"/>
              <w:rPr>
                <w:b/>
                <w:bCs/>
              </w:rPr>
            </w:pPr>
            <w:r w:rsidRPr="007C5F50">
              <w:rPr>
                <w:b/>
                <w:bCs/>
              </w:rPr>
              <w:t>DUE DATE</w:t>
            </w:r>
          </w:p>
        </w:tc>
        <w:tc>
          <w:tcPr>
            <w:tcW w:w="5458" w:type="dxa"/>
            <w:tcBorders>
              <w:top w:val="single" w:sz="4" w:space="0" w:color="auto"/>
              <w:left w:val="single" w:sz="6" w:space="0" w:color="auto"/>
              <w:bottom w:val="single" w:sz="4" w:space="0" w:color="auto"/>
            </w:tcBorders>
          </w:tcPr>
          <w:p w14:paraId="452C21CF" w14:textId="36B5D5E0" w:rsidR="00075799" w:rsidRPr="001671B4" w:rsidRDefault="00B92A2B" w:rsidP="00C9658F">
            <w:pPr>
              <w:pStyle w:val="TableBody"/>
            </w:pPr>
            <w:r>
              <w:t>The d</w:t>
            </w:r>
            <w:r w:rsidRPr="001671B4">
              <w:t xml:space="preserve">ate </w:t>
            </w:r>
            <w:r w:rsidR="00075799" w:rsidRPr="001671B4">
              <w:t>on which recommended amount of money will be delivered to the Branch.</w:t>
            </w:r>
          </w:p>
        </w:tc>
      </w:tr>
      <w:tr w:rsidR="00075799" w:rsidRPr="001671B4" w14:paraId="6AC3996F" w14:textId="77777777" w:rsidTr="007C5F50">
        <w:trPr>
          <w:cantSplit/>
        </w:trPr>
        <w:tc>
          <w:tcPr>
            <w:tcW w:w="2089" w:type="dxa"/>
            <w:tcBorders>
              <w:top w:val="single" w:sz="4" w:space="0" w:color="auto"/>
              <w:bottom w:val="single" w:sz="4" w:space="0" w:color="auto"/>
              <w:right w:val="single" w:sz="6" w:space="0" w:color="auto"/>
            </w:tcBorders>
          </w:tcPr>
          <w:p w14:paraId="0115520F" w14:textId="77777777" w:rsidR="00075799" w:rsidRPr="007C5F50" w:rsidRDefault="00075799" w:rsidP="00C9658F">
            <w:pPr>
              <w:pStyle w:val="TableBody"/>
              <w:rPr>
                <w:b/>
                <w:bCs/>
              </w:rPr>
            </w:pPr>
            <w:r w:rsidRPr="007C5F50">
              <w:rPr>
                <w:b/>
                <w:bCs/>
              </w:rPr>
              <w:t>ACTION</w:t>
            </w:r>
          </w:p>
        </w:tc>
        <w:tc>
          <w:tcPr>
            <w:tcW w:w="5458" w:type="dxa"/>
            <w:tcBorders>
              <w:top w:val="single" w:sz="4" w:space="0" w:color="auto"/>
              <w:left w:val="single" w:sz="6" w:space="0" w:color="auto"/>
              <w:bottom w:val="single" w:sz="4" w:space="0" w:color="auto"/>
            </w:tcBorders>
          </w:tcPr>
          <w:p w14:paraId="29F9AF37" w14:textId="77777777" w:rsidR="00075799" w:rsidRPr="001671B4" w:rsidRDefault="00075799" w:rsidP="00C9658F">
            <w:pPr>
              <w:pStyle w:val="TableBody"/>
            </w:pPr>
            <w:r w:rsidRPr="001671B4">
              <w:t>For branches, it will be Delivery or Return.</w:t>
            </w:r>
          </w:p>
        </w:tc>
      </w:tr>
      <w:tr w:rsidR="00075799" w:rsidRPr="001671B4" w14:paraId="0E9800F2" w14:textId="77777777" w:rsidTr="007C5F50">
        <w:trPr>
          <w:cantSplit/>
        </w:trPr>
        <w:tc>
          <w:tcPr>
            <w:tcW w:w="2089" w:type="dxa"/>
            <w:tcBorders>
              <w:top w:val="single" w:sz="4" w:space="0" w:color="auto"/>
              <w:bottom w:val="single" w:sz="4" w:space="0" w:color="auto"/>
              <w:right w:val="single" w:sz="6" w:space="0" w:color="auto"/>
            </w:tcBorders>
          </w:tcPr>
          <w:p w14:paraId="6CE23577" w14:textId="78DAC8EA" w:rsidR="00075799" w:rsidRPr="007C5F50" w:rsidRDefault="00A065FB" w:rsidP="00C9658F">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6" w:space="0" w:color="auto"/>
              <w:bottom w:val="single" w:sz="4" w:space="0" w:color="auto"/>
            </w:tcBorders>
          </w:tcPr>
          <w:p w14:paraId="3D29FB3C" w14:textId="77777777" w:rsidR="00075799" w:rsidRPr="001671B4" w:rsidRDefault="00075799" w:rsidP="00C9658F">
            <w:pPr>
              <w:pStyle w:val="TableBody"/>
            </w:pPr>
            <w:r w:rsidRPr="001671B4">
              <w:t>Type of currency being used in the branch.</w:t>
            </w:r>
          </w:p>
        </w:tc>
      </w:tr>
      <w:tr w:rsidR="00075799" w:rsidRPr="001671B4" w14:paraId="0605E574" w14:textId="77777777" w:rsidTr="007C5F50">
        <w:trPr>
          <w:cantSplit/>
        </w:trPr>
        <w:tc>
          <w:tcPr>
            <w:tcW w:w="2089" w:type="dxa"/>
            <w:tcBorders>
              <w:top w:val="single" w:sz="4" w:space="0" w:color="auto"/>
              <w:bottom w:val="single" w:sz="4" w:space="0" w:color="auto"/>
              <w:right w:val="single" w:sz="6" w:space="0" w:color="auto"/>
            </w:tcBorders>
          </w:tcPr>
          <w:p w14:paraId="7868F6B6" w14:textId="77777777" w:rsidR="00075799" w:rsidRPr="007C5F50" w:rsidRDefault="00075799" w:rsidP="00C9658F">
            <w:pPr>
              <w:pStyle w:val="TableBody"/>
              <w:rPr>
                <w:b/>
                <w:bCs/>
              </w:rPr>
            </w:pPr>
            <w:r w:rsidRPr="007C5F50">
              <w:rPr>
                <w:b/>
                <w:bCs/>
              </w:rPr>
              <w:t>DENOMINATION SPLITS (Denom.)</w:t>
            </w:r>
          </w:p>
        </w:tc>
        <w:tc>
          <w:tcPr>
            <w:tcW w:w="5458" w:type="dxa"/>
            <w:tcBorders>
              <w:top w:val="single" w:sz="4" w:space="0" w:color="auto"/>
              <w:left w:val="single" w:sz="6" w:space="0" w:color="auto"/>
              <w:bottom w:val="single" w:sz="4" w:space="0" w:color="auto"/>
            </w:tcBorders>
          </w:tcPr>
          <w:p w14:paraId="6DCDAA29" w14:textId="0858789F" w:rsidR="00075799" w:rsidRPr="001671B4" w:rsidRDefault="00075799" w:rsidP="00C9658F">
            <w:pPr>
              <w:pStyle w:val="TableBody"/>
            </w:pPr>
            <w:r w:rsidRPr="001671B4">
              <w:t xml:space="preserve">Specific identification </w:t>
            </w:r>
            <w:r w:rsidR="00A065FB">
              <w:t xml:space="preserve">is </w:t>
            </w:r>
            <w:r w:rsidRPr="001671B4">
              <w:t>assigned by the institution to each denomination the Branch uses.</w:t>
            </w:r>
          </w:p>
        </w:tc>
      </w:tr>
      <w:tr w:rsidR="00075799" w:rsidRPr="001671B4" w14:paraId="243AD732" w14:textId="77777777" w:rsidTr="007C5F50">
        <w:trPr>
          <w:cantSplit/>
        </w:trPr>
        <w:tc>
          <w:tcPr>
            <w:tcW w:w="2089" w:type="dxa"/>
            <w:tcBorders>
              <w:top w:val="single" w:sz="4" w:space="0" w:color="auto"/>
              <w:bottom w:val="single" w:sz="4" w:space="0" w:color="auto"/>
              <w:right w:val="single" w:sz="6" w:space="0" w:color="auto"/>
            </w:tcBorders>
          </w:tcPr>
          <w:p w14:paraId="2B403EAD" w14:textId="77777777" w:rsidR="00075799" w:rsidRPr="007C5F50" w:rsidRDefault="00075799" w:rsidP="00C9658F">
            <w:pPr>
              <w:pStyle w:val="TableBody"/>
              <w:rPr>
                <w:b/>
                <w:bCs/>
              </w:rPr>
            </w:pPr>
            <w:r w:rsidRPr="007C5F50">
              <w:rPr>
                <w:b/>
                <w:bCs/>
              </w:rPr>
              <w:t>DENOMINATION SPLITS (Quality)</w:t>
            </w:r>
          </w:p>
          <w:p w14:paraId="5AB13AC7" w14:textId="77777777" w:rsidR="00075799" w:rsidRPr="007C5F50" w:rsidRDefault="00075799" w:rsidP="00C9658F">
            <w:pPr>
              <w:pStyle w:val="TableBody"/>
              <w:rPr>
                <w:b/>
                <w:bCs/>
                <w:i/>
              </w:rPr>
            </w:pPr>
            <w:r w:rsidRPr="007C5F50">
              <w:rPr>
                <w:b/>
                <w:bCs/>
                <w:i/>
              </w:rPr>
              <w:t>Returns Only</w:t>
            </w:r>
          </w:p>
        </w:tc>
        <w:tc>
          <w:tcPr>
            <w:tcW w:w="5458" w:type="dxa"/>
            <w:tcBorders>
              <w:top w:val="single" w:sz="4" w:space="0" w:color="auto"/>
              <w:left w:val="single" w:sz="6" w:space="0" w:color="auto"/>
              <w:bottom w:val="single" w:sz="4" w:space="0" w:color="auto"/>
            </w:tcBorders>
          </w:tcPr>
          <w:p w14:paraId="5C28CC84" w14:textId="77777777" w:rsidR="00075799" w:rsidRPr="001671B4" w:rsidRDefault="00075799" w:rsidP="00C9658F">
            <w:pPr>
              <w:pStyle w:val="TableBody"/>
            </w:pPr>
            <w:r>
              <w:t>Detailed information recording what portion of each currency/denomination belongs to each of the Cash Quality designations being used in the system</w:t>
            </w:r>
          </w:p>
        </w:tc>
      </w:tr>
      <w:tr w:rsidR="00075799" w:rsidRPr="001671B4" w14:paraId="3FF8BD4E" w14:textId="77777777" w:rsidTr="007C5F50">
        <w:trPr>
          <w:cantSplit/>
        </w:trPr>
        <w:tc>
          <w:tcPr>
            <w:tcW w:w="2089" w:type="dxa"/>
            <w:tcBorders>
              <w:top w:val="single" w:sz="4" w:space="0" w:color="auto"/>
              <w:bottom w:val="single" w:sz="4" w:space="0" w:color="auto"/>
              <w:right w:val="single" w:sz="6" w:space="0" w:color="auto"/>
            </w:tcBorders>
          </w:tcPr>
          <w:p w14:paraId="005E5A95" w14:textId="77777777" w:rsidR="00075799" w:rsidRPr="007C5F50" w:rsidRDefault="00075799" w:rsidP="00C9658F">
            <w:pPr>
              <w:pStyle w:val="TableBody"/>
              <w:rPr>
                <w:b/>
                <w:bCs/>
              </w:rPr>
            </w:pPr>
            <w:r w:rsidRPr="007C5F50">
              <w:rPr>
                <w:b/>
                <w:bCs/>
              </w:rPr>
              <w:t>DENOMINATION SPLITS (Recom. Amt.)</w:t>
            </w:r>
          </w:p>
        </w:tc>
        <w:tc>
          <w:tcPr>
            <w:tcW w:w="5458" w:type="dxa"/>
            <w:tcBorders>
              <w:top w:val="single" w:sz="4" w:space="0" w:color="auto"/>
              <w:left w:val="single" w:sz="6" w:space="0" w:color="auto"/>
              <w:bottom w:val="single" w:sz="4" w:space="0" w:color="auto"/>
            </w:tcBorders>
          </w:tcPr>
          <w:p w14:paraId="3EC5A932" w14:textId="18453B2E" w:rsidR="00075799" w:rsidRPr="001671B4" w:rsidRDefault="00075799" w:rsidP="00C9658F">
            <w:pPr>
              <w:pStyle w:val="TableBody"/>
            </w:pPr>
            <w:r w:rsidRPr="001671B4">
              <w:t>T</w:t>
            </w:r>
            <w:r w:rsidR="00A065FB">
              <w:t>he t</w:t>
            </w:r>
            <w:r w:rsidRPr="001671B4">
              <w:t xml:space="preserve">otal amount of money to be delivered to the ATM. The entry can be made to this field if the recommendation has to be overridden or if </w:t>
            </w:r>
            <w:r w:rsidR="00A065FB">
              <w:t xml:space="preserve">the </w:t>
            </w:r>
            <w:r w:rsidRPr="001671B4">
              <w:t>denomination distribution needs to be amended from what has been recommended by OptiCash.</w:t>
            </w:r>
          </w:p>
        </w:tc>
      </w:tr>
      <w:tr w:rsidR="00075799" w:rsidRPr="001671B4" w14:paraId="7F85606F" w14:textId="77777777" w:rsidTr="007C5F50">
        <w:trPr>
          <w:cantSplit/>
        </w:trPr>
        <w:tc>
          <w:tcPr>
            <w:tcW w:w="2089" w:type="dxa"/>
            <w:tcBorders>
              <w:top w:val="single" w:sz="4" w:space="0" w:color="auto"/>
              <w:bottom w:val="single" w:sz="4" w:space="0" w:color="auto"/>
              <w:right w:val="single" w:sz="6" w:space="0" w:color="auto"/>
            </w:tcBorders>
          </w:tcPr>
          <w:p w14:paraId="44832EE7" w14:textId="77777777" w:rsidR="00075799" w:rsidRPr="007C5F50" w:rsidRDefault="00075799" w:rsidP="00C9658F">
            <w:pPr>
              <w:pStyle w:val="TableBody"/>
              <w:rPr>
                <w:b/>
                <w:bCs/>
              </w:rPr>
            </w:pPr>
            <w:r w:rsidRPr="007C5F50">
              <w:rPr>
                <w:b/>
                <w:bCs/>
              </w:rPr>
              <w:t>DENOMINATION SPLITS (Ordered Amt.)</w:t>
            </w:r>
          </w:p>
        </w:tc>
        <w:tc>
          <w:tcPr>
            <w:tcW w:w="5458" w:type="dxa"/>
            <w:tcBorders>
              <w:top w:val="single" w:sz="4" w:space="0" w:color="auto"/>
              <w:left w:val="single" w:sz="6" w:space="0" w:color="auto"/>
              <w:bottom w:val="single" w:sz="4" w:space="0" w:color="auto"/>
            </w:tcBorders>
          </w:tcPr>
          <w:p w14:paraId="77AB3E63" w14:textId="31A116E5" w:rsidR="00075799" w:rsidRPr="001671B4" w:rsidRDefault="00075799" w:rsidP="00C9658F">
            <w:pPr>
              <w:pStyle w:val="TableBody"/>
            </w:pPr>
            <w:r w:rsidRPr="001671B4">
              <w:t>T</w:t>
            </w:r>
            <w:r w:rsidR="00A065FB">
              <w:t>he t</w:t>
            </w:r>
            <w:r w:rsidRPr="001671B4">
              <w:t>otal recommended amount of money to be delivered to the Branch.</w:t>
            </w:r>
          </w:p>
        </w:tc>
      </w:tr>
      <w:tr w:rsidR="00075799" w:rsidRPr="001671B4" w14:paraId="3B3B5BDE"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AD187EC" w14:textId="77777777" w:rsidR="00075799" w:rsidRPr="007C5F50" w:rsidRDefault="00075799" w:rsidP="00C9658F">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3583D7B" w14:textId="7C5AB157" w:rsidR="00075799" w:rsidRPr="001671B4" w:rsidRDefault="00A065FB" w:rsidP="00C9658F">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DCD12B0" w14:textId="77777777" w:rsidR="00075799" w:rsidRDefault="00075799" w:rsidP="006C37B5">
      <w:pPr>
        <w:pStyle w:val="ListNumber"/>
        <w:numPr>
          <w:ilvl w:val="0"/>
          <w:numId w:val="103"/>
        </w:numPr>
      </w:pPr>
      <w:r>
        <w:t>To complete the recommendations process, select one of the options in the following table:</w:t>
      </w:r>
    </w:p>
    <w:tbl>
      <w:tblPr>
        <w:tblW w:w="7276" w:type="dxa"/>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409"/>
        <w:gridCol w:w="4867"/>
      </w:tblGrid>
      <w:tr w:rsidR="00075799" w:rsidRPr="001671B4" w14:paraId="4E64EE19" w14:textId="77777777" w:rsidTr="007C5F50">
        <w:trPr>
          <w:cantSplit/>
          <w:tblHeader/>
        </w:trPr>
        <w:tc>
          <w:tcPr>
            <w:tcW w:w="2409" w:type="dxa"/>
            <w:tcBorders>
              <w:top w:val="single" w:sz="6" w:space="0" w:color="auto"/>
              <w:bottom w:val="single" w:sz="4" w:space="0" w:color="auto"/>
              <w:right w:val="single" w:sz="4" w:space="0" w:color="auto"/>
            </w:tcBorders>
            <w:shd w:val="clear" w:color="auto" w:fill="54B948"/>
          </w:tcPr>
          <w:p w14:paraId="0F52989F" w14:textId="77777777" w:rsidR="00075799" w:rsidRPr="001671B4" w:rsidRDefault="00075799" w:rsidP="00C9658F">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
          <w:p w14:paraId="6EB5C574" w14:textId="77777777" w:rsidR="00075799" w:rsidRPr="001671B4" w:rsidRDefault="00075799" w:rsidP="00C9658F">
            <w:pPr>
              <w:pStyle w:val="TableHeading"/>
            </w:pPr>
            <w:r w:rsidRPr="001671B4">
              <w:t>Then follow these steps:</w:t>
            </w:r>
          </w:p>
        </w:tc>
      </w:tr>
      <w:tr w:rsidR="00075799" w:rsidRPr="001671B4" w14:paraId="0C00698B"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110F11C6" w14:textId="77777777" w:rsidR="00075799" w:rsidRPr="001671B4" w:rsidRDefault="00075799" w:rsidP="00C9658F">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A29807F" w14:textId="77777777" w:rsidR="00075799" w:rsidRPr="001671B4" w:rsidRDefault="00075799" w:rsidP="00C9658F">
            <w:pPr>
              <w:pStyle w:val="TableBody"/>
            </w:pPr>
            <w:r w:rsidRPr="001671B4">
              <w:t xml:space="preserve">Click </w:t>
            </w:r>
            <w:r w:rsidRPr="001671B4">
              <w:rPr>
                <w:b/>
                <w:bCs/>
              </w:rPr>
              <w:t xml:space="preserve">Accept.  </w:t>
            </w:r>
            <w:r w:rsidRPr="001671B4">
              <w:t>A confirmation message is displayed to confirm acceptance.</w:t>
            </w:r>
          </w:p>
          <w:p w14:paraId="75333803" w14:textId="77777777" w:rsidR="00075799" w:rsidRPr="001671B4" w:rsidRDefault="00075799" w:rsidP="00C9658F">
            <w:pPr>
              <w:pStyle w:val="TableBody"/>
            </w:pPr>
            <w:r w:rsidRPr="001671B4">
              <w:t>Once confirmed, a message indicating that the recommendation for the selected Branch has been confirmed is displayed.  At this point, the recommendation has been converted to a cash order.</w:t>
            </w:r>
          </w:p>
          <w:p w14:paraId="48F8CDEA" w14:textId="3E524C05" w:rsidR="00075799" w:rsidRPr="001671B4" w:rsidRDefault="00075799" w:rsidP="007C5F50">
            <w:pPr>
              <w:pStyle w:val="TableCaution"/>
            </w:pPr>
            <w:r w:rsidRPr="001671B4">
              <w:rPr>
                <w:b/>
                <w:bCs/>
              </w:rPr>
              <w:t xml:space="preserve">Caution:  </w:t>
            </w:r>
            <w:r w:rsidR="008E3C55">
              <w:t>C</w:t>
            </w:r>
            <w:r w:rsidRPr="001671B4">
              <w:t>ommitted or accepted recommendations cannot be changed. If an order already exists for the same date, an alert message will be displayed.</w:t>
            </w:r>
          </w:p>
        </w:tc>
      </w:tr>
      <w:tr w:rsidR="00075799" w:rsidRPr="001671B4" w14:paraId="6AEFAB5C"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6DDC3AE" w14:textId="77777777" w:rsidR="00075799" w:rsidRPr="001671B4" w:rsidRDefault="00075799" w:rsidP="00C9658F">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4A896F2" w14:textId="77777777" w:rsidR="00075799" w:rsidRPr="001671B4" w:rsidRDefault="00075799" w:rsidP="00C9658F">
            <w:pPr>
              <w:pStyle w:val="TableBody"/>
            </w:pPr>
            <w:r w:rsidRPr="001671B4">
              <w:t xml:space="preserve">Click </w:t>
            </w:r>
            <w:r w:rsidRPr="001671B4">
              <w:rPr>
                <w:b/>
                <w:bCs/>
              </w:rPr>
              <w:t>Override</w:t>
            </w:r>
            <w:r w:rsidRPr="001671B4">
              <w:t>.</w:t>
            </w:r>
          </w:p>
          <w:p w14:paraId="52B3863F" w14:textId="77777777" w:rsidR="00075799" w:rsidRPr="001671B4" w:rsidRDefault="00075799" w:rsidP="00C9658F">
            <w:pPr>
              <w:pStyle w:val="TableBody"/>
            </w:pPr>
            <w:r w:rsidRPr="001671B4">
              <w:t xml:space="preserve">On the </w:t>
            </w:r>
            <w:r w:rsidRPr="001671B4">
              <w:rPr>
                <w:i/>
                <w:iCs/>
              </w:rPr>
              <w:t xml:space="preserve">Override Recommendations </w:t>
            </w:r>
            <w:r w:rsidRPr="001671B4">
              <w:t xml:space="preserve">screen, update the </w:t>
            </w:r>
            <w:r>
              <w:rPr>
                <w:b/>
                <w:bCs/>
              </w:rPr>
              <w:t xml:space="preserve">Amount by denomination and/or Quality </w:t>
            </w:r>
            <w:r w:rsidRPr="001671B4">
              <w:t xml:space="preserve">and the </w:t>
            </w:r>
            <w:r w:rsidRPr="001671B4">
              <w:rPr>
                <w:b/>
                <w:bCs/>
              </w:rPr>
              <w:t xml:space="preserve">Total Amount </w:t>
            </w:r>
            <w:r w:rsidRPr="001671B4">
              <w:t xml:space="preserve">will be updated automatically.  </w:t>
            </w:r>
          </w:p>
          <w:p w14:paraId="4C3211E7" w14:textId="77777777" w:rsidR="00075799" w:rsidRPr="001671B4" w:rsidRDefault="00075799" w:rsidP="00C9658F">
            <w:pPr>
              <w:pStyle w:val="TableBody"/>
            </w:pPr>
            <w:r w:rsidRPr="001671B4">
              <w:t xml:space="preserve">If necessary, enter a message regarding this order in the field provided. </w:t>
            </w:r>
          </w:p>
          <w:p w14:paraId="37E59DCA" w14:textId="77777777" w:rsidR="00075799" w:rsidRPr="001671B4" w:rsidRDefault="00075799" w:rsidP="00C9658F">
            <w:pPr>
              <w:pStyle w:val="TableBody"/>
            </w:pPr>
            <w:r w:rsidRPr="001671B4">
              <w:t xml:space="preserve">Click the down arrow to select an override reason. </w:t>
            </w:r>
          </w:p>
          <w:p w14:paraId="7EE3242C" w14:textId="77777777" w:rsidR="00075799" w:rsidRPr="001671B4" w:rsidRDefault="00075799" w:rsidP="00C9658F">
            <w:pPr>
              <w:pStyle w:val="TableBody"/>
            </w:pPr>
            <w:r w:rsidRPr="001671B4">
              <w:t xml:space="preserve">Click </w:t>
            </w:r>
            <w:r w:rsidRPr="001671B4">
              <w:rPr>
                <w:b/>
                <w:bCs/>
              </w:rPr>
              <w:t xml:space="preserve">Submit </w:t>
            </w:r>
            <w:r w:rsidRPr="001671B4">
              <w:t>to proceed with this order.</w:t>
            </w:r>
          </w:p>
        </w:tc>
      </w:tr>
      <w:tr w:rsidR="00075799" w:rsidRPr="001671B4" w14:paraId="1FA45AB8"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78DE089" w14:textId="77777777" w:rsidR="00075799" w:rsidRPr="001671B4" w:rsidRDefault="00075799" w:rsidP="00C9658F">
            <w:pPr>
              <w:pStyle w:val="TableBody"/>
              <w:rPr>
                <w:highlight w:val="yellow"/>
              </w:rPr>
            </w:pPr>
            <w:bookmarkStart w:id="160" w:name="_Ref27126578"/>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417A7C14" w14:textId="763B2791" w:rsidR="008E3C55" w:rsidRDefault="00075799" w:rsidP="00C9658F">
            <w:pPr>
              <w:pStyle w:val="TableBody"/>
            </w:pPr>
            <w:r w:rsidRPr="001671B4">
              <w:t>Branch user</w:t>
            </w:r>
            <w:r w:rsidR="00F3191F">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68EBA1D6" w14:textId="14B36181" w:rsidR="00075799" w:rsidRPr="001671B4" w:rsidRDefault="008E3C55" w:rsidP="007C5F50">
            <w:pPr>
              <w:pStyle w:val="TableNote"/>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w:t>
            </w:r>
          </w:p>
          <w:p w14:paraId="32AC862E" w14:textId="77777777" w:rsidR="00075799" w:rsidRPr="001671B4" w:rsidRDefault="00075799" w:rsidP="00C9658F">
            <w:pPr>
              <w:pStyle w:val="TableBody"/>
              <w:rPr>
                <w:highlight w:val="yellow"/>
              </w:rPr>
            </w:pPr>
            <w:r w:rsidRPr="001671B4">
              <w:t xml:space="preserve">To decline the recommendation, click </w:t>
            </w:r>
            <w:r w:rsidRPr="001671B4">
              <w:rPr>
                <w:b/>
                <w:bCs/>
              </w:rPr>
              <w:t>Decline</w:t>
            </w:r>
            <w:r w:rsidRPr="001671B4">
              <w:t>.</w:t>
            </w:r>
          </w:p>
        </w:tc>
      </w:tr>
    </w:tbl>
    <w:p w14:paraId="7F390DAC" w14:textId="545EA76A" w:rsidR="00075799" w:rsidRDefault="00075799" w:rsidP="00075799">
      <w:pPr>
        <w:rPr>
          <w:caps/>
          <w:color w:val="622423"/>
          <w:spacing w:val="10"/>
        </w:rPr>
      </w:pPr>
      <w:bookmarkStart w:id="161" w:name="_Ref69805920"/>
    </w:p>
    <w:p w14:paraId="4ACE6E9A" w14:textId="77777777" w:rsidR="00075799" w:rsidRPr="008C2A35" w:rsidRDefault="00075799" w:rsidP="00075799">
      <w:pPr>
        <w:pStyle w:val="Heading4"/>
      </w:pPr>
      <w:r w:rsidRPr="008C2A35">
        <w:t>Additional Notes on Overriding Recommendations</w:t>
      </w:r>
      <w:bookmarkEnd w:id="160"/>
      <w:bookmarkEnd w:id="161"/>
    </w:p>
    <w:p w14:paraId="6C75F22B" w14:textId="40B05F44" w:rsidR="00075799" w:rsidRDefault="00075799" w:rsidP="00075799">
      <w:pPr>
        <w:pStyle w:val="BodyText"/>
      </w:pPr>
      <w:r w:rsidRPr="007C5F50">
        <w:rPr>
          <w:b/>
          <w:bCs/>
          <w:u w:val="single"/>
        </w:rPr>
        <w:t>An example</w:t>
      </w:r>
      <w:r>
        <w:t xml:space="preserve"> of the </w:t>
      </w:r>
      <w:r>
        <w:rPr>
          <w:i/>
          <w:iCs/>
        </w:rPr>
        <w:t xml:space="preserve">Override Recommendations </w:t>
      </w:r>
      <w:r>
        <w:t xml:space="preserve">screen for an ATM is shown below.  The only editable fields on this screen are the </w:t>
      </w:r>
      <w:r>
        <w:rPr>
          <w:b/>
          <w:bCs/>
        </w:rPr>
        <w:t xml:space="preserve">Ordered Amount </w:t>
      </w:r>
      <w:r>
        <w:t>by denomination</w:t>
      </w:r>
      <w:r>
        <w:rPr>
          <w:b/>
          <w:bCs/>
        </w:rPr>
        <w:t xml:space="preserve"> </w:t>
      </w:r>
      <w:r>
        <w:t xml:space="preserve">and </w:t>
      </w:r>
      <w:r>
        <w:rPr>
          <w:b/>
          <w:bCs/>
        </w:rPr>
        <w:t xml:space="preserve">Message </w:t>
      </w:r>
      <w:r>
        <w:t>fields</w:t>
      </w:r>
      <w:r>
        <w:rPr>
          <w:b/>
          <w:bCs/>
        </w:rPr>
        <w:t xml:space="preserve">.  </w:t>
      </w:r>
      <w:r>
        <w:t xml:space="preserve">When these fields are updated, the </w:t>
      </w:r>
      <w:r>
        <w:rPr>
          <w:b/>
          <w:bCs/>
        </w:rPr>
        <w:t xml:space="preserve">Total Ordered Amount by Currency </w:t>
      </w:r>
      <w:r>
        <w:t xml:space="preserve">is automatically updated.  When making changes to individual denomination amounts, be sure to </w:t>
      </w:r>
      <w:r w:rsidR="00035988">
        <w:t>consider</w:t>
      </w:r>
      <w:r>
        <w:t xml:space="preserve"> the following factors:</w:t>
      </w:r>
    </w:p>
    <w:p w14:paraId="03D84EDD" w14:textId="77777777" w:rsidR="00075799" w:rsidRDefault="00075799" w:rsidP="00C9658F">
      <w:pPr>
        <w:pStyle w:val="ListBullet"/>
        <w:rPr>
          <w:b/>
          <w:bCs/>
        </w:rPr>
      </w:pPr>
      <w:r>
        <w:t>The Maximum Capacity of the Cashpoint</w:t>
      </w:r>
    </w:p>
    <w:p w14:paraId="1C5635DA" w14:textId="15B5A5A8" w:rsidR="00075799" w:rsidRDefault="00075799" w:rsidP="00C9658F">
      <w:pPr>
        <w:pStyle w:val="ListBullet"/>
        <w:rPr>
          <w:b/>
          <w:bCs/>
        </w:rPr>
      </w:pPr>
      <w:r>
        <w:t xml:space="preserve">The Ordered Amount by denomination should be a valid order amount based on </w:t>
      </w:r>
      <w:r w:rsidR="00F3191F">
        <w:t xml:space="preserve">the </w:t>
      </w:r>
      <w:r>
        <w:t>order unit.</w:t>
      </w:r>
    </w:p>
    <w:p w14:paraId="26077F6D" w14:textId="6B81308F" w:rsidR="00075799" w:rsidRDefault="00075799" w:rsidP="00075799">
      <w:pPr>
        <w:pStyle w:val="Caption"/>
        <w:ind w:left="540"/>
        <w:rPr>
          <w:b/>
          <w:bCs/>
        </w:rPr>
      </w:pPr>
      <w:r>
        <w:t xml:space="preserve">Figure </w:t>
      </w:r>
      <w:r w:rsidR="00743EA5">
        <w:fldChar w:fldCharType="begin"/>
      </w:r>
      <w:r w:rsidR="00743EA5">
        <w:instrText xml:space="preserve"> SEQ Figure \* ARABIC </w:instrText>
      </w:r>
      <w:r w:rsidR="00743EA5">
        <w:fldChar w:fldCharType="separate"/>
      </w:r>
      <w:r w:rsidR="009F0B76">
        <w:rPr>
          <w:noProof/>
        </w:rPr>
        <w:t>17</w:t>
      </w:r>
      <w:r w:rsidR="00743EA5">
        <w:rPr>
          <w:noProof/>
        </w:rPr>
        <w:fldChar w:fldCharType="end"/>
      </w:r>
      <w:r>
        <w:t>:  Override Recommendation Screen</w:t>
      </w:r>
    </w:p>
    <w:p w14:paraId="08B04088" w14:textId="29E66356" w:rsidR="00075799" w:rsidRDefault="00395C4D" w:rsidP="00075799">
      <w:pPr>
        <w:pStyle w:val="BodyText"/>
      </w:pPr>
      <w:r>
        <w:rPr>
          <w:noProof/>
        </w:rPr>
        <mc:AlternateContent>
          <mc:Choice Requires="wps">
            <w:drawing>
              <wp:anchor distT="0" distB="0" distL="114300" distR="114300" simplePos="0" relativeHeight="251658242" behindDoc="0" locked="0" layoutInCell="1" allowOverlap="1" wp14:anchorId="159B76D8" wp14:editId="78BCB21D">
                <wp:simplePos x="0" y="0"/>
                <wp:positionH relativeFrom="column">
                  <wp:posOffset>1717482</wp:posOffset>
                </wp:positionH>
                <wp:positionV relativeFrom="paragraph">
                  <wp:posOffset>1508152</wp:posOffset>
                </wp:positionV>
                <wp:extent cx="270344" cy="168385"/>
                <wp:effectExtent l="0" t="38100" r="53975" b="2222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0344" cy="168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4DFEBCC1" id="Straight Connector 9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25pt,118.75pt" to="156.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">
                <v:stroke endarrow="block"/>
              </v:line>
            </w:pict>
          </mc:Fallback>
        </mc:AlternateContent>
      </w:r>
      <w:r>
        <w:rPr>
          <w:noProof/>
        </w:rPr>
        <mc:AlternateContent>
          <mc:Choice Requires="wps">
            <w:drawing>
              <wp:anchor distT="0" distB="0" distL="114300" distR="114300" simplePos="0" relativeHeight="251658241" behindDoc="0" locked="0" layoutInCell="1" allowOverlap="1" wp14:anchorId="502D5C07" wp14:editId="6F5AF9B9">
                <wp:simplePos x="0" y="0"/>
                <wp:positionH relativeFrom="column">
                  <wp:posOffset>1765190</wp:posOffset>
                </wp:positionH>
                <wp:positionV relativeFrom="paragraph">
                  <wp:posOffset>1023122</wp:posOffset>
                </wp:positionV>
                <wp:extent cx="2735248" cy="692343"/>
                <wp:effectExtent l="0" t="57150" r="0" b="317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5248" cy="692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1FA61BCD" id="Straight Connector 9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80.55pt" to="354.3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">
                <v:stroke endarrow="block"/>
              </v:line>
            </w:pict>
          </mc:Fallback>
        </mc:AlternateContent>
      </w:r>
      <w:r w:rsidR="00C23744">
        <w:rPr>
          <w:noProof/>
        </w:rPr>
        <mc:AlternateContent>
          <mc:Choice Requires="wps">
            <w:drawing>
              <wp:anchor distT="0" distB="0" distL="114300" distR="114300" simplePos="0" relativeHeight="251658240" behindDoc="0" locked="0" layoutInCell="1" allowOverlap="1" wp14:anchorId="725AE78C" wp14:editId="66EE89BD">
                <wp:simplePos x="0" y="0"/>
                <wp:positionH relativeFrom="column">
                  <wp:posOffset>-376693</wp:posOffset>
                </wp:positionH>
                <wp:positionV relativeFrom="paragraph">
                  <wp:posOffset>1665908</wp:posOffset>
                </wp:positionV>
                <wp:extent cx="2171700" cy="6858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99"/>
                        </a:solidFill>
                        <a:ln w="9525">
                          <a:solidFill>
                            <a:srgbClr val="000000"/>
                          </a:solidFill>
                          <a:miter lim="800000"/>
                          <a:headEnd/>
                          <a:tailEnd/>
                        </a:ln>
                      </wps:spPr>
                      <wps:txb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E78C" id="_x0000_t202" coordsize="21600,21600" o:spt="202" path="m,l,21600r21600,l21600,xe">
                <v:stroke joinstyle="miter"/>
                <v:path gradientshapeok="t" o:connecttype="rect"/>
              </v:shapetype>
              <v:shape id="Text Box 94" o:spid="_x0000_s1026" type="#_x0000_t202" style="position:absolute;left:0;text-align:left;margin-left:-29.65pt;margin-top:131.15pt;width:171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" fillcolor="#ff9">
                <v:textbo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v:textbox>
              </v:shape>
            </w:pict>
          </mc:Fallback>
        </mc:AlternateContent>
      </w:r>
      <w:r w:rsidR="00075799">
        <w:rPr>
          <w:noProof/>
        </w:rPr>
        <w:drawing>
          <wp:inline distT="0" distB="0" distL="0" distR="0" wp14:anchorId="41517D06" wp14:editId="258DA36E">
            <wp:extent cx="5486400" cy="3019425"/>
            <wp:effectExtent l="76200" t="76200" r="133350" b="142875"/>
            <wp:docPr id="1069986935" name="Picture 10699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86344" w14:textId="39D09375" w:rsidR="00075799" w:rsidRDefault="00075799" w:rsidP="00075799"/>
    <w:p w14:paraId="12F51AF2" w14:textId="77777777" w:rsidR="00075799" w:rsidRPr="008C2A35" w:rsidRDefault="00075799" w:rsidP="00075799">
      <w:pPr>
        <w:pStyle w:val="Heading4"/>
      </w:pPr>
      <w:bookmarkStart w:id="162" w:name="_Ref66265199"/>
      <w:r w:rsidRPr="008C2A35">
        <w:t>Future Recommendations</w:t>
      </w:r>
      <w:bookmarkEnd w:id="157"/>
      <w:bookmarkEnd w:id="162"/>
    </w:p>
    <w:p w14:paraId="6017777A" w14:textId="49437F88" w:rsidR="00075799" w:rsidRDefault="00E92716" w:rsidP="00075799">
      <w:pPr>
        <w:pStyle w:val="BodyText"/>
      </w:pPr>
      <w:r>
        <w:t>The</w:t>
      </w:r>
      <w:r w:rsidR="00075799">
        <w:t xml:space="preserve"> future recommendations for a particular Cashpoint can be reviewed by clicking on the </w:t>
      </w:r>
      <w:r w:rsidR="00075799">
        <w:rPr>
          <w:b/>
          <w:bCs/>
        </w:rPr>
        <w:t>Future Recommendations</w:t>
      </w:r>
      <w:r w:rsidR="00075799">
        <w:t xml:space="preserve"> in the </w:t>
      </w:r>
      <w:r w:rsidR="00075799">
        <w:rPr>
          <w:b/>
          <w:bCs/>
        </w:rPr>
        <w:t>Navigation Window</w:t>
      </w:r>
      <w:r w:rsidR="00075799">
        <w:t xml:space="preserve">. </w:t>
      </w:r>
    </w:p>
    <w:p w14:paraId="7F4F5AAF" w14:textId="0DDB0471" w:rsidR="00075799" w:rsidRDefault="00075799" w:rsidP="00075799">
      <w:pPr>
        <w:pStyle w:val="Caption"/>
        <w:ind w:left="540"/>
        <w:rPr>
          <w:b/>
          <w:bCs/>
        </w:rPr>
      </w:pPr>
      <w:r>
        <w:t xml:space="preserve">Figure </w:t>
      </w:r>
      <w:r w:rsidRPr="6BC33D6B">
        <w:fldChar w:fldCharType="begin"/>
      </w:r>
      <w:r>
        <w:instrText xml:space="preserve"> SEQ Figure \* ARABIC </w:instrText>
      </w:r>
      <w:r w:rsidRPr="6BC33D6B">
        <w:fldChar w:fldCharType="separate"/>
      </w:r>
      <w:r w:rsidR="009F0B76">
        <w:rPr>
          <w:noProof/>
        </w:rPr>
        <w:t>18</w:t>
      </w:r>
      <w:r w:rsidRPr="6BC33D6B">
        <w:rPr>
          <w:noProof/>
        </w:rPr>
        <w:fldChar w:fldCharType="end"/>
      </w:r>
      <w:r>
        <w:t>:  Future Recommendations Screen</w:t>
      </w:r>
    </w:p>
    <w:p w14:paraId="2256E3D6" w14:textId="77777777" w:rsidR="00075799" w:rsidRDefault="00075799" w:rsidP="00075799">
      <w:pPr>
        <w:pStyle w:val="BodyText"/>
      </w:pPr>
      <w:r>
        <w:rPr>
          <w:noProof/>
        </w:rPr>
        <w:drawing>
          <wp:inline distT="0" distB="0" distL="0" distR="0" wp14:anchorId="2F465130" wp14:editId="16325240">
            <wp:extent cx="5486400" cy="1619250"/>
            <wp:effectExtent l="76200" t="76200" r="133350" b="133350"/>
            <wp:docPr id="467365369" name="Picture 4673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F50BF" w14:textId="77777777" w:rsidR="00075799" w:rsidRDefault="00075799" w:rsidP="00075799">
      <w:pPr>
        <w:pStyle w:val="BodyText"/>
      </w:pPr>
      <w:r>
        <w:t xml:space="preserve">The following table describes the information displayed in the Future Recommendation window: </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B3B0040" w14:textId="77777777" w:rsidTr="007C5F50">
        <w:trPr>
          <w:cantSplit/>
          <w:tblHeader/>
        </w:trPr>
        <w:tc>
          <w:tcPr>
            <w:tcW w:w="1909" w:type="dxa"/>
            <w:tcBorders>
              <w:top w:val="single" w:sz="6" w:space="0" w:color="auto"/>
              <w:bottom w:val="double" w:sz="6" w:space="0" w:color="auto"/>
              <w:right w:val="single" w:sz="6" w:space="0" w:color="auto"/>
            </w:tcBorders>
            <w:shd w:val="clear" w:color="auto" w:fill="54B948"/>
          </w:tcPr>
          <w:p w14:paraId="1B799E95" w14:textId="77777777" w:rsidR="00075799" w:rsidRPr="001671B4" w:rsidRDefault="00075799" w:rsidP="00C9658F">
            <w:pPr>
              <w:pStyle w:val="TableHeading"/>
            </w:pPr>
            <w:r w:rsidRPr="001671B4">
              <w:t>Field Name</w:t>
            </w:r>
          </w:p>
        </w:tc>
        <w:tc>
          <w:tcPr>
            <w:tcW w:w="5458" w:type="dxa"/>
            <w:tcBorders>
              <w:top w:val="single" w:sz="6" w:space="0" w:color="auto"/>
              <w:left w:val="nil"/>
              <w:bottom w:val="double" w:sz="6" w:space="0" w:color="auto"/>
            </w:tcBorders>
            <w:shd w:val="clear" w:color="auto" w:fill="54B948"/>
          </w:tcPr>
          <w:p w14:paraId="23C582E3" w14:textId="77777777" w:rsidR="00075799" w:rsidRPr="001671B4" w:rsidRDefault="00075799" w:rsidP="00C9658F">
            <w:pPr>
              <w:pStyle w:val="TableHeading"/>
            </w:pPr>
            <w:r w:rsidRPr="001671B4">
              <w:t>Description</w:t>
            </w:r>
          </w:p>
        </w:tc>
      </w:tr>
      <w:tr w:rsidR="00075799" w:rsidRPr="001671B4" w14:paraId="26EDF3E8" w14:textId="77777777" w:rsidTr="007C5F50">
        <w:trPr>
          <w:cantSplit/>
        </w:trPr>
        <w:tc>
          <w:tcPr>
            <w:tcW w:w="1909" w:type="dxa"/>
            <w:tcBorders>
              <w:top w:val="single" w:sz="6" w:space="0" w:color="auto"/>
              <w:bottom w:val="single" w:sz="6" w:space="0" w:color="auto"/>
              <w:right w:val="single" w:sz="6" w:space="0" w:color="auto"/>
            </w:tcBorders>
          </w:tcPr>
          <w:p w14:paraId="51858385" w14:textId="77777777" w:rsidR="00075799" w:rsidRPr="007C5F50" w:rsidRDefault="00075799" w:rsidP="00C9658F">
            <w:pPr>
              <w:pStyle w:val="TableBody"/>
              <w:rPr>
                <w:b/>
                <w:bCs/>
              </w:rPr>
            </w:pPr>
            <w:r w:rsidRPr="007C5F50">
              <w:rPr>
                <w:b/>
                <w:bCs/>
              </w:rPr>
              <w:t>Rec / Order Date</w:t>
            </w:r>
          </w:p>
        </w:tc>
        <w:tc>
          <w:tcPr>
            <w:tcW w:w="5458" w:type="dxa"/>
            <w:tcBorders>
              <w:top w:val="single" w:sz="6" w:space="0" w:color="auto"/>
              <w:left w:val="single" w:sz="6" w:space="0" w:color="auto"/>
              <w:bottom w:val="single" w:sz="6" w:space="0" w:color="auto"/>
            </w:tcBorders>
          </w:tcPr>
          <w:p w14:paraId="0A13714B" w14:textId="7FA3F474" w:rsidR="00075799" w:rsidRPr="001671B4" w:rsidRDefault="00F3191F" w:rsidP="00C9658F">
            <w:pPr>
              <w:pStyle w:val="TableBody"/>
            </w:pPr>
            <w:r>
              <w:t>The d</w:t>
            </w:r>
            <w:r w:rsidRPr="001671B4">
              <w:t xml:space="preserve">ate </w:t>
            </w:r>
            <w:r w:rsidR="00075799" w:rsidRPr="001671B4">
              <w:t>on which recommended amount of cash to be delivered to the Cashpoint should be prepared at the Vault. That is the date on which the vault should receive the Cashpoint cash order.</w:t>
            </w:r>
          </w:p>
        </w:tc>
      </w:tr>
      <w:tr w:rsidR="00075799" w:rsidRPr="001671B4" w14:paraId="2279ADA7" w14:textId="77777777" w:rsidTr="007C5F50">
        <w:trPr>
          <w:cantSplit/>
        </w:trPr>
        <w:tc>
          <w:tcPr>
            <w:tcW w:w="1909" w:type="dxa"/>
            <w:tcBorders>
              <w:top w:val="single" w:sz="6" w:space="0" w:color="auto"/>
              <w:bottom w:val="single" w:sz="6" w:space="0" w:color="auto"/>
              <w:right w:val="single" w:sz="6" w:space="0" w:color="auto"/>
            </w:tcBorders>
          </w:tcPr>
          <w:p w14:paraId="11B2E4D3" w14:textId="77777777" w:rsidR="00075799" w:rsidRPr="007C5F50" w:rsidRDefault="00075799" w:rsidP="00C9658F">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17012874" w14:textId="77777777" w:rsidR="00075799" w:rsidRPr="001671B4" w:rsidRDefault="00075799" w:rsidP="00C9658F">
            <w:pPr>
              <w:pStyle w:val="TableBody"/>
            </w:pPr>
            <w:r w:rsidRPr="001671B4">
              <w:t>For an ATM it will be Add Cash or Replace, whereas for branches Delivery or Return.</w:t>
            </w:r>
          </w:p>
        </w:tc>
      </w:tr>
      <w:tr w:rsidR="00075799" w:rsidRPr="001671B4" w14:paraId="18B5CB15" w14:textId="77777777" w:rsidTr="007C5F50">
        <w:trPr>
          <w:cantSplit/>
        </w:trPr>
        <w:tc>
          <w:tcPr>
            <w:tcW w:w="1909" w:type="dxa"/>
            <w:tcBorders>
              <w:top w:val="single" w:sz="6" w:space="0" w:color="auto"/>
              <w:bottom w:val="single" w:sz="6" w:space="0" w:color="auto"/>
              <w:right w:val="single" w:sz="6" w:space="0" w:color="auto"/>
            </w:tcBorders>
          </w:tcPr>
          <w:p w14:paraId="3107AC65" w14:textId="77777777" w:rsidR="00075799" w:rsidRPr="007C5F50" w:rsidRDefault="00075799" w:rsidP="00C9658F">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0E6D7889" w14:textId="4FE60166" w:rsidR="00075799" w:rsidRPr="001671B4" w:rsidRDefault="00F3191F" w:rsidP="00C9658F">
            <w:pPr>
              <w:pStyle w:val="TableBody"/>
            </w:pPr>
            <w:r>
              <w:t>The d</w:t>
            </w:r>
            <w:r w:rsidRPr="001671B4">
              <w:t xml:space="preserve">ate </w:t>
            </w:r>
            <w:r w:rsidR="00075799" w:rsidRPr="001671B4">
              <w:t>on which recommended amount of money will be delivered to the Cashpoint.</w:t>
            </w:r>
          </w:p>
        </w:tc>
      </w:tr>
      <w:tr w:rsidR="00075799" w:rsidRPr="001671B4" w14:paraId="08326DBC" w14:textId="77777777" w:rsidTr="007C5F50">
        <w:trPr>
          <w:cantSplit/>
        </w:trPr>
        <w:tc>
          <w:tcPr>
            <w:tcW w:w="1909" w:type="dxa"/>
            <w:tcBorders>
              <w:top w:val="single" w:sz="6" w:space="0" w:color="auto"/>
              <w:bottom w:val="single" w:sz="6" w:space="0" w:color="auto"/>
              <w:right w:val="single" w:sz="6" w:space="0" w:color="auto"/>
            </w:tcBorders>
          </w:tcPr>
          <w:p w14:paraId="113C97A9" w14:textId="77777777" w:rsidR="00075799" w:rsidRPr="007C5F50" w:rsidRDefault="00075799" w:rsidP="00C9658F">
            <w:pPr>
              <w:pStyle w:val="TableBody"/>
              <w:rPr>
                <w:b/>
                <w:bCs/>
              </w:rPr>
            </w:pPr>
            <w:r w:rsidRPr="007C5F50">
              <w:rPr>
                <w:b/>
                <w:bCs/>
              </w:rPr>
              <w:t>Recommended / Order Amount</w:t>
            </w:r>
          </w:p>
        </w:tc>
        <w:tc>
          <w:tcPr>
            <w:tcW w:w="5458" w:type="dxa"/>
            <w:tcBorders>
              <w:top w:val="single" w:sz="6" w:space="0" w:color="auto"/>
              <w:left w:val="single" w:sz="6" w:space="0" w:color="auto"/>
              <w:bottom w:val="single" w:sz="6" w:space="0" w:color="auto"/>
            </w:tcBorders>
          </w:tcPr>
          <w:p w14:paraId="5C92D641" w14:textId="77777777" w:rsidR="00075799" w:rsidRPr="001671B4" w:rsidRDefault="00075799" w:rsidP="00C9658F">
            <w:pPr>
              <w:pStyle w:val="TableBody"/>
            </w:pPr>
            <w:r w:rsidRPr="001671B4">
              <w:t>Recommended/ordered amount of money to be delivered to the Cashpoint (indicated by denomination).</w:t>
            </w:r>
          </w:p>
        </w:tc>
      </w:tr>
      <w:tr w:rsidR="00075799" w:rsidRPr="001671B4" w14:paraId="5D1D0890" w14:textId="77777777" w:rsidTr="007C5F50">
        <w:trPr>
          <w:cantSplit/>
        </w:trPr>
        <w:tc>
          <w:tcPr>
            <w:tcW w:w="1909" w:type="dxa"/>
            <w:tcBorders>
              <w:top w:val="single" w:sz="6" w:space="0" w:color="auto"/>
              <w:bottom w:val="single" w:sz="6" w:space="0" w:color="auto"/>
              <w:right w:val="single" w:sz="6" w:space="0" w:color="auto"/>
            </w:tcBorders>
          </w:tcPr>
          <w:p w14:paraId="11A86AEA" w14:textId="77777777" w:rsidR="00075799" w:rsidRPr="007C5F50" w:rsidRDefault="00075799" w:rsidP="00C9658F">
            <w:pPr>
              <w:pStyle w:val="TableBody"/>
              <w:rPr>
                <w:b/>
                <w:bCs/>
              </w:rPr>
            </w:pPr>
            <w:r w:rsidRPr="007C5F50">
              <w:rPr>
                <w:b/>
                <w:bCs/>
              </w:rPr>
              <w:t>Total</w:t>
            </w:r>
          </w:p>
        </w:tc>
        <w:tc>
          <w:tcPr>
            <w:tcW w:w="5458" w:type="dxa"/>
            <w:tcBorders>
              <w:top w:val="single" w:sz="6" w:space="0" w:color="auto"/>
              <w:left w:val="single" w:sz="6" w:space="0" w:color="auto"/>
              <w:bottom w:val="single" w:sz="6" w:space="0" w:color="auto"/>
            </w:tcBorders>
          </w:tcPr>
          <w:p w14:paraId="051A4D88" w14:textId="77777777" w:rsidR="00075799" w:rsidRPr="001671B4" w:rsidRDefault="00075799" w:rsidP="00C9658F">
            <w:pPr>
              <w:pStyle w:val="TableBody"/>
            </w:pPr>
            <w:r w:rsidRPr="001671B4">
              <w:t>Total recommended/ordered amount of money to be delivered to the Cashpoint.</w:t>
            </w:r>
          </w:p>
        </w:tc>
      </w:tr>
    </w:tbl>
    <w:p w14:paraId="3DDE51F5" w14:textId="77777777" w:rsidR="00075799" w:rsidRPr="00D8541E" w:rsidRDefault="00075799" w:rsidP="007C5F50"/>
    <w:tbl>
      <w:tblPr>
        <w:tblW w:w="0" w:type="auto"/>
        <w:tblInd w:w="1162"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900"/>
        <w:gridCol w:w="6750"/>
      </w:tblGrid>
      <w:tr w:rsidR="00075799" w:rsidRPr="001671B4" w14:paraId="5C46D701" w14:textId="77777777" w:rsidTr="007C5F50">
        <w:trPr>
          <w:cantSplit/>
          <w:trHeight w:val="840"/>
        </w:trPr>
        <w:tc>
          <w:tcPr>
            <w:tcW w:w="900" w:type="dxa"/>
          </w:tcPr>
          <w:p w14:paraId="14FAEF16" w14:textId="77777777" w:rsidR="00075799" w:rsidRPr="001671B4" w:rsidRDefault="00075799" w:rsidP="00C9658F">
            <w:pPr>
              <w:pStyle w:val="TableNote"/>
            </w:pPr>
            <w:r>
              <w:rPr>
                <w:noProof/>
              </w:rPr>
              <w:drawing>
                <wp:inline distT="0" distB="0" distL="0" distR="0" wp14:anchorId="5FA2A8E1" wp14:editId="7E35B6CC">
                  <wp:extent cx="302260" cy="3022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750" w:type="dxa"/>
            <w:tcBorders>
              <w:top w:val="single" w:sz="6" w:space="0" w:color="auto"/>
              <w:bottom w:val="single" w:sz="6" w:space="0" w:color="auto"/>
              <w:right w:val="single" w:sz="6" w:space="0" w:color="auto"/>
            </w:tcBorders>
            <w:vAlign w:val="center"/>
          </w:tcPr>
          <w:p w14:paraId="79B2D29D" w14:textId="45D07840" w:rsidR="00075799" w:rsidRPr="00B46853" w:rsidRDefault="00075799" w:rsidP="00B46853">
            <w:pPr>
              <w:pStyle w:val="TableNote"/>
            </w:pPr>
            <w:r w:rsidRPr="007C5F50">
              <w:rPr>
                <w:rStyle w:val="TableCellTextChar"/>
                <w:rFonts w:ascii="Open Sans" w:hAnsi="Open Sans" w:cs="Times New Roman"/>
                <w:b/>
                <w:bCs/>
                <w:sz w:val="20"/>
                <w:lang w:bidi="ar-SA"/>
              </w:rPr>
              <w:t>Note</w:t>
            </w:r>
            <w:r w:rsidRPr="007C5F50">
              <w:rPr>
                <w:rStyle w:val="TableCellTextChar"/>
                <w:rFonts w:ascii="Open Sans" w:hAnsi="Open Sans" w:cs="Times New Roman"/>
                <w:sz w:val="20"/>
                <w:lang w:bidi="ar-SA"/>
              </w:rPr>
              <w:t xml:space="preserve">:  All today’s and future recommendations can be viewed for all the ATMs and Branches the user is responsible for.  To do so, select All ATMs, All Branches or All Cashpoints from the </w:t>
            </w:r>
            <w:r w:rsidR="00F3191F" w:rsidRPr="007C5F50">
              <w:rPr>
                <w:rStyle w:val="TableCellTextChar"/>
                <w:rFonts w:ascii="Open Sans" w:hAnsi="Open Sans" w:cs="Times New Roman"/>
                <w:sz w:val="20"/>
                <w:lang w:bidi="ar-SA"/>
              </w:rPr>
              <w:t>drop-</w:t>
            </w:r>
            <w:r w:rsidRPr="007C5F50">
              <w:rPr>
                <w:rStyle w:val="TableCellTextChar"/>
                <w:rFonts w:ascii="Open Sans" w:hAnsi="Open Sans" w:cs="Times New Roman"/>
                <w:sz w:val="20"/>
                <w:lang w:bidi="ar-SA"/>
              </w:rPr>
              <w:t>down list in the Cashpoint Selection Window</w:t>
            </w:r>
            <w:r w:rsidRPr="00B46853">
              <w:t xml:space="preserve">. </w:t>
            </w:r>
          </w:p>
        </w:tc>
      </w:tr>
    </w:tbl>
    <w:p w14:paraId="24B338E0" w14:textId="7791C872" w:rsidR="00075799" w:rsidRDefault="00075799" w:rsidP="00075799">
      <w:pPr>
        <w:rPr>
          <w:color w:val="622423"/>
          <w:sz w:val="24"/>
          <w:szCs w:val="24"/>
        </w:rPr>
      </w:pPr>
      <w:bookmarkStart w:id="163" w:name="_Ref63846407"/>
      <w:bookmarkStart w:id="164" w:name="_Ref65643987"/>
      <w:bookmarkStart w:id="165" w:name="_Toc232225537"/>
      <w:bookmarkStart w:id="166" w:name="_Toc232225581"/>
    </w:p>
    <w:p w14:paraId="0A99B85A" w14:textId="77777777" w:rsidR="00075799" w:rsidRDefault="00075799" w:rsidP="00075799">
      <w:pPr>
        <w:pStyle w:val="Heading3"/>
      </w:pPr>
      <w:bookmarkStart w:id="167" w:name="_Toc54016733"/>
      <w:bookmarkStart w:id="168" w:name="_Toc130783759"/>
      <w:r>
        <w:t>Ordering &amp; Clearance</w:t>
      </w:r>
      <w:bookmarkEnd w:id="158"/>
      <w:bookmarkEnd w:id="163"/>
      <w:bookmarkEnd w:id="164"/>
      <w:bookmarkEnd w:id="165"/>
      <w:bookmarkEnd w:id="166"/>
      <w:bookmarkEnd w:id="167"/>
      <w:bookmarkEnd w:id="168"/>
    </w:p>
    <w:p w14:paraId="46421968" w14:textId="69A2130D" w:rsidR="00075799" w:rsidRDefault="00075799" w:rsidP="00075799">
      <w:pPr>
        <w:pStyle w:val="BodyText"/>
        <w:rPr>
          <w:b/>
          <w:bCs/>
        </w:rPr>
      </w:pPr>
      <w:r>
        <w:t xml:space="preserve">The </w:t>
      </w:r>
      <w:r w:rsidRPr="007C5F50">
        <w:rPr>
          <w:i/>
          <w:iCs/>
        </w:rPr>
        <w:t>Ordering and Clearance</w:t>
      </w:r>
      <w:r>
        <w:t xml:space="preserve"> options allow you to generate manual orders for Cashpoints in situations where no recommendation has been generated or when an emergency order is necessary.  The table below displays the options available under this feature for Branches and ATMs.  These options will appear in the </w:t>
      </w:r>
      <w:r>
        <w:rPr>
          <w:b/>
          <w:bCs/>
        </w:rPr>
        <w:t xml:space="preserve">Navigation Window </w:t>
      </w:r>
      <w:r>
        <w:t xml:space="preserve">and will be different depending on whether an ATM or Branch has been selected in the </w:t>
      </w:r>
      <w:r>
        <w:rPr>
          <w:b/>
          <w:bCs/>
        </w:rPr>
        <w:t>Cashpoint Selection Window.</w:t>
      </w:r>
    </w:p>
    <w:p w14:paraId="70D573E9" w14:textId="77777777" w:rsidR="00075799" w:rsidRDefault="00075799"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4850"/>
      </w:tblGrid>
      <w:tr w:rsidR="00075799" w:rsidRPr="001671B4" w14:paraId="3D8B0D5C"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47CC9646" w14:textId="77777777" w:rsidR="00075799" w:rsidRPr="001671B4" w:rsidRDefault="00075799" w:rsidP="00C9658F">
            <w:pPr>
              <w:pStyle w:val="TableHeading"/>
            </w:pPr>
            <w:r w:rsidRPr="001671B4">
              <w:t>Ordering &amp; Clearance Option</w:t>
            </w:r>
          </w:p>
        </w:tc>
        <w:tc>
          <w:tcPr>
            <w:tcW w:w="4850" w:type="dxa"/>
            <w:tcBorders>
              <w:top w:val="single" w:sz="6" w:space="0" w:color="auto"/>
              <w:left w:val="nil"/>
              <w:bottom w:val="double" w:sz="6" w:space="0" w:color="auto"/>
            </w:tcBorders>
            <w:shd w:val="clear" w:color="auto" w:fill="54B948"/>
          </w:tcPr>
          <w:p w14:paraId="0EADD32D" w14:textId="77777777" w:rsidR="00075799" w:rsidRPr="001671B4" w:rsidRDefault="00075799" w:rsidP="00C9658F">
            <w:pPr>
              <w:pStyle w:val="TableHeading"/>
            </w:pPr>
            <w:r w:rsidRPr="001671B4">
              <w:t>Description</w:t>
            </w:r>
          </w:p>
        </w:tc>
      </w:tr>
      <w:tr w:rsidR="00075799" w:rsidRPr="001671B4" w14:paraId="1696A0B3"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1A8C5C1D" w14:textId="77777777" w:rsidR="00075799" w:rsidRPr="001671B4" w:rsidRDefault="00075799" w:rsidP="00596BD6">
            <w:pPr>
              <w:pStyle w:val="TableHeader"/>
            </w:pPr>
            <w:r w:rsidRPr="001671B4">
              <w:t>ATMs</w:t>
            </w:r>
          </w:p>
        </w:tc>
        <w:tc>
          <w:tcPr>
            <w:tcW w:w="4850" w:type="dxa"/>
            <w:tcBorders>
              <w:top w:val="nil"/>
              <w:left w:val="single" w:sz="6" w:space="0" w:color="auto"/>
              <w:bottom w:val="single" w:sz="6" w:space="0" w:color="auto"/>
            </w:tcBorders>
            <w:shd w:val="clear" w:color="auto" w:fill="D7EBFF"/>
          </w:tcPr>
          <w:p w14:paraId="15B68846" w14:textId="77777777" w:rsidR="00075799" w:rsidRPr="001671B4" w:rsidRDefault="00075799" w:rsidP="00596BD6">
            <w:pPr>
              <w:pStyle w:val="CellText"/>
              <w:rPr>
                <w:i/>
                <w:iCs/>
                <w:sz w:val="20"/>
              </w:rPr>
            </w:pPr>
          </w:p>
        </w:tc>
      </w:tr>
      <w:tr w:rsidR="00075799" w:rsidRPr="001671B4" w14:paraId="2CCC0D38" w14:textId="77777777" w:rsidTr="007C5F50">
        <w:trPr>
          <w:cantSplit/>
        </w:trPr>
        <w:tc>
          <w:tcPr>
            <w:tcW w:w="2517" w:type="dxa"/>
            <w:tcBorders>
              <w:top w:val="single" w:sz="6" w:space="0" w:color="auto"/>
              <w:bottom w:val="single" w:sz="6" w:space="0" w:color="auto"/>
              <w:right w:val="single" w:sz="6" w:space="0" w:color="auto"/>
            </w:tcBorders>
          </w:tcPr>
          <w:p w14:paraId="2B9FC081" w14:textId="5D10B1F6" w:rsidR="00075799" w:rsidRPr="007C5F50" w:rsidRDefault="00075799" w:rsidP="00C9658F">
            <w:pPr>
              <w:pStyle w:val="TableBody"/>
              <w:rPr>
                <w:b/>
                <w:bCs/>
              </w:rPr>
            </w:pPr>
            <w:r w:rsidRPr="007C5F50">
              <w:rPr>
                <w:b/>
                <w:bCs/>
              </w:rPr>
              <w:t>Add Cash</w:t>
            </w:r>
          </w:p>
        </w:tc>
        <w:tc>
          <w:tcPr>
            <w:tcW w:w="4850" w:type="dxa"/>
            <w:tcBorders>
              <w:top w:val="single" w:sz="6" w:space="0" w:color="auto"/>
              <w:left w:val="single" w:sz="6" w:space="0" w:color="auto"/>
              <w:bottom w:val="single" w:sz="6" w:space="0" w:color="auto"/>
            </w:tcBorders>
          </w:tcPr>
          <w:p w14:paraId="2AA8E7A9" w14:textId="77777777" w:rsidR="00075799" w:rsidRPr="001671B4" w:rsidRDefault="00075799" w:rsidP="00C9658F">
            <w:pPr>
              <w:pStyle w:val="TableBody"/>
            </w:pPr>
            <w:r w:rsidRPr="001671B4">
              <w:t>Manual order to add cash to an “</w:t>
            </w:r>
            <w:r w:rsidRPr="007C5F50">
              <w:rPr>
                <w:b/>
                <w:bCs/>
              </w:rPr>
              <w:t>Add-Cash</w:t>
            </w:r>
            <w:r w:rsidRPr="001671B4">
              <w:t>” ATM.</w:t>
            </w:r>
          </w:p>
        </w:tc>
      </w:tr>
      <w:tr w:rsidR="00075799" w:rsidRPr="001671B4" w14:paraId="0DBA86F8" w14:textId="77777777" w:rsidTr="007C5F50">
        <w:trPr>
          <w:cantSplit/>
        </w:trPr>
        <w:tc>
          <w:tcPr>
            <w:tcW w:w="2517" w:type="dxa"/>
            <w:tcBorders>
              <w:top w:val="single" w:sz="6" w:space="0" w:color="auto"/>
              <w:bottom w:val="single" w:sz="6" w:space="0" w:color="auto"/>
              <w:right w:val="single" w:sz="6" w:space="0" w:color="auto"/>
            </w:tcBorders>
          </w:tcPr>
          <w:p w14:paraId="2B23FA7B" w14:textId="500F2A9F" w:rsidR="00075799" w:rsidRPr="007C5F50" w:rsidRDefault="00075799" w:rsidP="00C9658F">
            <w:pPr>
              <w:pStyle w:val="TableBody"/>
              <w:rPr>
                <w:b/>
                <w:bCs/>
              </w:rPr>
            </w:pPr>
            <w:r w:rsidRPr="007C5F50">
              <w:rPr>
                <w:b/>
                <w:bCs/>
              </w:rPr>
              <w:t>Replace Cash</w:t>
            </w:r>
          </w:p>
        </w:tc>
        <w:tc>
          <w:tcPr>
            <w:tcW w:w="4850" w:type="dxa"/>
            <w:tcBorders>
              <w:top w:val="single" w:sz="6" w:space="0" w:color="auto"/>
              <w:left w:val="single" w:sz="6" w:space="0" w:color="auto"/>
              <w:bottom w:val="single" w:sz="6" w:space="0" w:color="auto"/>
            </w:tcBorders>
          </w:tcPr>
          <w:p w14:paraId="1E4D120F" w14:textId="77777777" w:rsidR="00075799" w:rsidRPr="001671B4" w:rsidRDefault="00075799" w:rsidP="00C9658F">
            <w:pPr>
              <w:pStyle w:val="TableBody"/>
            </w:pPr>
            <w:r w:rsidRPr="001671B4">
              <w:t>Manual order to replace cash in a “</w:t>
            </w:r>
            <w:r w:rsidRPr="007C5F50">
              <w:rPr>
                <w:b/>
                <w:bCs/>
              </w:rPr>
              <w:t>Replace-Cash</w:t>
            </w:r>
            <w:r w:rsidRPr="001671B4">
              <w:t>” ATM.</w:t>
            </w:r>
          </w:p>
        </w:tc>
      </w:tr>
      <w:tr w:rsidR="00075799" w:rsidRPr="001671B4" w14:paraId="19B3CF67" w14:textId="77777777" w:rsidTr="007C5F50">
        <w:trPr>
          <w:cantSplit/>
        </w:trPr>
        <w:tc>
          <w:tcPr>
            <w:tcW w:w="2517" w:type="dxa"/>
            <w:tcBorders>
              <w:top w:val="single" w:sz="6" w:space="0" w:color="auto"/>
              <w:bottom w:val="single" w:sz="6" w:space="0" w:color="auto"/>
              <w:right w:val="single" w:sz="6" w:space="0" w:color="auto"/>
            </w:tcBorders>
          </w:tcPr>
          <w:p w14:paraId="47D89071" w14:textId="1F395090" w:rsidR="00075799" w:rsidRPr="007C5F50" w:rsidRDefault="00075799" w:rsidP="00C9658F">
            <w:pPr>
              <w:pStyle w:val="TableBody"/>
              <w:rPr>
                <w:b/>
                <w:bCs/>
              </w:rPr>
            </w:pPr>
            <w:r w:rsidRPr="007C5F50">
              <w:rPr>
                <w:b/>
                <w:bCs/>
              </w:rPr>
              <w:t>Emergency Add</w:t>
            </w:r>
          </w:p>
        </w:tc>
        <w:tc>
          <w:tcPr>
            <w:tcW w:w="4850" w:type="dxa"/>
            <w:tcBorders>
              <w:top w:val="single" w:sz="6" w:space="0" w:color="auto"/>
              <w:left w:val="single" w:sz="6" w:space="0" w:color="auto"/>
              <w:bottom w:val="single" w:sz="6" w:space="0" w:color="auto"/>
            </w:tcBorders>
          </w:tcPr>
          <w:p w14:paraId="5A2A094E" w14:textId="77777777" w:rsidR="00075799" w:rsidRPr="001671B4" w:rsidRDefault="00075799" w:rsidP="00C9658F">
            <w:pPr>
              <w:pStyle w:val="TableBody"/>
            </w:pPr>
            <w:r w:rsidRPr="001671B4">
              <w:t>Emergency order to add cash to an “</w:t>
            </w:r>
            <w:r w:rsidRPr="007C5F50">
              <w:rPr>
                <w:b/>
                <w:bCs/>
              </w:rPr>
              <w:t>Add-Cash</w:t>
            </w:r>
            <w:r w:rsidRPr="001671B4">
              <w:t>” ATM.</w:t>
            </w:r>
          </w:p>
        </w:tc>
      </w:tr>
      <w:tr w:rsidR="00075799" w:rsidRPr="001671B4" w14:paraId="38876017" w14:textId="77777777" w:rsidTr="007C5F50">
        <w:trPr>
          <w:cantSplit/>
        </w:trPr>
        <w:tc>
          <w:tcPr>
            <w:tcW w:w="2517" w:type="dxa"/>
            <w:tcBorders>
              <w:top w:val="single" w:sz="6" w:space="0" w:color="auto"/>
              <w:bottom w:val="single" w:sz="6" w:space="0" w:color="auto"/>
              <w:right w:val="single" w:sz="6" w:space="0" w:color="auto"/>
            </w:tcBorders>
          </w:tcPr>
          <w:p w14:paraId="222862A2" w14:textId="426A63A6" w:rsidR="00075799" w:rsidRPr="007C5F50" w:rsidRDefault="00075799" w:rsidP="00C9658F">
            <w:pPr>
              <w:pStyle w:val="TableBody"/>
              <w:rPr>
                <w:b/>
                <w:bCs/>
              </w:rPr>
            </w:pPr>
            <w:r w:rsidRPr="007C5F50">
              <w:rPr>
                <w:b/>
                <w:bCs/>
              </w:rPr>
              <w:t>Emergency Replace</w:t>
            </w:r>
          </w:p>
        </w:tc>
        <w:tc>
          <w:tcPr>
            <w:tcW w:w="4850" w:type="dxa"/>
            <w:tcBorders>
              <w:top w:val="single" w:sz="6" w:space="0" w:color="auto"/>
              <w:left w:val="single" w:sz="6" w:space="0" w:color="auto"/>
              <w:bottom w:val="single" w:sz="6" w:space="0" w:color="auto"/>
            </w:tcBorders>
          </w:tcPr>
          <w:p w14:paraId="025CADE2" w14:textId="77777777" w:rsidR="00075799" w:rsidRPr="001671B4" w:rsidRDefault="00075799" w:rsidP="00C9658F">
            <w:pPr>
              <w:pStyle w:val="TableBody"/>
            </w:pPr>
            <w:r w:rsidRPr="001671B4">
              <w:t>Emergency order to replace cash in a “</w:t>
            </w:r>
            <w:r w:rsidRPr="007C5F50">
              <w:rPr>
                <w:b/>
                <w:bCs/>
              </w:rPr>
              <w:t>Replace-Cash</w:t>
            </w:r>
            <w:r w:rsidRPr="001671B4">
              <w:t>” ATM.</w:t>
            </w:r>
          </w:p>
        </w:tc>
      </w:tr>
      <w:tr w:rsidR="00075799" w:rsidRPr="001671B4" w14:paraId="39C88C67" w14:textId="77777777" w:rsidTr="007C5F50">
        <w:trPr>
          <w:cantSplit/>
        </w:trPr>
        <w:tc>
          <w:tcPr>
            <w:tcW w:w="2517" w:type="dxa"/>
            <w:tcBorders>
              <w:top w:val="single" w:sz="6" w:space="0" w:color="auto"/>
              <w:bottom w:val="single" w:sz="6" w:space="0" w:color="auto"/>
              <w:right w:val="single" w:sz="6" w:space="0" w:color="auto"/>
            </w:tcBorders>
          </w:tcPr>
          <w:p w14:paraId="3C7E138C" w14:textId="4AF95078" w:rsidR="00075799" w:rsidRPr="007C5F50" w:rsidRDefault="00C9658F" w:rsidP="00C9658F">
            <w:pPr>
              <w:pStyle w:val="TableBody"/>
              <w:rPr>
                <w:b/>
                <w:bCs/>
              </w:rPr>
            </w:pPr>
            <w:r w:rsidRPr="007C5F50">
              <w:rPr>
                <w:b/>
                <w:bCs/>
              </w:rPr>
              <w:t>S</w:t>
            </w:r>
            <w:r w:rsidR="00075799" w:rsidRPr="007C5F50">
              <w:rPr>
                <w:b/>
                <w:bCs/>
              </w:rPr>
              <w:t>pecial Orders</w:t>
            </w:r>
          </w:p>
        </w:tc>
        <w:tc>
          <w:tcPr>
            <w:tcW w:w="4850" w:type="dxa"/>
            <w:tcBorders>
              <w:top w:val="single" w:sz="6" w:space="0" w:color="auto"/>
              <w:left w:val="single" w:sz="6" w:space="0" w:color="auto"/>
              <w:bottom w:val="single" w:sz="6" w:space="0" w:color="auto"/>
            </w:tcBorders>
          </w:tcPr>
          <w:p w14:paraId="339EE8E2" w14:textId="77777777" w:rsidR="000B7F71" w:rsidRDefault="00075799" w:rsidP="00C9658F">
            <w:pPr>
              <w:pStyle w:val="TableBody"/>
            </w:pPr>
            <w:r w:rsidRPr="001671B4">
              <w:t xml:space="preserve">Special orders are orders placed in OptiNet that do not affect the horizon and optimization of the Cashpoint. </w:t>
            </w:r>
          </w:p>
          <w:p w14:paraId="4BC0AD63" w14:textId="09C1D7D5"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A11E15C" w14:textId="77777777" w:rsidTr="007C5F50">
        <w:trPr>
          <w:cantSplit/>
        </w:trPr>
        <w:tc>
          <w:tcPr>
            <w:tcW w:w="2517" w:type="dxa"/>
            <w:tcBorders>
              <w:top w:val="single" w:sz="6" w:space="0" w:color="auto"/>
              <w:bottom w:val="single" w:sz="6" w:space="0" w:color="auto"/>
              <w:right w:val="single" w:sz="6" w:space="0" w:color="auto"/>
            </w:tcBorders>
          </w:tcPr>
          <w:p w14:paraId="5DBF124C" w14:textId="77777777" w:rsidR="00075799" w:rsidRPr="007C5F50" w:rsidRDefault="00075799" w:rsidP="00C9658F">
            <w:pPr>
              <w:pStyle w:val="TableBody"/>
              <w:rPr>
                <w:b/>
                <w:bCs/>
              </w:rPr>
            </w:pPr>
            <w:r w:rsidRPr="007C5F50">
              <w:rPr>
                <w:b/>
                <w:bCs/>
              </w:rPr>
              <w:t>Enter Balance</w:t>
            </w:r>
          </w:p>
        </w:tc>
        <w:tc>
          <w:tcPr>
            <w:tcW w:w="4850" w:type="dxa"/>
            <w:tcBorders>
              <w:top w:val="single" w:sz="6" w:space="0" w:color="auto"/>
              <w:left w:val="single" w:sz="6" w:space="0" w:color="auto"/>
              <w:bottom w:val="single" w:sz="6" w:space="0" w:color="auto"/>
            </w:tcBorders>
          </w:tcPr>
          <w:p w14:paraId="062DE75F" w14:textId="77777777" w:rsidR="00075799" w:rsidRPr="001671B4" w:rsidRDefault="00075799" w:rsidP="00C9658F">
            <w:pPr>
              <w:pStyle w:val="TableBody"/>
            </w:pPr>
            <w:r>
              <w:t>Allows OptiNet users to enter or edit the balances for the selected ATM</w:t>
            </w:r>
          </w:p>
        </w:tc>
      </w:tr>
      <w:tr w:rsidR="00075799" w:rsidRPr="001671B4" w14:paraId="0E79CBC8"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0AFF4298" w14:textId="77777777" w:rsidR="00075799" w:rsidRPr="001671B4" w:rsidRDefault="00075799" w:rsidP="00596BD6">
            <w:pPr>
              <w:pStyle w:val="TableHeader"/>
            </w:pPr>
            <w:r w:rsidRPr="001671B4">
              <w:t>BRANCHES</w:t>
            </w:r>
          </w:p>
        </w:tc>
        <w:tc>
          <w:tcPr>
            <w:tcW w:w="4850" w:type="dxa"/>
            <w:tcBorders>
              <w:top w:val="double" w:sz="6" w:space="0" w:color="auto"/>
              <w:left w:val="single" w:sz="6" w:space="0" w:color="auto"/>
              <w:bottom w:val="single" w:sz="6" w:space="0" w:color="auto"/>
            </w:tcBorders>
            <w:shd w:val="clear" w:color="auto" w:fill="D7EBFF"/>
          </w:tcPr>
          <w:p w14:paraId="7DAA6F39" w14:textId="77777777" w:rsidR="00075799" w:rsidRPr="001671B4" w:rsidRDefault="00075799" w:rsidP="00596BD6">
            <w:pPr>
              <w:pStyle w:val="CellText"/>
              <w:rPr>
                <w:i/>
                <w:iCs/>
                <w:sz w:val="20"/>
              </w:rPr>
            </w:pPr>
          </w:p>
        </w:tc>
      </w:tr>
      <w:tr w:rsidR="00075799" w:rsidRPr="001671B4" w14:paraId="771A31F8" w14:textId="77777777" w:rsidTr="007C5F50">
        <w:trPr>
          <w:cantSplit/>
        </w:trPr>
        <w:tc>
          <w:tcPr>
            <w:tcW w:w="2517" w:type="dxa"/>
            <w:tcBorders>
              <w:top w:val="single" w:sz="6" w:space="0" w:color="auto"/>
              <w:bottom w:val="single" w:sz="6" w:space="0" w:color="auto"/>
              <w:right w:val="single" w:sz="6" w:space="0" w:color="auto"/>
            </w:tcBorders>
          </w:tcPr>
          <w:p w14:paraId="718B64AF" w14:textId="6C81AE63" w:rsidR="00075799" w:rsidRPr="007C5F50" w:rsidRDefault="00075799" w:rsidP="00C9658F">
            <w:pPr>
              <w:pStyle w:val="TableBody"/>
              <w:rPr>
                <w:b/>
                <w:bCs/>
              </w:rPr>
            </w:pPr>
            <w:r w:rsidRPr="007C5F50">
              <w:rPr>
                <w:b/>
                <w:bCs/>
              </w:rPr>
              <w:t>Order Cash</w:t>
            </w:r>
          </w:p>
        </w:tc>
        <w:tc>
          <w:tcPr>
            <w:tcW w:w="4850" w:type="dxa"/>
            <w:tcBorders>
              <w:top w:val="single" w:sz="6" w:space="0" w:color="auto"/>
              <w:left w:val="single" w:sz="6" w:space="0" w:color="auto"/>
              <w:bottom w:val="single" w:sz="6" w:space="0" w:color="auto"/>
            </w:tcBorders>
          </w:tcPr>
          <w:p w14:paraId="0BA29426" w14:textId="77777777" w:rsidR="00075799" w:rsidRPr="001671B4" w:rsidRDefault="00075799" w:rsidP="00C9658F">
            <w:pPr>
              <w:pStyle w:val="TableBody"/>
            </w:pPr>
            <w:r w:rsidRPr="001671B4">
              <w:t>Manual order to deliver cash to the Branch.</w:t>
            </w:r>
          </w:p>
        </w:tc>
      </w:tr>
      <w:tr w:rsidR="00075799" w:rsidRPr="001671B4" w14:paraId="7EE26144" w14:textId="77777777" w:rsidTr="007C5F50">
        <w:trPr>
          <w:cantSplit/>
        </w:trPr>
        <w:tc>
          <w:tcPr>
            <w:tcW w:w="2517" w:type="dxa"/>
            <w:tcBorders>
              <w:top w:val="single" w:sz="6" w:space="0" w:color="auto"/>
              <w:bottom w:val="single" w:sz="6" w:space="0" w:color="auto"/>
              <w:right w:val="single" w:sz="6" w:space="0" w:color="auto"/>
            </w:tcBorders>
          </w:tcPr>
          <w:p w14:paraId="42FBF1D4" w14:textId="460C0C04" w:rsidR="00075799" w:rsidRPr="007C5F50" w:rsidRDefault="00075799" w:rsidP="00C9658F">
            <w:pPr>
              <w:pStyle w:val="TableBody"/>
              <w:rPr>
                <w:b/>
                <w:bCs/>
              </w:rPr>
            </w:pPr>
            <w:r w:rsidRPr="007C5F50">
              <w:rPr>
                <w:b/>
                <w:bCs/>
              </w:rPr>
              <w:t>Return Cash</w:t>
            </w:r>
          </w:p>
        </w:tc>
        <w:tc>
          <w:tcPr>
            <w:tcW w:w="4850" w:type="dxa"/>
            <w:tcBorders>
              <w:top w:val="single" w:sz="6" w:space="0" w:color="auto"/>
              <w:left w:val="single" w:sz="6" w:space="0" w:color="auto"/>
              <w:bottom w:val="single" w:sz="6" w:space="0" w:color="auto"/>
            </w:tcBorders>
          </w:tcPr>
          <w:p w14:paraId="567919DF" w14:textId="77777777" w:rsidR="00075799" w:rsidRPr="001671B4" w:rsidRDefault="00075799" w:rsidP="00C9658F">
            <w:pPr>
              <w:pStyle w:val="TableBody"/>
            </w:pPr>
            <w:r w:rsidRPr="001671B4">
              <w:t>Manual order to return cash to the vault.</w:t>
            </w:r>
          </w:p>
        </w:tc>
      </w:tr>
      <w:tr w:rsidR="00075799" w:rsidRPr="001671B4" w14:paraId="33FF30CE" w14:textId="77777777" w:rsidTr="007C5F50">
        <w:trPr>
          <w:cantSplit/>
        </w:trPr>
        <w:tc>
          <w:tcPr>
            <w:tcW w:w="2517" w:type="dxa"/>
            <w:tcBorders>
              <w:top w:val="single" w:sz="6" w:space="0" w:color="auto"/>
              <w:bottom w:val="single" w:sz="6" w:space="0" w:color="auto"/>
              <w:right w:val="single" w:sz="6" w:space="0" w:color="auto"/>
            </w:tcBorders>
          </w:tcPr>
          <w:p w14:paraId="4DBA6510" w14:textId="5735DFA0" w:rsidR="00075799" w:rsidRPr="007C5F50" w:rsidRDefault="00075799" w:rsidP="00C9658F">
            <w:pPr>
              <w:pStyle w:val="TableBody"/>
              <w:rPr>
                <w:b/>
                <w:bCs/>
              </w:rPr>
            </w:pPr>
            <w:r w:rsidRPr="007C5F50">
              <w:rPr>
                <w:b/>
                <w:bCs/>
              </w:rPr>
              <w:t>Emergency Order</w:t>
            </w:r>
          </w:p>
        </w:tc>
        <w:tc>
          <w:tcPr>
            <w:tcW w:w="4850" w:type="dxa"/>
            <w:tcBorders>
              <w:top w:val="single" w:sz="6" w:space="0" w:color="auto"/>
              <w:left w:val="single" w:sz="6" w:space="0" w:color="auto"/>
              <w:bottom w:val="single" w:sz="6" w:space="0" w:color="auto"/>
            </w:tcBorders>
          </w:tcPr>
          <w:p w14:paraId="02C3FE4B" w14:textId="77777777" w:rsidR="00075799" w:rsidRPr="001671B4" w:rsidRDefault="00075799" w:rsidP="00C9658F">
            <w:pPr>
              <w:pStyle w:val="TableBody"/>
            </w:pPr>
            <w:r w:rsidRPr="001671B4">
              <w:t>Emergency order to deliver cash to the Branch.</w:t>
            </w:r>
          </w:p>
        </w:tc>
      </w:tr>
      <w:tr w:rsidR="00075799" w:rsidRPr="001671B4" w14:paraId="024A8D7F" w14:textId="77777777" w:rsidTr="007C5F50">
        <w:trPr>
          <w:cantSplit/>
        </w:trPr>
        <w:tc>
          <w:tcPr>
            <w:tcW w:w="2517" w:type="dxa"/>
            <w:tcBorders>
              <w:top w:val="single" w:sz="6" w:space="0" w:color="auto"/>
              <w:bottom w:val="single" w:sz="6" w:space="0" w:color="auto"/>
              <w:right w:val="single" w:sz="6" w:space="0" w:color="auto"/>
            </w:tcBorders>
          </w:tcPr>
          <w:p w14:paraId="60001319" w14:textId="48D0E5BA" w:rsidR="00075799" w:rsidRPr="007C5F50" w:rsidRDefault="00075799" w:rsidP="00C9658F">
            <w:pPr>
              <w:pStyle w:val="TableBody"/>
              <w:rPr>
                <w:b/>
                <w:bCs/>
              </w:rPr>
            </w:pPr>
            <w:r w:rsidRPr="007C5F50">
              <w:rPr>
                <w:b/>
                <w:bCs/>
              </w:rPr>
              <w:t>Emergency Return</w:t>
            </w:r>
          </w:p>
        </w:tc>
        <w:tc>
          <w:tcPr>
            <w:tcW w:w="4850" w:type="dxa"/>
            <w:tcBorders>
              <w:top w:val="single" w:sz="6" w:space="0" w:color="auto"/>
              <w:left w:val="single" w:sz="6" w:space="0" w:color="auto"/>
              <w:bottom w:val="single" w:sz="6" w:space="0" w:color="auto"/>
            </w:tcBorders>
          </w:tcPr>
          <w:p w14:paraId="7DE982C4" w14:textId="77777777" w:rsidR="00075799" w:rsidRPr="001671B4" w:rsidRDefault="00075799" w:rsidP="00C9658F">
            <w:pPr>
              <w:pStyle w:val="TableBody"/>
            </w:pPr>
            <w:r w:rsidRPr="001671B4">
              <w:t>Emergency order to return cash to the vault.</w:t>
            </w:r>
          </w:p>
        </w:tc>
      </w:tr>
      <w:tr w:rsidR="00075799" w:rsidRPr="001671B4" w14:paraId="6DCDC163" w14:textId="77777777" w:rsidTr="007C5F50">
        <w:trPr>
          <w:cantSplit/>
        </w:trPr>
        <w:tc>
          <w:tcPr>
            <w:tcW w:w="2517" w:type="dxa"/>
            <w:tcBorders>
              <w:top w:val="single" w:sz="6" w:space="0" w:color="auto"/>
              <w:bottom w:val="single" w:sz="6" w:space="0" w:color="auto"/>
              <w:right w:val="single" w:sz="6" w:space="0" w:color="auto"/>
            </w:tcBorders>
          </w:tcPr>
          <w:p w14:paraId="0122F105" w14:textId="1109D9EE" w:rsidR="00075799" w:rsidRPr="007C5F50" w:rsidRDefault="00075799" w:rsidP="00C9658F">
            <w:pPr>
              <w:pStyle w:val="TableBody"/>
              <w:rPr>
                <w:b/>
                <w:bCs/>
              </w:rPr>
            </w:pPr>
            <w:r w:rsidRPr="007C5F50">
              <w:rPr>
                <w:b/>
                <w:bCs/>
              </w:rPr>
              <w:t>Commercial Delivery</w:t>
            </w:r>
          </w:p>
        </w:tc>
        <w:tc>
          <w:tcPr>
            <w:tcW w:w="4850" w:type="dxa"/>
            <w:tcBorders>
              <w:top w:val="single" w:sz="6" w:space="0" w:color="auto"/>
              <w:left w:val="single" w:sz="6" w:space="0" w:color="auto"/>
              <w:bottom w:val="single" w:sz="6" w:space="0" w:color="auto"/>
            </w:tcBorders>
          </w:tcPr>
          <w:p w14:paraId="348502EB" w14:textId="77777777" w:rsidR="00075799" w:rsidRPr="001671B4" w:rsidRDefault="00075799" w:rsidP="00C9658F">
            <w:pPr>
              <w:pStyle w:val="TableBody"/>
            </w:pPr>
            <w:r>
              <w:t>Allows users to place orders for delivery directly to Commercial Customers</w:t>
            </w:r>
          </w:p>
        </w:tc>
      </w:tr>
      <w:tr w:rsidR="00075799" w:rsidRPr="001671B4" w14:paraId="7B5051F1" w14:textId="77777777" w:rsidTr="007C5F50">
        <w:trPr>
          <w:cantSplit/>
        </w:trPr>
        <w:tc>
          <w:tcPr>
            <w:tcW w:w="2517" w:type="dxa"/>
            <w:tcBorders>
              <w:top w:val="single" w:sz="6" w:space="0" w:color="auto"/>
              <w:bottom w:val="single" w:sz="6" w:space="0" w:color="auto"/>
              <w:right w:val="single" w:sz="6" w:space="0" w:color="auto"/>
            </w:tcBorders>
          </w:tcPr>
          <w:p w14:paraId="0980DFBA" w14:textId="41FA2C45" w:rsidR="00075799" w:rsidRPr="007C5F50" w:rsidRDefault="00075799" w:rsidP="00C9658F">
            <w:pPr>
              <w:pStyle w:val="TableBody"/>
              <w:rPr>
                <w:b/>
                <w:bCs/>
              </w:rPr>
            </w:pPr>
            <w:r w:rsidRPr="007C5F50">
              <w:rPr>
                <w:b/>
                <w:bCs/>
              </w:rPr>
              <w:t>Commercial Return</w:t>
            </w:r>
          </w:p>
        </w:tc>
        <w:tc>
          <w:tcPr>
            <w:tcW w:w="4850" w:type="dxa"/>
            <w:tcBorders>
              <w:top w:val="single" w:sz="6" w:space="0" w:color="auto"/>
              <w:left w:val="single" w:sz="6" w:space="0" w:color="auto"/>
              <w:bottom w:val="single" w:sz="6" w:space="0" w:color="auto"/>
            </w:tcBorders>
          </w:tcPr>
          <w:p w14:paraId="30139BE4" w14:textId="7CABD0E5" w:rsidR="00075799" w:rsidRPr="001671B4" w:rsidRDefault="00075799" w:rsidP="00C9658F">
            <w:pPr>
              <w:pStyle w:val="TableBody"/>
            </w:pPr>
            <w:r>
              <w:t xml:space="preserve">Allows </w:t>
            </w:r>
            <w:r w:rsidR="00B46853">
              <w:t xml:space="preserve">the </w:t>
            </w:r>
            <w:r>
              <w:t>user to place return orders for returns directly from Commercial Customers.</w:t>
            </w:r>
          </w:p>
        </w:tc>
      </w:tr>
      <w:tr w:rsidR="00075799" w:rsidRPr="001671B4" w14:paraId="2E352126" w14:textId="77777777" w:rsidTr="007C5F50">
        <w:trPr>
          <w:cantSplit/>
        </w:trPr>
        <w:tc>
          <w:tcPr>
            <w:tcW w:w="2517" w:type="dxa"/>
            <w:tcBorders>
              <w:top w:val="single" w:sz="6" w:space="0" w:color="auto"/>
              <w:bottom w:val="single" w:sz="6" w:space="0" w:color="auto"/>
              <w:right w:val="single" w:sz="6" w:space="0" w:color="auto"/>
            </w:tcBorders>
          </w:tcPr>
          <w:p w14:paraId="53647BC4" w14:textId="35811E5F" w:rsidR="00075799" w:rsidRPr="007C5F50" w:rsidRDefault="00075799" w:rsidP="00C9658F">
            <w:pPr>
              <w:pStyle w:val="TableBody"/>
              <w:rPr>
                <w:b/>
                <w:bCs/>
              </w:rPr>
            </w:pPr>
            <w:r w:rsidRPr="007C5F50">
              <w:rPr>
                <w:b/>
                <w:bCs/>
              </w:rPr>
              <w:t>Special Orders</w:t>
            </w:r>
          </w:p>
        </w:tc>
        <w:tc>
          <w:tcPr>
            <w:tcW w:w="4850" w:type="dxa"/>
            <w:tcBorders>
              <w:top w:val="single" w:sz="6" w:space="0" w:color="auto"/>
              <w:left w:val="single" w:sz="6" w:space="0" w:color="auto"/>
              <w:bottom w:val="single" w:sz="6" w:space="0" w:color="auto"/>
            </w:tcBorders>
          </w:tcPr>
          <w:p w14:paraId="62C1247C" w14:textId="77777777" w:rsidR="007A1D40" w:rsidRDefault="00075799" w:rsidP="00C9658F">
            <w:pPr>
              <w:pStyle w:val="TableBody"/>
            </w:pPr>
            <w:r w:rsidRPr="001671B4">
              <w:t xml:space="preserve">Special orders are orders placed in OptiNet that do not affect the horizon and optimization of the Cashpoint. </w:t>
            </w:r>
          </w:p>
          <w:p w14:paraId="50ECF9B9" w14:textId="3576EB0B"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E40B7C3" w14:textId="77777777" w:rsidTr="007C5F50">
        <w:trPr>
          <w:cantSplit/>
        </w:trPr>
        <w:tc>
          <w:tcPr>
            <w:tcW w:w="2517" w:type="dxa"/>
            <w:tcBorders>
              <w:top w:val="single" w:sz="6" w:space="0" w:color="auto"/>
              <w:bottom w:val="single" w:sz="6" w:space="0" w:color="auto"/>
              <w:right w:val="single" w:sz="6" w:space="0" w:color="auto"/>
            </w:tcBorders>
          </w:tcPr>
          <w:p w14:paraId="47457AB5" w14:textId="2E23D83E" w:rsidR="00075799" w:rsidRPr="007C5F50" w:rsidRDefault="00075799" w:rsidP="00C9658F">
            <w:pPr>
              <w:pStyle w:val="TableBody"/>
              <w:rPr>
                <w:b/>
                <w:bCs/>
              </w:rPr>
            </w:pPr>
            <w:r w:rsidRPr="007C5F50">
              <w:rPr>
                <w:b/>
                <w:bCs/>
              </w:rPr>
              <w:t>Reserve Cash</w:t>
            </w:r>
          </w:p>
        </w:tc>
        <w:tc>
          <w:tcPr>
            <w:tcW w:w="4850" w:type="dxa"/>
            <w:tcBorders>
              <w:top w:val="single" w:sz="6" w:space="0" w:color="auto"/>
              <w:left w:val="single" w:sz="6" w:space="0" w:color="auto"/>
              <w:bottom w:val="single" w:sz="6" w:space="0" w:color="auto"/>
            </w:tcBorders>
          </w:tcPr>
          <w:p w14:paraId="4F814BAB" w14:textId="77777777" w:rsidR="00075799" w:rsidRPr="001671B4" w:rsidRDefault="00075799" w:rsidP="00C9658F">
            <w:pPr>
              <w:pStyle w:val="TableBody"/>
            </w:pPr>
            <w:r>
              <w:t xml:space="preserve">Obsolete functionality that has been replaced by Commercial Orders </w:t>
            </w:r>
          </w:p>
        </w:tc>
      </w:tr>
      <w:tr w:rsidR="00075799" w:rsidRPr="001671B4" w14:paraId="13EE052A" w14:textId="77777777" w:rsidTr="007C5F50">
        <w:trPr>
          <w:cantSplit/>
        </w:trPr>
        <w:tc>
          <w:tcPr>
            <w:tcW w:w="2517" w:type="dxa"/>
            <w:tcBorders>
              <w:top w:val="single" w:sz="6" w:space="0" w:color="auto"/>
              <w:bottom w:val="single" w:sz="6" w:space="0" w:color="auto"/>
              <w:right w:val="single" w:sz="6" w:space="0" w:color="auto"/>
            </w:tcBorders>
          </w:tcPr>
          <w:p w14:paraId="03D6891D" w14:textId="302B94CC" w:rsidR="00075799" w:rsidRPr="007C5F50" w:rsidRDefault="00075799" w:rsidP="00C9658F">
            <w:pPr>
              <w:pStyle w:val="TableBody"/>
              <w:rPr>
                <w:b/>
                <w:bCs/>
              </w:rPr>
            </w:pPr>
            <w:r w:rsidRPr="007C5F50">
              <w:rPr>
                <w:b/>
                <w:bCs/>
              </w:rPr>
              <w:t>Order Foreign Currencies</w:t>
            </w:r>
          </w:p>
        </w:tc>
        <w:tc>
          <w:tcPr>
            <w:tcW w:w="4850" w:type="dxa"/>
            <w:tcBorders>
              <w:top w:val="single" w:sz="6" w:space="0" w:color="auto"/>
              <w:left w:val="single" w:sz="6" w:space="0" w:color="auto"/>
              <w:bottom w:val="single" w:sz="6" w:space="0" w:color="auto"/>
            </w:tcBorders>
          </w:tcPr>
          <w:p w14:paraId="5856C5C5" w14:textId="77777777" w:rsidR="00075799" w:rsidRPr="001671B4" w:rsidRDefault="00075799" w:rsidP="00C9658F">
            <w:pPr>
              <w:pStyle w:val="TableBody"/>
            </w:pPr>
            <w:r>
              <w:t>Allows the user to place orders for Foreign Currency Delivery</w:t>
            </w:r>
          </w:p>
        </w:tc>
      </w:tr>
      <w:tr w:rsidR="00075799" w:rsidRPr="001671B4" w14:paraId="34EEF5CC" w14:textId="77777777" w:rsidTr="007C5F50">
        <w:trPr>
          <w:cantSplit/>
        </w:trPr>
        <w:tc>
          <w:tcPr>
            <w:tcW w:w="2517" w:type="dxa"/>
            <w:tcBorders>
              <w:top w:val="single" w:sz="6" w:space="0" w:color="auto"/>
              <w:bottom w:val="single" w:sz="6" w:space="0" w:color="auto"/>
              <w:right w:val="single" w:sz="6" w:space="0" w:color="auto"/>
            </w:tcBorders>
          </w:tcPr>
          <w:p w14:paraId="2D48D3A2" w14:textId="12F81A86" w:rsidR="00075799" w:rsidRPr="007C5F50" w:rsidRDefault="00075799" w:rsidP="00C9658F">
            <w:pPr>
              <w:pStyle w:val="TableBody"/>
              <w:rPr>
                <w:b/>
                <w:bCs/>
              </w:rPr>
            </w:pPr>
            <w:r w:rsidRPr="007C5F50">
              <w:rPr>
                <w:b/>
                <w:bCs/>
              </w:rPr>
              <w:t>Return Foreign Currencies</w:t>
            </w:r>
          </w:p>
        </w:tc>
        <w:tc>
          <w:tcPr>
            <w:tcW w:w="4850" w:type="dxa"/>
            <w:tcBorders>
              <w:top w:val="single" w:sz="6" w:space="0" w:color="auto"/>
              <w:left w:val="single" w:sz="6" w:space="0" w:color="auto"/>
              <w:bottom w:val="single" w:sz="6" w:space="0" w:color="auto"/>
            </w:tcBorders>
          </w:tcPr>
          <w:p w14:paraId="5DEBAA3E" w14:textId="77777777" w:rsidR="00075799" w:rsidRPr="001671B4" w:rsidRDefault="00075799" w:rsidP="00C9658F">
            <w:pPr>
              <w:pStyle w:val="TableBody"/>
            </w:pPr>
            <w:r>
              <w:t>Allows the user to place orders for Foreign Currency Returns.</w:t>
            </w:r>
          </w:p>
        </w:tc>
      </w:tr>
      <w:tr w:rsidR="00075799" w:rsidRPr="001671B4" w14:paraId="64DFED2F" w14:textId="77777777" w:rsidTr="007C5F50">
        <w:trPr>
          <w:cantSplit/>
        </w:trPr>
        <w:tc>
          <w:tcPr>
            <w:tcW w:w="2517" w:type="dxa"/>
            <w:tcBorders>
              <w:top w:val="single" w:sz="6" w:space="0" w:color="auto"/>
              <w:bottom w:val="single" w:sz="6" w:space="0" w:color="auto"/>
              <w:right w:val="single" w:sz="6" w:space="0" w:color="auto"/>
            </w:tcBorders>
          </w:tcPr>
          <w:p w14:paraId="4E5874D1" w14:textId="77777777" w:rsidR="00075799" w:rsidRPr="007C5F50" w:rsidRDefault="00075799" w:rsidP="00C9658F">
            <w:pPr>
              <w:pStyle w:val="TableBody"/>
              <w:rPr>
                <w:b/>
                <w:bCs/>
              </w:rPr>
            </w:pPr>
            <w:r w:rsidRPr="007C5F50">
              <w:rPr>
                <w:b/>
                <w:bCs/>
              </w:rPr>
              <w:t>Emergency Order Foreign Currencies</w:t>
            </w:r>
          </w:p>
        </w:tc>
        <w:tc>
          <w:tcPr>
            <w:tcW w:w="4850" w:type="dxa"/>
            <w:tcBorders>
              <w:top w:val="single" w:sz="6" w:space="0" w:color="auto"/>
              <w:left w:val="single" w:sz="6" w:space="0" w:color="auto"/>
              <w:bottom w:val="single" w:sz="6" w:space="0" w:color="auto"/>
            </w:tcBorders>
          </w:tcPr>
          <w:p w14:paraId="32864A5F" w14:textId="77777777" w:rsidR="00075799" w:rsidRDefault="00075799" w:rsidP="00C9658F">
            <w:pPr>
              <w:pStyle w:val="TableBody"/>
            </w:pPr>
            <w:r>
              <w:t>Allows the user to place emergency orders for Foreign Currency Delivery</w:t>
            </w:r>
          </w:p>
        </w:tc>
      </w:tr>
      <w:tr w:rsidR="00075799" w:rsidRPr="001671B4" w14:paraId="4756B725" w14:textId="77777777" w:rsidTr="007C5F50">
        <w:trPr>
          <w:cantSplit/>
        </w:trPr>
        <w:tc>
          <w:tcPr>
            <w:tcW w:w="2517" w:type="dxa"/>
            <w:tcBorders>
              <w:top w:val="single" w:sz="6" w:space="0" w:color="auto"/>
              <w:bottom w:val="single" w:sz="6" w:space="0" w:color="auto"/>
              <w:right w:val="single" w:sz="6" w:space="0" w:color="auto"/>
            </w:tcBorders>
          </w:tcPr>
          <w:p w14:paraId="7D9B19A2" w14:textId="77777777" w:rsidR="00075799" w:rsidRPr="007C5F50" w:rsidRDefault="00075799" w:rsidP="00C9658F">
            <w:pPr>
              <w:pStyle w:val="TableBody"/>
              <w:rPr>
                <w:b/>
                <w:bCs/>
              </w:rPr>
            </w:pPr>
            <w:r w:rsidRPr="007C5F50">
              <w:rPr>
                <w:b/>
                <w:bCs/>
              </w:rPr>
              <w:t>Emergency Return Foreign Currencies</w:t>
            </w:r>
          </w:p>
        </w:tc>
        <w:tc>
          <w:tcPr>
            <w:tcW w:w="4850" w:type="dxa"/>
            <w:tcBorders>
              <w:top w:val="single" w:sz="6" w:space="0" w:color="auto"/>
              <w:left w:val="single" w:sz="6" w:space="0" w:color="auto"/>
              <w:bottom w:val="single" w:sz="6" w:space="0" w:color="auto"/>
            </w:tcBorders>
          </w:tcPr>
          <w:p w14:paraId="42335BD4" w14:textId="77777777" w:rsidR="00075799" w:rsidRDefault="00075799" w:rsidP="00C9658F">
            <w:pPr>
              <w:pStyle w:val="TableBody"/>
            </w:pPr>
            <w:r>
              <w:t>Allows the user to place emergency orders for Foreign Currency Returns</w:t>
            </w:r>
          </w:p>
        </w:tc>
      </w:tr>
      <w:tr w:rsidR="00075799" w:rsidRPr="001671B4" w14:paraId="1B299206" w14:textId="77777777" w:rsidTr="007C5F50">
        <w:trPr>
          <w:cantSplit/>
        </w:trPr>
        <w:tc>
          <w:tcPr>
            <w:tcW w:w="2517" w:type="dxa"/>
            <w:tcBorders>
              <w:top w:val="single" w:sz="6" w:space="0" w:color="auto"/>
              <w:bottom w:val="single" w:sz="6" w:space="0" w:color="auto"/>
              <w:right w:val="single" w:sz="6" w:space="0" w:color="auto"/>
            </w:tcBorders>
          </w:tcPr>
          <w:p w14:paraId="64BCEC31" w14:textId="77777777" w:rsidR="00075799" w:rsidRPr="007C5F50" w:rsidRDefault="00075799" w:rsidP="00C9658F">
            <w:pPr>
              <w:pStyle w:val="TableBody"/>
              <w:rPr>
                <w:b/>
                <w:bCs/>
              </w:rPr>
            </w:pPr>
            <w:r w:rsidRPr="007C5F50">
              <w:rPr>
                <w:b/>
                <w:bCs/>
              </w:rPr>
              <w:t>Enter Balances</w:t>
            </w:r>
          </w:p>
        </w:tc>
        <w:tc>
          <w:tcPr>
            <w:tcW w:w="4850" w:type="dxa"/>
            <w:tcBorders>
              <w:top w:val="single" w:sz="6" w:space="0" w:color="auto"/>
              <w:left w:val="single" w:sz="6" w:space="0" w:color="auto"/>
              <w:bottom w:val="single" w:sz="6" w:space="0" w:color="auto"/>
            </w:tcBorders>
          </w:tcPr>
          <w:p w14:paraId="3EBE0744" w14:textId="77777777" w:rsidR="00075799" w:rsidRPr="001671B4" w:rsidRDefault="00075799" w:rsidP="00C9658F">
            <w:pPr>
              <w:pStyle w:val="TableBody"/>
            </w:pPr>
            <w:r>
              <w:t>Allows OptiNet users to enter or edit the balances for the selected Branch Cashpoint</w:t>
            </w:r>
          </w:p>
        </w:tc>
      </w:tr>
      <w:tr w:rsidR="00075799" w:rsidRPr="001671B4" w14:paraId="056005CA" w14:textId="77777777" w:rsidTr="007C5F50">
        <w:trPr>
          <w:cantSplit/>
        </w:trPr>
        <w:tc>
          <w:tcPr>
            <w:tcW w:w="2517" w:type="dxa"/>
            <w:tcBorders>
              <w:top w:val="single" w:sz="6" w:space="0" w:color="auto"/>
              <w:bottom w:val="single" w:sz="6" w:space="0" w:color="auto"/>
              <w:right w:val="single" w:sz="6" w:space="0" w:color="auto"/>
            </w:tcBorders>
          </w:tcPr>
          <w:p w14:paraId="24D3AD40" w14:textId="77777777" w:rsidR="00075799" w:rsidRPr="007C5F50" w:rsidRDefault="00075799" w:rsidP="00C9658F">
            <w:pPr>
              <w:pStyle w:val="TableBody"/>
              <w:rPr>
                <w:b/>
                <w:bCs/>
              </w:rPr>
            </w:pPr>
            <w:r w:rsidRPr="007C5F50">
              <w:rPr>
                <w:b/>
                <w:bCs/>
              </w:rPr>
              <w:t>Transfer Order</w:t>
            </w:r>
          </w:p>
        </w:tc>
        <w:tc>
          <w:tcPr>
            <w:tcW w:w="4850" w:type="dxa"/>
            <w:tcBorders>
              <w:top w:val="single" w:sz="6" w:space="0" w:color="auto"/>
              <w:left w:val="single" w:sz="6" w:space="0" w:color="auto"/>
              <w:bottom w:val="single" w:sz="6" w:space="0" w:color="auto"/>
            </w:tcBorders>
          </w:tcPr>
          <w:p w14:paraId="67AA2526" w14:textId="77777777" w:rsidR="00075799" w:rsidRDefault="00075799" w:rsidP="00C9658F">
            <w:pPr>
              <w:pStyle w:val="TableBody"/>
            </w:pPr>
            <w:r>
              <w:t>This is where you place an order to receive from another Branch (instead of the usual funding source).</w:t>
            </w:r>
          </w:p>
        </w:tc>
      </w:tr>
    </w:tbl>
    <w:p w14:paraId="4FCAC7D6" w14:textId="77777777" w:rsidR="00075799" w:rsidRDefault="00075799" w:rsidP="00075799">
      <w:bookmarkStart w:id="169" w:name="_Ref27127735"/>
    </w:p>
    <w:p w14:paraId="31613216" w14:textId="77777777" w:rsidR="00075799" w:rsidRPr="008C2A35" w:rsidRDefault="00075799" w:rsidP="00075799">
      <w:pPr>
        <w:pStyle w:val="Heading4"/>
      </w:pPr>
      <w:r w:rsidRPr="008C2A35">
        <w:t xml:space="preserve">ATM </w:t>
      </w:r>
      <w:bookmarkEnd w:id="169"/>
      <w:r w:rsidRPr="008C2A35">
        <w:t>Ordering &amp; Clearance</w:t>
      </w:r>
    </w:p>
    <w:p w14:paraId="78CB4B8F" w14:textId="77777777" w:rsidR="00075799" w:rsidRPr="00C9658F" w:rsidRDefault="00075799" w:rsidP="00C9658F">
      <w:pPr>
        <w:pStyle w:val="ListNumber"/>
        <w:numPr>
          <w:ilvl w:val="0"/>
          <w:numId w:val="85"/>
        </w:numPr>
        <w:rPr>
          <w:b/>
          <w:bCs/>
        </w:rPr>
      </w:pPr>
      <w:r>
        <w:t xml:space="preserve">To initiate a manual ATM order, first select an </w:t>
      </w:r>
      <w:r w:rsidRPr="00C9658F">
        <w:rPr>
          <w:b/>
          <w:bCs/>
        </w:rPr>
        <w:t xml:space="preserve">ATM </w:t>
      </w:r>
      <w:r>
        <w:t xml:space="preserve">from the </w:t>
      </w:r>
      <w:r w:rsidRPr="00C9658F">
        <w:rPr>
          <w:b/>
          <w:bCs/>
        </w:rPr>
        <w:t>Cashpoint Selection Window.</w:t>
      </w:r>
    </w:p>
    <w:p w14:paraId="2A1E976D"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D05A473" w14:textId="77777777" w:rsidTr="007C5F50">
        <w:trPr>
          <w:cantSplit/>
          <w:trHeight w:val="687"/>
        </w:trPr>
        <w:tc>
          <w:tcPr>
            <w:tcW w:w="1224" w:type="dxa"/>
            <w:vAlign w:val="center"/>
          </w:tcPr>
          <w:p w14:paraId="72A3E86B" w14:textId="77777777" w:rsidR="00075799" w:rsidRPr="001671B4" w:rsidRDefault="00075799" w:rsidP="00C9658F">
            <w:pPr>
              <w:pStyle w:val="TableNote"/>
            </w:pPr>
            <w:r>
              <w:rPr>
                <w:noProof/>
              </w:rPr>
              <w:drawing>
                <wp:inline distT="0" distB="0" distL="0" distR="0" wp14:anchorId="6DB2A1FF" wp14:editId="78FDB76F">
                  <wp:extent cx="302260" cy="3022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15183714" w14:textId="77777777" w:rsidR="00075799" w:rsidRPr="001671B4" w:rsidRDefault="00075799" w:rsidP="00C9658F">
            <w:pPr>
              <w:pStyle w:val="TableNote"/>
            </w:pPr>
            <w:r w:rsidRPr="001671B4">
              <w:rPr>
                <w:b/>
                <w:bCs/>
              </w:rPr>
              <w:t>Note</w:t>
            </w:r>
            <w:r w:rsidRPr="001671B4">
              <w:t>:  For all ATM Ordering and Clearance options (except “</w:t>
            </w:r>
            <w:r w:rsidRPr="007C5F50">
              <w:rPr>
                <w:b/>
                <w:bCs/>
              </w:rPr>
              <w:t>Custody</w:t>
            </w:r>
            <w:r w:rsidRPr="001671B4">
              <w:t>”), the layout of the screen is the same, as shown in the figure below.</w:t>
            </w:r>
          </w:p>
        </w:tc>
      </w:tr>
    </w:tbl>
    <w:p w14:paraId="3C82B3BB" w14:textId="531E33EF" w:rsidR="00075799" w:rsidRDefault="00075799" w:rsidP="00A9316C">
      <w:pPr>
        <w:pStyle w:val="BodyText"/>
      </w:pPr>
      <w:r>
        <w:t xml:space="preserve">The field that will differ, depending on the chosen action, will be the </w:t>
      </w:r>
      <w:r>
        <w:rPr>
          <w:b/>
        </w:rPr>
        <w:t xml:space="preserve">Action </w:t>
      </w:r>
      <w:r>
        <w:t>field.  From the example below, we know we are dealing with an “</w:t>
      </w:r>
      <w:r w:rsidRPr="007C5F50">
        <w:rPr>
          <w:b/>
          <w:bCs/>
        </w:rPr>
        <w:t>Emergency ATM Add Cash</w:t>
      </w:r>
      <w:r>
        <w:t>”.</w:t>
      </w:r>
    </w:p>
    <w:p w14:paraId="7D35F29C" w14:textId="70442B7F" w:rsidR="00075799" w:rsidRDefault="00075799" w:rsidP="00075799">
      <w:pPr>
        <w:pStyle w:val="Caption"/>
        <w:ind w:left="180"/>
      </w:pPr>
      <w:bookmarkStart w:id="170" w:name="_Ref32292623"/>
      <w:r>
        <w:t xml:space="preserve">Figure </w:t>
      </w:r>
      <w:r w:rsidRPr="6BC33D6B">
        <w:fldChar w:fldCharType="begin"/>
      </w:r>
      <w:r>
        <w:instrText xml:space="preserve"> SEQ Figure \* ARABIC </w:instrText>
      </w:r>
      <w:r w:rsidRPr="6BC33D6B">
        <w:fldChar w:fldCharType="separate"/>
      </w:r>
      <w:r w:rsidR="009F0B76">
        <w:rPr>
          <w:noProof/>
        </w:rPr>
        <w:t>19</w:t>
      </w:r>
      <w:r w:rsidRPr="6BC33D6B">
        <w:rPr>
          <w:noProof/>
        </w:rPr>
        <w:fldChar w:fldCharType="end"/>
      </w:r>
      <w:r>
        <w:t xml:space="preserve">: Manual ATM Order Screen </w:t>
      </w:r>
    </w:p>
    <w:p w14:paraId="19A9372C" w14:textId="6E639B82" w:rsidR="00075799" w:rsidRDefault="001A61EE" w:rsidP="00075799">
      <w:pPr>
        <w:pStyle w:val="BodyTextCentered"/>
      </w:pPr>
      <w:r>
        <w:rPr>
          <w:noProof/>
        </w:rPr>
        <w:drawing>
          <wp:inline distT="0" distB="0" distL="0" distR="0" wp14:anchorId="77354494" wp14:editId="709850AB">
            <wp:extent cx="5223052" cy="26783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4505" cy="2679074"/>
                    </a:xfrm>
                    <a:prstGeom prst="rect">
                      <a:avLst/>
                    </a:prstGeom>
                  </pic:spPr>
                </pic:pic>
              </a:graphicData>
            </a:graphic>
          </wp:inline>
        </w:drawing>
      </w:r>
    </w:p>
    <w:p w14:paraId="6AD0ED81" w14:textId="77777777" w:rsidR="00075799" w:rsidRDefault="00075799" w:rsidP="006C37B5">
      <w:pPr>
        <w:pStyle w:val="ListNumber"/>
        <w:numPr>
          <w:ilvl w:val="0"/>
          <w:numId w:val="103"/>
        </w:numPr>
      </w:pPr>
      <w:r>
        <w:t xml:space="preserve">Note the fields and descriptions in the following table: </w:t>
      </w:r>
    </w:p>
    <w:p w14:paraId="41223E9A" w14:textId="77777777" w:rsidR="004E0095" w:rsidRDefault="004E0095">
      <w:pPr>
        <w:spacing w:after="160" w:line="259" w:lineRule="auto"/>
        <w:rPr>
          <w:rFonts w:ascii="Calibri" w:eastAsia="Times New Roman" w:hAnsi="Calibri"/>
          <w:caps/>
          <w:spacing w:val="10"/>
          <w:sz w:val="18"/>
          <w:szCs w:val="18"/>
          <w:lang w:bidi="en-US"/>
        </w:rPr>
      </w:pPr>
      <w:r>
        <w:br w:type="page"/>
      </w:r>
    </w:p>
    <w:p w14:paraId="6C344CA5" w14:textId="4391882F" w:rsidR="00075799" w:rsidRDefault="00075799" w:rsidP="00075799">
      <w:pPr>
        <w:pStyle w:val="Caption"/>
      </w:pPr>
      <w:r>
        <w:t>Table 4: ATM Order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1C893943"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D6D4D9A" w14:textId="77777777" w:rsidR="00075799" w:rsidRPr="001671B4" w:rsidRDefault="00075799" w:rsidP="00E9233C">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5546E9EE" w14:textId="77777777" w:rsidR="00075799" w:rsidRPr="001671B4" w:rsidRDefault="00075799" w:rsidP="00E9233C">
            <w:pPr>
              <w:pStyle w:val="TableHeading"/>
            </w:pPr>
            <w:r w:rsidRPr="001671B4">
              <w:t>Description</w:t>
            </w:r>
          </w:p>
        </w:tc>
      </w:tr>
      <w:tr w:rsidR="00075799" w:rsidRPr="001671B4" w14:paraId="7214ED4A"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57668519" w14:textId="77777777" w:rsidR="00075799" w:rsidRPr="003E5209" w:rsidRDefault="00075799" w:rsidP="00E9233C">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0CEE0C" w14:textId="77777777" w:rsidR="00075799" w:rsidRPr="001671B4" w:rsidRDefault="00075799" w:rsidP="00E9233C">
            <w:pPr>
              <w:pStyle w:val="TableBody"/>
            </w:pPr>
            <w:r w:rsidRPr="001671B4">
              <w:t>Cashpoint identifier string assigned by the institution. Not editable.</w:t>
            </w:r>
          </w:p>
        </w:tc>
      </w:tr>
      <w:tr w:rsidR="00075799" w:rsidRPr="001671B4" w14:paraId="200B81A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27E03329" w14:textId="77777777" w:rsidR="00075799" w:rsidRPr="007C5F50" w:rsidRDefault="00075799" w:rsidP="00E9233C">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5F17685C" w14:textId="77777777" w:rsidR="00075799" w:rsidRPr="001671B4" w:rsidRDefault="00075799" w:rsidP="00E9233C">
            <w:pPr>
              <w:pStyle w:val="TableBody"/>
            </w:pPr>
            <w:r w:rsidRPr="001671B4">
              <w:t>Cashpoint type is a description of the Cashpoint. Either Branch or Cashpoint will display.</w:t>
            </w:r>
          </w:p>
        </w:tc>
      </w:tr>
      <w:tr w:rsidR="00075799" w:rsidRPr="001671B4" w14:paraId="488D5889"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47A3457" w14:textId="77777777" w:rsidR="00075799" w:rsidRPr="007C5F50" w:rsidRDefault="00075799" w:rsidP="00E9233C">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0F36E8CA" w14:textId="1335D9D2" w:rsidR="00075799" w:rsidRPr="001671B4" w:rsidRDefault="00F80B23" w:rsidP="00E9233C">
            <w:pPr>
              <w:pStyle w:val="TableBody"/>
            </w:pPr>
            <w:r>
              <w:t>The d</w:t>
            </w:r>
            <w:r w:rsidRPr="001671B4">
              <w:t xml:space="preserve">ate </w:t>
            </w:r>
            <w:r w:rsidR="00075799" w:rsidRPr="001671B4">
              <w:t>on which recommended amount of cash to be delivered to the ATM should be prepared at the Vault. That is the date on which the vault should receive the ATM cash order.  Not editable.</w:t>
            </w:r>
          </w:p>
        </w:tc>
      </w:tr>
      <w:tr w:rsidR="00075799" w:rsidRPr="001671B4" w14:paraId="732260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18A60B9" w14:textId="77777777" w:rsidR="00075799" w:rsidRPr="007C5F50" w:rsidRDefault="00075799" w:rsidP="00E92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64AD9B0E" w14:textId="53BEFDBB" w:rsidR="00075799" w:rsidRPr="001671B4" w:rsidRDefault="00075799" w:rsidP="00E9233C">
            <w:pPr>
              <w:pStyle w:val="TableBody"/>
            </w:pPr>
            <w:r w:rsidRPr="001671B4">
              <w:t xml:space="preserve">Select from the calendar object the date on which </w:t>
            </w:r>
            <w:r w:rsidR="00F80B23">
              <w:t xml:space="preserve">the </w:t>
            </w:r>
            <w:r w:rsidRPr="001671B4">
              <w:t>ordered amount of money should be delivered to the Cashpoint.</w:t>
            </w:r>
          </w:p>
        </w:tc>
      </w:tr>
      <w:tr w:rsidR="00075799" w:rsidRPr="001671B4" w14:paraId="79869EBD"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8CB7EC9" w14:textId="77777777" w:rsidR="00075799" w:rsidRPr="007C5F50" w:rsidRDefault="00075799" w:rsidP="00E9233C">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01CB9102" w14:textId="77777777" w:rsidR="00075799" w:rsidRPr="001671B4" w:rsidRDefault="00075799" w:rsidP="00E9233C">
            <w:pPr>
              <w:pStyle w:val="TableBody"/>
            </w:pPr>
            <w:r w:rsidRPr="001671B4">
              <w:t>For ATMs, it will be Add Cash or Replace.</w:t>
            </w:r>
          </w:p>
        </w:tc>
      </w:tr>
      <w:tr w:rsidR="00075799" w:rsidRPr="001671B4" w14:paraId="25E53EC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C84AE86" w14:textId="77777777" w:rsidR="00075799" w:rsidRPr="007C5F50" w:rsidRDefault="00075799" w:rsidP="00E9233C">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492830CF" w14:textId="77777777" w:rsidR="00075799" w:rsidRPr="001671B4" w:rsidRDefault="00075799" w:rsidP="00E9233C">
            <w:pPr>
              <w:pStyle w:val="TableBody"/>
            </w:pPr>
            <w:r w:rsidRPr="001671B4">
              <w:t>Dropdown box storing codes to select for changing recommended amount.</w:t>
            </w:r>
          </w:p>
        </w:tc>
      </w:tr>
      <w:tr w:rsidR="00075799" w:rsidRPr="001671B4" w14:paraId="0AF59ACC"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6A6405E" w14:textId="77777777" w:rsidR="00075799" w:rsidRPr="007C5F50" w:rsidRDefault="00075799" w:rsidP="00E9233C">
            <w:pPr>
              <w:pStyle w:val="TableBody"/>
              <w:rPr>
                <w:b/>
                <w:bCs/>
              </w:rPr>
            </w:pPr>
            <w:r w:rsidRPr="007C5F50">
              <w:rPr>
                <w:b/>
                <w:bCs/>
              </w:rPr>
              <w:t>BLOG MESSAGE</w:t>
            </w:r>
          </w:p>
        </w:tc>
        <w:tc>
          <w:tcPr>
            <w:tcW w:w="5458" w:type="dxa"/>
            <w:tcBorders>
              <w:top w:val="single" w:sz="4" w:space="0" w:color="auto"/>
              <w:left w:val="single" w:sz="4" w:space="0" w:color="auto"/>
              <w:bottom w:val="single" w:sz="4" w:space="0" w:color="auto"/>
              <w:right w:val="single" w:sz="4" w:space="0" w:color="auto"/>
            </w:tcBorders>
          </w:tcPr>
          <w:p w14:paraId="13003B74" w14:textId="77777777" w:rsidR="00075799" w:rsidRPr="001671B4" w:rsidRDefault="00075799" w:rsidP="00E9233C">
            <w:pPr>
              <w:pStyle w:val="TableBody"/>
            </w:pPr>
            <w:r>
              <w:t>Users can enter custom notes that will be attached to and saved with the order detail in OptiCash/OptiNet</w:t>
            </w:r>
          </w:p>
        </w:tc>
      </w:tr>
      <w:tr w:rsidR="00075799" w:rsidRPr="001671B4" w14:paraId="630AFEB4"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B404CCB" w14:textId="13F1FF32" w:rsidR="00075799" w:rsidRPr="007C5F50" w:rsidRDefault="00F80B23" w:rsidP="00E9233C">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4" w:space="0" w:color="auto"/>
              <w:bottom w:val="single" w:sz="4" w:space="0" w:color="auto"/>
              <w:right w:val="single" w:sz="4" w:space="0" w:color="auto"/>
            </w:tcBorders>
          </w:tcPr>
          <w:p w14:paraId="3CCEC291" w14:textId="77777777" w:rsidR="00075799" w:rsidRPr="001671B4" w:rsidRDefault="00075799" w:rsidP="00E9233C">
            <w:pPr>
              <w:pStyle w:val="TableBody"/>
            </w:pPr>
            <w:r w:rsidRPr="001671B4">
              <w:t>Type of currency being used in the ATM.</w:t>
            </w:r>
          </w:p>
        </w:tc>
      </w:tr>
      <w:tr w:rsidR="00075799" w:rsidRPr="001671B4" w14:paraId="57A18965"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7DA2AEA" w14:textId="77777777" w:rsidR="00075799" w:rsidRPr="007C5F50" w:rsidRDefault="00075799" w:rsidP="00E9233C">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47AD1F96" w14:textId="22D1EF9F" w:rsidR="00075799" w:rsidRPr="001671B4" w:rsidRDefault="00075799" w:rsidP="00E9233C">
            <w:pPr>
              <w:pStyle w:val="TableBody"/>
            </w:pPr>
            <w:r w:rsidRPr="001671B4">
              <w:t xml:space="preserve">Specific identification </w:t>
            </w:r>
            <w:r w:rsidR="00F80B23">
              <w:t xml:space="preserve">is </w:t>
            </w:r>
            <w:r w:rsidRPr="001671B4">
              <w:t>assigned by the institution to each of the denominations the Cashpoint dispenses. Not editable. Denominations not dispensed by the ATM will not be shown and cannot be ordered.</w:t>
            </w:r>
          </w:p>
        </w:tc>
      </w:tr>
      <w:tr w:rsidR="00075799" w:rsidRPr="001671B4" w14:paraId="1C2C52A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20C19A" w14:textId="77777777" w:rsidR="00075799" w:rsidRPr="007C5F50" w:rsidRDefault="00075799" w:rsidP="00E9233C">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62B02FF2" w14:textId="45D7D397" w:rsidR="00075799" w:rsidRPr="001671B4" w:rsidRDefault="00075799" w:rsidP="00E9233C">
            <w:pPr>
              <w:pStyle w:val="TableBody"/>
            </w:pPr>
            <w:r w:rsidRPr="001671B4">
              <w:t xml:space="preserve">Type in </w:t>
            </w:r>
            <w:r w:rsidR="00F80B23">
              <w:t xml:space="preserve">the </w:t>
            </w:r>
            <w:r w:rsidRPr="001671B4">
              <w:t>amount of money to be ordered for the ATM by denomination. T</w:t>
            </w:r>
            <w:r w:rsidR="00F80B23">
              <w:t>he t</w:t>
            </w:r>
            <w:r w:rsidRPr="001671B4">
              <w:t xml:space="preserve">otal ordered amount will be automatically obtained </w:t>
            </w:r>
            <w:r w:rsidR="00F80B23">
              <w:t xml:space="preserve">by </w:t>
            </w:r>
            <w:r w:rsidRPr="001671B4">
              <w:t>summarizing individual ordered amounts by denomination. Ordered amounts should not be greater than the respective Max. Capacity per denomination. Denominations not dispensed by the ATM cannot be ordered.</w:t>
            </w:r>
          </w:p>
        </w:tc>
      </w:tr>
      <w:tr w:rsidR="00075799" w:rsidRPr="001671B4" w14:paraId="76F1931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6A7354" w14:textId="77777777" w:rsidR="00075799" w:rsidRPr="007C5F50" w:rsidRDefault="00075799" w:rsidP="00E9233C">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6DD747FC" w14:textId="03DD2B11" w:rsidR="00075799" w:rsidRPr="001671B4" w:rsidRDefault="00F80B23" w:rsidP="00E9233C">
            <w:pPr>
              <w:pStyle w:val="TableBody"/>
            </w:pPr>
            <w:r>
              <w:t>The m</w:t>
            </w:r>
            <w:r w:rsidRPr="001671B4">
              <w:t xml:space="preserve">aximum </w:t>
            </w:r>
            <w:r w:rsidR="00075799" w:rsidRPr="001671B4">
              <w:t>amount of money the ATM can hold by denomination.</w:t>
            </w:r>
          </w:p>
        </w:tc>
      </w:tr>
    </w:tbl>
    <w:p w14:paraId="2CA4E5FF"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183F3A"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363E7ADF"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15FC9EF2" w14:textId="7A9E7845" w:rsidR="00075799" w:rsidRDefault="00075799" w:rsidP="006C37B5">
      <w:pPr>
        <w:pStyle w:val="ListNumber"/>
        <w:numPr>
          <w:ilvl w:val="0"/>
          <w:numId w:val="103"/>
        </w:numPr>
      </w:pPr>
      <w:r>
        <w:t xml:space="preserve">If necessary, </w:t>
      </w:r>
      <w:r w:rsidR="00133535">
        <w:t xml:space="preserve">the </w:t>
      </w:r>
      <w:r>
        <w:t xml:space="preserve">branch user can also enter a message regarding this order. </w:t>
      </w:r>
    </w:p>
    <w:p w14:paraId="176A6CE7"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68E09C3A" w14:textId="77777777" w:rsidR="00075799" w:rsidRDefault="00075799" w:rsidP="00E9233C">
      <w:pPr>
        <w:pStyle w:val="ListNumber"/>
        <w:numPr>
          <w:ilvl w:val="0"/>
          <w:numId w:val="0"/>
        </w:numPr>
        <w:ind w:left="1077"/>
        <w:rPr>
          <w:caps/>
          <w:color w:val="622423"/>
          <w:spacing w:val="10"/>
        </w:rPr>
      </w:pPr>
      <w:bookmarkStart w:id="171" w:name="_Ref27127736"/>
    </w:p>
    <w:p w14:paraId="0BD653C3" w14:textId="77777777" w:rsidR="00075799" w:rsidRPr="008C2A35" w:rsidRDefault="00075799" w:rsidP="00075799">
      <w:pPr>
        <w:pStyle w:val="Heading4"/>
      </w:pPr>
      <w:r w:rsidRPr="008C2A35">
        <w:t>BRANCH Ordering &amp; Clearance</w:t>
      </w:r>
      <w:bookmarkEnd w:id="171"/>
    </w:p>
    <w:p w14:paraId="38580887" w14:textId="77777777" w:rsidR="00075799" w:rsidRPr="00E9233C" w:rsidRDefault="00075799" w:rsidP="00E9233C">
      <w:pPr>
        <w:pStyle w:val="ListNumber"/>
        <w:numPr>
          <w:ilvl w:val="0"/>
          <w:numId w:val="86"/>
        </w:numPr>
        <w:rPr>
          <w:b/>
          <w:bCs/>
        </w:rPr>
      </w:pPr>
      <w:r>
        <w:t xml:space="preserve">To initiate a manual Branch order, first select a </w:t>
      </w:r>
      <w:r w:rsidRPr="00E9233C">
        <w:rPr>
          <w:b/>
          <w:bCs/>
        </w:rPr>
        <w:t xml:space="preserve">Branch </w:t>
      </w:r>
      <w:r>
        <w:t xml:space="preserve">from the </w:t>
      </w:r>
      <w:r w:rsidRPr="00E9233C">
        <w:rPr>
          <w:b/>
          <w:bCs/>
        </w:rPr>
        <w:t>Cashpoint Selection Window.</w:t>
      </w:r>
    </w:p>
    <w:p w14:paraId="244BEEB9"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p w14:paraId="1011F438" w14:textId="77777777" w:rsidR="00075799" w:rsidRDefault="00075799" w:rsidP="00EF2FBD">
      <w:pPr>
        <w:pStyle w:val="BodyText"/>
      </w:pPr>
      <w:r>
        <w:t>For all Branch Ordering and Clearance options, the layout of the screen is the same, as shown in the figure below.</w:t>
      </w:r>
    </w:p>
    <w:p w14:paraId="1BD2C6FD" w14:textId="77777777" w:rsidR="00075799" w:rsidRDefault="00075799" w:rsidP="00EF2FBD">
      <w:pPr>
        <w:pStyle w:val="BodyText"/>
      </w:pPr>
      <w:r>
        <w:t xml:space="preserve">The fields that will differ, depending on the chosen action, will be the </w:t>
      </w:r>
      <w:r>
        <w:rPr>
          <w:b/>
        </w:rPr>
        <w:t xml:space="preserve">Action </w:t>
      </w:r>
      <w:r>
        <w:t>field and the presence of Cash Quality designations for Branch Returns only.  From the example below, we know we are dealing with a Branch Delivery.</w:t>
      </w:r>
    </w:p>
    <w:p w14:paraId="002885B2" w14:textId="13AD36C3" w:rsidR="00075799" w:rsidRDefault="00075799" w:rsidP="00075799">
      <w:r>
        <w:t xml:space="preserve">Figure </w:t>
      </w:r>
      <w:r w:rsidR="00743EA5">
        <w:fldChar w:fldCharType="begin"/>
      </w:r>
      <w:r w:rsidR="00743EA5">
        <w:instrText xml:space="preserve"> SEQ Figure \* ARABIC </w:instrText>
      </w:r>
      <w:r w:rsidR="00743EA5">
        <w:fldChar w:fldCharType="separate"/>
      </w:r>
      <w:r w:rsidR="009F0B76">
        <w:rPr>
          <w:noProof/>
        </w:rPr>
        <w:t>20</w:t>
      </w:r>
      <w:r w:rsidR="00743EA5">
        <w:rPr>
          <w:noProof/>
        </w:rPr>
        <w:fldChar w:fldCharType="end"/>
      </w:r>
      <w:r>
        <w:t>: Branch Screen for Delivery</w:t>
      </w:r>
    </w:p>
    <w:p w14:paraId="39F48BC1" w14:textId="4716E6AF" w:rsidR="008B45F2" w:rsidRDefault="009B60E9" w:rsidP="009B60E9">
      <w:pPr>
        <w:jc w:val="center"/>
      </w:pPr>
      <w:r>
        <w:rPr>
          <w:noProof/>
        </w:rPr>
        <w:drawing>
          <wp:inline distT="0" distB="0" distL="0" distR="0" wp14:anchorId="549CA310" wp14:editId="36BC8D31">
            <wp:extent cx="4820716" cy="4105686"/>
            <wp:effectExtent l="76200" t="76200" r="132715"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4034" cy="4108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E6A7" w14:textId="487D8EFB" w:rsidR="001040F5" w:rsidRDefault="001040F5">
      <w:pPr>
        <w:spacing w:after="160" w:line="259" w:lineRule="auto"/>
      </w:pPr>
      <w:r>
        <w:br w:type="page"/>
      </w:r>
    </w:p>
    <w:p w14:paraId="5FFF41C6" w14:textId="0C0B6BA5" w:rsidR="00075799" w:rsidRDefault="00075799" w:rsidP="00075799">
      <w:pPr>
        <w:pStyle w:val="Caption"/>
      </w:pPr>
      <w:r>
        <w:t xml:space="preserve">Figure </w:t>
      </w:r>
      <w:r>
        <w:rPr>
          <w:noProof/>
        </w:rPr>
        <w:fldChar w:fldCharType="begin"/>
      </w:r>
      <w:r>
        <w:rPr>
          <w:noProof/>
        </w:rPr>
        <w:instrText xml:space="preserve"> SEQ Figure \* ARABIC </w:instrText>
      </w:r>
      <w:r>
        <w:rPr>
          <w:noProof/>
        </w:rPr>
        <w:fldChar w:fldCharType="separate"/>
      </w:r>
      <w:r w:rsidR="009F0B76">
        <w:rPr>
          <w:noProof/>
        </w:rPr>
        <w:t>21</w:t>
      </w:r>
      <w:r>
        <w:rPr>
          <w:noProof/>
        </w:rPr>
        <w:fldChar w:fldCharType="end"/>
      </w:r>
      <w:r>
        <w:t>: Branch Screen for Clearance/Return</w:t>
      </w:r>
    </w:p>
    <w:p w14:paraId="5E8B301B" w14:textId="6A214E65" w:rsidR="00075799" w:rsidRDefault="00133727" w:rsidP="007C5F50">
      <w:pPr>
        <w:jc w:val="center"/>
      </w:pPr>
      <w:r>
        <w:rPr>
          <w:noProof/>
        </w:rPr>
        <w:drawing>
          <wp:inline distT="0" distB="0" distL="0" distR="0" wp14:anchorId="247788AF" wp14:editId="6610C1D3">
            <wp:extent cx="5281574" cy="4409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2348" cy="4409812"/>
                    </a:xfrm>
                    <a:prstGeom prst="rect">
                      <a:avLst/>
                    </a:prstGeom>
                  </pic:spPr>
                </pic:pic>
              </a:graphicData>
            </a:graphic>
          </wp:inline>
        </w:drawing>
      </w:r>
    </w:p>
    <w:p w14:paraId="02969D04" w14:textId="77777777" w:rsidR="00075799" w:rsidRDefault="00075799" w:rsidP="006C37B5">
      <w:pPr>
        <w:pStyle w:val="ListNumber"/>
        <w:numPr>
          <w:ilvl w:val="0"/>
          <w:numId w:val="103"/>
        </w:numPr>
      </w:pPr>
      <w:r>
        <w:t>Note the fields and descriptions in the following table:</w:t>
      </w:r>
    </w:p>
    <w:p w14:paraId="67125541"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89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79"/>
        <w:gridCol w:w="5458"/>
      </w:tblGrid>
      <w:tr w:rsidR="00075799" w:rsidRPr="001671B4" w14:paraId="0D987FB9" w14:textId="77777777" w:rsidTr="007C5F50">
        <w:trPr>
          <w:cantSplit/>
          <w:tblHeader/>
        </w:trPr>
        <w:tc>
          <w:tcPr>
            <w:tcW w:w="2179" w:type="dxa"/>
            <w:tcBorders>
              <w:top w:val="single" w:sz="6" w:space="0" w:color="auto"/>
              <w:bottom w:val="single" w:sz="4" w:space="0" w:color="auto"/>
              <w:right w:val="single" w:sz="6" w:space="0" w:color="auto"/>
            </w:tcBorders>
            <w:shd w:val="clear" w:color="auto" w:fill="54B948"/>
          </w:tcPr>
          <w:p w14:paraId="455D7E4D" w14:textId="77777777" w:rsidR="00075799" w:rsidRPr="001671B4" w:rsidRDefault="00075799" w:rsidP="001040F5">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EC318BB" w14:textId="77777777" w:rsidR="00075799" w:rsidRPr="001671B4" w:rsidRDefault="00075799" w:rsidP="001040F5">
            <w:pPr>
              <w:pStyle w:val="TableHeading"/>
            </w:pPr>
            <w:r w:rsidRPr="001671B4">
              <w:t>Description</w:t>
            </w:r>
          </w:p>
        </w:tc>
      </w:tr>
      <w:tr w:rsidR="00075799" w:rsidRPr="001671B4" w14:paraId="0E3C5162"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E68A21E" w14:textId="77777777" w:rsidR="00075799" w:rsidRPr="0081771A" w:rsidRDefault="00075799" w:rsidP="001040F5">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7F201E6E" w14:textId="77777777" w:rsidR="00075799" w:rsidRPr="001671B4" w:rsidRDefault="00075799" w:rsidP="001040F5">
            <w:pPr>
              <w:pStyle w:val="TableBody"/>
            </w:pPr>
            <w:r w:rsidRPr="001671B4">
              <w:t>Cashpoint identifier string assigned by the institution. Not editable.</w:t>
            </w:r>
          </w:p>
        </w:tc>
      </w:tr>
      <w:tr w:rsidR="00075799" w:rsidRPr="001671B4" w14:paraId="362A32E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B0AD3F9" w14:textId="77777777" w:rsidR="00075799" w:rsidRPr="007C5F50" w:rsidRDefault="00075799" w:rsidP="001040F5">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2972DA37" w14:textId="77777777" w:rsidR="00075799" w:rsidRPr="001671B4" w:rsidRDefault="00075799" w:rsidP="001040F5">
            <w:pPr>
              <w:pStyle w:val="TableBody"/>
            </w:pPr>
            <w:r w:rsidRPr="001671B4">
              <w:t>Cashpoint type is a description of the Cashpoint. Either Branch or Cashpoint will display.</w:t>
            </w:r>
          </w:p>
        </w:tc>
      </w:tr>
      <w:tr w:rsidR="00075799" w:rsidRPr="001671B4" w14:paraId="2D8ADEA8"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F368A" w14:textId="77777777" w:rsidR="00075799" w:rsidRPr="007C5F50" w:rsidRDefault="00075799" w:rsidP="001040F5">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730BFA36" w14:textId="715A5FFF" w:rsidR="00075799" w:rsidRPr="001671B4" w:rsidRDefault="00133535" w:rsidP="001040F5">
            <w:pPr>
              <w:pStyle w:val="TableBody"/>
            </w:pPr>
            <w:r>
              <w:t>The d</w:t>
            </w:r>
            <w:r w:rsidRPr="001671B4">
              <w:t xml:space="preserve">ate </w:t>
            </w:r>
            <w:r w:rsidR="00075799" w:rsidRPr="001671B4">
              <w:t xml:space="preserve">on which </w:t>
            </w:r>
            <w:r w:rsidR="0070242A">
              <w:t xml:space="preserve">the </w:t>
            </w:r>
            <w:r w:rsidR="00075799" w:rsidRPr="001671B4">
              <w:t xml:space="preserve">recommended amount of cash </w:t>
            </w:r>
            <w:r w:rsidR="00672C48">
              <w:t>should</w:t>
            </w:r>
            <w:r w:rsidR="00672C48" w:rsidRPr="001671B4">
              <w:t xml:space="preserve"> </w:t>
            </w:r>
            <w:r w:rsidR="00075799" w:rsidRPr="001671B4">
              <w:t xml:space="preserve">be delivered </w:t>
            </w:r>
            <w:r w:rsidR="0070242A">
              <w:t>and</w:t>
            </w:r>
            <w:r w:rsidR="00075799" w:rsidRPr="001671B4">
              <w:t xml:space="preserve"> prepared at the Vault to be sent to the Branch, that is, the date on which the vault should receive the Branch cash order.  Not editable.</w:t>
            </w:r>
          </w:p>
        </w:tc>
      </w:tr>
      <w:tr w:rsidR="00075799" w:rsidRPr="001671B4" w14:paraId="41C80245"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38CA261" w14:textId="77777777" w:rsidR="00075799" w:rsidRPr="007C5F50" w:rsidRDefault="00075799" w:rsidP="001040F5">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053E4ACB" w14:textId="3321A276" w:rsidR="00075799" w:rsidRPr="001671B4" w:rsidRDefault="00133535" w:rsidP="001040F5">
            <w:pPr>
              <w:pStyle w:val="TableBody"/>
            </w:pPr>
            <w:r>
              <w:t>The d</w:t>
            </w:r>
            <w:r w:rsidRPr="001671B4">
              <w:t xml:space="preserve">ate </w:t>
            </w:r>
            <w:r w:rsidR="00075799" w:rsidRPr="001671B4">
              <w:t>on which recommended amount of money will be delivered to the Branch</w:t>
            </w:r>
          </w:p>
        </w:tc>
      </w:tr>
      <w:tr w:rsidR="00075799" w:rsidRPr="001671B4" w14:paraId="3C312C8D"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10BF792" w14:textId="77777777" w:rsidR="00075799" w:rsidRPr="007C5F50" w:rsidRDefault="00075799" w:rsidP="001040F5">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33256219" w14:textId="77777777" w:rsidR="00075799" w:rsidRPr="001671B4" w:rsidRDefault="00075799" w:rsidP="001040F5">
            <w:pPr>
              <w:pStyle w:val="TableBody"/>
            </w:pPr>
            <w:r w:rsidRPr="001671B4">
              <w:t>For branches, it will be Delivery or Return.</w:t>
            </w:r>
          </w:p>
        </w:tc>
      </w:tr>
      <w:tr w:rsidR="00075799" w:rsidRPr="001671B4" w14:paraId="6318F8F9"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5870466" w14:textId="77777777" w:rsidR="00075799" w:rsidRPr="001671B4" w:rsidRDefault="00075799" w:rsidP="001040F5">
            <w:pPr>
              <w:pStyle w:val="TableBody"/>
            </w:pPr>
            <w:r w:rsidRPr="001671B4">
              <w:t>BAG REFERENCE ID</w:t>
            </w:r>
          </w:p>
        </w:tc>
        <w:tc>
          <w:tcPr>
            <w:tcW w:w="5458" w:type="dxa"/>
            <w:tcBorders>
              <w:top w:val="single" w:sz="4" w:space="0" w:color="auto"/>
              <w:left w:val="single" w:sz="4" w:space="0" w:color="auto"/>
              <w:bottom w:val="single" w:sz="4" w:space="0" w:color="auto"/>
              <w:right w:val="single" w:sz="4" w:space="0" w:color="auto"/>
            </w:tcBorders>
          </w:tcPr>
          <w:p w14:paraId="67C09B76" w14:textId="77777777" w:rsidR="00075799" w:rsidRPr="001671B4" w:rsidRDefault="00075799" w:rsidP="001040F5">
            <w:pPr>
              <w:pStyle w:val="TableBody"/>
            </w:pPr>
            <w:r w:rsidRPr="001671B4">
              <w:rPr>
                <w:b/>
                <w:bCs/>
              </w:rPr>
              <w:t>Bag Reference</w:t>
            </w:r>
            <w:r w:rsidRPr="001671B4">
              <w:t xml:space="preserve"> field will only be displayed for branch returns. In this field, a 12-character bag reference number can be entered for a branch return for tracking purposes. This feature can be turned on or off under the /maint/ URL.</w:t>
            </w:r>
          </w:p>
        </w:tc>
      </w:tr>
      <w:tr w:rsidR="00075799" w:rsidRPr="001671B4" w14:paraId="2CB8F42A"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50145301" w14:textId="77777777" w:rsidR="00075799" w:rsidRPr="001671B4" w:rsidRDefault="00075799" w:rsidP="001040F5">
            <w:pPr>
              <w:pStyle w:val="TableBody"/>
            </w:pPr>
            <w:r w:rsidRPr="001671B4">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36C13271" w14:textId="2D8AF452" w:rsidR="00075799" w:rsidRPr="001671B4" w:rsidRDefault="00075799" w:rsidP="001040F5">
            <w:pPr>
              <w:pStyle w:val="TableBody"/>
            </w:pPr>
            <w:r w:rsidRPr="001671B4">
              <w:t xml:space="preserve">Specific identification </w:t>
            </w:r>
            <w:r w:rsidR="00133535">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4D896D80"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E7BC44D" w14:textId="77777777" w:rsidR="00075799" w:rsidRPr="001671B4" w:rsidRDefault="00075799" w:rsidP="001040F5">
            <w:pPr>
              <w:pStyle w:val="TableBody"/>
            </w:pPr>
            <w:r>
              <w:t>DENOMINATION SPLITS (Quality)</w:t>
            </w:r>
          </w:p>
        </w:tc>
        <w:tc>
          <w:tcPr>
            <w:tcW w:w="5458" w:type="dxa"/>
            <w:tcBorders>
              <w:top w:val="single" w:sz="4" w:space="0" w:color="auto"/>
              <w:left w:val="single" w:sz="4" w:space="0" w:color="auto"/>
              <w:bottom w:val="single" w:sz="4" w:space="0" w:color="auto"/>
              <w:right w:val="single" w:sz="4" w:space="0" w:color="auto"/>
            </w:tcBorders>
          </w:tcPr>
          <w:p w14:paraId="7D269E07" w14:textId="77777777" w:rsidR="00075799" w:rsidRPr="001671B4" w:rsidRDefault="00075799" w:rsidP="001040F5">
            <w:pPr>
              <w:pStyle w:val="TableBody"/>
            </w:pPr>
            <w:r>
              <w:t>Allows the designation of what each portion of each currency/denomination belongs to certain Cash Quality designations.</w:t>
            </w:r>
          </w:p>
        </w:tc>
      </w:tr>
      <w:tr w:rsidR="00075799" w:rsidRPr="001671B4" w14:paraId="4A572D07"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C3AA430" w14:textId="77777777" w:rsidR="00075799" w:rsidRPr="001671B4" w:rsidRDefault="00075799" w:rsidP="001040F5">
            <w:pPr>
              <w:pStyle w:val="TableBody"/>
            </w:pPr>
            <w:r w:rsidRPr="001671B4">
              <w:t>DENOMINATION SPLITS (Amount)</w:t>
            </w:r>
          </w:p>
        </w:tc>
        <w:tc>
          <w:tcPr>
            <w:tcW w:w="5458" w:type="dxa"/>
            <w:tcBorders>
              <w:top w:val="single" w:sz="4" w:space="0" w:color="auto"/>
              <w:left w:val="single" w:sz="4" w:space="0" w:color="auto"/>
              <w:bottom w:val="single" w:sz="4" w:space="0" w:color="auto"/>
              <w:right w:val="single" w:sz="4" w:space="0" w:color="auto"/>
            </w:tcBorders>
          </w:tcPr>
          <w:p w14:paraId="60B9935C" w14:textId="76CC2DC9" w:rsidR="00075799" w:rsidRPr="001671B4" w:rsidRDefault="00075799" w:rsidP="001040F5">
            <w:pPr>
              <w:pStyle w:val="TableBody"/>
            </w:pPr>
            <w:r w:rsidRPr="001671B4">
              <w:t xml:space="preserve">Specific identification </w:t>
            </w:r>
            <w:r w:rsidR="00133535">
              <w:t xml:space="preserve">is </w:t>
            </w:r>
            <w:r w:rsidRPr="001671B4">
              <w:t>assigned by the institution to each denomination the Branch uses.</w:t>
            </w:r>
          </w:p>
        </w:tc>
      </w:tr>
      <w:tr w:rsidR="00075799" w:rsidRPr="001671B4" w14:paraId="5D6F24FE"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D674202" w14:textId="77777777" w:rsidR="00075799" w:rsidRPr="001671B4" w:rsidRDefault="00075799" w:rsidP="001040F5">
            <w:pPr>
              <w:pStyle w:val="TableBody"/>
            </w:pPr>
            <w:r w:rsidRPr="001671B4">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4D5BFFBF" w14:textId="2C626734" w:rsidR="00075799" w:rsidRPr="001671B4" w:rsidRDefault="00133535" w:rsidP="001040F5">
            <w:pPr>
              <w:pStyle w:val="TableBody"/>
            </w:pPr>
            <w:r>
              <w:t>The r</w:t>
            </w:r>
            <w:r w:rsidRPr="001671B4">
              <w:t xml:space="preserve">ecommended </w:t>
            </w:r>
            <w:r w:rsidR="00075799" w:rsidRPr="001671B4">
              <w:t>amount of money to be delivered to the Branch by denomination. T</w:t>
            </w:r>
            <w:r w:rsidR="00BC1FDC">
              <w:t>he t</w:t>
            </w:r>
            <w:r w:rsidR="00075799" w:rsidRPr="001671B4">
              <w:t>otal recommended amount would be automatically obtained summarizing recommended amounts by denomination.</w:t>
            </w:r>
          </w:p>
        </w:tc>
      </w:tr>
      <w:tr w:rsidR="00075799" w:rsidRPr="001671B4" w14:paraId="7514C07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AFF9D" w14:textId="77777777" w:rsidR="00075799" w:rsidRPr="001671B4" w:rsidRDefault="00075799" w:rsidP="001040F5">
            <w:pPr>
              <w:pStyle w:val="TableBody"/>
            </w:pPr>
            <w:r w:rsidRPr="001671B4">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15CED9F" w14:textId="561E03AA" w:rsidR="00075799" w:rsidRPr="001671B4" w:rsidRDefault="00BC1FDC" w:rsidP="001040F5">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761C42C0"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3539BBFB"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02ED6C52"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69613AFC" w14:textId="77777777" w:rsidR="00075799" w:rsidRDefault="00075799" w:rsidP="006C37B5">
      <w:pPr>
        <w:pStyle w:val="ListNumber"/>
        <w:numPr>
          <w:ilvl w:val="0"/>
          <w:numId w:val="103"/>
        </w:numPr>
      </w:pPr>
      <w:r>
        <w:t xml:space="preserve">For branch returns only, enter the bag reference ID in the field provided.  </w:t>
      </w:r>
    </w:p>
    <w:p w14:paraId="5220D467" w14:textId="35C7E342" w:rsidR="00075799" w:rsidRDefault="00075799" w:rsidP="006C37B5">
      <w:pPr>
        <w:pStyle w:val="ListNumber"/>
        <w:numPr>
          <w:ilvl w:val="0"/>
          <w:numId w:val="103"/>
        </w:numPr>
      </w:pPr>
      <w:r>
        <w:t xml:space="preserve">If necessary, </w:t>
      </w:r>
      <w:r w:rsidR="00BC1FDC">
        <w:t xml:space="preserve">the </w:t>
      </w:r>
      <w:r>
        <w:t xml:space="preserve">branch user can also enter a message regarding this order. </w:t>
      </w:r>
    </w:p>
    <w:p w14:paraId="508151C1"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C2A26E4" w14:textId="77777777" w:rsidR="00075799" w:rsidRDefault="00075799" w:rsidP="00075799"/>
    <w:p w14:paraId="4822C122" w14:textId="77777777" w:rsidR="00075799" w:rsidRPr="008C2A35" w:rsidRDefault="00075799" w:rsidP="00075799">
      <w:pPr>
        <w:pStyle w:val="Heading4"/>
      </w:pPr>
      <w:r w:rsidRPr="008C2A35">
        <w:t>Commercial Delivery and Returns</w:t>
      </w:r>
    </w:p>
    <w:p w14:paraId="78581A0D" w14:textId="77777777" w:rsidR="00075799" w:rsidRPr="009B60E9" w:rsidRDefault="00075799" w:rsidP="009B60E9">
      <w:pPr>
        <w:pStyle w:val="ListNumber"/>
        <w:numPr>
          <w:ilvl w:val="0"/>
          <w:numId w:val="87"/>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66EC69B8"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 (Commercial Delivery or Commercial Return).</w:t>
      </w:r>
    </w:p>
    <w:p w14:paraId="16A0A192" w14:textId="2930319C" w:rsidR="00075799" w:rsidRDefault="00075799" w:rsidP="006C37B5">
      <w:pPr>
        <w:pStyle w:val="ListNumber"/>
        <w:numPr>
          <w:ilvl w:val="0"/>
          <w:numId w:val="103"/>
        </w:numPr>
        <w:rPr>
          <w:b/>
          <w:bCs/>
        </w:rPr>
      </w:pPr>
      <w:r>
        <w:rPr>
          <w:bCs/>
        </w:rPr>
        <w:t xml:space="preserve">Select the Commercial Customer Name from the list indicated by the title </w:t>
      </w:r>
      <w:r>
        <w:rPr>
          <w:b/>
          <w:bCs/>
        </w:rPr>
        <w:t>Select Commercial Client</w:t>
      </w:r>
      <w:r>
        <w:rPr>
          <w:bCs/>
        </w:rPr>
        <w:t xml:space="preserve"> and click </w:t>
      </w:r>
      <w:r w:rsidR="00BC1FDC">
        <w:rPr>
          <w:bCs/>
        </w:rPr>
        <w:t xml:space="preserve">on </w:t>
      </w:r>
      <w:r>
        <w:rPr>
          <w:bCs/>
        </w:rPr>
        <w:t>Submit button to continue</w:t>
      </w:r>
    </w:p>
    <w:p w14:paraId="1455D31A" w14:textId="77777777" w:rsidR="00075799" w:rsidRDefault="00075799" w:rsidP="009B60E9">
      <w:pPr>
        <w:pStyle w:val="BodyText"/>
      </w:pPr>
      <w:r>
        <w:t>For all Branch Commercial Ordering and Clearance options, the layout of the screen is the same, as shown in the figure below.</w:t>
      </w:r>
    </w:p>
    <w:p w14:paraId="3B903701" w14:textId="38EBF0F5" w:rsidR="00075799" w:rsidRDefault="00075799" w:rsidP="009B60E9">
      <w:pPr>
        <w:pStyle w:val="BodyText"/>
      </w:pPr>
      <w:r>
        <w:t xml:space="preserve">The field that will differ, depending on the chosen action, will be the </w:t>
      </w:r>
      <w:r>
        <w:rPr>
          <w:b/>
        </w:rPr>
        <w:t xml:space="preserve">Action </w:t>
      </w:r>
      <w:r>
        <w:t>field.  From the example below, we know we are dealing with a Commercial Delivery.</w:t>
      </w:r>
    </w:p>
    <w:p w14:paraId="1E994186" w14:textId="3E04AADF" w:rsidR="00A7776F" w:rsidRDefault="00075799" w:rsidP="007C5F50">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22</w:t>
      </w:r>
      <w:r w:rsidRPr="026955AD">
        <w:rPr>
          <w:noProof/>
        </w:rPr>
        <w:fldChar w:fldCharType="end"/>
      </w:r>
      <w:r>
        <w:t>: Commercial Delivery/Return Page</w:t>
      </w:r>
    </w:p>
    <w:p w14:paraId="269B01CC" w14:textId="4EBF5E80" w:rsidR="00075799" w:rsidRDefault="00075799" w:rsidP="007C5F50">
      <w:pPr>
        <w:pStyle w:val="Caption"/>
        <w:ind w:left="180"/>
        <w:jc w:val="center"/>
      </w:pPr>
      <w:r>
        <w:rPr>
          <w:noProof/>
        </w:rPr>
        <w:drawing>
          <wp:inline distT="0" distB="0" distL="0" distR="0" wp14:anchorId="5D879883" wp14:editId="51EF4348">
            <wp:extent cx="5486400" cy="2857500"/>
            <wp:effectExtent l="76200" t="76200" r="133350" b="133350"/>
            <wp:docPr id="749720118" name="Picture 74972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0C02F" w14:textId="77777777" w:rsidR="00075799" w:rsidRDefault="00075799" w:rsidP="006C37B5">
      <w:pPr>
        <w:pStyle w:val="ListNumber"/>
        <w:numPr>
          <w:ilvl w:val="0"/>
          <w:numId w:val="103"/>
        </w:numPr>
      </w:pPr>
      <w:r>
        <w:t>Note the fields and descriptions in the following table:</w:t>
      </w:r>
    </w:p>
    <w:p w14:paraId="68F99314"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107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99"/>
        <w:gridCol w:w="5458"/>
      </w:tblGrid>
      <w:tr w:rsidR="00075799" w:rsidRPr="001671B4" w14:paraId="3FCFB3EA" w14:textId="77777777" w:rsidTr="007C5F50">
        <w:trPr>
          <w:cantSplit/>
          <w:tblHeader/>
        </w:trPr>
        <w:tc>
          <w:tcPr>
            <w:tcW w:w="1999" w:type="dxa"/>
            <w:tcBorders>
              <w:top w:val="single" w:sz="6" w:space="0" w:color="auto"/>
              <w:bottom w:val="single" w:sz="4" w:space="0" w:color="auto"/>
              <w:right w:val="single" w:sz="6" w:space="0" w:color="auto"/>
            </w:tcBorders>
            <w:shd w:val="clear" w:color="auto" w:fill="54B948"/>
          </w:tcPr>
          <w:p w14:paraId="498C5575" w14:textId="77777777" w:rsidR="00075799" w:rsidRPr="001671B4" w:rsidRDefault="00075799" w:rsidP="009B60E9">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7B758A0" w14:textId="77777777" w:rsidR="00075799" w:rsidRPr="001671B4" w:rsidRDefault="00075799" w:rsidP="009B60E9">
            <w:pPr>
              <w:pStyle w:val="TableHeading"/>
            </w:pPr>
            <w:r w:rsidRPr="001671B4">
              <w:t>Description</w:t>
            </w:r>
          </w:p>
        </w:tc>
      </w:tr>
      <w:tr w:rsidR="00075799" w:rsidRPr="001671B4" w14:paraId="7A799E55"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E35DDEB" w14:textId="77777777" w:rsidR="00075799" w:rsidRPr="00DD1FE4" w:rsidRDefault="00075799" w:rsidP="009B60E9">
            <w:pPr>
              <w:pStyle w:val="TableBody"/>
              <w:rPr>
                <w:b/>
                <w:bCs/>
              </w:rPr>
            </w:pPr>
            <w:r w:rsidRPr="007C5F50">
              <w:rPr>
                <w:b/>
                <w:bCs/>
              </w:rPr>
              <w:t>Client ID</w:t>
            </w:r>
          </w:p>
        </w:tc>
        <w:tc>
          <w:tcPr>
            <w:tcW w:w="5458" w:type="dxa"/>
            <w:tcBorders>
              <w:top w:val="single" w:sz="4" w:space="0" w:color="auto"/>
              <w:left w:val="single" w:sz="4" w:space="0" w:color="auto"/>
              <w:bottom w:val="single" w:sz="4" w:space="0" w:color="auto"/>
              <w:right w:val="single" w:sz="4" w:space="0" w:color="auto"/>
            </w:tcBorders>
          </w:tcPr>
          <w:p w14:paraId="138F45E8" w14:textId="77777777" w:rsidR="00075799" w:rsidRPr="001671B4" w:rsidRDefault="00075799" w:rsidP="009B60E9">
            <w:pPr>
              <w:pStyle w:val="TableBody"/>
            </w:pPr>
            <w:r>
              <w:t xml:space="preserve">Client </w:t>
            </w:r>
            <w:r w:rsidRPr="001671B4">
              <w:t>identifier string assigned by the institution. Not editable.</w:t>
            </w:r>
          </w:p>
        </w:tc>
      </w:tr>
      <w:tr w:rsidR="00075799" w:rsidRPr="001671B4" w14:paraId="332A7187"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6BC26E8" w14:textId="77777777" w:rsidR="00075799" w:rsidRPr="007C5F50" w:rsidRDefault="00075799" w:rsidP="009B60E9">
            <w:pPr>
              <w:pStyle w:val="TableBody"/>
              <w:rPr>
                <w:b/>
                <w:bCs/>
              </w:rPr>
            </w:pPr>
            <w:r w:rsidRPr="007C5F50">
              <w:rPr>
                <w:b/>
                <w:bCs/>
              </w:rPr>
              <w:t>Client Name</w:t>
            </w:r>
          </w:p>
        </w:tc>
        <w:tc>
          <w:tcPr>
            <w:tcW w:w="5458" w:type="dxa"/>
            <w:tcBorders>
              <w:top w:val="single" w:sz="4" w:space="0" w:color="auto"/>
              <w:left w:val="single" w:sz="4" w:space="0" w:color="auto"/>
              <w:bottom w:val="single" w:sz="4" w:space="0" w:color="auto"/>
              <w:right w:val="single" w:sz="4" w:space="0" w:color="auto"/>
            </w:tcBorders>
          </w:tcPr>
          <w:p w14:paraId="1B2D47DC" w14:textId="77777777" w:rsidR="00075799" w:rsidRPr="001671B4" w:rsidRDefault="00075799" w:rsidP="009B60E9">
            <w:pPr>
              <w:pStyle w:val="TableBody"/>
            </w:pPr>
            <w:r>
              <w:t>Client Name as a</w:t>
            </w:r>
            <w:r w:rsidRPr="001671B4">
              <w:t xml:space="preserve"> description of the </w:t>
            </w:r>
            <w:r>
              <w:t>Client.</w:t>
            </w:r>
          </w:p>
        </w:tc>
      </w:tr>
      <w:tr w:rsidR="00075799" w:rsidRPr="001671B4" w14:paraId="0A32DE6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E522121" w14:textId="77777777" w:rsidR="00075799" w:rsidRPr="007C5F50" w:rsidRDefault="00075799" w:rsidP="009B60E9">
            <w:pPr>
              <w:pStyle w:val="TableBody"/>
              <w:rPr>
                <w:b/>
                <w:bCs/>
              </w:rPr>
            </w:pPr>
            <w:r w:rsidRPr="007C5F50">
              <w:rPr>
                <w:b/>
                <w:bCs/>
              </w:rPr>
              <w:t>Corporate ID</w:t>
            </w:r>
          </w:p>
        </w:tc>
        <w:tc>
          <w:tcPr>
            <w:tcW w:w="5458" w:type="dxa"/>
            <w:tcBorders>
              <w:top w:val="single" w:sz="4" w:space="0" w:color="auto"/>
              <w:left w:val="single" w:sz="4" w:space="0" w:color="auto"/>
              <w:bottom w:val="single" w:sz="4" w:space="0" w:color="auto"/>
              <w:right w:val="single" w:sz="4" w:space="0" w:color="auto"/>
            </w:tcBorders>
          </w:tcPr>
          <w:p w14:paraId="2FCDEE11" w14:textId="77777777" w:rsidR="00075799" w:rsidRPr="001671B4" w:rsidRDefault="00075799" w:rsidP="009B60E9">
            <w:pPr>
              <w:pStyle w:val="TableBody"/>
            </w:pPr>
            <w:r>
              <w:t>The ID of the Corporation associated with the client</w:t>
            </w:r>
          </w:p>
        </w:tc>
      </w:tr>
      <w:tr w:rsidR="00075799" w:rsidRPr="001671B4" w14:paraId="35E4AE2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C8B52FC" w14:textId="77777777" w:rsidR="00075799" w:rsidRPr="007C5F50" w:rsidRDefault="00075799" w:rsidP="009B60E9">
            <w:pPr>
              <w:pStyle w:val="TableBody"/>
              <w:rPr>
                <w:b/>
                <w:bCs/>
              </w:rPr>
            </w:pPr>
            <w:r w:rsidRPr="007C5F50">
              <w:rPr>
                <w:b/>
                <w:bCs/>
              </w:rPr>
              <w:t>Corporate Name</w:t>
            </w:r>
          </w:p>
        </w:tc>
        <w:tc>
          <w:tcPr>
            <w:tcW w:w="5458" w:type="dxa"/>
            <w:tcBorders>
              <w:top w:val="single" w:sz="4" w:space="0" w:color="auto"/>
              <w:left w:val="single" w:sz="4" w:space="0" w:color="auto"/>
              <w:bottom w:val="single" w:sz="4" w:space="0" w:color="auto"/>
              <w:right w:val="single" w:sz="4" w:space="0" w:color="auto"/>
            </w:tcBorders>
          </w:tcPr>
          <w:p w14:paraId="67FB7C83" w14:textId="77777777" w:rsidR="00075799" w:rsidRPr="001671B4" w:rsidRDefault="00075799" w:rsidP="009B60E9">
            <w:pPr>
              <w:pStyle w:val="TableBody"/>
            </w:pPr>
            <w:r>
              <w:t>The name associated with the Corporate ID</w:t>
            </w:r>
          </w:p>
        </w:tc>
      </w:tr>
      <w:tr w:rsidR="00075799" w:rsidRPr="001671B4" w14:paraId="5E39C99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0FA75C6" w14:textId="77777777" w:rsidR="00075799" w:rsidRPr="007C5F50" w:rsidRDefault="00075799" w:rsidP="009B60E9">
            <w:pPr>
              <w:pStyle w:val="TableBody"/>
              <w:rPr>
                <w:b/>
                <w:bCs/>
              </w:rPr>
            </w:pPr>
            <w:r w:rsidRPr="007C5F50">
              <w:rPr>
                <w:b/>
                <w:bCs/>
              </w:rPr>
              <w:t>Branch ID</w:t>
            </w:r>
          </w:p>
        </w:tc>
        <w:tc>
          <w:tcPr>
            <w:tcW w:w="5458" w:type="dxa"/>
            <w:tcBorders>
              <w:top w:val="single" w:sz="4" w:space="0" w:color="auto"/>
              <w:left w:val="single" w:sz="4" w:space="0" w:color="auto"/>
              <w:bottom w:val="single" w:sz="4" w:space="0" w:color="auto"/>
              <w:right w:val="single" w:sz="4" w:space="0" w:color="auto"/>
            </w:tcBorders>
          </w:tcPr>
          <w:p w14:paraId="4384F1B7" w14:textId="77777777" w:rsidR="00075799" w:rsidRPr="001671B4" w:rsidRDefault="00075799" w:rsidP="009B60E9">
            <w:pPr>
              <w:pStyle w:val="TableBody"/>
            </w:pPr>
            <w:r>
              <w:t>The Cashpoint ID of the branch that is placing the order</w:t>
            </w:r>
          </w:p>
        </w:tc>
      </w:tr>
      <w:tr w:rsidR="00075799" w:rsidRPr="001671B4" w14:paraId="323BB1D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9F71345" w14:textId="77777777" w:rsidR="00075799" w:rsidRPr="007C5F50" w:rsidRDefault="00075799" w:rsidP="009B60E9">
            <w:pPr>
              <w:pStyle w:val="TableBody"/>
              <w:rPr>
                <w:b/>
                <w:bCs/>
              </w:rPr>
            </w:pPr>
            <w:r w:rsidRPr="007C5F50">
              <w:rPr>
                <w:b/>
                <w:bCs/>
              </w:rPr>
              <w:t>Depot ID</w:t>
            </w:r>
          </w:p>
        </w:tc>
        <w:tc>
          <w:tcPr>
            <w:tcW w:w="5458" w:type="dxa"/>
            <w:tcBorders>
              <w:top w:val="single" w:sz="4" w:space="0" w:color="auto"/>
              <w:left w:val="single" w:sz="4" w:space="0" w:color="auto"/>
              <w:bottom w:val="single" w:sz="4" w:space="0" w:color="auto"/>
              <w:right w:val="single" w:sz="4" w:space="0" w:color="auto"/>
            </w:tcBorders>
          </w:tcPr>
          <w:p w14:paraId="46AB3C78" w14:textId="4E87C530" w:rsidR="00075799" w:rsidRPr="001671B4" w:rsidRDefault="00075799" w:rsidP="009B60E9">
            <w:pPr>
              <w:pStyle w:val="TableBody"/>
            </w:pPr>
            <w:r>
              <w:t xml:space="preserve">The depot or carrier that will deliver or </w:t>
            </w:r>
            <w:r w:rsidR="00192944">
              <w:t>pick up</w:t>
            </w:r>
            <w:r>
              <w:t xml:space="preserve"> the cash to the commercial customer</w:t>
            </w:r>
          </w:p>
        </w:tc>
      </w:tr>
      <w:tr w:rsidR="00075799" w:rsidRPr="001671B4" w14:paraId="7C3BB72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372274AD" w14:textId="77777777" w:rsidR="00075799" w:rsidRPr="007C5F50" w:rsidRDefault="00075799" w:rsidP="009B60E9">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FE2D615" w14:textId="77777777" w:rsidR="00075799" w:rsidRPr="001671B4" w:rsidRDefault="00075799" w:rsidP="009B60E9">
            <w:pPr>
              <w:pStyle w:val="TableBody"/>
            </w:pPr>
            <w:r>
              <w:t>The date the order is being placed</w:t>
            </w:r>
          </w:p>
        </w:tc>
      </w:tr>
      <w:tr w:rsidR="00075799" w:rsidRPr="001671B4" w14:paraId="24411DA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9EF0122" w14:textId="77777777" w:rsidR="00075799" w:rsidRPr="007C5F50" w:rsidRDefault="00075799" w:rsidP="009B60E9">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010B296E" w14:textId="4CE66C20" w:rsidR="00075799" w:rsidRPr="001671B4" w:rsidRDefault="00075799" w:rsidP="009B60E9">
            <w:pPr>
              <w:pStyle w:val="TableBody"/>
            </w:pPr>
            <w:r>
              <w:t xml:space="preserve">By default, the next available due date is available based on the service days and lead times of the Cashpoint that is assigned to the commercial customer. </w:t>
            </w:r>
            <w:r w:rsidR="00FE421B">
              <w:t>Future dates</w:t>
            </w:r>
            <w:r>
              <w:t xml:space="preserve"> can be selected from the dropdown list. </w:t>
            </w:r>
          </w:p>
        </w:tc>
      </w:tr>
      <w:tr w:rsidR="00075799" w:rsidRPr="001671B4" w14:paraId="47459241"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11B6E73" w14:textId="77777777" w:rsidR="00075799" w:rsidRPr="007C5F50" w:rsidRDefault="00075799" w:rsidP="009B60E9">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446934DD" w14:textId="77777777" w:rsidR="00075799" w:rsidRDefault="00075799" w:rsidP="009B60E9">
            <w:pPr>
              <w:pStyle w:val="TableBody"/>
            </w:pPr>
            <w:r>
              <w:t>The type of order that is being placed. The possibilities are:</w:t>
            </w:r>
          </w:p>
          <w:p w14:paraId="131DE6EB" w14:textId="77777777" w:rsidR="00075799" w:rsidRDefault="00075799" w:rsidP="009B60E9">
            <w:pPr>
              <w:pStyle w:val="TableBody"/>
            </w:pPr>
            <w:r>
              <w:t>Commercial Delivery</w:t>
            </w:r>
          </w:p>
          <w:p w14:paraId="7D3076AC" w14:textId="77777777" w:rsidR="00075799" w:rsidRPr="001671B4" w:rsidRDefault="00075799" w:rsidP="009B60E9">
            <w:pPr>
              <w:pStyle w:val="TableBody"/>
            </w:pPr>
            <w:r>
              <w:t>Commercial Return</w:t>
            </w:r>
          </w:p>
        </w:tc>
      </w:tr>
      <w:tr w:rsidR="00075799" w:rsidRPr="001671B4" w14:paraId="63344B0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308A57F" w14:textId="77777777" w:rsidR="00075799" w:rsidRPr="007C5F50" w:rsidRDefault="00075799" w:rsidP="009B60E9">
            <w:pPr>
              <w:pStyle w:val="TableBody"/>
              <w:rPr>
                <w:b/>
                <w:bCs/>
              </w:rPr>
            </w:pPr>
            <w:r w:rsidRPr="007C5F50">
              <w:rPr>
                <w:b/>
                <w:bCs/>
              </w:rPr>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0DC1E9D5" w14:textId="4FAE206C" w:rsidR="00075799" w:rsidRPr="001671B4" w:rsidRDefault="00075799" w:rsidP="009B60E9">
            <w:pPr>
              <w:pStyle w:val="TableBody"/>
            </w:pPr>
            <w:r w:rsidRPr="001671B4">
              <w:t xml:space="preserve">Specific identification </w:t>
            </w:r>
            <w:r w:rsidR="0052526B">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0954BA59"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82FEDD0" w14:textId="77777777" w:rsidR="00075799" w:rsidRPr="007C5F50" w:rsidRDefault="00075799" w:rsidP="009B60E9">
            <w:pPr>
              <w:pStyle w:val="TableBody"/>
              <w:rPr>
                <w:b/>
                <w:bCs/>
              </w:rPr>
            </w:pPr>
            <w:r w:rsidRPr="007C5F50">
              <w:rPr>
                <w:b/>
                <w:bCs/>
              </w:rPr>
              <w:t>DENOMINATION SPLITS (Amount)</w:t>
            </w:r>
          </w:p>
        </w:tc>
        <w:tc>
          <w:tcPr>
            <w:tcW w:w="5458" w:type="dxa"/>
            <w:tcBorders>
              <w:top w:val="single" w:sz="4" w:space="0" w:color="auto"/>
              <w:left w:val="single" w:sz="4" w:space="0" w:color="auto"/>
              <w:bottom w:val="single" w:sz="4" w:space="0" w:color="auto"/>
              <w:right w:val="single" w:sz="4" w:space="0" w:color="auto"/>
            </w:tcBorders>
          </w:tcPr>
          <w:p w14:paraId="11C33854" w14:textId="5D7FCE2E" w:rsidR="00075799" w:rsidRPr="001671B4" w:rsidRDefault="00075799" w:rsidP="009B60E9">
            <w:pPr>
              <w:pStyle w:val="TableBody"/>
            </w:pPr>
            <w:r w:rsidRPr="001671B4">
              <w:t xml:space="preserve">Specific identification </w:t>
            </w:r>
            <w:r w:rsidR="0052526B">
              <w:t xml:space="preserve">is </w:t>
            </w:r>
            <w:r w:rsidRPr="001671B4">
              <w:t>assigned by the institution to each denomination the Branch uses.</w:t>
            </w:r>
          </w:p>
        </w:tc>
      </w:tr>
      <w:tr w:rsidR="00075799" w:rsidRPr="001671B4" w14:paraId="3F9EA776"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27D94EB" w14:textId="77777777" w:rsidR="00075799" w:rsidRPr="007C5F50" w:rsidRDefault="00075799" w:rsidP="009B60E9">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76C6B1C4" w14:textId="23307272" w:rsidR="00075799" w:rsidRPr="001671B4" w:rsidRDefault="0052526B" w:rsidP="009B60E9">
            <w:pPr>
              <w:pStyle w:val="TableBody"/>
            </w:pPr>
            <w:r>
              <w:t>The r</w:t>
            </w:r>
            <w:r w:rsidRPr="001671B4">
              <w:t xml:space="preserve">ecommended </w:t>
            </w:r>
            <w:r w:rsidR="00075799" w:rsidRPr="001671B4">
              <w:t>amount of money to be delivered to the Branch by denomination. T</w:t>
            </w:r>
            <w:r>
              <w:t>he t</w:t>
            </w:r>
            <w:r w:rsidR="00075799" w:rsidRPr="001671B4">
              <w:t>otal recommended amount would be automatically obtained summarizing recommended amounts by denomination.</w:t>
            </w:r>
          </w:p>
        </w:tc>
      </w:tr>
      <w:tr w:rsidR="00075799" w:rsidRPr="001671B4" w14:paraId="1949962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448B2C10" w14:textId="77777777" w:rsidR="00075799" w:rsidRPr="007C5F50" w:rsidRDefault="00075799" w:rsidP="009B60E9">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2A26459E" w14:textId="14A3458D" w:rsidR="00075799" w:rsidRPr="001671B4" w:rsidRDefault="0052526B" w:rsidP="009B60E9">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3CD188D5"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7B171D"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0632952C" w14:textId="5AEAF355"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285DD6C" w14:textId="77777777" w:rsidR="009B60E9" w:rsidRDefault="009B60E9" w:rsidP="009B60E9">
      <w:pPr>
        <w:pStyle w:val="ListNumber"/>
        <w:numPr>
          <w:ilvl w:val="0"/>
          <w:numId w:val="0"/>
        </w:numPr>
        <w:ind w:left="1077"/>
      </w:pPr>
    </w:p>
    <w:p w14:paraId="13D2D874" w14:textId="3E4459D5" w:rsidR="00075799" w:rsidRDefault="00075799" w:rsidP="00075799">
      <w:pPr>
        <w:pStyle w:val="Heading4"/>
      </w:pPr>
      <w:bookmarkStart w:id="172" w:name="_Toc323125202"/>
      <w:r>
        <w:t>Foreign Currency Orders &amp; Returns</w:t>
      </w:r>
      <w:bookmarkEnd w:id="172"/>
    </w:p>
    <w:p w14:paraId="1AC68527" w14:textId="7E578D04" w:rsidR="00075799" w:rsidRPr="00D648D7" w:rsidRDefault="00075799" w:rsidP="00850AD3">
      <w:pPr>
        <w:pStyle w:val="BodyText"/>
      </w:pPr>
      <w:r w:rsidRPr="00D648D7">
        <w:t xml:space="preserve">Foreign Currency order allows users to manage currency levels of additional non-optimized currencies used at the cashpoint. </w:t>
      </w:r>
    </w:p>
    <w:p w14:paraId="4CEEE6AF" w14:textId="77777777" w:rsidR="00075799" w:rsidRPr="009B60E9" w:rsidRDefault="00075799" w:rsidP="009B60E9">
      <w:pPr>
        <w:pStyle w:val="ListNumber"/>
        <w:numPr>
          <w:ilvl w:val="0"/>
          <w:numId w:val="88"/>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0414A64A" w14:textId="77777777" w:rsidR="00075799" w:rsidRPr="00B94B7E" w:rsidRDefault="00075799" w:rsidP="006C37B5">
      <w:pPr>
        <w:pStyle w:val="ListNumber"/>
        <w:numPr>
          <w:ilvl w:val="0"/>
          <w:numId w:val="103"/>
        </w:numPr>
        <w:rPr>
          <w:b/>
          <w:bCs/>
        </w:rPr>
      </w:pPr>
      <w:r>
        <w:t xml:space="preserve">The </w:t>
      </w:r>
      <w:r w:rsidRPr="00B94B7E">
        <w:rPr>
          <w:b/>
          <w:bCs/>
        </w:rPr>
        <w:t xml:space="preserve">Navigation Window </w:t>
      </w:r>
      <w:r>
        <w:t xml:space="preserve">in the left portion of the window will update.  Select either </w:t>
      </w:r>
      <w:r w:rsidRPr="00B94B7E">
        <w:rPr>
          <w:b/>
        </w:rPr>
        <w:t xml:space="preserve">Order Foreign Currencies </w:t>
      </w:r>
      <w:r>
        <w:t xml:space="preserve">or </w:t>
      </w:r>
      <w:r w:rsidRPr="00B94B7E">
        <w:rPr>
          <w:b/>
        </w:rPr>
        <w:t>Return Foreign Currencies</w:t>
      </w:r>
      <w:r>
        <w:t xml:space="preserve"> under </w:t>
      </w:r>
      <w:r w:rsidRPr="00B94B7E">
        <w:rPr>
          <w:b/>
          <w:bCs/>
        </w:rPr>
        <w:t>Ordering &amp; Clearance.</w:t>
      </w:r>
    </w:p>
    <w:p w14:paraId="273C08C6" w14:textId="77777777" w:rsidR="00075799" w:rsidRDefault="00075799" w:rsidP="006C37B5">
      <w:pPr>
        <w:pStyle w:val="ListNumber"/>
        <w:numPr>
          <w:ilvl w:val="0"/>
          <w:numId w:val="103"/>
        </w:numPr>
        <w:rPr>
          <w:b/>
          <w:bCs/>
        </w:rPr>
      </w:pPr>
      <w:r>
        <w:rPr>
          <w:bCs/>
        </w:rPr>
        <w:t xml:space="preserve">The screen will refresh, and the user will click on </w:t>
      </w:r>
      <w:r w:rsidRPr="00F42C66">
        <w:rPr>
          <w:b/>
          <w:bCs/>
        </w:rPr>
        <w:t>Create New Order</w:t>
      </w:r>
      <w:r>
        <w:rPr>
          <w:b/>
          <w:bCs/>
        </w:rPr>
        <w:t>.</w:t>
      </w:r>
    </w:p>
    <w:p w14:paraId="45296DFE" w14:textId="384095CA" w:rsidR="00075799" w:rsidRPr="00082D42" w:rsidRDefault="00075799" w:rsidP="006C37B5">
      <w:pPr>
        <w:pStyle w:val="ListNumber"/>
        <w:numPr>
          <w:ilvl w:val="0"/>
          <w:numId w:val="103"/>
        </w:numPr>
        <w:rPr>
          <w:b/>
          <w:bCs/>
        </w:rPr>
      </w:pPr>
      <w:r>
        <w:rPr>
          <w:bCs/>
        </w:rPr>
        <w:t xml:space="preserve">Upon screen refresh, the user </w:t>
      </w:r>
      <w:r w:rsidR="00016630">
        <w:rPr>
          <w:bCs/>
        </w:rPr>
        <w:t>can</w:t>
      </w:r>
      <w:r w:rsidR="002C37E0">
        <w:rPr>
          <w:bCs/>
        </w:rPr>
        <w:t xml:space="preserve"> </w:t>
      </w:r>
      <w:r>
        <w:rPr>
          <w:bCs/>
        </w:rPr>
        <w:t xml:space="preserve">select a due date, </w:t>
      </w:r>
      <w:r w:rsidR="00C87F4B">
        <w:rPr>
          <w:bCs/>
        </w:rPr>
        <w:t xml:space="preserve">and </w:t>
      </w:r>
      <w:r>
        <w:rPr>
          <w:bCs/>
        </w:rPr>
        <w:t xml:space="preserve">an override reason, and fill </w:t>
      </w:r>
      <w:r w:rsidR="00C87F4B">
        <w:rPr>
          <w:bCs/>
        </w:rPr>
        <w:t xml:space="preserve">in </w:t>
      </w:r>
      <w:r>
        <w:rPr>
          <w:bCs/>
        </w:rPr>
        <w:t xml:space="preserve">any mandatory custom fields that may be in use. </w:t>
      </w:r>
      <w:r w:rsidR="007135BF">
        <w:rPr>
          <w:bCs/>
        </w:rPr>
        <w:t>S</w:t>
      </w:r>
      <w:r>
        <w:rPr>
          <w:bCs/>
        </w:rPr>
        <w:t xml:space="preserve">elect </w:t>
      </w:r>
      <w:r w:rsidRPr="00F42C66">
        <w:rPr>
          <w:b/>
          <w:bCs/>
        </w:rPr>
        <w:t>NEXT</w:t>
      </w:r>
      <w:r>
        <w:rPr>
          <w:bCs/>
        </w:rPr>
        <w:t xml:space="preserve"> at the bottom of the screen.</w:t>
      </w:r>
    </w:p>
    <w:p w14:paraId="616D8FD9" w14:textId="1B3DA97A" w:rsidR="00075799" w:rsidRPr="00082D42" w:rsidRDefault="00075799" w:rsidP="006C37B5">
      <w:pPr>
        <w:pStyle w:val="ListNumber"/>
        <w:numPr>
          <w:ilvl w:val="0"/>
          <w:numId w:val="103"/>
        </w:numPr>
        <w:rPr>
          <w:b/>
          <w:bCs/>
        </w:rPr>
      </w:pPr>
      <w:r>
        <w:rPr>
          <w:bCs/>
        </w:rPr>
        <w:t xml:space="preserve">The screen will refresh again, </w:t>
      </w:r>
      <w:r w:rsidR="00243718">
        <w:rPr>
          <w:bCs/>
        </w:rPr>
        <w:t>C</w:t>
      </w:r>
      <w:r>
        <w:rPr>
          <w:bCs/>
        </w:rPr>
        <w:t xml:space="preserve">lick </w:t>
      </w:r>
      <w:r>
        <w:rPr>
          <w:b/>
          <w:bCs/>
        </w:rPr>
        <w:t>ADD</w:t>
      </w:r>
      <w:r>
        <w:rPr>
          <w:bCs/>
        </w:rPr>
        <w:t xml:space="preserve"> which will open a popup where the user </w:t>
      </w:r>
      <w:r w:rsidR="00515654">
        <w:rPr>
          <w:bCs/>
        </w:rPr>
        <w:t xml:space="preserve">can </w:t>
      </w:r>
      <w:r>
        <w:rPr>
          <w:bCs/>
        </w:rPr>
        <w:t xml:space="preserve">select a currency and amounts by each denomination for that currency. The user can select </w:t>
      </w:r>
      <w:r w:rsidRPr="00082D42">
        <w:rPr>
          <w:b/>
          <w:bCs/>
        </w:rPr>
        <w:t>BACK</w:t>
      </w:r>
      <w:r>
        <w:rPr>
          <w:bCs/>
        </w:rPr>
        <w:t xml:space="preserve">, step backwards for editing, </w:t>
      </w:r>
      <w:r w:rsidRPr="00082D42">
        <w:rPr>
          <w:b/>
          <w:bCs/>
        </w:rPr>
        <w:t>ACCEPT</w:t>
      </w:r>
      <w:r>
        <w:rPr>
          <w:bCs/>
        </w:rPr>
        <w:t xml:space="preserve"> to complete that currency, or </w:t>
      </w:r>
      <w:r w:rsidRPr="00082D42">
        <w:rPr>
          <w:b/>
          <w:bCs/>
        </w:rPr>
        <w:t>CANCEL</w:t>
      </w:r>
      <w:r>
        <w:rPr>
          <w:bCs/>
        </w:rPr>
        <w:t xml:space="preserve"> to delete the entries and close the screen.</w:t>
      </w:r>
    </w:p>
    <w:p w14:paraId="43346B39" w14:textId="77777777" w:rsidR="00075799" w:rsidRPr="00F706AA" w:rsidRDefault="00075799" w:rsidP="006C37B5">
      <w:pPr>
        <w:pStyle w:val="ListNumber"/>
        <w:numPr>
          <w:ilvl w:val="0"/>
          <w:numId w:val="103"/>
        </w:numPr>
        <w:rPr>
          <w:b/>
          <w:bCs/>
        </w:rPr>
      </w:pPr>
      <w:r>
        <w:rPr>
          <w:bCs/>
        </w:rPr>
        <w:t xml:space="preserve">Once all currencies have been entered per the steps in #5, the user can select </w:t>
      </w:r>
      <w:r w:rsidRPr="00082D42">
        <w:rPr>
          <w:b/>
          <w:bCs/>
        </w:rPr>
        <w:t>FINISH</w:t>
      </w:r>
      <w:r>
        <w:rPr>
          <w:bCs/>
        </w:rPr>
        <w:t xml:space="preserve"> and the Foreign Currency Order process will be completed.</w:t>
      </w:r>
    </w:p>
    <w:p w14:paraId="4B6C091A" w14:textId="1100F380" w:rsidR="00075799" w:rsidRPr="00F706AA" w:rsidRDefault="00075799" w:rsidP="00075799">
      <w:pPr>
        <w:pStyle w:val="Caption"/>
        <w:rPr>
          <w:b/>
          <w:bCs/>
        </w:rPr>
      </w:pPr>
      <w:r>
        <w:t xml:space="preserve">Figure </w:t>
      </w:r>
      <w:r>
        <w:rPr>
          <w:noProof/>
        </w:rPr>
        <w:fldChar w:fldCharType="begin"/>
      </w:r>
      <w:r>
        <w:rPr>
          <w:noProof/>
        </w:rPr>
        <w:instrText xml:space="preserve"> SEQ Figure \* ARABIC </w:instrText>
      </w:r>
      <w:r>
        <w:rPr>
          <w:noProof/>
        </w:rPr>
        <w:fldChar w:fldCharType="separate"/>
      </w:r>
      <w:r w:rsidR="009F0B76">
        <w:rPr>
          <w:noProof/>
        </w:rPr>
        <w:t>23</w:t>
      </w:r>
      <w:r>
        <w:rPr>
          <w:noProof/>
        </w:rPr>
        <w:fldChar w:fldCharType="end"/>
      </w:r>
      <w:r>
        <w:t>: Foreign Currency Order Screen</w:t>
      </w:r>
    </w:p>
    <w:p w14:paraId="1FE50056" w14:textId="064EFB89" w:rsidR="00075799" w:rsidRDefault="0091541A" w:rsidP="0091541A">
      <w:pPr>
        <w:pStyle w:val="NumberBullet"/>
        <w:numPr>
          <w:ilvl w:val="0"/>
          <w:numId w:val="0"/>
        </w:numPr>
        <w:ind w:left="360"/>
        <w:jc w:val="center"/>
      </w:pPr>
      <w:r>
        <w:rPr>
          <w:noProof/>
        </w:rPr>
        <w:drawing>
          <wp:inline distT="0" distB="0" distL="0" distR="0" wp14:anchorId="1F1475C9" wp14:editId="7B500415">
            <wp:extent cx="5122897" cy="3291840"/>
            <wp:effectExtent l="76200" t="76200" r="135255" b="137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5651" cy="32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C22B" w14:textId="77777777" w:rsidR="00075799" w:rsidRDefault="00075799" w:rsidP="00075799">
      <w:pPr>
        <w:rPr>
          <w:caps/>
          <w:color w:val="622423"/>
          <w:spacing w:val="10"/>
        </w:rPr>
      </w:pPr>
    </w:p>
    <w:p w14:paraId="46B6C0AA" w14:textId="72B4324D" w:rsidR="00075799" w:rsidRPr="008C2A35" w:rsidRDefault="00075799" w:rsidP="00075799">
      <w:pPr>
        <w:pStyle w:val="Heading4"/>
      </w:pPr>
      <w:r w:rsidRPr="008C2A35">
        <w:t>Branch Foreign Currency Orders (</w:t>
      </w:r>
      <w:r w:rsidR="00192944" w:rsidRPr="008C2A35">
        <w:t>Self-Managed</w:t>
      </w:r>
      <w:r w:rsidRPr="008C2A35">
        <w:t xml:space="preserve"> Currencies)</w:t>
      </w:r>
    </w:p>
    <w:p w14:paraId="6C0A19D0" w14:textId="7C4F65FE" w:rsidR="00075799" w:rsidRDefault="00075799" w:rsidP="00D648D7">
      <w:pPr>
        <w:pStyle w:val="BodyText"/>
      </w:pPr>
      <w:r>
        <w:t>The Self-Managed Currency Module of OptiNet and OptiCash allow</w:t>
      </w:r>
      <w:r w:rsidR="00C87F4B">
        <w:t>s</w:t>
      </w:r>
      <w:r>
        <w:t xml:space="preserve"> the user to place orders for Non-Optimized Currencies. Self-Managed currencies do not have balances and do </w:t>
      </w:r>
      <w:r w:rsidR="00850AD3">
        <w:t>not</w:t>
      </w:r>
      <w:r>
        <w:t xml:space="preserve"> receive recommendations for orders. They are placed on an </w:t>
      </w:r>
      <w:r w:rsidR="004F7826">
        <w:t>as-</w:t>
      </w:r>
      <w:r>
        <w:t>needed basis by the branch user.</w:t>
      </w:r>
    </w:p>
    <w:p w14:paraId="05453262" w14:textId="77777777" w:rsidR="00066110" w:rsidRDefault="00075799" w:rsidP="0091541A">
      <w:pPr>
        <w:pStyle w:val="ListNumber"/>
        <w:numPr>
          <w:ilvl w:val="0"/>
          <w:numId w:val="89"/>
        </w:numPr>
      </w:pPr>
      <w:r>
        <w:t>Select the Cashpoint for which foreign currencies will be ordered.  Once selected, the left navigation pane will load with the ordering functionality specific to the Cashpoint type.</w:t>
      </w:r>
    </w:p>
    <w:p w14:paraId="77313A00" w14:textId="4D4624A0" w:rsidR="00075799" w:rsidRDefault="00075799" w:rsidP="00066110">
      <w:pPr>
        <w:pStyle w:val="Note2"/>
      </w:pPr>
      <w:r w:rsidRPr="0091541A">
        <w:rPr>
          <w:b/>
        </w:rPr>
        <w:t xml:space="preserve">Note: </w:t>
      </w:r>
      <w:r>
        <w:t>Foreign currency can only be ordered for Branch Cashpoints; therefore, this functionality is not available when selecting an ATM.</w:t>
      </w:r>
    </w:p>
    <w:p w14:paraId="368B064A" w14:textId="77777777" w:rsidR="00075799" w:rsidRDefault="00075799" w:rsidP="006C37B5">
      <w:pPr>
        <w:pStyle w:val="ListNumber"/>
        <w:numPr>
          <w:ilvl w:val="0"/>
          <w:numId w:val="103"/>
        </w:numPr>
      </w:pPr>
      <w:r>
        <w:t>Select the appropriate link</w:t>
      </w:r>
      <w:r>
        <w:rPr>
          <w:noProof/>
        </w:rPr>
        <w:t xml:space="preserve"> </w:t>
      </w:r>
      <w:r>
        <w:t>from the left navigation pane under the section called “</w:t>
      </w:r>
      <w:r w:rsidRPr="007C5F50">
        <w:rPr>
          <w:b/>
          <w:bCs/>
        </w:rPr>
        <w:t>Ordering &amp; Clearance</w:t>
      </w:r>
      <w:r>
        <w:t>”. The available options are:</w:t>
      </w:r>
    </w:p>
    <w:p w14:paraId="0E7D1B21" w14:textId="77777777" w:rsidR="00075799" w:rsidRDefault="00075799" w:rsidP="007C5F50">
      <w:pPr>
        <w:pStyle w:val="ListNumber2"/>
        <w:numPr>
          <w:ilvl w:val="1"/>
          <w:numId w:val="104"/>
        </w:numPr>
      </w:pPr>
      <w:r>
        <w:t>Order Foreign Currencies</w:t>
      </w:r>
    </w:p>
    <w:p w14:paraId="70867715" w14:textId="77777777" w:rsidR="00075799" w:rsidRDefault="00075799" w:rsidP="007C5F50">
      <w:pPr>
        <w:pStyle w:val="ListNumber2"/>
        <w:numPr>
          <w:ilvl w:val="1"/>
          <w:numId w:val="104"/>
        </w:numPr>
      </w:pPr>
      <w:r>
        <w:t>Return Foreign Currencies</w:t>
      </w:r>
    </w:p>
    <w:p w14:paraId="71936660" w14:textId="77777777" w:rsidR="00075799" w:rsidRDefault="00075799" w:rsidP="007C5F50">
      <w:pPr>
        <w:pStyle w:val="ListNumber2"/>
        <w:numPr>
          <w:ilvl w:val="1"/>
          <w:numId w:val="104"/>
        </w:numPr>
      </w:pPr>
      <w:r>
        <w:t>Emergency Order Foreign Currencies</w:t>
      </w:r>
    </w:p>
    <w:p w14:paraId="3ECB538E" w14:textId="77777777" w:rsidR="00075799" w:rsidRDefault="00075799" w:rsidP="007C5F50">
      <w:pPr>
        <w:pStyle w:val="ListNumber2"/>
        <w:numPr>
          <w:ilvl w:val="1"/>
          <w:numId w:val="104"/>
        </w:numPr>
      </w:pPr>
      <w:r>
        <w:t>Emergency Return Foreign Currencies</w:t>
      </w:r>
    </w:p>
    <w:p w14:paraId="195150F8" w14:textId="77777777" w:rsidR="00075799" w:rsidRDefault="00075799" w:rsidP="006C37B5">
      <w:pPr>
        <w:pStyle w:val="ListNumber"/>
        <w:numPr>
          <w:ilvl w:val="0"/>
          <w:numId w:val="103"/>
        </w:numPr>
      </w:pPr>
      <w:r>
        <w:t xml:space="preserve">Once selected, the window will refresh with the Order Foreign Currencies Page. </w:t>
      </w:r>
    </w:p>
    <w:p w14:paraId="5F9C0086" w14:textId="77777777" w:rsidR="00075799" w:rsidRDefault="00075799" w:rsidP="006C37B5">
      <w:pPr>
        <w:pStyle w:val="ListNumber"/>
        <w:numPr>
          <w:ilvl w:val="0"/>
          <w:numId w:val="103"/>
        </w:numPr>
      </w:pPr>
      <w:r>
        <w:t>The following fields are displayed on this page:</w:t>
      </w:r>
    </w:p>
    <w:p w14:paraId="7ECD0AFD" w14:textId="5DD6B28E" w:rsidR="00075799" w:rsidRDefault="00075799" w:rsidP="0091541A">
      <w:pPr>
        <w:ind w:left="360"/>
        <w:jc w:val="center"/>
      </w:pPr>
      <w:r>
        <w:rPr>
          <w:noProof/>
        </w:rPr>
        <w:drawing>
          <wp:inline distT="0" distB="0" distL="0" distR="0" wp14:anchorId="422FBB18" wp14:editId="44460CEF">
            <wp:extent cx="4572000" cy="2819400"/>
            <wp:effectExtent l="76200" t="76200" r="133350" b="133350"/>
            <wp:docPr id="588917447" name="Picture 5889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8CC835" w14:textId="77777777" w:rsidR="0091541A" w:rsidRDefault="0091541A" w:rsidP="0091541A">
      <w:pPr>
        <w:ind w:left="360"/>
        <w:jc w:val="center"/>
      </w:pP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5807106E"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6F9432E6" w14:textId="77777777" w:rsidR="00075799" w:rsidRPr="001671B4" w:rsidRDefault="00075799" w:rsidP="00B317B3">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37198FE" w14:textId="77777777" w:rsidR="00075799" w:rsidRPr="001671B4" w:rsidRDefault="00075799" w:rsidP="00B317B3">
            <w:pPr>
              <w:pStyle w:val="TableHeading"/>
            </w:pPr>
            <w:r w:rsidRPr="001671B4">
              <w:t>Description</w:t>
            </w:r>
          </w:p>
        </w:tc>
      </w:tr>
      <w:tr w:rsidR="00075799" w:rsidRPr="001671B4" w14:paraId="10849E51"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20E22BB" w14:textId="77777777" w:rsidR="00075799" w:rsidRPr="00057807" w:rsidRDefault="00075799" w:rsidP="00B317B3">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572073" w14:textId="77777777" w:rsidR="00075799" w:rsidRPr="001671B4" w:rsidRDefault="00075799" w:rsidP="00B317B3">
            <w:pPr>
              <w:pStyle w:val="TableBody"/>
            </w:pPr>
            <w:r w:rsidRPr="001671B4">
              <w:t>Cashpoint identifier string assigned by the institution. Not editable.</w:t>
            </w:r>
          </w:p>
        </w:tc>
      </w:tr>
      <w:tr w:rsidR="00075799" w:rsidRPr="001671B4" w14:paraId="6E2CC8A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ABA484A" w14:textId="77777777" w:rsidR="00075799" w:rsidRPr="007C5F50" w:rsidRDefault="00075799" w:rsidP="00B317B3">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677427EE" w14:textId="77777777" w:rsidR="00075799" w:rsidRPr="001671B4" w:rsidRDefault="00075799" w:rsidP="00B317B3">
            <w:pPr>
              <w:pStyle w:val="TableBody"/>
            </w:pPr>
            <w:r w:rsidRPr="001671B4">
              <w:t>Cashpoint type is a description of the Cashpoint. Either Branch or Cashpoint will display.</w:t>
            </w:r>
          </w:p>
        </w:tc>
      </w:tr>
      <w:tr w:rsidR="00075799" w:rsidRPr="001671B4" w14:paraId="5939B4A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71982EF" w14:textId="77777777" w:rsidR="00075799" w:rsidRPr="007C5F50" w:rsidRDefault="00075799" w:rsidP="00B317B3">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8C0D860" w14:textId="0D08BE68" w:rsidR="00075799" w:rsidRPr="001671B4" w:rsidRDefault="004F7826" w:rsidP="00B317B3">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  Not editable.</w:t>
            </w:r>
          </w:p>
        </w:tc>
      </w:tr>
      <w:tr w:rsidR="00075799" w:rsidRPr="001671B4" w14:paraId="2D056AF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5D3C249" w14:textId="77777777" w:rsidR="00075799" w:rsidRPr="007C5F50" w:rsidRDefault="00075799" w:rsidP="00B317B3">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77D121AA" w14:textId="237D5C72" w:rsidR="00075799" w:rsidRPr="001671B4" w:rsidRDefault="004F7826" w:rsidP="00B317B3">
            <w:pPr>
              <w:pStyle w:val="TableBody"/>
            </w:pPr>
            <w:r>
              <w:t>The d</w:t>
            </w:r>
            <w:r w:rsidRPr="001671B4">
              <w:t xml:space="preserve">ate </w:t>
            </w:r>
            <w:r w:rsidR="00075799" w:rsidRPr="001671B4">
              <w:t>on which recommended amount of money will be delivered to the Branch</w:t>
            </w:r>
          </w:p>
        </w:tc>
      </w:tr>
      <w:tr w:rsidR="00075799" w:rsidRPr="001671B4" w14:paraId="6F8F07D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3E5A1CE" w14:textId="77777777" w:rsidR="00075799" w:rsidRPr="007C5F50" w:rsidRDefault="00075799" w:rsidP="00B317B3">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5B7D4363" w14:textId="77777777" w:rsidR="00075799" w:rsidRPr="001671B4" w:rsidRDefault="00075799" w:rsidP="00B317B3">
            <w:pPr>
              <w:pStyle w:val="TableBody"/>
            </w:pPr>
            <w:r>
              <w:t xml:space="preserve">Action for either a </w:t>
            </w:r>
            <w:r w:rsidRPr="001671B4">
              <w:t>Delivery or Return.</w:t>
            </w:r>
          </w:p>
        </w:tc>
      </w:tr>
      <w:tr w:rsidR="00075799" w:rsidRPr="001671B4" w14:paraId="333FB07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D2D1CB2" w14:textId="77777777" w:rsidR="00075799" w:rsidRPr="007C5F50" w:rsidRDefault="00075799" w:rsidP="00B317B3">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26B2C516" w14:textId="77777777" w:rsidR="00075799" w:rsidRPr="001671B4" w:rsidRDefault="00075799" w:rsidP="00B317B3">
            <w:pPr>
              <w:pStyle w:val="TableBody"/>
            </w:pPr>
            <w:r w:rsidRPr="001671B4">
              <w:t xml:space="preserve">Dropdown box storing codes to select for </w:t>
            </w:r>
            <w:r>
              <w:t>executing the Foreign Currency Order</w:t>
            </w:r>
          </w:p>
        </w:tc>
      </w:tr>
      <w:tr w:rsidR="00075799" w:rsidRPr="001671B4" w14:paraId="327A948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D61860B" w14:textId="77777777" w:rsidR="00075799" w:rsidRPr="007C5F50" w:rsidRDefault="00075799" w:rsidP="00B317B3">
            <w:pPr>
              <w:pStyle w:val="TableBody"/>
              <w:rPr>
                <w:b/>
                <w:bCs/>
              </w:rPr>
            </w:pPr>
            <w:r w:rsidRPr="007C5F50">
              <w:rPr>
                <w:b/>
                <w:bCs/>
              </w:rPr>
              <w:t>DENOMINATION SPLITS (Currency)</w:t>
            </w:r>
          </w:p>
        </w:tc>
        <w:tc>
          <w:tcPr>
            <w:tcW w:w="5458" w:type="dxa"/>
            <w:tcBorders>
              <w:top w:val="single" w:sz="4" w:space="0" w:color="auto"/>
              <w:left w:val="single" w:sz="4" w:space="0" w:color="auto"/>
              <w:bottom w:val="single" w:sz="4" w:space="0" w:color="auto"/>
              <w:right w:val="single" w:sz="4" w:space="0" w:color="auto"/>
            </w:tcBorders>
          </w:tcPr>
          <w:p w14:paraId="11603269" w14:textId="77777777" w:rsidR="00075799" w:rsidRPr="001671B4" w:rsidRDefault="00075799" w:rsidP="00B317B3">
            <w:pPr>
              <w:pStyle w:val="TableBody"/>
            </w:pPr>
            <w:r w:rsidRPr="001671B4">
              <w:t>The Currency Identifier for the specific currency selected.</w:t>
            </w:r>
          </w:p>
        </w:tc>
      </w:tr>
      <w:tr w:rsidR="00075799" w:rsidRPr="001671B4" w14:paraId="52E17D6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3A0C33B" w14:textId="77777777" w:rsidR="00075799" w:rsidRPr="007C5F50" w:rsidRDefault="00075799" w:rsidP="00B317B3">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696E6D25" w14:textId="50C27DD3" w:rsidR="00075799" w:rsidRPr="001671B4" w:rsidRDefault="00075799" w:rsidP="00B317B3">
            <w:pPr>
              <w:pStyle w:val="TableBody"/>
            </w:pPr>
            <w:r w:rsidRPr="001671B4">
              <w:t xml:space="preserve">Specific identification </w:t>
            </w:r>
            <w:r w:rsidR="004F7826">
              <w:t xml:space="preserve">is </w:t>
            </w:r>
            <w:r w:rsidRPr="001671B4">
              <w:t xml:space="preserve">assigned by the institution to each of the denominations the Cashpoint dispenses. Not editable. </w:t>
            </w:r>
          </w:p>
          <w:p w14:paraId="4C5E25EB" w14:textId="77777777" w:rsidR="00075799" w:rsidRPr="001671B4" w:rsidRDefault="00075799" w:rsidP="00B317B3">
            <w:pPr>
              <w:pStyle w:val="TableBody"/>
            </w:pPr>
            <w:r w:rsidRPr="001671B4">
              <w:t xml:space="preserve">The available currencies to be ordered are set up in OptiCash and it is possible to show either the ‘Short Name’ or the ‘Description’ for the Foreign Currency. The administrator must decide which option will be used in OptiNet. </w:t>
            </w:r>
          </w:p>
        </w:tc>
      </w:tr>
      <w:tr w:rsidR="00075799" w:rsidRPr="001671B4" w14:paraId="29BCE9A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F952B91" w14:textId="77777777" w:rsidR="00075799" w:rsidRPr="007C5F50" w:rsidRDefault="00075799" w:rsidP="00B317B3">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08B52E46" w14:textId="77777777" w:rsidR="00075799" w:rsidRPr="001671B4" w:rsidRDefault="00075799" w:rsidP="00B317B3">
            <w:pPr>
              <w:pStyle w:val="TableBody"/>
            </w:pPr>
            <w:r>
              <w:t>Amount of the denomination that has been ordered</w:t>
            </w:r>
          </w:p>
        </w:tc>
      </w:tr>
      <w:tr w:rsidR="00075799" w:rsidRPr="001671B4" w14:paraId="668295A2"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F5D7F2B" w14:textId="77777777" w:rsidR="00075799" w:rsidRPr="007C5F50" w:rsidRDefault="00075799" w:rsidP="00B317B3">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0E46EFC" w14:textId="1B5051E4" w:rsidR="00075799" w:rsidRPr="001671B4" w:rsidRDefault="004F7826" w:rsidP="00B317B3">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B47C554" w14:textId="77777777" w:rsidR="00075799" w:rsidRDefault="00075799" w:rsidP="00075799">
      <w:pPr>
        <w:pStyle w:val="NumberBullet"/>
        <w:numPr>
          <w:ilvl w:val="0"/>
          <w:numId w:val="0"/>
        </w:numPr>
        <w:ind w:left="720"/>
      </w:pPr>
    </w:p>
    <w:p w14:paraId="5B69DA9E" w14:textId="77777777" w:rsidR="00075799" w:rsidRDefault="00075799" w:rsidP="00B317B3">
      <w:pPr>
        <w:pStyle w:val="ListNumber"/>
        <w:numPr>
          <w:ilvl w:val="0"/>
          <w:numId w:val="90"/>
        </w:numPr>
      </w:pPr>
      <w:r>
        <w:t xml:space="preserve">Select the Due Date from the dropdown menu. </w:t>
      </w:r>
      <w:r>
        <w:rPr>
          <w:noProof/>
        </w:rPr>
        <w:drawing>
          <wp:inline distT="0" distB="0" distL="0" distR="0" wp14:anchorId="17B65D79" wp14:editId="4A2CA8EC">
            <wp:extent cx="2305685" cy="1911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2305685" cy="191135"/>
                    </a:xfrm>
                    <a:prstGeom prst="rect">
                      <a:avLst/>
                    </a:prstGeom>
                    <a:noFill/>
                    <a:ln w="9525">
                      <a:noFill/>
                      <a:miter lim="800000"/>
                      <a:headEnd/>
                      <a:tailEnd/>
                    </a:ln>
                  </pic:spPr>
                </pic:pic>
              </a:graphicData>
            </a:graphic>
          </wp:inline>
        </w:drawing>
      </w:r>
    </w:p>
    <w:p w14:paraId="06F4B499" w14:textId="77777777" w:rsidR="00075799" w:rsidRDefault="00075799" w:rsidP="00B317B3">
      <w:pPr>
        <w:pStyle w:val="Note"/>
      </w:pPr>
      <w:r>
        <w:rPr>
          <w:b/>
        </w:rPr>
        <w:t>Note:</w:t>
      </w:r>
      <w:r>
        <w:t xml:space="preserve"> The available delivery dates correspond with available delivery dates based on lead times set in OptiCash. If specific lead times have not been specified at the Cashpoint level in OptiCash, the lead times and days for Optimized Currencies will apply.</w:t>
      </w:r>
    </w:p>
    <w:p w14:paraId="74C0F2D9" w14:textId="77777777" w:rsidR="00075799" w:rsidRDefault="00075799" w:rsidP="006C37B5">
      <w:pPr>
        <w:pStyle w:val="ListNumber"/>
        <w:numPr>
          <w:ilvl w:val="0"/>
          <w:numId w:val="103"/>
        </w:numPr>
      </w:pPr>
      <w:r>
        <w:t xml:space="preserve">Select an Override Reason for this order. </w:t>
      </w:r>
      <w:r>
        <w:rPr>
          <w:noProof/>
        </w:rPr>
        <w:drawing>
          <wp:inline distT="0" distB="0" distL="0" distR="0" wp14:anchorId="2E5947E4" wp14:editId="3227CDB8">
            <wp:extent cx="2536190" cy="2546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2536190" cy="254635"/>
                    </a:xfrm>
                    <a:prstGeom prst="rect">
                      <a:avLst/>
                    </a:prstGeom>
                    <a:noFill/>
                    <a:ln w="9525">
                      <a:noFill/>
                      <a:miter lim="800000"/>
                      <a:headEnd/>
                      <a:tailEnd/>
                    </a:ln>
                  </pic:spPr>
                </pic:pic>
              </a:graphicData>
            </a:graphic>
          </wp:inline>
        </w:drawing>
      </w:r>
    </w:p>
    <w:p w14:paraId="2931618D" w14:textId="77777777" w:rsidR="00075799" w:rsidRDefault="00075799" w:rsidP="00B317B3">
      <w:pPr>
        <w:pStyle w:val="ListContinue2"/>
      </w:pPr>
      <w:r>
        <w:t>The Override reasons are set up by the administrator in OptiCash. Please talk to an administrator if the correct override reason is not available.</w:t>
      </w:r>
    </w:p>
    <w:p w14:paraId="6678154B" w14:textId="77777777" w:rsidR="00075799" w:rsidRDefault="00075799" w:rsidP="006C37B5">
      <w:pPr>
        <w:pStyle w:val="ListNumber"/>
        <w:numPr>
          <w:ilvl w:val="0"/>
          <w:numId w:val="103"/>
        </w:numPr>
      </w:pPr>
      <w:r>
        <w:t>Click the ‘</w:t>
      </w:r>
      <w:r w:rsidRPr="007C5F50">
        <w:rPr>
          <w:b/>
          <w:bCs/>
        </w:rPr>
        <w:t>Next’</w:t>
      </w:r>
      <w:r>
        <w:t xml:space="preserve"> button to add currencies to the order.</w:t>
      </w:r>
    </w:p>
    <w:p w14:paraId="27D5CB7E" w14:textId="77777777" w:rsidR="00075799" w:rsidRDefault="00075799" w:rsidP="006C37B5">
      <w:pPr>
        <w:pStyle w:val="ListNumber"/>
        <w:numPr>
          <w:ilvl w:val="0"/>
          <w:numId w:val="103"/>
        </w:numPr>
      </w:pPr>
      <w:r>
        <w:t>To select denominations that will be ordered, click the ‘</w:t>
      </w:r>
      <w:r w:rsidRPr="007C5F50">
        <w:rPr>
          <w:b/>
          <w:bCs/>
        </w:rPr>
        <w:t>Add’</w:t>
      </w:r>
      <w:r>
        <w:t xml:space="preserve"> button under the ‘</w:t>
      </w:r>
      <w:r w:rsidRPr="007C5F50">
        <w:rPr>
          <w:b/>
          <w:bCs/>
        </w:rPr>
        <w:t>Denomination Splits</w:t>
      </w:r>
      <w:r>
        <w:t>’ section of the page. A popup window will appear to allow the user to select the currencies and denominations to order.</w:t>
      </w:r>
    </w:p>
    <w:p w14:paraId="4FEC742B" w14:textId="1D687B94" w:rsidR="00075799" w:rsidRDefault="00075799" w:rsidP="006C37B5">
      <w:pPr>
        <w:pStyle w:val="ListNumber"/>
        <w:numPr>
          <w:ilvl w:val="0"/>
          <w:numId w:val="103"/>
        </w:numPr>
      </w:pPr>
      <w:r>
        <w:t>Choose a currency from the dropdown list box under the Currency column. The list will contain only those currencies that can be ordered based on the lead time for the currencies and the ‘</w:t>
      </w:r>
      <w:r w:rsidRPr="007C5F50">
        <w:rPr>
          <w:b/>
          <w:bCs/>
        </w:rPr>
        <w:t>Due Date</w:t>
      </w:r>
      <w:r>
        <w:t>’ selected. (</w:t>
      </w:r>
      <w:r w:rsidR="00850AD3">
        <w:t>i.e.,</w:t>
      </w:r>
      <w:r>
        <w:t xml:space="preserve"> If the next day was selected as a due date, but there is a Foreign Currency with a </w:t>
      </w:r>
      <w:r w:rsidR="004F7826">
        <w:t>2-</w:t>
      </w:r>
      <w:r>
        <w:t>day lead time, it will not be displayed in the list of currencies.)</w:t>
      </w:r>
    </w:p>
    <w:p w14:paraId="3D3175D4" w14:textId="77777777" w:rsidR="00075799" w:rsidRDefault="00075799" w:rsidP="006C37B5">
      <w:pPr>
        <w:pStyle w:val="ListNumber"/>
        <w:numPr>
          <w:ilvl w:val="0"/>
          <w:numId w:val="103"/>
        </w:numPr>
      </w:pPr>
      <w:r>
        <w:t>Choose a denomination from the dropdown list box located under the ‘</w:t>
      </w:r>
      <w:r w:rsidRPr="007C5F50">
        <w:rPr>
          <w:b/>
          <w:bCs/>
        </w:rPr>
        <w:t>Denomination’</w:t>
      </w:r>
      <w:r>
        <w:t xml:space="preserve"> column. The list of denominations will be based on the currency selected.</w:t>
      </w:r>
    </w:p>
    <w:p w14:paraId="2D82288C" w14:textId="77777777" w:rsidR="00075799" w:rsidRDefault="00075799" w:rsidP="006C37B5">
      <w:pPr>
        <w:pStyle w:val="ListNumber"/>
        <w:numPr>
          <w:ilvl w:val="0"/>
          <w:numId w:val="103"/>
        </w:numPr>
      </w:pPr>
      <w:r>
        <w:t xml:space="preserve">Enter the Amount to order for the selected currency and denomination. </w:t>
      </w:r>
    </w:p>
    <w:p w14:paraId="755A573A" w14:textId="77777777" w:rsidR="00075799" w:rsidRDefault="00075799" w:rsidP="006C37B5">
      <w:pPr>
        <w:pStyle w:val="ListNumber"/>
        <w:numPr>
          <w:ilvl w:val="0"/>
          <w:numId w:val="103"/>
        </w:numPr>
      </w:pPr>
      <w:r>
        <w:t>Click the ‘</w:t>
      </w:r>
      <w:r w:rsidRPr="007C5F50">
        <w:rPr>
          <w:b/>
          <w:bCs/>
        </w:rPr>
        <w:t>Submit’</w:t>
      </w:r>
      <w:r>
        <w:t xml:space="preserve"> button to add the denomination to the order.</w:t>
      </w:r>
    </w:p>
    <w:p w14:paraId="25D13A24" w14:textId="77777777" w:rsidR="00075799" w:rsidRDefault="00075799" w:rsidP="006C37B5">
      <w:pPr>
        <w:pStyle w:val="ListNumber"/>
        <w:numPr>
          <w:ilvl w:val="0"/>
          <w:numId w:val="103"/>
        </w:numPr>
      </w:pPr>
      <w:r>
        <w:t>Optionally, the user can click on the ‘</w:t>
      </w:r>
      <w:r w:rsidRPr="007C5F50">
        <w:rPr>
          <w:b/>
          <w:bCs/>
        </w:rPr>
        <w:t>Message’</w:t>
      </w:r>
      <w:r>
        <w:t xml:space="preserve"> button to enter a message for the order. A different message can be entered for each Currency (not denomination).</w:t>
      </w:r>
    </w:p>
    <w:p w14:paraId="66B04A79" w14:textId="77777777" w:rsidR="00075799" w:rsidRDefault="00075799" w:rsidP="006C37B5">
      <w:pPr>
        <w:pStyle w:val="ListNumber"/>
        <w:numPr>
          <w:ilvl w:val="0"/>
          <w:numId w:val="103"/>
        </w:numPr>
      </w:pPr>
      <w:r>
        <w:t>Repeat the adding process until all currencies and denominations have been ordered.</w:t>
      </w:r>
    </w:p>
    <w:p w14:paraId="1425E42B" w14:textId="77777777" w:rsidR="00075799" w:rsidRDefault="00075799" w:rsidP="006C37B5">
      <w:pPr>
        <w:pStyle w:val="ListNumber"/>
        <w:numPr>
          <w:ilvl w:val="0"/>
          <w:numId w:val="103"/>
        </w:numPr>
      </w:pPr>
      <w:r>
        <w:t>Click the ‘</w:t>
      </w:r>
      <w:r w:rsidRPr="007C5F50">
        <w:rPr>
          <w:b/>
          <w:bCs/>
        </w:rPr>
        <w:t>Finish’</w:t>
      </w:r>
      <w:r>
        <w:t xml:space="preserve"> button to confirm the order.</w:t>
      </w:r>
    </w:p>
    <w:p w14:paraId="30E476C1" w14:textId="77777777" w:rsidR="00075799" w:rsidRDefault="00075799" w:rsidP="00075799">
      <w:pPr>
        <w:pStyle w:val="NumberBullet"/>
        <w:numPr>
          <w:ilvl w:val="0"/>
          <w:numId w:val="0"/>
        </w:numPr>
        <w:ind w:left="720" w:hanging="360"/>
      </w:pPr>
    </w:p>
    <w:p w14:paraId="47AC91D2" w14:textId="77777777" w:rsidR="00075799" w:rsidRPr="008C2A35" w:rsidRDefault="00075799" w:rsidP="00075799">
      <w:pPr>
        <w:pStyle w:val="Heading4"/>
      </w:pPr>
      <w:r w:rsidRPr="008C2A35">
        <w:t>Editing Foreign Currency Orders</w:t>
      </w:r>
    </w:p>
    <w:p w14:paraId="4262F89C" w14:textId="77777777" w:rsidR="00075799" w:rsidRDefault="00075799" w:rsidP="00933983">
      <w:pPr>
        <w:pStyle w:val="BodyText"/>
      </w:pPr>
      <w:r>
        <w:t xml:space="preserve">Foreign Currency Orders can be modified on the day the order is placed by selecting the appropriate Order Type (Normal or Emergency Delivery or Return). </w:t>
      </w:r>
    </w:p>
    <w:p w14:paraId="69E851E9" w14:textId="570380E0" w:rsidR="00075799" w:rsidRDefault="00075799" w:rsidP="00933983">
      <w:pPr>
        <w:pStyle w:val="BodyText"/>
      </w:pPr>
      <w:r>
        <w:t>Upon selecting the Order Type, the existing orders page</w:t>
      </w:r>
      <w:r w:rsidR="003173B1">
        <w:t xml:space="preserve"> will be displayed</w:t>
      </w:r>
      <w:r>
        <w:t>, the user can edit the existing order or place a new order. To edit the order, perform the following steps:</w:t>
      </w:r>
    </w:p>
    <w:p w14:paraId="2EB1BD9B" w14:textId="77777777" w:rsidR="00075799" w:rsidRDefault="00075799" w:rsidP="00B317B3">
      <w:pPr>
        <w:pStyle w:val="ListNumber"/>
        <w:numPr>
          <w:ilvl w:val="0"/>
          <w:numId w:val="91"/>
        </w:numPr>
      </w:pPr>
      <w:r>
        <w:t>Click on the hyperlink of the Cashpoint ID that corresponds to the order that is to be edited.</w:t>
      </w:r>
    </w:p>
    <w:p w14:paraId="73C3AE89" w14:textId="77777777" w:rsidR="00075799" w:rsidRDefault="00075799" w:rsidP="006C37B5">
      <w:pPr>
        <w:pStyle w:val="ListNumber"/>
        <w:numPr>
          <w:ilvl w:val="0"/>
          <w:numId w:val="103"/>
        </w:numPr>
      </w:pPr>
      <w:r>
        <w:t>The Confirmation page for the order will be displayed. Click the ‘</w:t>
      </w:r>
      <w:r w:rsidRPr="007C5F50">
        <w:rPr>
          <w:b/>
          <w:bCs/>
        </w:rPr>
        <w:t>Edit’</w:t>
      </w:r>
      <w:r>
        <w:t xml:space="preserve"> button to enter the order.</w:t>
      </w:r>
    </w:p>
    <w:p w14:paraId="350BA5B2" w14:textId="1A129223" w:rsidR="00075799" w:rsidRDefault="00075799" w:rsidP="006C37B5">
      <w:pPr>
        <w:pStyle w:val="ListNumber"/>
        <w:numPr>
          <w:ilvl w:val="0"/>
          <w:numId w:val="103"/>
        </w:numPr>
      </w:pPr>
      <w:r>
        <w:t>Perform the necessary changes to the order and click the ‘</w:t>
      </w:r>
      <w:r w:rsidRPr="007C5F50">
        <w:rPr>
          <w:b/>
          <w:bCs/>
        </w:rPr>
        <w:t>Finish’</w:t>
      </w:r>
      <w:r>
        <w:t xml:space="preserve"> button to complete the order.</w:t>
      </w:r>
    </w:p>
    <w:p w14:paraId="557D1836" w14:textId="77777777" w:rsidR="00556722" w:rsidRDefault="00556722" w:rsidP="00556722">
      <w:pPr>
        <w:pStyle w:val="ListNumber"/>
        <w:numPr>
          <w:ilvl w:val="0"/>
          <w:numId w:val="0"/>
        </w:numPr>
        <w:ind w:left="1077"/>
      </w:pPr>
    </w:p>
    <w:p w14:paraId="0DBE61A9" w14:textId="77777777" w:rsidR="00075799" w:rsidRDefault="00075799" w:rsidP="00075799">
      <w:pPr>
        <w:pStyle w:val="Heading4"/>
      </w:pPr>
      <w:bookmarkStart w:id="173" w:name="_Ref272459262"/>
      <w:r>
        <w:t>Order Custom Fields</w:t>
      </w:r>
      <w:bookmarkEnd w:id="173"/>
    </w:p>
    <w:p w14:paraId="5BB552A1" w14:textId="1BCFCB94" w:rsidR="00075799" w:rsidRDefault="00075799" w:rsidP="00933983">
      <w:pPr>
        <w:pStyle w:val="BodyText"/>
      </w:pPr>
      <w:r>
        <w:t>Order Custom Fields allow users to enter additional information for the order that is not part of the normal ordering process (</w:t>
      </w:r>
      <w:r w:rsidR="00850AD3">
        <w:t>i.e.,</w:t>
      </w:r>
      <w:r>
        <w:t xml:space="preserve"> Department Number). These fields can be assigned at the system level to apply to any or all types of orders</w:t>
      </w:r>
    </w:p>
    <w:p w14:paraId="4ACFEA7E" w14:textId="77777777" w:rsidR="00556722" w:rsidRPr="00002D75" w:rsidRDefault="00556722" w:rsidP="00075799"/>
    <w:p w14:paraId="562FDA35" w14:textId="2602936F" w:rsidR="00075799" w:rsidRDefault="00075799" w:rsidP="00075799">
      <w:pPr>
        <w:pStyle w:val="Caption"/>
        <w:keepNext/>
      </w:pPr>
      <w:r>
        <w:t xml:space="preserve">Figure </w:t>
      </w:r>
      <w:r w:rsidRPr="6BC33D6B">
        <w:fldChar w:fldCharType="begin"/>
      </w:r>
      <w:r>
        <w:instrText xml:space="preserve"> SEQ Figure \* ARABIC </w:instrText>
      </w:r>
      <w:r w:rsidRPr="6BC33D6B">
        <w:fldChar w:fldCharType="separate"/>
      </w:r>
      <w:r w:rsidR="009F0B76">
        <w:rPr>
          <w:noProof/>
        </w:rPr>
        <w:t>24</w:t>
      </w:r>
      <w:r w:rsidRPr="6BC33D6B">
        <w:rPr>
          <w:noProof/>
        </w:rPr>
        <w:fldChar w:fldCharType="end"/>
      </w:r>
      <w:r>
        <w:t xml:space="preserve">: Order Custom Fields on </w:t>
      </w:r>
      <w:r w:rsidR="00A03264">
        <w:t xml:space="preserve">THE </w:t>
      </w:r>
      <w:r>
        <w:t>Orders Overview Page</w:t>
      </w:r>
    </w:p>
    <w:p w14:paraId="04D2F66E" w14:textId="77777777" w:rsidR="00075799" w:rsidRPr="00A875AE" w:rsidRDefault="00075799" w:rsidP="00556722">
      <w:pPr>
        <w:jc w:val="center"/>
      </w:pPr>
      <w:r>
        <w:rPr>
          <w:noProof/>
        </w:rPr>
        <w:drawing>
          <wp:inline distT="0" distB="0" distL="0" distR="0" wp14:anchorId="3C0BE828" wp14:editId="2F78B51E">
            <wp:extent cx="2457450" cy="485775"/>
            <wp:effectExtent l="76200" t="76200" r="133350" b="142875"/>
            <wp:docPr id="848868012" name="Picture 8488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457450"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47EE7" w14:textId="19987346" w:rsidR="00075799" w:rsidRDefault="00075799" w:rsidP="00075799">
      <w:pPr>
        <w:pStyle w:val="Caption"/>
        <w:keepNext/>
      </w:pPr>
      <w:r>
        <w:t xml:space="preserve">Table </w:t>
      </w:r>
      <w:r w:rsidR="00743EA5">
        <w:fldChar w:fldCharType="begin"/>
      </w:r>
      <w:r w:rsidR="00743EA5">
        <w:instrText xml:space="preserve"> SEQ Table \* ARABIC </w:instrText>
      </w:r>
      <w:r w:rsidR="00743EA5">
        <w:fldChar w:fldCharType="separate"/>
      </w:r>
      <w:r w:rsidR="009F0B76">
        <w:rPr>
          <w:noProof/>
        </w:rPr>
        <w:t>4</w:t>
      </w:r>
      <w:r w:rsidR="00743EA5">
        <w:rPr>
          <w:noProof/>
        </w:rPr>
        <w:fldChar w:fldCharType="end"/>
      </w:r>
      <w:r>
        <w:t xml:space="preserve">: </w:t>
      </w:r>
      <w:r w:rsidRPr="00A473C3">
        <w:t>Order Custom FieLD Description</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A875AE" w14:paraId="157EB774"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5AC52C72" w14:textId="77777777" w:rsidR="00075799" w:rsidRPr="00A875AE" w:rsidRDefault="00075799" w:rsidP="00556722">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59470B05" w14:textId="77777777" w:rsidR="00075799" w:rsidRPr="00A875AE" w:rsidRDefault="00075799" w:rsidP="00556722">
            <w:pPr>
              <w:pStyle w:val="TableHeading"/>
            </w:pPr>
            <w:r w:rsidRPr="00A875AE">
              <w:t>Description</w:t>
            </w:r>
          </w:p>
        </w:tc>
      </w:tr>
      <w:tr w:rsidR="00075799" w:rsidRPr="00A875AE" w14:paraId="6AD0F022"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950A18D" w14:textId="77777777" w:rsidR="00075799" w:rsidRPr="007C5F50" w:rsidRDefault="00075799" w:rsidP="00556722">
            <w:pPr>
              <w:pStyle w:val="TableBody"/>
              <w:rPr>
                <w:b/>
                <w:bCs/>
              </w:rPr>
            </w:pPr>
            <w:r w:rsidRPr="007C5F50">
              <w:rPr>
                <w:b/>
                <w:bCs/>
              </w:rPr>
              <w:t>Custom01 – Custom10</w:t>
            </w:r>
          </w:p>
        </w:tc>
        <w:tc>
          <w:tcPr>
            <w:tcW w:w="5458" w:type="dxa"/>
            <w:tcBorders>
              <w:top w:val="single" w:sz="4" w:space="0" w:color="auto"/>
              <w:left w:val="single" w:sz="4" w:space="0" w:color="auto"/>
              <w:bottom w:val="single" w:sz="4" w:space="0" w:color="auto"/>
              <w:right w:val="single" w:sz="4" w:space="0" w:color="auto"/>
            </w:tcBorders>
          </w:tcPr>
          <w:p w14:paraId="655271D7" w14:textId="0DC1A3FE" w:rsidR="00075799" w:rsidRDefault="00075799" w:rsidP="00556722">
            <w:pPr>
              <w:pStyle w:val="TableBody"/>
            </w:pPr>
            <w:r>
              <w:t>Custom Fields that can be used to collect data about the order that is not part of the normal ordering process. T</w:t>
            </w:r>
            <w:r w:rsidR="00A03264">
              <w:t>wo types of fields</w:t>
            </w:r>
            <w:r>
              <w:t xml:space="preserve"> can be made available to the user for the custom fields:</w:t>
            </w:r>
          </w:p>
          <w:p w14:paraId="26E63A38" w14:textId="77777777" w:rsidR="00075799" w:rsidRDefault="00075799" w:rsidP="00556722">
            <w:pPr>
              <w:pStyle w:val="TableListBullet"/>
            </w:pPr>
            <w:r w:rsidRPr="007C5F50">
              <w:rPr>
                <w:b/>
                <w:bCs/>
              </w:rPr>
              <w:t xml:space="preserve">Free Text </w:t>
            </w:r>
            <w:r>
              <w:t>– a box to allow users to type in any information necessary that applies to the Custom field</w:t>
            </w:r>
          </w:p>
          <w:p w14:paraId="62081315" w14:textId="493FC024" w:rsidR="00075799" w:rsidRPr="00A875AE" w:rsidRDefault="00075799" w:rsidP="00556722">
            <w:pPr>
              <w:pStyle w:val="TableListBullet"/>
            </w:pPr>
            <w:r w:rsidRPr="007C5F50">
              <w:rPr>
                <w:b/>
                <w:bCs/>
              </w:rPr>
              <w:t>Custom List</w:t>
            </w:r>
            <w:r>
              <w:t xml:space="preserve"> – A list of items to choose from</w:t>
            </w:r>
            <w:r w:rsidR="00556722">
              <w:t xml:space="preserve"> </w:t>
            </w:r>
            <w:r>
              <w:t xml:space="preserve">In either case information can be entered and then stored with the order for use in the output of the data. </w:t>
            </w:r>
          </w:p>
        </w:tc>
      </w:tr>
      <w:tr w:rsidR="00075799" w:rsidRPr="00A875AE" w14:paraId="5EAEC6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C992A95" w14:textId="77777777" w:rsidR="00075799" w:rsidRPr="007C5F50" w:rsidRDefault="00075799" w:rsidP="00556722">
            <w:pPr>
              <w:pStyle w:val="TableBody"/>
              <w:rPr>
                <w:b/>
                <w:bCs/>
              </w:rPr>
            </w:pPr>
            <w:r w:rsidRPr="007C5F50">
              <w:rPr>
                <w:b/>
                <w:bCs/>
              </w:rPr>
              <w:t>Custom01 * - Custom10 *</w:t>
            </w:r>
          </w:p>
        </w:tc>
        <w:tc>
          <w:tcPr>
            <w:tcW w:w="5458" w:type="dxa"/>
            <w:tcBorders>
              <w:top w:val="single" w:sz="4" w:space="0" w:color="auto"/>
              <w:left w:val="single" w:sz="4" w:space="0" w:color="auto"/>
              <w:bottom w:val="single" w:sz="4" w:space="0" w:color="auto"/>
              <w:right w:val="single" w:sz="4" w:space="0" w:color="auto"/>
            </w:tcBorders>
          </w:tcPr>
          <w:p w14:paraId="4B037510" w14:textId="77777777" w:rsidR="00075799" w:rsidRPr="00A875AE" w:rsidRDefault="00075799" w:rsidP="00556722">
            <w:pPr>
              <w:pStyle w:val="TableBody"/>
            </w:pPr>
            <w:r>
              <w:t xml:space="preserve">The Starred Items in the Custom fields indicate that the Entry is mandatory and an item must be selected or entered before the order can be processed. </w:t>
            </w:r>
          </w:p>
        </w:tc>
      </w:tr>
    </w:tbl>
    <w:p w14:paraId="34ABE320" w14:textId="77777777" w:rsidR="00075799" w:rsidRDefault="00075799" w:rsidP="00075799"/>
    <w:p w14:paraId="41350589" w14:textId="77777777" w:rsidR="00075799" w:rsidRDefault="00075799" w:rsidP="00075799">
      <w:pPr>
        <w:pStyle w:val="Heading4"/>
      </w:pPr>
      <w:bookmarkStart w:id="174" w:name="_Ref272459264"/>
      <w:r>
        <w:t>Order Workflow (Blog and Trace)</w:t>
      </w:r>
      <w:bookmarkEnd w:id="174"/>
    </w:p>
    <w:p w14:paraId="2A223A7A" w14:textId="337E89B4" w:rsidR="00075799" w:rsidRDefault="00075799" w:rsidP="009903D9">
      <w:pPr>
        <w:pStyle w:val="BodyText"/>
      </w:pPr>
      <w:r>
        <w:t xml:space="preserve">Order Workflow is a separately licensed functionality that is used to help users manage the State of an order from the time it is created until the time it is delivered. Workflow rules can be set up by an administrator in OptiCash. Additionally, analysts can keep a Blog history of notes about the order to be able to share information about the orders and improve communication between analysts and users. </w:t>
      </w:r>
    </w:p>
    <w:p w14:paraId="7E2A2EC3" w14:textId="22CBA77C" w:rsidR="00075799" w:rsidRDefault="00075799" w:rsidP="00075799">
      <w:pPr>
        <w:pStyle w:val="Caption"/>
      </w:pPr>
      <w:bookmarkStart w:id="175" w:name="_Toc272491168"/>
      <w:r>
        <w:t xml:space="preserve">Figure </w:t>
      </w:r>
      <w:r w:rsidRPr="6BC33D6B">
        <w:fldChar w:fldCharType="begin"/>
      </w:r>
      <w:r>
        <w:instrText xml:space="preserve"> SEQ Figure \* ARABIC </w:instrText>
      </w:r>
      <w:r w:rsidRPr="6BC33D6B">
        <w:fldChar w:fldCharType="separate"/>
      </w:r>
      <w:r w:rsidR="009F0B76">
        <w:rPr>
          <w:noProof/>
        </w:rPr>
        <w:t>25</w:t>
      </w:r>
      <w:r w:rsidRPr="6BC33D6B">
        <w:rPr>
          <w:noProof/>
        </w:rPr>
        <w:fldChar w:fldCharType="end"/>
      </w:r>
      <w:r>
        <w:t>: Order Workflow Page</w:t>
      </w:r>
      <w:bookmarkEnd w:id="175"/>
    </w:p>
    <w:p w14:paraId="3350E3E1" w14:textId="77777777" w:rsidR="00075799" w:rsidRDefault="00075799" w:rsidP="0064733C">
      <w:pPr>
        <w:jc w:val="center"/>
      </w:pPr>
      <w:r>
        <w:rPr>
          <w:noProof/>
        </w:rPr>
        <w:drawing>
          <wp:inline distT="0" distB="0" distL="0" distR="0" wp14:anchorId="4362BCAB" wp14:editId="405600D2">
            <wp:extent cx="5117592" cy="2736490"/>
            <wp:effectExtent l="76200" t="76200" r="140335" b="140335"/>
            <wp:docPr id="484676337" name="Picture 4846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120311" cy="273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7CD10" w14:textId="77777777" w:rsidR="009903D9" w:rsidRDefault="009903D9" w:rsidP="00075799">
      <w:pPr>
        <w:pStyle w:val="Caption"/>
      </w:pPr>
      <w:bookmarkStart w:id="176" w:name="_Toc272491288"/>
    </w:p>
    <w:p w14:paraId="4142FE16" w14:textId="0555DB31" w:rsidR="00075799" w:rsidRDefault="00075799" w:rsidP="00075799">
      <w:pPr>
        <w:pStyle w:val="Caption"/>
      </w:pPr>
      <w:r>
        <w:t xml:space="preserve">Table </w:t>
      </w:r>
      <w:r w:rsidR="00743EA5">
        <w:fldChar w:fldCharType="begin"/>
      </w:r>
      <w:r w:rsidR="00743EA5">
        <w:instrText xml:space="preserve"> SEQ Table \* ARABIC </w:instrText>
      </w:r>
      <w:r w:rsidR="00743EA5">
        <w:fldChar w:fldCharType="separate"/>
      </w:r>
      <w:r w:rsidR="009F0B76">
        <w:rPr>
          <w:noProof/>
        </w:rPr>
        <w:t>5</w:t>
      </w:r>
      <w:r w:rsidR="00743EA5">
        <w:rPr>
          <w:noProof/>
        </w:rPr>
        <w:fldChar w:fldCharType="end"/>
      </w:r>
      <w:r>
        <w:t>: Order Workflow Description</w:t>
      </w:r>
      <w:bookmarkEnd w:id="17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2F702A1B"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421A798B"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0CB5A463" w14:textId="77777777" w:rsidR="00075799" w:rsidRPr="00A875AE" w:rsidRDefault="00075799" w:rsidP="0064733C">
            <w:pPr>
              <w:pStyle w:val="TableHeading"/>
            </w:pPr>
            <w:r w:rsidRPr="00A875AE">
              <w:t>Description</w:t>
            </w:r>
          </w:p>
        </w:tc>
      </w:tr>
      <w:tr w:rsidR="00075799" w:rsidRPr="00A875AE" w14:paraId="17E2093A"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D0C13DD" w14:textId="77777777" w:rsidR="00075799" w:rsidRPr="007C5F50" w:rsidRDefault="00075799" w:rsidP="0064733C">
            <w:pPr>
              <w:pStyle w:val="TableBody"/>
              <w:rPr>
                <w:b/>
                <w:bCs/>
              </w:rPr>
            </w:pPr>
            <w:r w:rsidRPr="007C5F50">
              <w:rPr>
                <w:b/>
                <w:bCs/>
              </w:rPr>
              <w:t>State</w:t>
            </w:r>
          </w:p>
        </w:tc>
        <w:tc>
          <w:tcPr>
            <w:tcW w:w="5458" w:type="dxa"/>
            <w:tcBorders>
              <w:top w:val="single" w:sz="4" w:space="0" w:color="auto"/>
              <w:left w:val="single" w:sz="4" w:space="0" w:color="auto"/>
              <w:bottom w:val="single" w:sz="4" w:space="0" w:color="auto"/>
              <w:right w:val="single" w:sz="4" w:space="0" w:color="auto"/>
            </w:tcBorders>
          </w:tcPr>
          <w:p w14:paraId="5362FF1E" w14:textId="77777777" w:rsidR="00075799" w:rsidRPr="00A875AE" w:rsidRDefault="00075799" w:rsidP="0064733C">
            <w:pPr>
              <w:pStyle w:val="TableBody"/>
            </w:pPr>
            <w:r>
              <w:t>Indicates the current state of the order. The State of the order is determined by the workflow setup by the Administrator</w:t>
            </w:r>
          </w:p>
        </w:tc>
      </w:tr>
      <w:tr w:rsidR="00075799" w:rsidRPr="00A875AE" w14:paraId="43534D6B"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588BC0D" w14:textId="77777777" w:rsidR="00075799" w:rsidRPr="009903D9" w:rsidRDefault="00075799" w:rsidP="0064733C">
            <w:pPr>
              <w:pStyle w:val="TableBody"/>
            </w:pPr>
            <w:r w:rsidRPr="007C5F50">
              <w:rPr>
                <w:b/>
                <w:bCs/>
              </w:rPr>
              <w:t xml:space="preserve">Message  </w:t>
            </w:r>
            <w:r w:rsidRPr="009903D9">
              <w:t>(if applicable)</w:t>
            </w:r>
          </w:p>
          <w:p w14:paraId="79A33196" w14:textId="77777777" w:rsidR="00075799" w:rsidRPr="007C5F50" w:rsidRDefault="00075799" w:rsidP="0064733C">
            <w:pPr>
              <w:pStyle w:val="TableBody"/>
              <w:rPr>
                <w:b/>
                <w:bCs/>
              </w:rPr>
            </w:pPr>
            <w:r w:rsidRPr="009903D9">
              <w:t>(Ordered Denominations Panel)</w:t>
            </w:r>
          </w:p>
        </w:tc>
        <w:tc>
          <w:tcPr>
            <w:tcW w:w="5458" w:type="dxa"/>
            <w:tcBorders>
              <w:top w:val="single" w:sz="4" w:space="0" w:color="auto"/>
              <w:left w:val="single" w:sz="4" w:space="0" w:color="auto"/>
              <w:bottom w:val="single" w:sz="4" w:space="0" w:color="auto"/>
              <w:right w:val="single" w:sz="4" w:space="0" w:color="auto"/>
            </w:tcBorders>
          </w:tcPr>
          <w:p w14:paraId="04B232CB" w14:textId="1767E7BB" w:rsidR="00075799" w:rsidRPr="00A875AE" w:rsidRDefault="00075799" w:rsidP="0064733C">
            <w:pPr>
              <w:pStyle w:val="TableBody"/>
            </w:pPr>
            <w:r w:rsidRPr="00A875AE">
              <w:t>The user can also enter a message in a free-text field for each currency in order.  This message will be sent to users through OptiNet. This feature can be turned on or off depending on the needs of the bank. Please consult the administrator</w:t>
            </w:r>
            <w:r w:rsidR="0095768F">
              <w:t>'</w:t>
            </w:r>
            <w:r w:rsidRPr="00A875AE">
              <w:t>s guide for more information.</w:t>
            </w:r>
          </w:p>
        </w:tc>
      </w:tr>
      <w:tr w:rsidR="00075799" w:rsidRPr="00A875AE" w14:paraId="289B01C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6DCDDA22" w14:textId="77777777" w:rsidR="00075799" w:rsidRPr="007C5F50" w:rsidRDefault="00075799" w:rsidP="0064733C">
            <w:pPr>
              <w:pStyle w:val="TableBody"/>
              <w:rPr>
                <w:b/>
                <w:bCs/>
              </w:rPr>
            </w:pPr>
            <w:r w:rsidRPr="007C5F50">
              <w:rPr>
                <w:b/>
                <w:bCs/>
              </w:rPr>
              <w:t>Tracking ID</w:t>
            </w:r>
          </w:p>
          <w:p w14:paraId="0D364982" w14:textId="77777777" w:rsidR="00075799" w:rsidRPr="009903D9" w:rsidRDefault="00075799" w:rsidP="0064733C">
            <w:pPr>
              <w:pStyle w:val="TableBody"/>
            </w:pPr>
            <w:r w:rsidRPr="009903D9">
              <w:t>(if applicable)</w:t>
            </w:r>
          </w:p>
        </w:tc>
        <w:tc>
          <w:tcPr>
            <w:tcW w:w="5458" w:type="dxa"/>
            <w:tcBorders>
              <w:top w:val="single" w:sz="4" w:space="0" w:color="auto"/>
              <w:left w:val="single" w:sz="4" w:space="0" w:color="auto"/>
              <w:bottom w:val="single" w:sz="4" w:space="0" w:color="auto"/>
              <w:right w:val="single" w:sz="4" w:space="0" w:color="auto"/>
            </w:tcBorders>
          </w:tcPr>
          <w:p w14:paraId="76AEBD24" w14:textId="737C97D5" w:rsidR="00075799" w:rsidRPr="00A875AE" w:rsidRDefault="00075799" w:rsidP="0064733C">
            <w:pPr>
              <w:pStyle w:val="TableBody"/>
            </w:pPr>
            <w:r>
              <w:t>A Tracking ID is generated and assigned to all orders that are due on the same day. The assumption with the Tracking ID is that it is used for tracking orders on the same truck that come in together. I</w:t>
            </w:r>
            <w:r w:rsidR="001011F6">
              <w:t>f</w:t>
            </w:r>
            <w:r>
              <w:t xml:space="preserve"> an order needs a separate ID, the Order Tracking ID can be replaced by clicking on the ID.</w:t>
            </w:r>
            <w:r w:rsidRPr="00A875AE">
              <w:t xml:space="preserve"> </w:t>
            </w:r>
          </w:p>
        </w:tc>
      </w:tr>
      <w:tr w:rsidR="00075799" w:rsidRPr="00A875AE" w14:paraId="42EC712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D9FA76D" w14:textId="77777777" w:rsidR="00075799" w:rsidRPr="007C5F50" w:rsidRDefault="00075799" w:rsidP="0064733C">
            <w:pPr>
              <w:pStyle w:val="TableBody"/>
              <w:rPr>
                <w:b/>
                <w:bCs/>
              </w:rPr>
            </w:pPr>
            <w:r w:rsidRPr="007C5F50">
              <w:rPr>
                <w:b/>
                <w:bCs/>
              </w:rPr>
              <w:t>Master Order Reference Number</w:t>
            </w:r>
          </w:p>
        </w:tc>
        <w:tc>
          <w:tcPr>
            <w:tcW w:w="5458" w:type="dxa"/>
            <w:tcBorders>
              <w:top w:val="single" w:sz="4" w:space="0" w:color="auto"/>
              <w:left w:val="single" w:sz="4" w:space="0" w:color="auto"/>
              <w:bottom w:val="single" w:sz="4" w:space="0" w:color="auto"/>
              <w:right w:val="single" w:sz="4" w:space="0" w:color="auto"/>
            </w:tcBorders>
          </w:tcPr>
          <w:p w14:paraId="50E6D7AA" w14:textId="77777777" w:rsidR="00075799" w:rsidRPr="00A875AE" w:rsidRDefault="00075799" w:rsidP="0064733C">
            <w:pPr>
              <w:pStyle w:val="TableBody"/>
            </w:pPr>
            <w:r>
              <w:t xml:space="preserve">This is a Reference number that is used to track a specific order. This number cannot be changed and is static to the order </w:t>
            </w:r>
          </w:p>
        </w:tc>
      </w:tr>
      <w:tr w:rsidR="00075799" w:rsidRPr="00A875AE" w14:paraId="1F70937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3BD70DC" w14:textId="77777777" w:rsidR="00075799" w:rsidRPr="007C5F50" w:rsidRDefault="00075799" w:rsidP="0064733C">
            <w:pPr>
              <w:pStyle w:val="TableBody"/>
              <w:rPr>
                <w:b/>
                <w:bCs/>
              </w:rPr>
            </w:pPr>
            <w:r w:rsidRPr="007C5F50">
              <w:rPr>
                <w:b/>
                <w:bCs/>
              </w:rPr>
              <w:t>Blog History</w:t>
            </w:r>
          </w:p>
        </w:tc>
        <w:tc>
          <w:tcPr>
            <w:tcW w:w="5458" w:type="dxa"/>
            <w:tcBorders>
              <w:top w:val="single" w:sz="4" w:space="0" w:color="auto"/>
              <w:left w:val="single" w:sz="4" w:space="0" w:color="auto"/>
              <w:bottom w:val="single" w:sz="4" w:space="0" w:color="auto"/>
              <w:right w:val="single" w:sz="4" w:space="0" w:color="auto"/>
            </w:tcBorders>
          </w:tcPr>
          <w:p w14:paraId="159F684A" w14:textId="77777777" w:rsidR="00075799" w:rsidRDefault="00075799" w:rsidP="0064733C">
            <w:pPr>
              <w:pStyle w:val="TableBody"/>
            </w:pPr>
            <w:r>
              <w:t>Details the History of Blog Notes placed for the order</w:t>
            </w:r>
          </w:p>
        </w:tc>
      </w:tr>
      <w:tr w:rsidR="00075799" w:rsidRPr="00A875AE" w14:paraId="0904AA7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CD6C328" w14:textId="77777777" w:rsidR="00075799" w:rsidRPr="007C5F50" w:rsidRDefault="00075799" w:rsidP="0064733C">
            <w:pPr>
              <w:pStyle w:val="TableBody"/>
              <w:rPr>
                <w:b/>
                <w:bCs/>
              </w:rPr>
            </w:pPr>
            <w:r w:rsidRPr="007C5F50">
              <w:rPr>
                <w:b/>
                <w:bCs/>
              </w:rPr>
              <w:t>New Blog Message</w:t>
            </w:r>
          </w:p>
        </w:tc>
        <w:tc>
          <w:tcPr>
            <w:tcW w:w="5458" w:type="dxa"/>
            <w:tcBorders>
              <w:top w:val="single" w:sz="4" w:space="0" w:color="auto"/>
              <w:left w:val="single" w:sz="4" w:space="0" w:color="auto"/>
              <w:bottom w:val="single" w:sz="4" w:space="0" w:color="auto"/>
              <w:right w:val="single" w:sz="4" w:space="0" w:color="auto"/>
            </w:tcBorders>
          </w:tcPr>
          <w:p w14:paraId="16099779" w14:textId="769FC407" w:rsidR="00075799" w:rsidRDefault="00075799" w:rsidP="0064733C">
            <w:pPr>
              <w:pStyle w:val="TableBody"/>
            </w:pPr>
            <w:r>
              <w:t xml:space="preserve">Users can enter a new message for the order that will be placed in the Blog History. </w:t>
            </w:r>
            <w:r w:rsidR="008B3DB4">
              <w:t>T</w:t>
            </w:r>
            <w:r w:rsidR="0070410B">
              <w:t>he</w:t>
            </w:r>
            <w:r w:rsidR="002B5B6E">
              <w:t xml:space="preserve"> </w:t>
            </w:r>
            <w:r>
              <w:t xml:space="preserve">Analysts can review </w:t>
            </w:r>
            <w:r w:rsidR="002B5B6E">
              <w:t xml:space="preserve">the </w:t>
            </w:r>
            <w:r>
              <w:t>notes when reviewing the order.</w:t>
            </w:r>
          </w:p>
        </w:tc>
      </w:tr>
      <w:tr w:rsidR="00075799" w:rsidRPr="00A875AE" w14:paraId="44BF558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130B6E58" w14:textId="77777777" w:rsidR="00075799" w:rsidRPr="007C5F50" w:rsidRDefault="00075799" w:rsidP="0064733C">
            <w:pPr>
              <w:pStyle w:val="TableBody"/>
              <w:rPr>
                <w:b/>
                <w:bCs/>
              </w:rPr>
            </w:pPr>
            <w:r w:rsidRPr="007C5F50">
              <w:rPr>
                <w:b/>
                <w:bCs/>
              </w:rPr>
              <w:t>Next Action buttons</w:t>
            </w:r>
          </w:p>
        </w:tc>
        <w:tc>
          <w:tcPr>
            <w:tcW w:w="5458" w:type="dxa"/>
            <w:tcBorders>
              <w:top w:val="single" w:sz="4" w:space="0" w:color="auto"/>
              <w:left w:val="single" w:sz="4" w:space="0" w:color="auto"/>
              <w:bottom w:val="single" w:sz="4" w:space="0" w:color="auto"/>
              <w:right w:val="single" w:sz="4" w:space="0" w:color="auto"/>
            </w:tcBorders>
          </w:tcPr>
          <w:p w14:paraId="3894EFC6" w14:textId="154FCE21" w:rsidR="00075799" w:rsidRDefault="00075799" w:rsidP="0064733C">
            <w:pPr>
              <w:pStyle w:val="TableBody"/>
            </w:pPr>
            <w:r>
              <w:t>The buttons at the bottom of the page give the user the option to move the order to a new state. These buttons become visible based on the user</w:t>
            </w:r>
            <w:r w:rsidR="00CF35C5">
              <w:t>'</w:t>
            </w:r>
            <w:r>
              <w:t>s rights and the current state of the order.</w:t>
            </w:r>
          </w:p>
        </w:tc>
      </w:tr>
    </w:tbl>
    <w:p w14:paraId="22C1E741" w14:textId="77777777" w:rsidR="00075799" w:rsidRDefault="00075799" w:rsidP="00075799"/>
    <w:p w14:paraId="03D166E2" w14:textId="77777777" w:rsidR="00075799" w:rsidRDefault="00075799" w:rsidP="00075799">
      <w:pPr>
        <w:pStyle w:val="Heading4"/>
      </w:pPr>
      <w:bookmarkStart w:id="177" w:name="_Ref272482604"/>
      <w:r>
        <w:t>Order Tracking ID</w:t>
      </w:r>
      <w:bookmarkEnd w:id="177"/>
    </w:p>
    <w:p w14:paraId="13649D68" w14:textId="5D5D5B02" w:rsidR="00075799" w:rsidRDefault="00075799" w:rsidP="00EA2C61">
      <w:pPr>
        <w:pStyle w:val="BodyText"/>
      </w:pPr>
      <w:r>
        <w:t xml:space="preserve">This page is accessed from the </w:t>
      </w:r>
      <w:r w:rsidRPr="007C5F50">
        <w:rPr>
          <w:i/>
          <w:iCs/>
        </w:rPr>
        <w:t>Order Overview page</w:t>
      </w:r>
      <w:r>
        <w:t xml:space="preserve"> and is used to change the Tracking ID for a particular order. By default</w:t>
      </w:r>
      <w:r w:rsidR="001011F6">
        <w:t>,</w:t>
      </w:r>
      <w:r>
        <w:t xml:space="preserve"> all orders that are due on the same day receive the same Tracking ID. </w:t>
      </w:r>
    </w:p>
    <w:p w14:paraId="4F181D3F" w14:textId="24A109AE" w:rsidR="00075799" w:rsidRDefault="00075799" w:rsidP="00075799">
      <w:pPr>
        <w:pStyle w:val="Caption"/>
      </w:pPr>
      <w:bookmarkStart w:id="178" w:name="_Toc272491169"/>
      <w:r>
        <w:t xml:space="preserve">Figure </w:t>
      </w:r>
      <w:r w:rsidRPr="6BC33D6B">
        <w:fldChar w:fldCharType="begin"/>
      </w:r>
      <w:r>
        <w:instrText xml:space="preserve"> SEQ Figure \* ARABIC </w:instrText>
      </w:r>
      <w:r w:rsidRPr="6BC33D6B">
        <w:fldChar w:fldCharType="separate"/>
      </w:r>
      <w:r w:rsidR="009F0B76">
        <w:rPr>
          <w:noProof/>
        </w:rPr>
        <w:t>26</w:t>
      </w:r>
      <w:r w:rsidRPr="6BC33D6B">
        <w:rPr>
          <w:noProof/>
        </w:rPr>
        <w:fldChar w:fldCharType="end"/>
      </w:r>
      <w:r>
        <w:t>: Edit Tracking ID Page</w:t>
      </w:r>
      <w:bookmarkEnd w:id="178"/>
    </w:p>
    <w:p w14:paraId="6B26E39C" w14:textId="77777777" w:rsidR="00075799" w:rsidRDefault="00075799" w:rsidP="0064733C">
      <w:pPr>
        <w:jc w:val="center"/>
      </w:pPr>
      <w:r>
        <w:rPr>
          <w:noProof/>
        </w:rPr>
        <w:drawing>
          <wp:inline distT="0" distB="0" distL="0" distR="0" wp14:anchorId="3F8FFEBF" wp14:editId="02B5C7CA">
            <wp:extent cx="4695824" cy="2552700"/>
            <wp:effectExtent l="76200" t="76200" r="124460" b="133350"/>
            <wp:docPr id="1622408965" name="Picture 162240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958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6BCD3" w14:textId="00A59D03" w:rsidR="00075799" w:rsidRDefault="00075799" w:rsidP="00075799">
      <w:pPr>
        <w:pStyle w:val="Caption"/>
      </w:pPr>
      <w:bookmarkStart w:id="179" w:name="_Toc272491289"/>
      <w:r>
        <w:t xml:space="preserve">Table </w:t>
      </w:r>
      <w:r w:rsidR="00743EA5">
        <w:fldChar w:fldCharType="begin"/>
      </w:r>
      <w:r w:rsidR="00743EA5">
        <w:instrText xml:space="preserve"> SEQ Table \* ARABIC </w:instrText>
      </w:r>
      <w:r w:rsidR="00743EA5">
        <w:fldChar w:fldCharType="separate"/>
      </w:r>
      <w:r w:rsidR="009F0B76">
        <w:rPr>
          <w:noProof/>
        </w:rPr>
        <w:t>6</w:t>
      </w:r>
      <w:r w:rsidR="00743EA5">
        <w:rPr>
          <w:noProof/>
        </w:rPr>
        <w:fldChar w:fldCharType="end"/>
      </w:r>
      <w:r>
        <w:t>: Edit Tracking ID Description</w:t>
      </w:r>
      <w:bookmarkEnd w:id="1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58362D8E"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0DB6CCE3"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38DED8F6" w14:textId="77777777" w:rsidR="00075799" w:rsidRPr="00A875AE" w:rsidRDefault="00075799" w:rsidP="0064733C">
            <w:pPr>
              <w:pStyle w:val="TableHeading"/>
            </w:pPr>
            <w:r w:rsidRPr="00A875AE">
              <w:t>Description</w:t>
            </w:r>
          </w:p>
        </w:tc>
      </w:tr>
      <w:tr w:rsidR="00075799" w:rsidRPr="00A875AE" w14:paraId="003DAB2E"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17E98C6" w14:textId="77777777" w:rsidR="00075799" w:rsidRPr="007C5F50" w:rsidRDefault="00075799" w:rsidP="0064733C">
            <w:pPr>
              <w:pStyle w:val="TableBody"/>
              <w:rPr>
                <w:b/>
                <w:bCs/>
              </w:rPr>
            </w:pPr>
            <w:r w:rsidRPr="007C5F50">
              <w:rPr>
                <w:b/>
                <w:bCs/>
              </w:rPr>
              <w:t>Change Tracking ID</w:t>
            </w:r>
          </w:p>
        </w:tc>
        <w:tc>
          <w:tcPr>
            <w:tcW w:w="5458" w:type="dxa"/>
            <w:tcBorders>
              <w:top w:val="single" w:sz="4" w:space="0" w:color="auto"/>
              <w:left w:val="single" w:sz="4" w:space="0" w:color="auto"/>
              <w:bottom w:val="single" w:sz="4" w:space="0" w:color="auto"/>
              <w:right w:val="single" w:sz="4" w:space="0" w:color="auto"/>
            </w:tcBorders>
          </w:tcPr>
          <w:p w14:paraId="60B7A4E4" w14:textId="77777777" w:rsidR="00075799" w:rsidRPr="00A875AE" w:rsidRDefault="00075799" w:rsidP="0064733C">
            <w:pPr>
              <w:pStyle w:val="TableBody"/>
            </w:pPr>
            <w:r>
              <w:t>Lists the Available Tracking ID that can be assigned to the Order. The available Tracking IDs can be selected from the dropdown list and assigned by clicking the ‘</w:t>
            </w:r>
            <w:r w:rsidRPr="007C5F50">
              <w:rPr>
                <w:b/>
                <w:bCs/>
              </w:rPr>
              <w:t>Submit’</w:t>
            </w:r>
            <w:r>
              <w:t xml:space="preserve"> button</w:t>
            </w:r>
          </w:p>
        </w:tc>
      </w:tr>
      <w:tr w:rsidR="00075799" w:rsidRPr="00A875AE" w14:paraId="7E393F68"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8DCA9D9" w14:textId="77777777" w:rsidR="00075799" w:rsidRPr="007C5F50" w:rsidRDefault="00075799" w:rsidP="0064733C">
            <w:pPr>
              <w:pStyle w:val="TableBody"/>
              <w:rPr>
                <w:b/>
                <w:bCs/>
              </w:rPr>
            </w:pPr>
            <w:r w:rsidRPr="007C5F50">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46CD522" w14:textId="6A3049F6" w:rsidR="00075799" w:rsidRPr="00A875AE" w:rsidRDefault="00075799" w:rsidP="0064733C">
            <w:pPr>
              <w:pStyle w:val="TableBody"/>
            </w:pPr>
            <w:r>
              <w:t xml:space="preserve">Makes the change of the Tracking ID to the Tracking ID selected in the </w:t>
            </w:r>
            <w:r w:rsidR="001011F6">
              <w:t>drop-</w:t>
            </w:r>
            <w:r>
              <w:t>down list to the right of the button</w:t>
            </w:r>
          </w:p>
        </w:tc>
      </w:tr>
      <w:tr w:rsidR="00075799" w:rsidRPr="00A875AE" w14:paraId="0D002DD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42729D" w14:textId="77777777" w:rsidR="00075799" w:rsidRPr="007C5F50" w:rsidRDefault="00075799" w:rsidP="0064733C">
            <w:pPr>
              <w:pStyle w:val="TableBody"/>
              <w:rPr>
                <w:b/>
                <w:bCs/>
              </w:rPr>
            </w:pPr>
            <w:r w:rsidRPr="007C5F50">
              <w:rPr>
                <w:b/>
                <w:bCs/>
              </w:rPr>
              <w:t>Create New button</w:t>
            </w:r>
          </w:p>
        </w:tc>
        <w:tc>
          <w:tcPr>
            <w:tcW w:w="5458" w:type="dxa"/>
            <w:tcBorders>
              <w:top w:val="single" w:sz="4" w:space="0" w:color="auto"/>
              <w:left w:val="single" w:sz="4" w:space="0" w:color="auto"/>
              <w:bottom w:val="single" w:sz="4" w:space="0" w:color="auto"/>
              <w:right w:val="single" w:sz="4" w:space="0" w:color="auto"/>
            </w:tcBorders>
          </w:tcPr>
          <w:p w14:paraId="1133D85D" w14:textId="77777777" w:rsidR="00075799" w:rsidRPr="00A875AE" w:rsidRDefault="00075799" w:rsidP="0064733C">
            <w:pPr>
              <w:pStyle w:val="TableBody"/>
            </w:pPr>
            <w:r>
              <w:t>Generates a new Tracking ID for the order</w:t>
            </w:r>
          </w:p>
        </w:tc>
      </w:tr>
      <w:tr w:rsidR="00075799" w:rsidRPr="00A875AE" w14:paraId="7AA0CE3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AEB8AF0" w14:textId="77777777" w:rsidR="00075799" w:rsidRPr="007C5F50" w:rsidRDefault="00075799" w:rsidP="00647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193E005E" w14:textId="77777777" w:rsidR="00075799" w:rsidRPr="00A875AE" w:rsidRDefault="00075799" w:rsidP="0064733C">
            <w:pPr>
              <w:pStyle w:val="TableBody"/>
            </w:pPr>
            <w:r>
              <w:t>Date the Order is due of the order placed in the last week</w:t>
            </w:r>
          </w:p>
        </w:tc>
      </w:tr>
      <w:tr w:rsidR="00075799" w:rsidRPr="00A875AE" w14:paraId="50E827F7"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61328E9" w14:textId="77777777" w:rsidR="00075799" w:rsidRPr="007C5F50" w:rsidRDefault="00075799" w:rsidP="0064733C">
            <w:pPr>
              <w:pStyle w:val="TableBody"/>
              <w:rPr>
                <w:b/>
                <w:bCs/>
              </w:rPr>
            </w:pPr>
            <w:r w:rsidRPr="007C5F50">
              <w:rPr>
                <w:b/>
                <w:bCs/>
              </w:rPr>
              <w:t>Tracking ID</w:t>
            </w:r>
          </w:p>
        </w:tc>
        <w:tc>
          <w:tcPr>
            <w:tcW w:w="5458" w:type="dxa"/>
            <w:tcBorders>
              <w:top w:val="single" w:sz="4" w:space="0" w:color="auto"/>
              <w:left w:val="single" w:sz="4" w:space="0" w:color="auto"/>
              <w:bottom w:val="single" w:sz="4" w:space="0" w:color="auto"/>
              <w:right w:val="single" w:sz="4" w:space="0" w:color="auto"/>
            </w:tcBorders>
          </w:tcPr>
          <w:p w14:paraId="281536E8" w14:textId="77777777" w:rsidR="00075799" w:rsidRPr="00A875AE" w:rsidRDefault="00075799" w:rsidP="0064733C">
            <w:pPr>
              <w:pStyle w:val="TableBody"/>
            </w:pPr>
            <w:r>
              <w:t>Details the Tracking ID for the order placed in the last week</w:t>
            </w:r>
          </w:p>
        </w:tc>
      </w:tr>
      <w:tr w:rsidR="00075799" w:rsidRPr="00A875AE" w14:paraId="640B59A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5205B8" w14:textId="77777777" w:rsidR="00075799" w:rsidRPr="007C5F50" w:rsidRDefault="00075799" w:rsidP="0064733C">
            <w:pPr>
              <w:pStyle w:val="TableBody"/>
              <w:rPr>
                <w:b/>
                <w:bCs/>
              </w:rPr>
            </w:pPr>
            <w:r w:rsidRPr="007C5F50">
              <w:rPr>
                <w:b/>
                <w:bCs/>
              </w:rPr>
              <w:t xml:space="preserve">Action </w:t>
            </w:r>
          </w:p>
        </w:tc>
        <w:tc>
          <w:tcPr>
            <w:tcW w:w="5458" w:type="dxa"/>
            <w:tcBorders>
              <w:top w:val="single" w:sz="4" w:space="0" w:color="auto"/>
              <w:left w:val="single" w:sz="4" w:space="0" w:color="auto"/>
              <w:bottom w:val="single" w:sz="4" w:space="0" w:color="auto"/>
              <w:right w:val="single" w:sz="4" w:space="0" w:color="auto"/>
            </w:tcBorders>
          </w:tcPr>
          <w:p w14:paraId="66B25FA0" w14:textId="77777777" w:rsidR="00075799" w:rsidRPr="00A875AE" w:rsidRDefault="00075799" w:rsidP="0064733C">
            <w:pPr>
              <w:pStyle w:val="TableBody"/>
            </w:pPr>
            <w:r>
              <w:t>Describes the action of the order placed in the last week</w:t>
            </w:r>
          </w:p>
        </w:tc>
      </w:tr>
      <w:tr w:rsidR="00075799" w:rsidRPr="00A875AE" w14:paraId="5EA72DB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227B8EC0"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92013DE" w14:textId="77777777" w:rsidR="00075799" w:rsidRPr="00A875AE" w:rsidRDefault="00075799" w:rsidP="0064733C">
            <w:pPr>
              <w:pStyle w:val="TableBody"/>
            </w:pPr>
            <w:r>
              <w:t>Describes the currency of the order placed in the last week</w:t>
            </w:r>
          </w:p>
        </w:tc>
      </w:tr>
      <w:tr w:rsidR="00075799" w:rsidRPr="00A875AE" w14:paraId="78D53BED"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4E91F8A2" w14:textId="77777777" w:rsidR="00075799" w:rsidRPr="007C5F50" w:rsidRDefault="00075799" w:rsidP="0064733C">
            <w:pPr>
              <w:pStyle w:val="TableBody"/>
              <w:rPr>
                <w:b/>
                <w:bCs/>
              </w:rPr>
            </w:pPr>
            <w:r w:rsidRPr="007C5F50">
              <w:rPr>
                <w:b/>
                <w:bCs/>
              </w:rPr>
              <w:t>Amount</w:t>
            </w:r>
          </w:p>
        </w:tc>
        <w:tc>
          <w:tcPr>
            <w:tcW w:w="5458" w:type="dxa"/>
            <w:tcBorders>
              <w:top w:val="single" w:sz="4" w:space="0" w:color="auto"/>
              <w:left w:val="single" w:sz="4" w:space="0" w:color="auto"/>
              <w:bottom w:val="single" w:sz="4" w:space="0" w:color="auto"/>
              <w:right w:val="single" w:sz="4" w:space="0" w:color="auto"/>
            </w:tcBorders>
          </w:tcPr>
          <w:p w14:paraId="50FC444E" w14:textId="5992414D" w:rsidR="00075799" w:rsidRPr="00A875AE" w:rsidRDefault="00075799" w:rsidP="0064733C">
            <w:pPr>
              <w:pStyle w:val="TableBody"/>
            </w:pPr>
            <w:r>
              <w:t>Describes the amount of order</w:t>
            </w:r>
            <w:r w:rsidR="001011F6">
              <w:t>s</w:t>
            </w:r>
            <w:r>
              <w:t xml:space="preserve"> placed in the last week</w:t>
            </w:r>
          </w:p>
        </w:tc>
      </w:tr>
    </w:tbl>
    <w:p w14:paraId="2768D9E7" w14:textId="77777777" w:rsidR="00075799" w:rsidRDefault="00075799" w:rsidP="00075799"/>
    <w:p w14:paraId="7C7C2E7C" w14:textId="77777777" w:rsidR="00075799" w:rsidRDefault="00075799" w:rsidP="00075799">
      <w:pPr>
        <w:pStyle w:val="Heading3"/>
      </w:pPr>
      <w:bookmarkStart w:id="180" w:name="_Toc232225538"/>
      <w:bookmarkStart w:id="181" w:name="_Toc232225582"/>
      <w:bookmarkStart w:id="182" w:name="_Toc54016734"/>
      <w:bookmarkStart w:id="183" w:name="_Toc130783760"/>
      <w:r>
        <w:t xml:space="preserve">Return </w:t>
      </w:r>
      <w:smartTag w:uri="urn:schemas-microsoft-com:office:smarttags" w:element="stockticker">
        <w:r>
          <w:t>Pre</w:t>
        </w:r>
      </w:smartTag>
      <w:r>
        <w:t>-Notification</w:t>
      </w:r>
      <w:bookmarkEnd w:id="180"/>
      <w:bookmarkEnd w:id="181"/>
      <w:bookmarkEnd w:id="182"/>
      <w:bookmarkEnd w:id="183"/>
    </w:p>
    <w:p w14:paraId="43103465" w14:textId="77777777" w:rsidR="00075799" w:rsidRDefault="00075799" w:rsidP="0064733C">
      <w:pPr>
        <w:pStyle w:val="BodyText"/>
      </w:pPr>
      <w:r>
        <w:t>OptiNet users can utilize the Pre-Notification functionality within OptiNet to alert the Carrier of upcoming returns of cash or other items. This functionality is only available for Branch Cashpoints.</w:t>
      </w:r>
    </w:p>
    <w:p w14:paraId="5FB6EF84" w14:textId="5AE00621" w:rsidR="00075799" w:rsidRDefault="00075799" w:rsidP="0064733C">
      <w:pPr>
        <w:pStyle w:val="BodyText"/>
      </w:pPr>
      <w:r>
        <w:t xml:space="preserve">Below is the workflow for Return Pre-Notification </w:t>
      </w:r>
      <w:r w:rsidR="00A52E26">
        <w:t xml:space="preserve">which </w:t>
      </w:r>
      <w:r>
        <w:t>will be covered in the following sections:</w:t>
      </w:r>
    </w:p>
    <w:p w14:paraId="080F7937" w14:textId="77777777" w:rsidR="00075799" w:rsidRDefault="00075799" w:rsidP="0064733C">
      <w:pPr>
        <w:pStyle w:val="ListNumber"/>
        <w:numPr>
          <w:ilvl w:val="0"/>
          <w:numId w:val="92"/>
        </w:numPr>
      </w:pPr>
      <w:r>
        <w:t>Inner Wallet and Coin Bag definitions must be created in OptiCash by the OptiCash administrator. This needs to be done once to set up the Wallet Type IDs that will be visible in OptiNet.</w:t>
      </w:r>
    </w:p>
    <w:p w14:paraId="54A9F9C9" w14:textId="77777777" w:rsidR="00075799" w:rsidRDefault="00075799" w:rsidP="006C37B5">
      <w:pPr>
        <w:pStyle w:val="ListNumber"/>
        <w:numPr>
          <w:ilvl w:val="0"/>
          <w:numId w:val="103"/>
        </w:numPr>
      </w:pPr>
      <w:r>
        <w:t>Create any applicable Coin Bag entries.</w:t>
      </w:r>
    </w:p>
    <w:p w14:paraId="17E086D0" w14:textId="77777777" w:rsidR="00075799" w:rsidRDefault="00075799" w:rsidP="006C37B5">
      <w:pPr>
        <w:pStyle w:val="ListNumber"/>
        <w:numPr>
          <w:ilvl w:val="0"/>
          <w:numId w:val="103"/>
        </w:numPr>
      </w:pPr>
      <w:r>
        <w:t>Create Outer Container Bag entries.</w:t>
      </w:r>
    </w:p>
    <w:p w14:paraId="46D80715" w14:textId="77777777" w:rsidR="00A52E26" w:rsidRDefault="00075799" w:rsidP="006C37B5">
      <w:pPr>
        <w:pStyle w:val="ListNumber"/>
        <w:numPr>
          <w:ilvl w:val="0"/>
          <w:numId w:val="103"/>
        </w:numPr>
      </w:pPr>
      <w:r>
        <w:t xml:space="preserve">Create Inner Wallet entries. </w:t>
      </w:r>
    </w:p>
    <w:p w14:paraId="1BA09788" w14:textId="51061E6C" w:rsidR="00075799" w:rsidRDefault="00075799" w:rsidP="007C5F50">
      <w:pPr>
        <w:pStyle w:val="Note2"/>
      </w:pPr>
      <w:r w:rsidRPr="007C5F50">
        <w:rPr>
          <w:b/>
          <w:bCs/>
        </w:rPr>
        <w:t>Note</w:t>
      </w:r>
      <w:r w:rsidR="00A52E26">
        <w:rPr>
          <w:b/>
          <w:bCs/>
        </w:rPr>
        <w:t>:</w:t>
      </w:r>
      <w:r>
        <w:t xml:space="preserve"> </w:t>
      </w:r>
      <w:r w:rsidR="00A52E26">
        <w:t xml:space="preserve">The </w:t>
      </w:r>
      <w:r>
        <w:t>creation of Coin Bags, Outer Container Bags, and Inner Wallets can be done in any order by OptiNet users.</w:t>
      </w:r>
    </w:p>
    <w:p w14:paraId="7AE1F832" w14:textId="72C9FE0E" w:rsidR="00075799" w:rsidRDefault="00075799" w:rsidP="006C37B5">
      <w:pPr>
        <w:pStyle w:val="ListNumber"/>
        <w:numPr>
          <w:ilvl w:val="0"/>
          <w:numId w:val="103"/>
        </w:numPr>
      </w:pPr>
      <w:r>
        <w:t xml:space="preserve">Seal and Check bags to be returned. This means recording which Inner Wallets are inside which Outer Bags. Once </w:t>
      </w:r>
      <w:r w:rsidR="006C293C">
        <w:t xml:space="preserve">the </w:t>
      </w:r>
      <w:r>
        <w:t>wallet</w:t>
      </w:r>
      <w:r w:rsidR="006C293C">
        <w:t>/</w:t>
      </w:r>
      <w:r>
        <w:t xml:space="preserve">bag assignment </w:t>
      </w:r>
      <w:r w:rsidR="006C293C">
        <w:t xml:space="preserve">is </w:t>
      </w:r>
      <w:r>
        <w:t>complete, OptiNet users will want to mark each bag as Sealed and will be provided with a printable report for each Bag at that point. Coin Bags do not need to go through this step.</w:t>
      </w:r>
    </w:p>
    <w:p w14:paraId="49FB946B" w14:textId="77777777" w:rsidR="00075799" w:rsidRDefault="00075799" w:rsidP="006C37B5">
      <w:pPr>
        <w:pStyle w:val="ListNumber"/>
        <w:numPr>
          <w:ilvl w:val="0"/>
          <w:numId w:val="103"/>
        </w:numPr>
      </w:pPr>
      <w:r>
        <w:t>Carrier Pickup. After bags for a particular return trip are all Sealed, OptiNet users should go to the Carrier Pickup screen for a printable document to accompany the return trip. They may also mark bags as Sent at this point.</w:t>
      </w:r>
    </w:p>
    <w:p w14:paraId="5379A942" w14:textId="77777777" w:rsidR="00075799" w:rsidRDefault="00075799" w:rsidP="006C37B5">
      <w:pPr>
        <w:pStyle w:val="ListNumber"/>
        <w:numPr>
          <w:ilvl w:val="0"/>
          <w:numId w:val="103"/>
        </w:numPr>
      </w:pPr>
      <w:r>
        <w:t>Manage Bags/Wallets. This page provides OptiNet users with a high-level, searchable view of pre-notification records, audit info, and printable reports regarding those. It may be useful at any stage after record creation, including after containers are Sent.</w:t>
      </w:r>
    </w:p>
    <w:p w14:paraId="7D5F2163" w14:textId="77777777" w:rsidR="00075799" w:rsidRDefault="00075799" w:rsidP="00075799">
      <w:pPr>
        <w:pStyle w:val="NumberBullet"/>
        <w:numPr>
          <w:ilvl w:val="0"/>
          <w:numId w:val="0"/>
        </w:numPr>
      </w:pPr>
    </w:p>
    <w:p w14:paraId="4590E00E" w14:textId="77777777" w:rsidR="00075799" w:rsidRPr="008C2A35" w:rsidRDefault="00075799" w:rsidP="00075799">
      <w:pPr>
        <w:pStyle w:val="Heading4"/>
      </w:pPr>
      <w:r w:rsidRPr="008C2A35">
        <w:t>Coin Bag Creation</w:t>
      </w:r>
    </w:p>
    <w:p w14:paraId="61F0541F" w14:textId="77777777" w:rsidR="00075799" w:rsidRDefault="00075799" w:rsidP="0064733C">
      <w:pPr>
        <w:pStyle w:val="BodyText"/>
      </w:pPr>
      <w:r>
        <w:t xml:space="preserve">Coin Bags are typically characterized as simple bags containing only coins. It is not necessary to enter Outer Bag/Inner Wallet records for Coin Bags. </w:t>
      </w:r>
    </w:p>
    <w:p w14:paraId="5BD81DB3" w14:textId="0BFE6F7E" w:rsidR="00075799" w:rsidRDefault="00075799" w:rsidP="0064733C">
      <w:pPr>
        <w:pStyle w:val="BodyText"/>
      </w:pPr>
      <w:r>
        <w:t xml:space="preserve">Begin entering a coin bag by clicking on </w:t>
      </w:r>
      <w:r w:rsidR="006C5B98">
        <w:t xml:space="preserve">the </w:t>
      </w:r>
      <w:r>
        <w:t xml:space="preserve">Return Coin Bag link in </w:t>
      </w:r>
      <w:r w:rsidR="006C5B98">
        <w:t xml:space="preserve">the </w:t>
      </w:r>
      <w:r>
        <w:t>left menu.</w:t>
      </w:r>
    </w:p>
    <w:p w14:paraId="0CF84036" w14:textId="77777777" w:rsidR="00075799" w:rsidRDefault="00075799" w:rsidP="0064733C">
      <w:pPr>
        <w:jc w:val="center"/>
      </w:pPr>
      <w:r>
        <w:rPr>
          <w:noProof/>
        </w:rPr>
        <w:drawing>
          <wp:inline distT="0" distB="0" distL="0" distR="0" wp14:anchorId="59326B6E" wp14:editId="18229CF8">
            <wp:extent cx="3524250" cy="876300"/>
            <wp:effectExtent l="76200" t="76200" r="133350" b="133350"/>
            <wp:docPr id="1186745457" name="Picture 11867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5242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4057A" w14:textId="77777777" w:rsidR="00075799" w:rsidRDefault="00075799" w:rsidP="0064733C">
      <w:pPr>
        <w:pStyle w:val="BodyText"/>
      </w:pPr>
      <w:r>
        <w:t>Users will first be asked what type of coin bag to create.</w:t>
      </w:r>
    </w:p>
    <w:p w14:paraId="1638F4EC" w14:textId="77777777" w:rsidR="00075799" w:rsidRDefault="00075799" w:rsidP="0064733C">
      <w:pPr>
        <w:jc w:val="center"/>
      </w:pPr>
      <w:r>
        <w:rPr>
          <w:noProof/>
        </w:rPr>
        <w:drawing>
          <wp:inline distT="0" distB="0" distL="0" distR="0" wp14:anchorId="6A227ECF" wp14:editId="4BA38191">
            <wp:extent cx="4572000" cy="752475"/>
            <wp:effectExtent l="76200" t="76200" r="133350" b="142875"/>
            <wp:docPr id="1768794653" name="Picture 17687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8B3DD" w14:textId="4A2463B5" w:rsidR="00075799" w:rsidRDefault="00075799" w:rsidP="0064733C">
      <w:pPr>
        <w:pStyle w:val="BodyText"/>
      </w:pPr>
      <w:r>
        <w:t xml:space="preserve">Enter the relevant info regarding the coin bag(s) to be returned. </w:t>
      </w:r>
      <w:r w:rsidR="006C5B98">
        <w:t xml:space="preserve">The coin </w:t>
      </w:r>
      <w:r>
        <w:t>Amount is the total value of 1 bag. If multiple identical bags are to be created, select the number in Create Multiple Items field. ID numbers will be created automatically for the coin bag(s) once submitted.</w:t>
      </w:r>
    </w:p>
    <w:p w14:paraId="595A403D" w14:textId="77777777" w:rsidR="00075799" w:rsidRDefault="00075799" w:rsidP="00075799">
      <w:pPr>
        <w:pStyle w:val="ListParagraph"/>
        <w:rPr>
          <w:rFonts w:eastAsia="Calibri" w:cs="Calibri"/>
          <w:sz w:val="20"/>
          <w:szCs w:val="20"/>
        </w:rPr>
      </w:pPr>
      <w:r>
        <w:rPr>
          <w:noProof/>
        </w:rPr>
        <w:drawing>
          <wp:inline distT="0" distB="0" distL="0" distR="0" wp14:anchorId="4F1015D1" wp14:editId="512F673E">
            <wp:extent cx="5486400" cy="1447800"/>
            <wp:effectExtent l="76200" t="76200" r="133350" b="133350"/>
            <wp:docPr id="1016254816" name="Picture 10162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3F79D" w14:textId="71120412" w:rsidR="00075799" w:rsidRDefault="00075799" w:rsidP="0064733C">
      <w:pPr>
        <w:pStyle w:val="BodyText"/>
      </w:pPr>
      <w:r>
        <w:t xml:space="preserve">Upon submission, the coin bags appear in the lower section of the page. The user may enter more coin </w:t>
      </w:r>
      <w:r w:rsidR="00850AD3">
        <w:t>bags or</w:t>
      </w:r>
      <w:r>
        <w:t xml:space="preserve"> delete existing coin bags. Once coin bags are marked Sent, they disappear from this page.</w:t>
      </w:r>
    </w:p>
    <w:p w14:paraId="2E0EF61D" w14:textId="77777777" w:rsidR="00075799" w:rsidRDefault="00075799" w:rsidP="00075799">
      <w:pPr>
        <w:rPr>
          <w:caps/>
          <w:color w:val="622423"/>
          <w:spacing w:val="10"/>
        </w:rPr>
      </w:pPr>
    </w:p>
    <w:p w14:paraId="0F04733B" w14:textId="77777777" w:rsidR="00075799" w:rsidRPr="008C2A35" w:rsidRDefault="00075799" w:rsidP="00075799">
      <w:pPr>
        <w:pStyle w:val="Heading4"/>
      </w:pPr>
      <w:r w:rsidRPr="008C2A35">
        <w:t>Outer Container Bag Creation</w:t>
      </w:r>
    </w:p>
    <w:p w14:paraId="38C556DB" w14:textId="77777777" w:rsidR="00075799" w:rsidRDefault="00075799" w:rsidP="0064733C">
      <w:pPr>
        <w:pStyle w:val="BodyText"/>
      </w:pPr>
      <w:r>
        <w:t xml:space="preserve">The </w:t>
      </w:r>
      <w:r w:rsidRPr="007C5F50">
        <w:rPr>
          <w:i/>
          <w:iCs/>
        </w:rPr>
        <w:t>Outer Container Bag</w:t>
      </w:r>
      <w:r>
        <w:t xml:space="preserve"> is a reference number that is used to identify the main transport container that will be used to return Inner Wallets. </w:t>
      </w:r>
    </w:p>
    <w:p w14:paraId="05A1E0C9" w14:textId="06DCCBE9" w:rsidR="00075799" w:rsidRDefault="00075799" w:rsidP="0064733C">
      <w:pPr>
        <w:pStyle w:val="BodyText"/>
      </w:pPr>
      <w:r>
        <w:t xml:space="preserve">Begin entering Outer Container Bags by clicking Create Container Bag link in </w:t>
      </w:r>
      <w:r w:rsidR="006C5B98">
        <w:t xml:space="preserve">the </w:t>
      </w:r>
      <w:r>
        <w:t>left menu.</w:t>
      </w:r>
    </w:p>
    <w:p w14:paraId="2E392E9A" w14:textId="77777777" w:rsidR="00075799" w:rsidRDefault="00075799" w:rsidP="0064733C">
      <w:pPr>
        <w:jc w:val="center"/>
      </w:pPr>
      <w:r>
        <w:rPr>
          <w:noProof/>
        </w:rPr>
        <w:drawing>
          <wp:inline distT="0" distB="0" distL="0" distR="0" wp14:anchorId="26ED0A8D" wp14:editId="4D71EFC0">
            <wp:extent cx="3733800" cy="1266825"/>
            <wp:effectExtent l="76200" t="76200" r="133350" b="142875"/>
            <wp:docPr id="610696544" name="Picture 610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D8A88" w14:textId="56CE8E16" w:rsidR="00075799" w:rsidRDefault="00075799" w:rsidP="0064733C">
      <w:pPr>
        <w:pStyle w:val="BodyText"/>
      </w:pPr>
      <w:r>
        <w:t xml:space="preserve">Users will first be asked what type of Outer Container Bag to create. If a specific type is chosen, then only Inner Wallets of that type may be placed inside the bag. If intending to place Inner Wallets of more than 1 type within this Outer Container Bag, choose </w:t>
      </w:r>
      <w:r w:rsidR="006C5B98">
        <w:t xml:space="preserve">the </w:t>
      </w:r>
      <w:r>
        <w:t xml:space="preserve">Mixed option. </w:t>
      </w:r>
    </w:p>
    <w:p w14:paraId="1C787347" w14:textId="77777777" w:rsidR="00075799" w:rsidRDefault="00075799" w:rsidP="00075799">
      <w:pPr>
        <w:pStyle w:val="NumberBullet"/>
        <w:numPr>
          <w:ilvl w:val="0"/>
          <w:numId w:val="0"/>
        </w:numPr>
      </w:pPr>
    </w:p>
    <w:p w14:paraId="53EB2589" w14:textId="77777777" w:rsidR="00075799" w:rsidRDefault="00075799" w:rsidP="0064733C">
      <w:pPr>
        <w:pStyle w:val="NumberBullet"/>
        <w:numPr>
          <w:ilvl w:val="0"/>
          <w:numId w:val="0"/>
        </w:numPr>
        <w:jc w:val="center"/>
      </w:pPr>
      <w:r>
        <w:rPr>
          <w:noProof/>
          <w:lang w:bidi="ar-SA"/>
        </w:rPr>
        <w:drawing>
          <wp:inline distT="0" distB="0" distL="0" distR="0" wp14:anchorId="02B8FF15" wp14:editId="47D45B44">
            <wp:extent cx="5486400" cy="10096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54864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E231" w14:textId="77777777" w:rsidR="00075799" w:rsidRDefault="00075799" w:rsidP="0064733C">
      <w:pPr>
        <w:pStyle w:val="BodyText"/>
      </w:pPr>
      <w:r>
        <w:t xml:space="preserve">All that is required to create an Outer Container Bag is a unique ID number. Optionally, users may also select Inner Wallets that are contained inside the Outer Container Bag that is to be created. </w:t>
      </w:r>
    </w:p>
    <w:p w14:paraId="18341EC5" w14:textId="77777777" w:rsidR="00075799" w:rsidRDefault="00075799" w:rsidP="00075799">
      <w:pPr>
        <w:rPr>
          <w:sz w:val="20"/>
        </w:rPr>
      </w:pPr>
    </w:p>
    <w:p w14:paraId="228D2291" w14:textId="77777777" w:rsidR="00075799" w:rsidRPr="008C2A35" w:rsidRDefault="00075799" w:rsidP="00075799">
      <w:pPr>
        <w:pStyle w:val="Heading4"/>
      </w:pPr>
      <w:r w:rsidRPr="008C2A35">
        <w:t>Wallet Entry</w:t>
      </w:r>
    </w:p>
    <w:p w14:paraId="1B73D498" w14:textId="77777777" w:rsidR="00075799" w:rsidRDefault="00075799" w:rsidP="0064733C">
      <w:pPr>
        <w:pStyle w:val="BodyText"/>
      </w:pPr>
      <w:r>
        <w:t xml:space="preserve">Inner Wallets are smaller containers with notes and/or coins that will be placed within an Outer Container Bag for transport. </w:t>
      </w:r>
    </w:p>
    <w:p w14:paraId="45AF7C5F" w14:textId="77777777" w:rsidR="00075799" w:rsidRDefault="00075799" w:rsidP="0064733C">
      <w:pPr>
        <w:pStyle w:val="BodyText"/>
      </w:pPr>
      <w:r>
        <w:t>Begin recording Inner Wallets by clicking Enter Wallet in the OptiNet left menu.</w:t>
      </w:r>
    </w:p>
    <w:p w14:paraId="78432858" w14:textId="77777777" w:rsidR="00075799" w:rsidRDefault="00075799" w:rsidP="0064733C">
      <w:pPr>
        <w:jc w:val="center"/>
      </w:pPr>
      <w:r>
        <w:rPr>
          <w:noProof/>
        </w:rPr>
        <w:drawing>
          <wp:inline distT="0" distB="0" distL="0" distR="0" wp14:anchorId="4274EA84" wp14:editId="0292D887">
            <wp:extent cx="3333750" cy="1181100"/>
            <wp:effectExtent l="76200" t="76200" r="133350" b="133350"/>
            <wp:docPr id="1861319387" name="Picture 18613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33375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F9E05" w14:textId="77777777" w:rsidR="00075799" w:rsidRDefault="00075799" w:rsidP="0064733C">
      <w:pPr>
        <w:pStyle w:val="BodyText"/>
      </w:pPr>
      <w:r w:rsidRPr="0064733C">
        <w:rPr>
          <w:rStyle w:val="BodyTextChar"/>
        </w:rPr>
        <w:t>Users will first be asked what type of Inner Wallet to create. These types are defined initially by the OptiCash administrator</w:t>
      </w:r>
      <w:r>
        <w:t>.</w:t>
      </w:r>
    </w:p>
    <w:p w14:paraId="2C0E0EF1" w14:textId="77777777" w:rsidR="00075799" w:rsidRDefault="00075799" w:rsidP="0064733C">
      <w:pPr>
        <w:jc w:val="center"/>
      </w:pPr>
      <w:r>
        <w:rPr>
          <w:noProof/>
        </w:rPr>
        <w:drawing>
          <wp:inline distT="0" distB="0" distL="0" distR="0" wp14:anchorId="650BB6CD" wp14:editId="59573444">
            <wp:extent cx="5486400" cy="1076325"/>
            <wp:effectExtent l="76200" t="76200" r="133350" b="142875"/>
            <wp:docPr id="1006461066" name="Picture 1006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7BDA" w14:textId="77777777" w:rsidR="00E91763" w:rsidRDefault="00075799" w:rsidP="0064733C">
      <w:pPr>
        <w:pStyle w:val="BodyText"/>
      </w:pPr>
      <w:r>
        <w:t xml:space="preserve">Upon selecting an Inner Wallet type, users will be presented with the above screen for recording the Inner Wallet. The lower area of this page is used to display previously recorded wallets that have not yet been Sent. Fields on this page are explained in the table below. </w:t>
      </w:r>
    </w:p>
    <w:p w14:paraId="32600752" w14:textId="547637F0" w:rsidR="00075799" w:rsidRDefault="00FD5D29" w:rsidP="007C5F50">
      <w:pPr>
        <w:pStyle w:val="Note2"/>
      </w:pPr>
      <w:r w:rsidRPr="007C5F50">
        <w:rPr>
          <w:b/>
          <w:bCs/>
        </w:rPr>
        <w:t>N</w:t>
      </w:r>
      <w:r w:rsidR="00075799" w:rsidRPr="007C5F50">
        <w:rPr>
          <w:b/>
          <w:bCs/>
        </w:rPr>
        <w:t>ote</w:t>
      </w:r>
      <w:r w:rsidRPr="007C5F50">
        <w:rPr>
          <w:b/>
          <w:bCs/>
        </w:rPr>
        <w:t>:</w:t>
      </w:r>
      <w:r w:rsidR="00075799">
        <w:t xml:space="preserve"> </w:t>
      </w:r>
      <w:r>
        <w:t>N</w:t>
      </w:r>
      <w:r w:rsidR="00075799">
        <w:t>ot all fields may be available, according to the OptiCash administrator’s settings.</w:t>
      </w:r>
    </w:p>
    <w:p w14:paraId="2905B17A" w14:textId="77777777" w:rsidR="00075799" w:rsidRDefault="00075799" w:rsidP="00075799">
      <w:pPr>
        <w:pStyle w:val="NumberBullet"/>
        <w:numPr>
          <w:ilvl w:val="0"/>
          <w:numId w:val="0"/>
        </w:numPr>
      </w:pPr>
    </w:p>
    <w:tbl>
      <w:tblPr>
        <w:tblW w:w="0" w:type="auto"/>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819"/>
        <w:gridCol w:w="5458"/>
      </w:tblGrid>
      <w:tr w:rsidR="00075799" w:rsidRPr="001671B4" w14:paraId="0BBE5474" w14:textId="77777777" w:rsidTr="007C5F50">
        <w:trPr>
          <w:cantSplit/>
          <w:tblHeader/>
        </w:trPr>
        <w:tc>
          <w:tcPr>
            <w:tcW w:w="1819" w:type="dxa"/>
            <w:tcBorders>
              <w:top w:val="single" w:sz="6" w:space="0" w:color="auto"/>
              <w:bottom w:val="single" w:sz="4" w:space="0" w:color="auto"/>
              <w:right w:val="single" w:sz="6" w:space="0" w:color="auto"/>
            </w:tcBorders>
            <w:shd w:val="clear" w:color="auto" w:fill="54B948"/>
          </w:tcPr>
          <w:p w14:paraId="5A76633F" w14:textId="77777777" w:rsidR="00075799" w:rsidRPr="0064733C" w:rsidRDefault="00075799" w:rsidP="0064733C">
            <w:pPr>
              <w:pStyle w:val="TableHeading"/>
            </w:pPr>
            <w:r w:rsidRPr="0064733C">
              <w:t>Field Name</w:t>
            </w:r>
          </w:p>
        </w:tc>
        <w:tc>
          <w:tcPr>
            <w:tcW w:w="5458" w:type="dxa"/>
            <w:tcBorders>
              <w:top w:val="single" w:sz="6" w:space="0" w:color="auto"/>
              <w:left w:val="nil"/>
              <w:bottom w:val="single" w:sz="4" w:space="0" w:color="auto"/>
            </w:tcBorders>
            <w:shd w:val="clear" w:color="auto" w:fill="54B948"/>
          </w:tcPr>
          <w:p w14:paraId="0ACA3E22" w14:textId="77777777" w:rsidR="00075799" w:rsidRPr="0064733C" w:rsidRDefault="00075799" w:rsidP="0064733C">
            <w:pPr>
              <w:pStyle w:val="TableHeading"/>
            </w:pPr>
            <w:r w:rsidRPr="0064733C">
              <w:t>Description</w:t>
            </w:r>
          </w:p>
        </w:tc>
      </w:tr>
      <w:tr w:rsidR="00075799" w:rsidRPr="001671B4" w14:paraId="15FD6BD7"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1FBA9F2A" w14:textId="77777777" w:rsidR="00075799" w:rsidRPr="00850AD3" w:rsidRDefault="00075799" w:rsidP="007C5F50">
            <w:pPr>
              <w:pStyle w:val="TableBody"/>
              <w:rPr>
                <w:b/>
                <w:bCs/>
              </w:rPr>
            </w:pPr>
            <w:r w:rsidRPr="00850AD3">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5578CA80" w14:textId="77777777" w:rsidR="00075799" w:rsidRPr="00173C4A" w:rsidRDefault="00075799" w:rsidP="007C5F50">
            <w:pPr>
              <w:pStyle w:val="TableBody"/>
            </w:pPr>
            <w:r w:rsidRPr="00173C4A">
              <w:t>Pre-defined in OptiCash by the OptiCash administrator; these entries identify the type of Inner Wallet to be transported.</w:t>
            </w:r>
          </w:p>
        </w:tc>
      </w:tr>
      <w:tr w:rsidR="00075799" w:rsidRPr="001671B4" w14:paraId="3ADF8B5B"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61EDAB1" w14:textId="77777777" w:rsidR="00075799" w:rsidRPr="007C5F50" w:rsidRDefault="00075799" w:rsidP="0064733C">
            <w:pPr>
              <w:pStyle w:val="TableBody"/>
              <w:rPr>
                <w:b/>
                <w:bCs/>
              </w:rPr>
            </w:pPr>
            <w:r w:rsidRPr="007C5F50">
              <w:rPr>
                <w:b/>
                <w:bCs/>
              </w:rPr>
              <w:t>Local Reference</w:t>
            </w:r>
          </w:p>
        </w:tc>
        <w:tc>
          <w:tcPr>
            <w:tcW w:w="5458" w:type="dxa"/>
            <w:tcBorders>
              <w:top w:val="single" w:sz="4" w:space="0" w:color="auto"/>
              <w:left w:val="single" w:sz="4" w:space="0" w:color="auto"/>
              <w:bottom w:val="single" w:sz="4" w:space="0" w:color="auto"/>
              <w:right w:val="single" w:sz="4" w:space="0" w:color="auto"/>
            </w:tcBorders>
          </w:tcPr>
          <w:p w14:paraId="58B88BFF" w14:textId="564CE307" w:rsidR="00075799" w:rsidRPr="001671B4" w:rsidRDefault="006C5B98" w:rsidP="0064733C">
            <w:pPr>
              <w:pStyle w:val="TableBody"/>
            </w:pPr>
            <w:r>
              <w:t xml:space="preserve">The alphanumeric </w:t>
            </w:r>
            <w:r w:rsidR="00075799">
              <w:t>field for local use</w:t>
            </w:r>
          </w:p>
        </w:tc>
      </w:tr>
      <w:tr w:rsidR="00075799" w:rsidRPr="001671B4" w14:paraId="68CB1DD4"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2CF1F41B" w14:textId="77777777" w:rsidR="00075799" w:rsidRPr="007C5F50" w:rsidRDefault="00075799" w:rsidP="0064733C">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592E85AD" w14:textId="77777777" w:rsidR="00075799" w:rsidRPr="001671B4" w:rsidRDefault="00075799" w:rsidP="0064733C">
            <w:pPr>
              <w:pStyle w:val="TableBody"/>
            </w:pPr>
            <w:r w:rsidRPr="001671B4">
              <w:t>Unique alphanumeric value to identify the Seal on the Wallet.</w:t>
            </w:r>
          </w:p>
        </w:tc>
      </w:tr>
      <w:tr w:rsidR="00075799" w:rsidRPr="001671B4" w14:paraId="6127E2A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3444201" w14:textId="77777777" w:rsidR="00075799" w:rsidRPr="007C5F50" w:rsidRDefault="00075799" w:rsidP="0064733C">
            <w:pPr>
              <w:pStyle w:val="TableBody"/>
              <w:rPr>
                <w:b/>
                <w:bCs/>
              </w:rPr>
            </w:pPr>
            <w:r w:rsidRPr="007C5F50">
              <w:rPr>
                <w:b/>
                <w:bCs/>
              </w:rPr>
              <w:t>Sort Number</w:t>
            </w:r>
          </w:p>
        </w:tc>
        <w:tc>
          <w:tcPr>
            <w:tcW w:w="5458" w:type="dxa"/>
            <w:tcBorders>
              <w:top w:val="single" w:sz="4" w:space="0" w:color="auto"/>
              <w:left w:val="single" w:sz="4" w:space="0" w:color="auto"/>
              <w:bottom w:val="single" w:sz="4" w:space="0" w:color="auto"/>
              <w:right w:val="single" w:sz="4" w:space="0" w:color="auto"/>
            </w:tcBorders>
          </w:tcPr>
          <w:p w14:paraId="7CA50118" w14:textId="77777777" w:rsidR="00075799" w:rsidRPr="001671B4" w:rsidRDefault="00075799" w:rsidP="0064733C">
            <w:pPr>
              <w:pStyle w:val="TableBody"/>
            </w:pPr>
            <w:r w:rsidRPr="001671B4">
              <w:t>The number used by the bank for sorting purposes. This should be 6 digits or left blank.</w:t>
            </w:r>
          </w:p>
        </w:tc>
      </w:tr>
      <w:tr w:rsidR="00075799" w:rsidRPr="001671B4" w14:paraId="4289B8E1"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22F71CB" w14:textId="77777777" w:rsidR="00075799" w:rsidRPr="007C5F50" w:rsidRDefault="00075799" w:rsidP="0064733C">
            <w:pPr>
              <w:pStyle w:val="TableBody"/>
              <w:rPr>
                <w:b/>
                <w:bCs/>
              </w:rPr>
            </w:pPr>
            <w:r w:rsidRPr="007C5F50">
              <w:rPr>
                <w:b/>
                <w:bCs/>
              </w:rPr>
              <w:t>Account</w:t>
            </w:r>
          </w:p>
        </w:tc>
        <w:tc>
          <w:tcPr>
            <w:tcW w:w="5458" w:type="dxa"/>
            <w:tcBorders>
              <w:top w:val="single" w:sz="4" w:space="0" w:color="auto"/>
              <w:left w:val="single" w:sz="4" w:space="0" w:color="auto"/>
              <w:bottom w:val="single" w:sz="4" w:space="0" w:color="auto"/>
              <w:right w:val="single" w:sz="4" w:space="0" w:color="auto"/>
            </w:tcBorders>
          </w:tcPr>
          <w:p w14:paraId="012D5104" w14:textId="77777777" w:rsidR="00075799" w:rsidRPr="001671B4" w:rsidRDefault="00075799" w:rsidP="0064733C">
            <w:pPr>
              <w:pStyle w:val="TableBody"/>
            </w:pPr>
            <w:r w:rsidRPr="001671B4">
              <w:t>The number used to identify the account of the wallet. This should be 8 digits or left blank.</w:t>
            </w:r>
          </w:p>
        </w:tc>
      </w:tr>
      <w:tr w:rsidR="00075799" w:rsidRPr="001671B4" w14:paraId="76D5369F"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88672F2" w14:textId="77777777" w:rsidR="00075799" w:rsidRPr="007C5F50" w:rsidRDefault="00075799" w:rsidP="0064733C">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8F47FBD" w14:textId="5EAE7283" w:rsidR="00075799" w:rsidRPr="001671B4" w:rsidRDefault="00075799" w:rsidP="0064733C">
            <w:pPr>
              <w:pStyle w:val="TableBody"/>
            </w:pPr>
            <w:r w:rsidRPr="001671B4">
              <w:t>The reference number for the Outer Bag Container will be the container for the Wallet.</w:t>
            </w:r>
          </w:p>
        </w:tc>
      </w:tr>
      <w:tr w:rsidR="00075799" w:rsidRPr="001671B4" w14:paraId="0E01859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C9D5E1B"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6C3024D2" w14:textId="77777777" w:rsidR="00075799" w:rsidRPr="001671B4" w:rsidRDefault="00075799" w:rsidP="0064733C">
            <w:pPr>
              <w:pStyle w:val="TableBody"/>
            </w:pPr>
            <w:r>
              <w:t>The Currency of the notes and/or coins within the Wallet</w:t>
            </w:r>
          </w:p>
        </w:tc>
      </w:tr>
      <w:tr w:rsidR="00075799" w:rsidRPr="001671B4" w14:paraId="44AB0172"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B6F1B6A" w14:textId="77777777" w:rsidR="00075799" w:rsidRPr="007C5F50" w:rsidRDefault="00075799" w:rsidP="0064733C">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207BB3BC" w14:textId="77777777" w:rsidR="00075799" w:rsidRPr="001671B4" w:rsidRDefault="00075799" w:rsidP="0064733C">
            <w:pPr>
              <w:pStyle w:val="TableBody"/>
            </w:pPr>
            <w:r w:rsidRPr="001671B4">
              <w:t>Value of the notes in the Wallet</w:t>
            </w:r>
          </w:p>
        </w:tc>
      </w:tr>
      <w:tr w:rsidR="00075799" w:rsidRPr="001671B4" w14:paraId="451FF5B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F635D8F" w14:textId="77777777" w:rsidR="00075799" w:rsidRPr="007C5F50" w:rsidRDefault="00075799" w:rsidP="0064733C">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52092D69" w14:textId="77777777" w:rsidR="00075799" w:rsidRPr="001671B4" w:rsidRDefault="00075799" w:rsidP="0064733C">
            <w:pPr>
              <w:pStyle w:val="TableBody"/>
            </w:pPr>
            <w:r w:rsidRPr="001671B4">
              <w:t>Value of the coins in the Wallet.</w:t>
            </w:r>
          </w:p>
        </w:tc>
      </w:tr>
      <w:tr w:rsidR="00075799" w:rsidRPr="001671B4" w14:paraId="1509F8D9"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7622BF94" w14:textId="77777777" w:rsidR="00075799" w:rsidRPr="007C5F50" w:rsidRDefault="00075799" w:rsidP="0064733C">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2E1C76E5" w14:textId="12A1A177" w:rsidR="00075799" w:rsidRPr="001671B4" w:rsidRDefault="00075799" w:rsidP="0064733C">
            <w:pPr>
              <w:pStyle w:val="TableBody"/>
            </w:pPr>
            <w:r>
              <w:t>T</w:t>
            </w:r>
            <w:r w:rsidR="009D6905">
              <w:t>he t</w:t>
            </w:r>
            <w:r w:rsidRPr="001671B4">
              <w:t>otal value of the Wallet</w:t>
            </w:r>
            <w:r>
              <w:t xml:space="preserve"> (</w:t>
            </w:r>
            <w:r w:rsidRPr="001671B4">
              <w:t>Automatically cal</w:t>
            </w:r>
            <w:r>
              <w:t>culated)</w:t>
            </w:r>
          </w:p>
        </w:tc>
      </w:tr>
      <w:tr w:rsidR="00075799" w:rsidRPr="001671B4" w14:paraId="1FA1FCF6"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A9C6583" w14:textId="77777777" w:rsidR="00075799" w:rsidRPr="007C5F50" w:rsidRDefault="00075799" w:rsidP="0064733C">
            <w:pPr>
              <w:pStyle w:val="TableNote"/>
              <w:rPr>
                <w:b/>
                <w:bCs/>
              </w:rPr>
            </w:pPr>
            <w:r w:rsidRPr="007C5F50">
              <w:rPr>
                <w:b/>
                <w:bCs/>
              </w:rPr>
              <w:t>*</w:t>
            </w:r>
            <w:r w:rsidRPr="00113263">
              <w:rPr>
                <w:b/>
                <w:bCs/>
              </w:rPr>
              <w:t>NOTE</w:t>
            </w:r>
            <w:r w:rsidRPr="007C5F50">
              <w:rPr>
                <w:b/>
                <w:bCs/>
              </w:rPr>
              <w:t>*</w:t>
            </w:r>
          </w:p>
        </w:tc>
        <w:tc>
          <w:tcPr>
            <w:tcW w:w="5458" w:type="dxa"/>
            <w:tcBorders>
              <w:top w:val="single" w:sz="4" w:space="0" w:color="auto"/>
              <w:left w:val="single" w:sz="4" w:space="0" w:color="auto"/>
              <w:bottom w:val="single" w:sz="4" w:space="0" w:color="auto"/>
              <w:right w:val="single" w:sz="4" w:space="0" w:color="auto"/>
            </w:tcBorders>
          </w:tcPr>
          <w:p w14:paraId="1CEF33C6" w14:textId="77777777" w:rsidR="00075799" w:rsidRPr="001671B4" w:rsidRDefault="00075799" w:rsidP="0064733C">
            <w:pPr>
              <w:pStyle w:val="TableNote"/>
            </w:pPr>
            <w:r>
              <w:t>Not all of the above fields may be available, based on the OptiCash administrator’s settings.</w:t>
            </w:r>
          </w:p>
        </w:tc>
      </w:tr>
    </w:tbl>
    <w:p w14:paraId="18CA48AB" w14:textId="77777777" w:rsidR="00075799" w:rsidRDefault="00075799" w:rsidP="00075799">
      <w:pPr>
        <w:pStyle w:val="NumberBullet"/>
        <w:numPr>
          <w:ilvl w:val="0"/>
          <w:numId w:val="0"/>
        </w:numPr>
        <w:ind w:left="720" w:hanging="360"/>
      </w:pPr>
    </w:p>
    <w:p w14:paraId="23527BAD" w14:textId="77777777" w:rsidR="00075799" w:rsidRPr="008C2A35" w:rsidRDefault="00075799" w:rsidP="00075799">
      <w:pPr>
        <w:pStyle w:val="Heading4"/>
      </w:pPr>
      <w:r w:rsidRPr="008C2A35">
        <w:t xml:space="preserve">Seal </w:t>
      </w:r>
      <w:smartTag w:uri="urn:schemas-microsoft-com:office:smarttags" w:element="stockticker">
        <w:r w:rsidRPr="008C2A35">
          <w:t>and</w:t>
        </w:r>
      </w:smartTag>
      <w:r w:rsidRPr="008C2A35">
        <w:t xml:space="preserve"> check bags</w:t>
      </w:r>
    </w:p>
    <w:p w14:paraId="2E5F4E20" w14:textId="110F9637" w:rsidR="00075799" w:rsidRDefault="00075799" w:rsidP="0064733C">
      <w:pPr>
        <w:pStyle w:val="BodyText"/>
      </w:pPr>
      <w:r>
        <w:t xml:space="preserve">After the initial container entry, the next step in </w:t>
      </w:r>
      <w:r w:rsidR="009D6905">
        <w:t xml:space="preserve">the </w:t>
      </w:r>
      <w:r>
        <w:t>return pre-notification workflow is to prepare bags for shipping. This typically involves making sure that all Inner Wallets are assigned to Outer Container Bags and then marking the Outer Container Bags as Sealed and ready for transport.</w:t>
      </w:r>
    </w:p>
    <w:p w14:paraId="1944F6E5" w14:textId="1DDA4E2E" w:rsidR="00075799" w:rsidRDefault="00075799" w:rsidP="0064733C">
      <w:pPr>
        <w:pStyle w:val="BodyText"/>
      </w:pPr>
      <w:r>
        <w:t>Begin preparation for shipping by clicking on the Seal and Check</w:t>
      </w:r>
      <w:r w:rsidR="00261B6D">
        <w:t>ing</w:t>
      </w:r>
      <w:r>
        <w:t xml:space="preserve"> </w:t>
      </w:r>
      <w:r w:rsidR="009D6905">
        <w:t xml:space="preserve">the </w:t>
      </w:r>
      <w:r>
        <w:t>link in the OptiNet left menu.</w:t>
      </w:r>
    </w:p>
    <w:p w14:paraId="05C07DCC" w14:textId="77777777" w:rsidR="00075799" w:rsidRDefault="00075799" w:rsidP="0064733C">
      <w:pPr>
        <w:jc w:val="center"/>
      </w:pPr>
      <w:r>
        <w:rPr>
          <w:noProof/>
        </w:rPr>
        <w:drawing>
          <wp:inline distT="0" distB="0" distL="0" distR="0" wp14:anchorId="3964C500" wp14:editId="5D5F4660">
            <wp:extent cx="5486400" cy="1847850"/>
            <wp:effectExtent l="76200" t="76200" r="133350" b="133350"/>
            <wp:docPr id="1631915813" name="Picture 1631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9CFA" w14:textId="656BE5CD" w:rsidR="00075799" w:rsidRDefault="00075799" w:rsidP="0064733C">
      <w:pPr>
        <w:pStyle w:val="BodyText"/>
      </w:pPr>
      <w:r w:rsidRPr="007C5F50">
        <w:rPr>
          <w:b/>
          <w:bCs/>
        </w:rPr>
        <w:t>Open Bags section:</w:t>
      </w:r>
      <w:r>
        <w:t xml:space="preserve"> The upper section of </w:t>
      </w:r>
      <w:r w:rsidR="009D6905">
        <w:t xml:space="preserve">the </w:t>
      </w:r>
      <w:r>
        <w:t xml:space="preserve">Seal and Check Bags page provides a list of Outer Container Bags awaiting preparation for transport. Click the ‘+/-‘ hyperlink next to a particular bag to expand or close options for that bag. When options are expanded, a list of Inner Wallets currently within that bag is displayed in the left half, and a list of Inner Wallets eligible for adding to the bag is displayed in the right half. Add or remove wallets as necessary. </w:t>
      </w:r>
    </w:p>
    <w:p w14:paraId="46E1008E" w14:textId="4E0429B0" w:rsidR="00075799" w:rsidRDefault="00075799" w:rsidP="0064733C">
      <w:pPr>
        <w:pStyle w:val="BodyText"/>
      </w:pPr>
      <w:r w:rsidRPr="007C5F50">
        <w:rPr>
          <w:b/>
          <w:bCs/>
        </w:rPr>
        <w:t>Unassigned Wallets section:</w:t>
      </w:r>
      <w:r>
        <w:t xml:space="preserve"> The lower section of </w:t>
      </w:r>
      <w:r w:rsidR="00C43F79">
        <w:t xml:space="preserve">the </w:t>
      </w:r>
      <w:r>
        <w:t>Seal and Check Bags page provides a list of Inner Wallets not yet assigned to a particular bag. Click the ‘+/-‘ hyperlink next to a particular wallet to assign it to an Outer Container Bag.</w:t>
      </w:r>
    </w:p>
    <w:p w14:paraId="40DF2A57" w14:textId="77777777" w:rsidR="00075799" w:rsidRDefault="00075799" w:rsidP="0064733C">
      <w:pPr>
        <w:pStyle w:val="BodyText"/>
      </w:pPr>
      <w:r>
        <w:t>After wallets are placed correctly, click the Seal link next to a bag to go on to the next step.</w:t>
      </w:r>
    </w:p>
    <w:p w14:paraId="4C6834E1" w14:textId="77777777" w:rsidR="00075799" w:rsidRDefault="00075799" w:rsidP="0064733C">
      <w:pPr>
        <w:jc w:val="center"/>
      </w:pPr>
      <w:r>
        <w:rPr>
          <w:noProof/>
        </w:rPr>
        <w:drawing>
          <wp:inline distT="0" distB="0" distL="0" distR="0" wp14:anchorId="45618583" wp14:editId="17E472BD">
            <wp:extent cx="5486400" cy="2870200"/>
            <wp:effectExtent l="76200" t="76200" r="133350" b="139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548640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17D72" w14:textId="775BDDFC" w:rsidR="00075799" w:rsidRDefault="00075799" w:rsidP="0064733C">
      <w:pPr>
        <w:pStyle w:val="BodyText"/>
      </w:pPr>
      <w:r>
        <w:t xml:space="preserve">The above report is intended to be printed and placed inside or attached to the Outer Container Bag. </w:t>
      </w:r>
      <w:r w:rsidR="00E5301A">
        <w:t>Clicking</w:t>
      </w:r>
      <w:r>
        <w:t xml:space="preserve"> </w:t>
      </w:r>
      <w:r w:rsidR="00C43F79">
        <w:t xml:space="preserve">the </w:t>
      </w:r>
      <w:r>
        <w:t>Print and Seal button, the bag will be marked as Sealed and ready for transport.</w:t>
      </w:r>
    </w:p>
    <w:p w14:paraId="0DD5909A" w14:textId="2CA3D417" w:rsidR="00075799" w:rsidRDefault="00075799" w:rsidP="00075799">
      <w:pPr>
        <w:rPr>
          <w:caps/>
          <w:color w:val="622423"/>
          <w:spacing w:val="10"/>
        </w:rPr>
      </w:pPr>
    </w:p>
    <w:p w14:paraId="55190CC8" w14:textId="77777777" w:rsidR="00075799" w:rsidRPr="008C2A35" w:rsidRDefault="00075799" w:rsidP="00075799">
      <w:pPr>
        <w:pStyle w:val="Heading4"/>
      </w:pPr>
      <w:r w:rsidRPr="008C2A35">
        <w:t>Carrier Pickup</w:t>
      </w:r>
    </w:p>
    <w:p w14:paraId="3D0C2E45" w14:textId="77777777" w:rsidR="00075799" w:rsidRDefault="00075799" w:rsidP="0064733C">
      <w:pPr>
        <w:pStyle w:val="BodyText"/>
      </w:pPr>
      <w:r>
        <w:t xml:space="preserve">When all bags are prepared, the Carrier Report is provided as printable documentation for the trip. All bags marked as sealed will appear on this page. Use the </w:t>
      </w:r>
      <w:r w:rsidRPr="007C5F50">
        <w:rPr>
          <w:b/>
          <w:bCs/>
        </w:rPr>
        <w:t>Print</w:t>
      </w:r>
      <w:r>
        <w:t xml:space="preserve"> and </w:t>
      </w:r>
      <w:r w:rsidRPr="007C5F50">
        <w:rPr>
          <w:b/>
          <w:bCs/>
        </w:rPr>
        <w:t>Mark</w:t>
      </w:r>
      <w:r>
        <w:t xml:space="preserve"> as Sent button to print copy(s) and mark all of the included bags as Sent.</w:t>
      </w:r>
    </w:p>
    <w:p w14:paraId="1757F033" w14:textId="4D0035D5" w:rsidR="00075799" w:rsidRDefault="00075799" w:rsidP="0064733C">
      <w:pPr>
        <w:pStyle w:val="NumberBullet"/>
        <w:numPr>
          <w:ilvl w:val="0"/>
          <w:numId w:val="0"/>
        </w:numPr>
        <w:jc w:val="center"/>
      </w:pPr>
      <w:del w:id="184" w:author="Pinnu, Sainath" w:date="2023-04-03T19:17:00Z">
        <w:r w:rsidDel="00077F13">
          <w:rPr>
            <w:noProof/>
            <w:lang w:bidi="ar-SA"/>
          </w:rPr>
          <w:drawing>
            <wp:inline distT="0" distB="0" distL="0" distR="0" wp14:anchorId="7E07F172" wp14:editId="40ACB8BB">
              <wp:extent cx="5478145" cy="4262120"/>
              <wp:effectExtent l="76200" t="76200" r="141605" b="138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cstate="print"/>
                      <a:srcRect/>
                      <a:stretch>
                        <a:fillRect/>
                      </a:stretch>
                    </pic:blipFill>
                    <pic:spPr bwMode="auto">
                      <a:xfrm>
                        <a:off x="0" y="0"/>
                        <a:ext cx="5478145"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5" w:author="Pinnu, Sainath" w:date="2023-04-03T19:17:00Z">
        <w:r w:rsidR="00077F13">
          <w:rPr>
            <w:noProof/>
          </w:rPr>
          <w:drawing>
            <wp:inline distT="0" distB="0" distL="0" distR="0" wp14:anchorId="1C1E0459" wp14:editId="446809E9">
              <wp:extent cx="5943600" cy="276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69235"/>
                      </a:xfrm>
                      <a:prstGeom prst="rect">
                        <a:avLst/>
                      </a:prstGeom>
                    </pic:spPr>
                  </pic:pic>
                </a:graphicData>
              </a:graphic>
            </wp:inline>
          </w:drawing>
        </w:r>
      </w:ins>
    </w:p>
    <w:p w14:paraId="23A693EB" w14:textId="77777777" w:rsidR="00075799" w:rsidRDefault="00075799" w:rsidP="0064733C">
      <w:pPr>
        <w:pStyle w:val="BodyText"/>
      </w:pPr>
      <w:r>
        <w:t xml:space="preserve">The marking as Sent concludes the typical workflow for OptiNet users wishing to pre-notify returns from their branch. </w:t>
      </w:r>
    </w:p>
    <w:p w14:paraId="53E77BDC" w14:textId="6E3EA69D" w:rsidR="00075799" w:rsidRDefault="00075799" w:rsidP="00075799">
      <w:pPr>
        <w:rPr>
          <w:sz w:val="20"/>
        </w:rPr>
      </w:pPr>
    </w:p>
    <w:p w14:paraId="7287822F" w14:textId="77777777" w:rsidR="00075799" w:rsidRPr="008C2A35" w:rsidRDefault="00075799" w:rsidP="00075799">
      <w:pPr>
        <w:pStyle w:val="Heading4"/>
      </w:pPr>
      <w:bookmarkStart w:id="186" w:name="_Ref65643990"/>
      <w:r w:rsidRPr="008C2A35">
        <w:t>Manage Bags/Wallets</w:t>
      </w:r>
    </w:p>
    <w:p w14:paraId="539A280E" w14:textId="18C84341" w:rsidR="00075799" w:rsidRDefault="00075799" w:rsidP="0064733C">
      <w:pPr>
        <w:pStyle w:val="BodyText"/>
      </w:pPr>
      <w:r>
        <w:t>Occasionally, it may be necessary to manage Return Pre-Notification records outside of the normal workflow. The Manage Bags/Wallets page allows users certain management functions:</w:t>
      </w:r>
    </w:p>
    <w:p w14:paraId="5BFF78FA" w14:textId="77777777" w:rsidR="00075799" w:rsidRDefault="00075799" w:rsidP="0064733C">
      <w:pPr>
        <w:pStyle w:val="ListBullet"/>
      </w:pPr>
      <w:r>
        <w:t>Search for entries matching specific criteria</w:t>
      </w:r>
    </w:p>
    <w:p w14:paraId="72D0EB21" w14:textId="58A8022C" w:rsidR="00075799" w:rsidRDefault="00075799" w:rsidP="0064733C">
      <w:pPr>
        <w:pStyle w:val="ListBullet"/>
      </w:pPr>
      <w:r>
        <w:t xml:space="preserve">View </w:t>
      </w:r>
      <w:r w:rsidR="00E229E7">
        <w:t xml:space="preserve">the </w:t>
      </w:r>
      <w:r>
        <w:t>current status and status history of containers</w:t>
      </w:r>
    </w:p>
    <w:p w14:paraId="53D948CC" w14:textId="77777777" w:rsidR="00075799" w:rsidRDefault="00075799" w:rsidP="0064733C">
      <w:pPr>
        <w:pStyle w:val="ListBullet"/>
      </w:pPr>
      <w:r>
        <w:t>Change Bag status</w:t>
      </w:r>
    </w:p>
    <w:p w14:paraId="51CAA508" w14:textId="77777777" w:rsidR="00075799" w:rsidRDefault="00075799" w:rsidP="0064733C">
      <w:pPr>
        <w:pStyle w:val="ListBullet"/>
      </w:pPr>
      <w:r>
        <w:t>Reprint documentation</w:t>
      </w:r>
    </w:p>
    <w:p w14:paraId="75206CBC" w14:textId="77777777" w:rsidR="00075799" w:rsidRDefault="00075799" w:rsidP="0064733C">
      <w:pPr>
        <w:jc w:val="center"/>
      </w:pPr>
      <w:r>
        <w:rPr>
          <w:noProof/>
        </w:rPr>
        <w:drawing>
          <wp:inline distT="0" distB="0" distL="0" distR="0" wp14:anchorId="0BC6BFAB" wp14:editId="18EE9F33">
            <wp:extent cx="5486400" cy="704850"/>
            <wp:effectExtent l="76200" t="76200" r="133350" b="133350"/>
            <wp:docPr id="220254484" name="Picture 22025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86593" w14:textId="240C464E" w:rsidR="00075799" w:rsidRDefault="00D02625" w:rsidP="0064733C">
      <w:pPr>
        <w:pStyle w:val="BodyText"/>
      </w:pPr>
      <w:r>
        <w:rPr>
          <w:rStyle w:val="BodyTextChar"/>
        </w:rPr>
        <w:t>C</w:t>
      </w:r>
      <w:r w:rsidR="00075799" w:rsidRPr="0064733C">
        <w:rPr>
          <w:rStyle w:val="BodyTextChar"/>
        </w:rPr>
        <w:t>licking Manage Bags/Wallets in the OptiNet left menu, users are presented with search criteria for selecting desired Return Pre-Notification records</w:t>
      </w:r>
      <w:r w:rsidR="00075799">
        <w:t>.</w:t>
      </w:r>
    </w:p>
    <w:p w14:paraId="17CFA33D" w14:textId="77777777" w:rsidR="0064733C" w:rsidRDefault="0064733C"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08DEE10"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0F5DAD38"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17CAF7B7" w14:textId="77777777" w:rsidR="00075799" w:rsidRPr="001671B4" w:rsidRDefault="00075799" w:rsidP="000221C7">
            <w:pPr>
              <w:pStyle w:val="TableHeading"/>
            </w:pPr>
            <w:r w:rsidRPr="001671B4">
              <w:t>Description</w:t>
            </w:r>
          </w:p>
        </w:tc>
      </w:tr>
      <w:tr w:rsidR="00075799" w:rsidRPr="001671B4" w14:paraId="12DE3AF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FF2B9B3" w14:textId="77777777" w:rsidR="00075799" w:rsidRPr="007C5F50" w:rsidRDefault="00075799" w:rsidP="000221C7">
            <w:pPr>
              <w:pStyle w:val="TableBody"/>
              <w:rPr>
                <w:b/>
                <w:bCs/>
              </w:rPr>
            </w:pPr>
            <w:r w:rsidRPr="007C5F50">
              <w:rPr>
                <w:b/>
                <w:bCs/>
              </w:rPr>
              <w:t>Date Application</w:t>
            </w:r>
          </w:p>
        </w:tc>
        <w:tc>
          <w:tcPr>
            <w:tcW w:w="5458" w:type="dxa"/>
            <w:tcBorders>
              <w:top w:val="single" w:sz="4" w:space="0" w:color="auto"/>
              <w:left w:val="single" w:sz="4" w:space="0" w:color="auto"/>
              <w:bottom w:val="single" w:sz="4" w:space="0" w:color="auto"/>
              <w:right w:val="single" w:sz="4" w:space="0" w:color="auto"/>
            </w:tcBorders>
          </w:tcPr>
          <w:p w14:paraId="5DCAD25B" w14:textId="77777777" w:rsidR="00075799" w:rsidRDefault="00075799" w:rsidP="000221C7">
            <w:pPr>
              <w:pStyle w:val="TableBody"/>
            </w:pPr>
            <w:r w:rsidRPr="007C5F50">
              <w:rPr>
                <w:b/>
                <w:bCs/>
              </w:rPr>
              <w:t>Bag Created:</w:t>
            </w:r>
            <w:r>
              <w:t xml:space="preserve"> Search for bags created in the specified date range.</w:t>
            </w:r>
          </w:p>
          <w:p w14:paraId="48F4CE17" w14:textId="77777777" w:rsidR="00075799" w:rsidRDefault="00075799" w:rsidP="000221C7">
            <w:pPr>
              <w:pStyle w:val="TableBody"/>
            </w:pPr>
            <w:r w:rsidRPr="007C5F50">
              <w:rPr>
                <w:b/>
                <w:bCs/>
              </w:rPr>
              <w:t>Bag Sealed:</w:t>
            </w:r>
            <w:r>
              <w:t xml:space="preserve"> Search for bags marked as Sealed during the specified date range.</w:t>
            </w:r>
          </w:p>
          <w:p w14:paraId="72932ACF" w14:textId="77777777" w:rsidR="00075799" w:rsidRPr="001671B4" w:rsidRDefault="00075799" w:rsidP="000221C7">
            <w:pPr>
              <w:pStyle w:val="TableBody"/>
            </w:pPr>
            <w:r w:rsidRPr="007C5F50">
              <w:rPr>
                <w:b/>
                <w:bCs/>
              </w:rPr>
              <w:t>Bag Sent:</w:t>
            </w:r>
            <w:r>
              <w:t xml:space="preserve"> Search for bags marked as Sent during the specified date range.</w:t>
            </w:r>
          </w:p>
        </w:tc>
      </w:tr>
      <w:tr w:rsidR="00075799" w:rsidRPr="001671B4" w14:paraId="54FC80D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288E1A1" w14:textId="77777777" w:rsidR="00075799" w:rsidRPr="007C5F50" w:rsidRDefault="00075799" w:rsidP="000221C7">
            <w:pPr>
              <w:pStyle w:val="TableBody"/>
              <w:rPr>
                <w:b/>
                <w:bCs/>
              </w:rPr>
            </w:pPr>
            <w:r w:rsidRPr="007C5F50">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844DDC5" w14:textId="77777777" w:rsidR="00075799" w:rsidRPr="001671B4" w:rsidRDefault="00075799" w:rsidP="000221C7">
            <w:pPr>
              <w:pStyle w:val="TableBody"/>
            </w:pPr>
            <w:r>
              <w:t>Beginning of date range to search</w:t>
            </w:r>
          </w:p>
        </w:tc>
      </w:tr>
      <w:tr w:rsidR="00075799" w:rsidRPr="001671B4" w14:paraId="43005AA5"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5E7B3BC" w14:textId="77777777" w:rsidR="00075799" w:rsidRPr="007C5F50" w:rsidRDefault="00075799" w:rsidP="000221C7">
            <w:pPr>
              <w:pStyle w:val="TableBody"/>
              <w:rPr>
                <w:b/>
                <w:bCs/>
              </w:rPr>
            </w:pPr>
            <w:r w:rsidRPr="007C5F50">
              <w:rPr>
                <w:b/>
                <w:bCs/>
              </w:rPr>
              <w:t>End Date</w:t>
            </w:r>
          </w:p>
        </w:tc>
        <w:tc>
          <w:tcPr>
            <w:tcW w:w="5458" w:type="dxa"/>
            <w:tcBorders>
              <w:top w:val="single" w:sz="4" w:space="0" w:color="auto"/>
              <w:left w:val="single" w:sz="4" w:space="0" w:color="auto"/>
              <w:bottom w:val="single" w:sz="4" w:space="0" w:color="auto"/>
              <w:right w:val="single" w:sz="4" w:space="0" w:color="auto"/>
            </w:tcBorders>
          </w:tcPr>
          <w:p w14:paraId="54E72842" w14:textId="05F1F0E9" w:rsidR="00075799" w:rsidRPr="001671B4" w:rsidRDefault="00075799" w:rsidP="000221C7">
            <w:pPr>
              <w:pStyle w:val="TableBody"/>
            </w:pPr>
            <w:r>
              <w:t xml:space="preserve">End of </w:t>
            </w:r>
            <w:r w:rsidR="00E229E7">
              <w:t xml:space="preserve">the </w:t>
            </w:r>
            <w:r>
              <w:t>date range search</w:t>
            </w:r>
          </w:p>
        </w:tc>
      </w:tr>
      <w:tr w:rsidR="00075799" w:rsidRPr="001671B4" w14:paraId="47DBF92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A250A4" w14:textId="77777777" w:rsidR="00075799" w:rsidRPr="007C5F50" w:rsidRDefault="00075799" w:rsidP="000221C7">
            <w:pPr>
              <w:pStyle w:val="TableBody"/>
              <w:rPr>
                <w:b/>
                <w:bCs/>
              </w:rPr>
            </w:pPr>
            <w:r w:rsidRPr="007C5F50">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10FCA894" w14:textId="77777777" w:rsidR="00075799" w:rsidRPr="001671B4" w:rsidRDefault="00075799" w:rsidP="000221C7">
            <w:pPr>
              <w:pStyle w:val="TableBody"/>
            </w:pPr>
            <w:r>
              <w:t>Find records of a specific wallet type</w:t>
            </w:r>
          </w:p>
        </w:tc>
      </w:tr>
      <w:tr w:rsidR="00075799" w:rsidRPr="001671B4" w14:paraId="6CFDA4CC"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CF125C7"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2A432560" w14:textId="77777777" w:rsidR="00075799" w:rsidRPr="001671B4" w:rsidRDefault="00075799" w:rsidP="000221C7">
            <w:pPr>
              <w:pStyle w:val="TableBody"/>
            </w:pPr>
            <w:r>
              <w:t>Find a specific bag</w:t>
            </w:r>
          </w:p>
        </w:tc>
      </w:tr>
      <w:tr w:rsidR="00075799" w:rsidRPr="001671B4" w14:paraId="60372FE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9A8068A" w14:textId="77777777" w:rsidR="00075799" w:rsidRPr="007C5F50" w:rsidRDefault="00075799" w:rsidP="000221C7">
            <w:pPr>
              <w:pStyle w:val="TableBody"/>
              <w:rPr>
                <w:b/>
                <w:bCs/>
              </w:rPr>
            </w:pPr>
            <w:r w:rsidRPr="007C5F50">
              <w:rPr>
                <w:b/>
                <w:bCs/>
              </w:rPr>
              <w:t>Current Status</w:t>
            </w:r>
          </w:p>
        </w:tc>
        <w:tc>
          <w:tcPr>
            <w:tcW w:w="5458" w:type="dxa"/>
            <w:tcBorders>
              <w:top w:val="single" w:sz="4" w:space="0" w:color="auto"/>
              <w:left w:val="single" w:sz="4" w:space="0" w:color="auto"/>
              <w:bottom w:val="single" w:sz="4" w:space="0" w:color="auto"/>
              <w:right w:val="single" w:sz="4" w:space="0" w:color="auto"/>
            </w:tcBorders>
          </w:tcPr>
          <w:p w14:paraId="1E0FD3A5" w14:textId="77777777" w:rsidR="00075799" w:rsidRPr="001671B4" w:rsidRDefault="00075799" w:rsidP="000221C7">
            <w:pPr>
              <w:pStyle w:val="TableBody"/>
            </w:pPr>
            <w:r>
              <w:t>Find bags that are currently marked as Open, Sealed, or Sent</w:t>
            </w:r>
          </w:p>
        </w:tc>
      </w:tr>
      <w:tr w:rsidR="00075799" w:rsidRPr="001671B4" w14:paraId="51CC341B"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0360F15"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4ED61C2" w14:textId="77777777" w:rsidR="00075799" w:rsidRPr="001671B4" w:rsidRDefault="00075799" w:rsidP="000221C7">
            <w:pPr>
              <w:pStyle w:val="TableBody"/>
            </w:pPr>
            <w:r>
              <w:t>The Currency of the notes and/or coins within the Wallet</w:t>
            </w:r>
          </w:p>
        </w:tc>
      </w:tr>
    </w:tbl>
    <w:p w14:paraId="21F7C78D" w14:textId="77777777" w:rsidR="00075799" w:rsidRDefault="00075799" w:rsidP="00075799"/>
    <w:p w14:paraId="39AF3A99" w14:textId="77777777" w:rsidR="00075799" w:rsidRDefault="00075799" w:rsidP="000221C7">
      <w:pPr>
        <w:jc w:val="center"/>
      </w:pPr>
      <w:r>
        <w:rPr>
          <w:noProof/>
        </w:rPr>
        <w:drawing>
          <wp:inline distT="0" distB="0" distL="0" distR="0" wp14:anchorId="261FDE59" wp14:editId="03FC4EE7">
            <wp:extent cx="5771490" cy="571478"/>
            <wp:effectExtent l="76200" t="76200" r="134620" b="133985"/>
            <wp:docPr id="229371362" name="Picture 22937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791427" cy="57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7D946" w14:textId="00F39A61" w:rsidR="00075799" w:rsidRPr="00A11D35" w:rsidRDefault="00075799" w:rsidP="007C5F50">
      <w:pPr>
        <w:pStyle w:val="BodyText"/>
      </w:pPr>
      <w:r w:rsidRPr="00A11D35">
        <w:t xml:space="preserve">After submitting </w:t>
      </w:r>
      <w:r w:rsidR="00E229E7" w:rsidRPr="00A11D35">
        <w:t xml:space="preserve">the </w:t>
      </w:r>
      <w:r w:rsidRPr="00A11D35">
        <w:t>search criteria, results are displayed such as above.</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117C3A4F"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3507162A"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6BEA2AE3" w14:textId="77777777" w:rsidR="00075799" w:rsidRPr="001671B4" w:rsidRDefault="00075799" w:rsidP="000221C7">
            <w:pPr>
              <w:pStyle w:val="TableHeading"/>
            </w:pPr>
            <w:r w:rsidRPr="001671B4">
              <w:t>Description</w:t>
            </w:r>
          </w:p>
        </w:tc>
      </w:tr>
      <w:tr w:rsidR="00075799" w:rsidRPr="001671B4" w14:paraId="5B069DD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5D59548" w14:textId="77777777" w:rsidR="00075799" w:rsidRPr="007C5F50" w:rsidRDefault="00075799" w:rsidP="000221C7">
            <w:pPr>
              <w:pStyle w:val="TableBody"/>
              <w:rPr>
                <w:b/>
                <w:bCs/>
              </w:rPr>
            </w:pPr>
            <w:r w:rsidRPr="007C5F50">
              <w:rPr>
                <w:b/>
                <w:bCs/>
              </w:rPr>
              <w:t>Status</w:t>
            </w:r>
          </w:p>
        </w:tc>
        <w:tc>
          <w:tcPr>
            <w:tcW w:w="5458" w:type="dxa"/>
            <w:tcBorders>
              <w:top w:val="single" w:sz="4" w:space="0" w:color="auto"/>
              <w:left w:val="single" w:sz="4" w:space="0" w:color="auto"/>
              <w:bottom w:val="single" w:sz="4" w:space="0" w:color="auto"/>
              <w:right w:val="single" w:sz="4" w:space="0" w:color="auto"/>
            </w:tcBorders>
          </w:tcPr>
          <w:p w14:paraId="4DCCC7EB" w14:textId="3B8614FE" w:rsidR="00075799" w:rsidRDefault="00075799" w:rsidP="000221C7">
            <w:pPr>
              <w:pStyle w:val="TableBody"/>
            </w:pPr>
            <w:r>
              <w:t xml:space="preserve">Click on </w:t>
            </w:r>
            <w:r w:rsidR="00E229E7">
              <w:t xml:space="preserve">the </w:t>
            </w:r>
            <w:r>
              <w:t xml:space="preserve">clipboard icon to review </w:t>
            </w:r>
            <w:r w:rsidR="00E229E7">
              <w:t xml:space="preserve">the </w:t>
            </w:r>
            <w:r>
              <w:t>status history of a particular Bag.</w:t>
            </w:r>
          </w:p>
          <w:p w14:paraId="441E5744" w14:textId="2DB3D491" w:rsidR="00075799" w:rsidRPr="001671B4" w:rsidRDefault="00E229E7" w:rsidP="000221C7">
            <w:pPr>
              <w:pStyle w:val="TableBody"/>
            </w:pPr>
            <w:r>
              <w:t xml:space="preserve">The dropdown </w:t>
            </w:r>
            <w:r w:rsidR="00075799">
              <w:t xml:space="preserve">menu displays </w:t>
            </w:r>
            <w:r>
              <w:t xml:space="preserve">the </w:t>
            </w:r>
            <w:r w:rsidR="00075799">
              <w:t>current status of the Bag.</w:t>
            </w:r>
          </w:p>
        </w:tc>
      </w:tr>
      <w:tr w:rsidR="00075799" w:rsidRPr="001671B4" w14:paraId="707FCA6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7E1847E"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1A48B47" w14:textId="77777777" w:rsidR="00075799" w:rsidRPr="001671B4" w:rsidRDefault="00075799" w:rsidP="000221C7">
            <w:pPr>
              <w:pStyle w:val="TableBody"/>
            </w:pPr>
            <w:r>
              <w:t>Bag identifier number. Click on the hyperlink for printable documentation for that specific Bag.</w:t>
            </w:r>
          </w:p>
        </w:tc>
      </w:tr>
      <w:tr w:rsidR="00075799" w:rsidRPr="001671B4" w14:paraId="35D7D2F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185BB2B" w14:textId="77777777" w:rsidR="00075799" w:rsidRPr="007C5F50" w:rsidRDefault="00075799" w:rsidP="000221C7">
            <w:pPr>
              <w:pStyle w:val="TableBody"/>
              <w:rPr>
                <w:b/>
                <w:bCs/>
              </w:rPr>
            </w:pPr>
            <w:r w:rsidRPr="007C5F50">
              <w:rPr>
                <w:b/>
                <w:bCs/>
              </w:rPr>
              <w:t>Item Number</w:t>
            </w:r>
          </w:p>
        </w:tc>
        <w:tc>
          <w:tcPr>
            <w:tcW w:w="5458" w:type="dxa"/>
            <w:tcBorders>
              <w:top w:val="single" w:sz="4" w:space="0" w:color="auto"/>
              <w:left w:val="single" w:sz="4" w:space="0" w:color="auto"/>
              <w:bottom w:val="single" w:sz="4" w:space="0" w:color="auto"/>
              <w:right w:val="single" w:sz="4" w:space="0" w:color="auto"/>
            </w:tcBorders>
          </w:tcPr>
          <w:p w14:paraId="326A5F53" w14:textId="77777777" w:rsidR="00075799" w:rsidRPr="001671B4" w:rsidRDefault="00075799" w:rsidP="000221C7">
            <w:pPr>
              <w:pStyle w:val="TableBody"/>
            </w:pPr>
            <w:r>
              <w:t>Numbering of Wallets within a particular bag. Sequential (1, 2, 3, …) for each Bag.</w:t>
            </w:r>
          </w:p>
        </w:tc>
      </w:tr>
      <w:tr w:rsidR="00075799" w:rsidRPr="001671B4" w14:paraId="60BDBCC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3C5F39A" w14:textId="77777777" w:rsidR="00075799" w:rsidRPr="007C5F50" w:rsidRDefault="00075799" w:rsidP="000221C7">
            <w:pPr>
              <w:pStyle w:val="TableBody"/>
              <w:rPr>
                <w:b/>
                <w:bCs/>
              </w:rPr>
            </w:pPr>
            <w:r w:rsidRPr="007C5F50">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4C1F1D8E" w14:textId="77777777" w:rsidR="00075799" w:rsidRPr="001671B4" w:rsidRDefault="00075799" w:rsidP="000221C7">
            <w:pPr>
              <w:pStyle w:val="TableBody"/>
            </w:pPr>
            <w:r>
              <w:t>The type of wallet.</w:t>
            </w:r>
          </w:p>
        </w:tc>
      </w:tr>
      <w:tr w:rsidR="00075799" w:rsidRPr="001671B4" w14:paraId="22E6796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A002995" w14:textId="77777777" w:rsidR="00075799" w:rsidRPr="007C5F50" w:rsidRDefault="00075799" w:rsidP="000221C7">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23482CAC" w14:textId="66EE81CF" w:rsidR="00075799" w:rsidRPr="001671B4" w:rsidRDefault="00075799" w:rsidP="000221C7">
            <w:pPr>
              <w:pStyle w:val="TableBody"/>
            </w:pPr>
            <w:r>
              <w:t xml:space="preserve">Wallet identifier number. Click on the hyperlink to view more details </w:t>
            </w:r>
            <w:r w:rsidR="00E229E7">
              <w:t xml:space="preserve">about </w:t>
            </w:r>
            <w:r>
              <w:t>the Inner Wallet.</w:t>
            </w:r>
          </w:p>
        </w:tc>
      </w:tr>
      <w:tr w:rsidR="00075799" w:rsidRPr="001671B4" w14:paraId="6A4E22C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ECC6A16" w14:textId="77777777" w:rsidR="00075799" w:rsidRPr="007C5F50" w:rsidRDefault="00075799" w:rsidP="000221C7">
            <w:pPr>
              <w:pStyle w:val="TableBody"/>
              <w:rPr>
                <w:b/>
                <w:bCs/>
              </w:rPr>
            </w:pPr>
            <w:r w:rsidRPr="007C5F50">
              <w:rPr>
                <w:b/>
                <w:bCs/>
              </w:rPr>
              <w:t>Time</w:t>
            </w:r>
          </w:p>
        </w:tc>
        <w:tc>
          <w:tcPr>
            <w:tcW w:w="5458" w:type="dxa"/>
            <w:tcBorders>
              <w:top w:val="single" w:sz="4" w:space="0" w:color="auto"/>
              <w:left w:val="single" w:sz="4" w:space="0" w:color="auto"/>
              <w:bottom w:val="single" w:sz="4" w:space="0" w:color="auto"/>
              <w:right w:val="single" w:sz="4" w:space="0" w:color="auto"/>
            </w:tcBorders>
          </w:tcPr>
          <w:p w14:paraId="030ECFFF" w14:textId="66F6D8CF" w:rsidR="00075799" w:rsidRPr="001671B4" w:rsidRDefault="00075799" w:rsidP="000221C7">
            <w:pPr>
              <w:pStyle w:val="TableBody"/>
            </w:pPr>
            <w:r>
              <w:t xml:space="preserve">Time and date when the Inner Wallet </w:t>
            </w:r>
            <w:r w:rsidR="00850AD3">
              <w:t>were</w:t>
            </w:r>
            <w:r>
              <w:t xml:space="preserve"> recorded.</w:t>
            </w:r>
          </w:p>
        </w:tc>
      </w:tr>
      <w:tr w:rsidR="00075799" w:rsidRPr="001671B4" w14:paraId="4973BCE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29A2961" w14:textId="77777777" w:rsidR="00075799" w:rsidRPr="007C5F50" w:rsidRDefault="00075799" w:rsidP="000221C7">
            <w:pPr>
              <w:pStyle w:val="TableBody"/>
              <w:rPr>
                <w:b/>
                <w:bCs/>
              </w:rPr>
            </w:pPr>
            <w:r w:rsidRPr="007C5F50">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F325855" w14:textId="77777777" w:rsidR="00075799" w:rsidRPr="001671B4" w:rsidRDefault="00075799" w:rsidP="000221C7">
            <w:pPr>
              <w:pStyle w:val="TableBody"/>
            </w:pPr>
            <w:r>
              <w:t>The user who recorded the Inner Wallet originally.</w:t>
            </w:r>
          </w:p>
        </w:tc>
      </w:tr>
      <w:tr w:rsidR="00075799" w:rsidRPr="001671B4" w14:paraId="2C7E2C24"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821AAEC"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3EA71FDD" w14:textId="77777777" w:rsidR="00075799" w:rsidRDefault="00075799" w:rsidP="000221C7">
            <w:pPr>
              <w:pStyle w:val="TableBody"/>
            </w:pPr>
            <w:r>
              <w:t>The currency of the notes and/or coins included in the wallet.</w:t>
            </w:r>
          </w:p>
        </w:tc>
      </w:tr>
      <w:tr w:rsidR="00075799" w:rsidRPr="001671B4" w14:paraId="7A96BAB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702629" w14:textId="77777777" w:rsidR="00075799" w:rsidRPr="007C5F50" w:rsidRDefault="00075799" w:rsidP="000221C7">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0C74DEDF" w14:textId="77777777" w:rsidR="00075799" w:rsidRDefault="00075799" w:rsidP="000221C7">
            <w:pPr>
              <w:pStyle w:val="TableBody"/>
            </w:pPr>
            <w:r>
              <w:t>Note amount contained in the wallet.</w:t>
            </w:r>
          </w:p>
        </w:tc>
      </w:tr>
      <w:tr w:rsidR="00075799" w:rsidRPr="001671B4" w14:paraId="26E6FFAF"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38711E6" w14:textId="77777777" w:rsidR="00075799" w:rsidRPr="007C5F50" w:rsidRDefault="00075799" w:rsidP="000221C7">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6FC6563B" w14:textId="77777777" w:rsidR="00075799" w:rsidRDefault="00075799" w:rsidP="000221C7">
            <w:pPr>
              <w:pStyle w:val="TableBody"/>
            </w:pPr>
            <w:r>
              <w:t>Coin amount contained in the wallet.</w:t>
            </w:r>
          </w:p>
        </w:tc>
      </w:tr>
      <w:tr w:rsidR="00075799" w:rsidRPr="001671B4" w14:paraId="3126082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6EBA5EF" w14:textId="77777777" w:rsidR="00075799" w:rsidRPr="007C5F50" w:rsidRDefault="00075799" w:rsidP="000221C7">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19496EA2" w14:textId="4D59DEB7" w:rsidR="00075799" w:rsidRDefault="00075799" w:rsidP="000221C7">
            <w:pPr>
              <w:pStyle w:val="TableBody"/>
            </w:pPr>
            <w:r>
              <w:t>T</w:t>
            </w:r>
            <w:r w:rsidR="003134E9">
              <w:t>he t</w:t>
            </w:r>
            <w:r>
              <w:t>otal amount of currency contained in the wallet.</w:t>
            </w:r>
          </w:p>
        </w:tc>
      </w:tr>
      <w:tr w:rsidR="00075799" w:rsidRPr="001671B4" w14:paraId="0DB42DB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B13AF10" w14:textId="77777777" w:rsidR="00075799" w:rsidRPr="007C5F50" w:rsidRDefault="00075799" w:rsidP="000221C7">
            <w:pPr>
              <w:pStyle w:val="TableBody"/>
              <w:rPr>
                <w:b/>
                <w:bCs/>
              </w:rPr>
            </w:pPr>
            <w:r w:rsidRPr="007C5F50">
              <w:rPr>
                <w:b/>
                <w:bCs/>
              </w:rPr>
              <w:t>Update button</w:t>
            </w:r>
          </w:p>
        </w:tc>
        <w:tc>
          <w:tcPr>
            <w:tcW w:w="5458" w:type="dxa"/>
            <w:tcBorders>
              <w:top w:val="single" w:sz="4" w:space="0" w:color="auto"/>
              <w:left w:val="single" w:sz="4" w:space="0" w:color="auto"/>
              <w:bottom w:val="single" w:sz="4" w:space="0" w:color="auto"/>
              <w:right w:val="single" w:sz="4" w:space="0" w:color="auto"/>
            </w:tcBorders>
          </w:tcPr>
          <w:p w14:paraId="5D2FCC0E" w14:textId="77777777" w:rsidR="00075799" w:rsidRDefault="00075799" w:rsidP="000221C7">
            <w:pPr>
              <w:pStyle w:val="TableBody"/>
            </w:pPr>
            <w:r>
              <w:t>Save any Status changes made via dropdown menus.</w:t>
            </w:r>
          </w:p>
        </w:tc>
      </w:tr>
      <w:tr w:rsidR="00075799" w:rsidRPr="001671B4" w14:paraId="7B36719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44AD69E" w14:textId="77777777" w:rsidR="00075799" w:rsidRPr="007C5F50" w:rsidRDefault="00075799" w:rsidP="000221C7">
            <w:pPr>
              <w:pStyle w:val="TableBody"/>
              <w:rPr>
                <w:b/>
                <w:bCs/>
              </w:rPr>
            </w:pPr>
            <w:r w:rsidRPr="007C5F50">
              <w:rPr>
                <w:b/>
                <w:bCs/>
              </w:rPr>
              <w:t>Printable End of Day Report</w:t>
            </w:r>
          </w:p>
        </w:tc>
        <w:tc>
          <w:tcPr>
            <w:tcW w:w="5458" w:type="dxa"/>
            <w:tcBorders>
              <w:top w:val="single" w:sz="4" w:space="0" w:color="auto"/>
              <w:left w:val="single" w:sz="4" w:space="0" w:color="auto"/>
              <w:bottom w:val="single" w:sz="4" w:space="0" w:color="auto"/>
              <w:right w:val="single" w:sz="4" w:space="0" w:color="auto"/>
            </w:tcBorders>
          </w:tcPr>
          <w:p w14:paraId="56183F04" w14:textId="77777777" w:rsidR="00075799" w:rsidRDefault="00075799" w:rsidP="000221C7">
            <w:pPr>
              <w:pStyle w:val="TableBody"/>
            </w:pPr>
            <w:r>
              <w:t>Printable report for the displayed bags and wallets.</w:t>
            </w:r>
          </w:p>
        </w:tc>
      </w:tr>
    </w:tbl>
    <w:p w14:paraId="72AF9DD7" w14:textId="77777777" w:rsidR="00075799" w:rsidRPr="0096687D" w:rsidRDefault="00075799" w:rsidP="00075799"/>
    <w:p w14:paraId="56473D1C" w14:textId="74CB15BE" w:rsidR="00075799" w:rsidRDefault="00075799" w:rsidP="00075799">
      <w:pPr>
        <w:pStyle w:val="Heading3"/>
      </w:pPr>
      <w:bookmarkStart w:id="187" w:name="_Ref227052176"/>
      <w:bookmarkStart w:id="188" w:name="_Toc232225539"/>
      <w:bookmarkStart w:id="189" w:name="_Toc232225583"/>
      <w:bookmarkStart w:id="190" w:name="_Toc54016735"/>
      <w:bookmarkStart w:id="191" w:name="_Toc130783761"/>
      <w:bookmarkEnd w:id="170"/>
      <w:bookmarkEnd w:id="186"/>
      <w:r>
        <w:t>Support Information</w:t>
      </w:r>
      <w:bookmarkEnd w:id="187"/>
      <w:bookmarkEnd w:id="188"/>
      <w:bookmarkEnd w:id="189"/>
      <w:bookmarkEnd w:id="190"/>
      <w:bookmarkEnd w:id="191"/>
    </w:p>
    <w:p w14:paraId="6E4918AD" w14:textId="26E86BA5" w:rsidR="00075799" w:rsidRDefault="00075799" w:rsidP="000221C7">
      <w:pPr>
        <w:pStyle w:val="BodyText"/>
      </w:pPr>
      <w:r>
        <w:t xml:space="preserve">Support Information offers a set of useful decision support tools to help you make the best daily decisions for </w:t>
      </w:r>
      <w:r w:rsidR="003134E9">
        <w:t>cost-</w:t>
      </w:r>
      <w:r>
        <w:t xml:space="preserve">effective currency management work. This support information involves historical data; forecasted cash demands and scheduled deliveries of cash </w:t>
      </w:r>
      <w:r w:rsidR="003134E9">
        <w:t xml:space="preserve">for </w:t>
      </w:r>
      <w:r>
        <w:t xml:space="preserve">all your Cashpoints and can be very useful when evaluating the effectiveness of the OptiCash recommendations. </w:t>
      </w:r>
      <w:bookmarkStart w:id="192" w:name="_Ref27129354"/>
    </w:p>
    <w:p w14:paraId="05DE2D89" w14:textId="77777777" w:rsidR="000221C7" w:rsidRDefault="000221C7" w:rsidP="000221C7">
      <w:pPr>
        <w:pStyle w:val="BodyText"/>
      </w:pPr>
    </w:p>
    <w:p w14:paraId="05449CBD" w14:textId="77777777" w:rsidR="00075799" w:rsidRPr="008C2A35" w:rsidRDefault="00075799" w:rsidP="00075799">
      <w:pPr>
        <w:pStyle w:val="Heading4"/>
      </w:pPr>
      <w:r w:rsidRPr="008C2A35">
        <w:t>Viewing the Demand Horizon</w:t>
      </w:r>
      <w:bookmarkEnd w:id="192"/>
    </w:p>
    <w:p w14:paraId="343DA3C0" w14:textId="3D7668BE" w:rsidR="00075799" w:rsidRPr="000221C7" w:rsidRDefault="00075799" w:rsidP="000221C7">
      <w:pPr>
        <w:pStyle w:val="BodyText"/>
      </w:pPr>
      <w:r w:rsidRPr="000221C7">
        <w:t>In OptiCash, creating recommendations combines information from forecasts, parameters, requirements, service depot costs, and ending cash position to determine the optimal amount and timing of the next delivery and/or return of cash for each ATM or Branch. Due to the static nature of service schedules, most ATMs and Branches are not eligible for cash deliveries every single day. Using valid delivery schedules and lead times, the system determines which Cashpoints are eligible for ordering cash delivery, determines if such a delivery is required and determines the optimal amount of the delivery. For each Cashpoint, the OptiCash recommendation process produces a 45-day advanced planned horizon that contains scheduled deliveries and returns as well as predicted ATM/Branch cash flows for the next 45 days.</w:t>
      </w:r>
    </w:p>
    <w:p w14:paraId="3BBFD338" w14:textId="029D05A9" w:rsidR="00075799" w:rsidRPr="000221C7" w:rsidRDefault="00075799" w:rsidP="000221C7">
      <w:pPr>
        <w:pStyle w:val="BodyText"/>
      </w:pPr>
      <w:r w:rsidRPr="000221C7">
        <w:t>By checking the OptiCash planned horizon for your ATM or Branch, you will have a clear understanding of your current recommendations. Comparing these OptiCash recommendations with the next predicted ones will allow you to decide whether to accept or override them.</w:t>
      </w:r>
    </w:p>
    <w:p w14:paraId="4916D659" w14:textId="77777777" w:rsidR="00075799" w:rsidRDefault="00075799" w:rsidP="000221C7">
      <w:pPr>
        <w:pStyle w:val="ListNumber"/>
        <w:numPr>
          <w:ilvl w:val="0"/>
          <w:numId w:val="93"/>
        </w:numPr>
      </w:pPr>
      <w:r>
        <w:t xml:space="preserve">To view the demand horizon, first select a Cashpoint (ATM or Branch) from the </w:t>
      </w:r>
      <w:r w:rsidRPr="000221C7">
        <w:rPr>
          <w:b/>
          <w:bCs/>
        </w:rPr>
        <w:t>Cashpoint Selection Window.</w:t>
      </w:r>
    </w:p>
    <w:p w14:paraId="0C29E75B" w14:textId="77777777" w:rsidR="00075799" w:rsidRDefault="00075799" w:rsidP="006C37B5">
      <w:pPr>
        <w:pStyle w:val="ListNumber"/>
        <w:numPr>
          <w:ilvl w:val="0"/>
          <w:numId w:val="103"/>
        </w:numPr>
      </w:pPr>
      <w:r>
        <w:t xml:space="preserve">Then, click </w:t>
      </w:r>
      <w:r>
        <w:rPr>
          <w:b/>
          <w:bCs/>
        </w:rPr>
        <w:t xml:space="preserve">View Demand Horizon </w:t>
      </w:r>
      <w:r>
        <w:t xml:space="preserve">in the </w:t>
      </w:r>
      <w:r>
        <w:rPr>
          <w:b/>
          <w:bCs/>
        </w:rPr>
        <w:t>Navigation Window.</w:t>
      </w:r>
    </w:p>
    <w:p w14:paraId="3E9D4B6D" w14:textId="41FF35C5"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27</w:t>
      </w:r>
      <w:r w:rsidRPr="026955AD">
        <w:rPr>
          <w:noProof/>
        </w:rPr>
        <w:fldChar w:fldCharType="end"/>
      </w:r>
      <w:r>
        <w:t>: ATM Horizon Screen</w:t>
      </w:r>
    </w:p>
    <w:p w14:paraId="3363655F" w14:textId="77777777" w:rsidR="00075799" w:rsidRDefault="00075799" w:rsidP="00075799">
      <w:pPr>
        <w:pStyle w:val="BodyText"/>
        <w:jc w:val="center"/>
      </w:pPr>
      <w:r>
        <w:rPr>
          <w:noProof/>
        </w:rPr>
        <w:drawing>
          <wp:inline distT="0" distB="0" distL="0" distR="0" wp14:anchorId="6AB1350C" wp14:editId="32D85D7F">
            <wp:extent cx="5486400" cy="2714625"/>
            <wp:effectExtent l="76200" t="76200" r="133350" b="142875"/>
            <wp:docPr id="373769881" name="Picture 37376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4C003" w14:textId="5CEEE68E" w:rsidR="00075799" w:rsidRDefault="00075799" w:rsidP="000221C7">
      <w:pPr>
        <w:pStyle w:val="Note"/>
      </w:pPr>
      <w:r>
        <w:rPr>
          <w:b/>
          <w:bCs/>
        </w:rPr>
        <w:t xml:space="preserve">Note: </w:t>
      </w:r>
      <w:r>
        <w:t xml:space="preserve"> Figure displays single currency horizon for an ATM (add cash, </w:t>
      </w:r>
      <w:r w:rsidR="00752B5A">
        <w:t>replace,</w:t>
      </w:r>
      <w:r>
        <w:t xml:space="preserve"> or add cash/replace </w:t>
      </w:r>
      <w:r w:rsidR="00121F46">
        <w:t xml:space="preserve">the </w:t>
      </w:r>
      <w:r>
        <w:t xml:space="preserve">type of ATM). For recycling ATMs, horizon also includes a field for deposit information. </w:t>
      </w:r>
    </w:p>
    <w:p w14:paraId="0DB6E60B" w14:textId="794E91CB"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28</w:t>
      </w:r>
      <w:r w:rsidRPr="026955AD">
        <w:rPr>
          <w:noProof/>
        </w:rPr>
        <w:fldChar w:fldCharType="end"/>
      </w:r>
      <w:r>
        <w:t>: Branch Horizon Screen</w:t>
      </w:r>
    </w:p>
    <w:p w14:paraId="3CA3FB41" w14:textId="77777777" w:rsidR="00075799" w:rsidRDefault="00075799" w:rsidP="00075799">
      <w:pPr>
        <w:pStyle w:val="BodyText"/>
        <w:jc w:val="center"/>
      </w:pPr>
      <w:r>
        <w:rPr>
          <w:noProof/>
        </w:rPr>
        <w:drawing>
          <wp:inline distT="0" distB="0" distL="0" distR="0" wp14:anchorId="444AD34A" wp14:editId="5FA3CC55">
            <wp:extent cx="4817669" cy="2459018"/>
            <wp:effectExtent l="76200" t="76200" r="135890" b="132080"/>
            <wp:docPr id="1923735726" name="Picture 192373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820636" cy="2460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ABC7C" w14:textId="10366393" w:rsidR="00075799" w:rsidRDefault="00075799" w:rsidP="000221C7">
      <w:pPr>
        <w:pStyle w:val="Note"/>
      </w:pPr>
      <w:r>
        <w:rPr>
          <w:b/>
          <w:bCs/>
        </w:rPr>
        <w:t xml:space="preserve">Note: </w:t>
      </w:r>
      <w:r>
        <w:t xml:space="preserve"> When </w:t>
      </w:r>
      <w:r w:rsidR="00121F46">
        <w:t xml:space="preserve">the </w:t>
      </w:r>
      <w:r>
        <w:t>horizon includes multiple currencies, a record for each currency is displayed.</w:t>
      </w:r>
    </w:p>
    <w:p w14:paraId="3D4DD303" w14:textId="2A2A8AFF" w:rsidR="00075799" w:rsidRDefault="00075799" w:rsidP="00075799">
      <w:pPr>
        <w:pStyle w:val="BodyText"/>
      </w:pPr>
      <w:r>
        <w:t>The information presented in the horizon is described in the following table:</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DC6F0C4" w14:textId="77777777" w:rsidTr="007C5F50">
        <w:trPr>
          <w:cantSplit/>
          <w:tblHeader/>
        </w:trPr>
        <w:tc>
          <w:tcPr>
            <w:tcW w:w="7727" w:type="dxa"/>
            <w:gridSpan w:val="2"/>
            <w:tcBorders>
              <w:top w:val="single" w:sz="6" w:space="0" w:color="auto"/>
              <w:bottom w:val="double" w:sz="6" w:space="0" w:color="auto"/>
            </w:tcBorders>
            <w:shd w:val="clear" w:color="auto" w:fill="54B948"/>
          </w:tcPr>
          <w:p w14:paraId="6DA4FE91" w14:textId="77777777" w:rsidR="00075799" w:rsidRPr="001671B4" w:rsidRDefault="00075799" w:rsidP="000221C7">
            <w:pPr>
              <w:pStyle w:val="TableHeading"/>
            </w:pPr>
            <w:r w:rsidRPr="001671B4">
              <w:t>ATM Horizon Details</w:t>
            </w:r>
          </w:p>
        </w:tc>
      </w:tr>
      <w:tr w:rsidR="00075799" w:rsidRPr="001671B4" w14:paraId="741E8C45" w14:textId="77777777" w:rsidTr="007C5F50">
        <w:trPr>
          <w:cantSplit/>
        </w:trPr>
        <w:tc>
          <w:tcPr>
            <w:tcW w:w="2269" w:type="dxa"/>
            <w:tcBorders>
              <w:top w:val="nil"/>
              <w:bottom w:val="single" w:sz="6" w:space="0" w:color="auto"/>
              <w:right w:val="single" w:sz="6" w:space="0" w:color="auto"/>
            </w:tcBorders>
          </w:tcPr>
          <w:p w14:paraId="040F8538"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2766C1D" w14:textId="77777777" w:rsidR="00075799" w:rsidRPr="001671B4" w:rsidRDefault="00075799" w:rsidP="000221C7">
            <w:pPr>
              <w:pStyle w:val="TableBody"/>
            </w:pPr>
            <w:r w:rsidRPr="001671B4">
              <w:t xml:space="preserve">The date for which the balance details are displayed. </w:t>
            </w:r>
          </w:p>
        </w:tc>
      </w:tr>
      <w:tr w:rsidR="00075799" w:rsidRPr="001671B4" w14:paraId="7E14443F" w14:textId="77777777" w:rsidTr="007C5F50">
        <w:trPr>
          <w:cantSplit/>
        </w:trPr>
        <w:tc>
          <w:tcPr>
            <w:tcW w:w="2269" w:type="dxa"/>
            <w:tcBorders>
              <w:top w:val="nil"/>
              <w:bottom w:val="single" w:sz="6" w:space="0" w:color="auto"/>
              <w:right w:val="single" w:sz="6" w:space="0" w:color="auto"/>
            </w:tcBorders>
          </w:tcPr>
          <w:p w14:paraId="52F816F2"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129520B4" w14:textId="77777777" w:rsidR="00075799" w:rsidRPr="001671B4" w:rsidRDefault="00075799" w:rsidP="000221C7">
            <w:pPr>
              <w:pStyle w:val="TableBody"/>
            </w:pPr>
            <w:r w:rsidRPr="001671B4">
              <w:t xml:space="preserve">Currency for which the balance details are displayed. </w:t>
            </w:r>
          </w:p>
        </w:tc>
      </w:tr>
      <w:tr w:rsidR="00075799" w:rsidRPr="001671B4" w14:paraId="7055047C" w14:textId="77777777" w:rsidTr="007C5F50">
        <w:trPr>
          <w:cantSplit/>
        </w:trPr>
        <w:tc>
          <w:tcPr>
            <w:tcW w:w="2269" w:type="dxa"/>
            <w:tcBorders>
              <w:top w:val="nil"/>
              <w:bottom w:val="single" w:sz="6" w:space="0" w:color="auto"/>
              <w:right w:val="single" w:sz="6" w:space="0" w:color="auto"/>
            </w:tcBorders>
          </w:tcPr>
          <w:p w14:paraId="6A8B2131"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76853BD3" w14:textId="3D232597" w:rsidR="00075799" w:rsidRPr="001671B4" w:rsidRDefault="00075799" w:rsidP="000221C7">
            <w:pPr>
              <w:pStyle w:val="TableBody"/>
            </w:pPr>
            <w:r w:rsidRPr="001671B4">
              <w:t xml:space="preserve">The initial balance </w:t>
            </w:r>
            <w:r w:rsidR="00121F46" w:rsidRPr="001671B4">
              <w:t>represent</w:t>
            </w:r>
            <w:r w:rsidR="00121F46">
              <w:t>s</w:t>
            </w:r>
            <w:r w:rsidR="00121F46" w:rsidRPr="001671B4">
              <w:t xml:space="preserve"> </w:t>
            </w:r>
            <w:r w:rsidRPr="001671B4">
              <w:t>the last load balance load during the load process.</w:t>
            </w:r>
          </w:p>
        </w:tc>
      </w:tr>
      <w:tr w:rsidR="00075799" w:rsidRPr="001671B4" w14:paraId="6A77232E" w14:textId="77777777" w:rsidTr="007C5F50">
        <w:trPr>
          <w:cantSplit/>
        </w:trPr>
        <w:tc>
          <w:tcPr>
            <w:tcW w:w="2269" w:type="dxa"/>
            <w:tcBorders>
              <w:top w:val="single" w:sz="6" w:space="0" w:color="auto"/>
              <w:bottom w:val="single" w:sz="6" w:space="0" w:color="auto"/>
              <w:right w:val="single" w:sz="6" w:space="0" w:color="auto"/>
            </w:tcBorders>
          </w:tcPr>
          <w:p w14:paraId="089A0C8D"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18E0284F" w14:textId="0865DA3D" w:rsidR="00075799" w:rsidRPr="001671B4" w:rsidRDefault="00121F46" w:rsidP="000221C7">
            <w:pPr>
              <w:pStyle w:val="TableBody"/>
            </w:pPr>
            <w:r>
              <w:t>The a</w:t>
            </w:r>
            <w:r w:rsidRPr="001671B4">
              <w:t xml:space="preserve">mount </w:t>
            </w:r>
            <w:r w:rsidR="00075799" w:rsidRPr="001671B4">
              <w:t>representing customer withdrawals.</w:t>
            </w:r>
          </w:p>
        </w:tc>
      </w:tr>
      <w:tr w:rsidR="00075799" w:rsidRPr="001671B4" w14:paraId="7475DC81" w14:textId="77777777" w:rsidTr="007C5F50">
        <w:trPr>
          <w:cantSplit/>
        </w:trPr>
        <w:tc>
          <w:tcPr>
            <w:tcW w:w="2269" w:type="dxa"/>
            <w:tcBorders>
              <w:top w:val="single" w:sz="6" w:space="0" w:color="auto"/>
              <w:bottom w:val="single" w:sz="6" w:space="0" w:color="auto"/>
              <w:right w:val="single" w:sz="6" w:space="0" w:color="auto"/>
            </w:tcBorders>
          </w:tcPr>
          <w:p w14:paraId="778D9CA9" w14:textId="77777777" w:rsidR="00075799" w:rsidRPr="007C5F50" w:rsidRDefault="00075799" w:rsidP="000221C7">
            <w:pPr>
              <w:pStyle w:val="TableBody"/>
              <w:rPr>
                <w:b/>
                <w:bCs/>
              </w:rPr>
            </w:pPr>
            <w:r w:rsidRPr="007C5F50">
              <w:rPr>
                <w:b/>
                <w:bCs/>
              </w:rPr>
              <w:t>Deposits (recycle ATMs only)</w:t>
            </w:r>
          </w:p>
        </w:tc>
        <w:tc>
          <w:tcPr>
            <w:tcW w:w="5458" w:type="dxa"/>
            <w:tcBorders>
              <w:top w:val="single" w:sz="6" w:space="0" w:color="auto"/>
              <w:left w:val="single" w:sz="6" w:space="0" w:color="auto"/>
              <w:bottom w:val="single" w:sz="6" w:space="0" w:color="auto"/>
            </w:tcBorders>
          </w:tcPr>
          <w:p w14:paraId="0EBFF064" w14:textId="77777777" w:rsidR="00075799" w:rsidRPr="001671B4" w:rsidRDefault="00075799" w:rsidP="000221C7">
            <w:pPr>
              <w:pStyle w:val="TableBody"/>
            </w:pPr>
            <w:r w:rsidRPr="001671B4">
              <w:t>For recycle ATMs only, this amount represents customer deposits.</w:t>
            </w:r>
          </w:p>
        </w:tc>
      </w:tr>
      <w:tr w:rsidR="00075799" w:rsidRPr="001671B4" w14:paraId="41058172" w14:textId="77777777" w:rsidTr="007C5F50">
        <w:trPr>
          <w:cantSplit/>
        </w:trPr>
        <w:tc>
          <w:tcPr>
            <w:tcW w:w="2269" w:type="dxa"/>
            <w:tcBorders>
              <w:top w:val="single" w:sz="6" w:space="0" w:color="auto"/>
              <w:bottom w:val="single" w:sz="6" w:space="0" w:color="auto"/>
              <w:right w:val="single" w:sz="6" w:space="0" w:color="auto"/>
            </w:tcBorders>
          </w:tcPr>
          <w:p w14:paraId="68993932" w14:textId="77777777" w:rsidR="00075799" w:rsidRPr="007C5F50" w:rsidRDefault="00075799" w:rsidP="000221C7">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59342893" w14:textId="77777777" w:rsidR="00075799" w:rsidRPr="001671B4" w:rsidRDefault="00075799" w:rsidP="000221C7">
            <w:pPr>
              <w:pStyle w:val="TableBody"/>
            </w:pPr>
            <w:r w:rsidRPr="001671B4">
              <w:t>The withdrawal amount during the service day before a carrier arrives.</w:t>
            </w:r>
          </w:p>
        </w:tc>
      </w:tr>
      <w:tr w:rsidR="00075799" w:rsidRPr="001671B4" w14:paraId="24E3EB4E" w14:textId="77777777" w:rsidTr="007C5F50">
        <w:trPr>
          <w:cantSplit/>
        </w:trPr>
        <w:tc>
          <w:tcPr>
            <w:tcW w:w="2269" w:type="dxa"/>
            <w:tcBorders>
              <w:top w:val="single" w:sz="6" w:space="0" w:color="auto"/>
              <w:bottom w:val="single" w:sz="6" w:space="0" w:color="auto"/>
              <w:right w:val="single" w:sz="6" w:space="0" w:color="auto"/>
            </w:tcBorders>
          </w:tcPr>
          <w:p w14:paraId="0B43B76D"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FE08F3D" w14:textId="77777777" w:rsidR="00075799" w:rsidRPr="001671B4" w:rsidRDefault="00075799" w:rsidP="000221C7">
            <w:pPr>
              <w:pStyle w:val="TableBody"/>
            </w:pPr>
            <w:r w:rsidRPr="001671B4">
              <w:t>Planned deliveries and committed orders.</w:t>
            </w:r>
          </w:p>
        </w:tc>
      </w:tr>
      <w:tr w:rsidR="00075799" w:rsidRPr="001671B4" w14:paraId="4B412131" w14:textId="77777777" w:rsidTr="007C5F50">
        <w:trPr>
          <w:cantSplit/>
        </w:trPr>
        <w:tc>
          <w:tcPr>
            <w:tcW w:w="2269" w:type="dxa"/>
            <w:tcBorders>
              <w:top w:val="single" w:sz="6" w:space="0" w:color="auto"/>
              <w:bottom w:val="single" w:sz="6" w:space="0" w:color="auto"/>
              <w:right w:val="single" w:sz="6" w:space="0" w:color="auto"/>
            </w:tcBorders>
          </w:tcPr>
          <w:p w14:paraId="56C6E880"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7D2562F" w14:textId="77777777" w:rsidR="00075799" w:rsidRPr="001671B4" w:rsidRDefault="00075799" w:rsidP="000221C7">
            <w:pPr>
              <w:pStyle w:val="TableBody"/>
            </w:pPr>
            <w:r w:rsidRPr="001671B4">
              <w:t>For replace or recycle ATMs, returns represent the amount of cash returned.</w:t>
            </w:r>
          </w:p>
        </w:tc>
      </w:tr>
      <w:tr w:rsidR="00075799" w:rsidRPr="001671B4" w14:paraId="24BC8582" w14:textId="77777777" w:rsidTr="007C5F50">
        <w:trPr>
          <w:cantSplit/>
        </w:trPr>
        <w:tc>
          <w:tcPr>
            <w:tcW w:w="2269" w:type="dxa"/>
            <w:tcBorders>
              <w:top w:val="single" w:sz="6" w:space="0" w:color="auto"/>
              <w:bottom w:val="single" w:sz="6" w:space="0" w:color="auto"/>
              <w:right w:val="single" w:sz="6" w:space="0" w:color="auto"/>
            </w:tcBorders>
          </w:tcPr>
          <w:p w14:paraId="1CA31FA8" w14:textId="77777777" w:rsidR="00075799" w:rsidRPr="007C5F50" w:rsidRDefault="00075799" w:rsidP="000221C7">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3902351E" w14:textId="0E9013D0"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02291CCB" w14:textId="77777777" w:rsidTr="007C5F50">
        <w:trPr>
          <w:cantSplit/>
          <w:tblHeader/>
        </w:trPr>
        <w:tc>
          <w:tcPr>
            <w:tcW w:w="7727" w:type="dxa"/>
            <w:gridSpan w:val="2"/>
            <w:tcBorders>
              <w:top w:val="single" w:sz="6" w:space="0" w:color="auto"/>
              <w:bottom w:val="double" w:sz="6" w:space="0" w:color="auto"/>
            </w:tcBorders>
            <w:shd w:val="clear" w:color="auto" w:fill="54B948"/>
          </w:tcPr>
          <w:p w14:paraId="6F5A9C3F" w14:textId="77777777" w:rsidR="00075799" w:rsidRPr="001671B4" w:rsidRDefault="00075799" w:rsidP="000221C7">
            <w:pPr>
              <w:pStyle w:val="TableHeading"/>
            </w:pPr>
            <w:r w:rsidRPr="001671B4">
              <w:t>Branch Horizon Details</w:t>
            </w:r>
          </w:p>
        </w:tc>
      </w:tr>
      <w:tr w:rsidR="00075799" w:rsidRPr="001671B4" w14:paraId="6EBF0534" w14:textId="77777777" w:rsidTr="007C5F50">
        <w:trPr>
          <w:cantSplit/>
        </w:trPr>
        <w:tc>
          <w:tcPr>
            <w:tcW w:w="2269" w:type="dxa"/>
            <w:tcBorders>
              <w:top w:val="nil"/>
              <w:bottom w:val="single" w:sz="6" w:space="0" w:color="auto"/>
              <w:right w:val="single" w:sz="6" w:space="0" w:color="auto"/>
            </w:tcBorders>
          </w:tcPr>
          <w:p w14:paraId="7E424D9E"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0A8973E" w14:textId="77777777" w:rsidR="00075799" w:rsidRPr="001671B4" w:rsidRDefault="00075799" w:rsidP="000221C7">
            <w:pPr>
              <w:pStyle w:val="TableBody"/>
            </w:pPr>
            <w:r w:rsidRPr="001671B4">
              <w:t xml:space="preserve">The date for which the balance details are displayed. </w:t>
            </w:r>
          </w:p>
        </w:tc>
      </w:tr>
      <w:tr w:rsidR="00075799" w:rsidRPr="001671B4" w14:paraId="0E50503C" w14:textId="77777777" w:rsidTr="007C5F50">
        <w:trPr>
          <w:cantSplit/>
        </w:trPr>
        <w:tc>
          <w:tcPr>
            <w:tcW w:w="2269" w:type="dxa"/>
            <w:tcBorders>
              <w:top w:val="nil"/>
              <w:bottom w:val="single" w:sz="6" w:space="0" w:color="auto"/>
              <w:right w:val="single" w:sz="6" w:space="0" w:color="auto"/>
            </w:tcBorders>
          </w:tcPr>
          <w:p w14:paraId="31379A5F"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3D29F95E" w14:textId="77777777" w:rsidR="00075799" w:rsidRPr="001671B4" w:rsidRDefault="00075799" w:rsidP="000221C7">
            <w:pPr>
              <w:pStyle w:val="TableBody"/>
            </w:pPr>
            <w:r w:rsidRPr="001671B4">
              <w:t xml:space="preserve">Currency for which the balance details are displayed. </w:t>
            </w:r>
          </w:p>
        </w:tc>
      </w:tr>
      <w:tr w:rsidR="00075799" w:rsidRPr="001671B4" w14:paraId="7399145F" w14:textId="77777777" w:rsidTr="007C5F50">
        <w:trPr>
          <w:cantSplit/>
        </w:trPr>
        <w:tc>
          <w:tcPr>
            <w:tcW w:w="2269" w:type="dxa"/>
            <w:tcBorders>
              <w:top w:val="nil"/>
              <w:bottom w:val="single" w:sz="6" w:space="0" w:color="auto"/>
              <w:right w:val="single" w:sz="6" w:space="0" w:color="auto"/>
            </w:tcBorders>
          </w:tcPr>
          <w:p w14:paraId="3A22D368"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65150CCD" w14:textId="46721B78" w:rsidR="00075799" w:rsidRPr="001671B4" w:rsidRDefault="00075799" w:rsidP="000221C7">
            <w:pPr>
              <w:pStyle w:val="TableBody"/>
            </w:pPr>
            <w:r w:rsidRPr="001671B4">
              <w:t xml:space="preserve">The initial balance </w:t>
            </w:r>
            <w:r w:rsidR="00546CFB" w:rsidRPr="001671B4">
              <w:t>represent</w:t>
            </w:r>
            <w:r w:rsidR="00546CFB">
              <w:t>s</w:t>
            </w:r>
            <w:r w:rsidR="00546CFB" w:rsidRPr="001671B4">
              <w:t xml:space="preserve"> </w:t>
            </w:r>
            <w:r w:rsidRPr="001671B4">
              <w:t>the last load balance load during the load process.</w:t>
            </w:r>
          </w:p>
        </w:tc>
      </w:tr>
      <w:tr w:rsidR="00075799" w:rsidRPr="001671B4" w14:paraId="49BD49E9" w14:textId="77777777" w:rsidTr="007C5F50">
        <w:trPr>
          <w:cantSplit/>
        </w:trPr>
        <w:tc>
          <w:tcPr>
            <w:tcW w:w="2269" w:type="dxa"/>
            <w:tcBorders>
              <w:top w:val="single" w:sz="6" w:space="0" w:color="auto"/>
              <w:bottom w:val="single" w:sz="6" w:space="0" w:color="auto"/>
              <w:right w:val="single" w:sz="6" w:space="0" w:color="auto"/>
            </w:tcBorders>
          </w:tcPr>
          <w:p w14:paraId="52AF8309"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3242DA4B" w14:textId="2294A51C" w:rsidR="00075799" w:rsidRPr="001671B4" w:rsidRDefault="00546CFB" w:rsidP="000221C7">
            <w:pPr>
              <w:pStyle w:val="TableBody"/>
            </w:pPr>
            <w:r>
              <w:t>The a</w:t>
            </w:r>
            <w:r w:rsidRPr="001671B4">
              <w:t xml:space="preserve">mount </w:t>
            </w:r>
            <w:r w:rsidR="00075799" w:rsidRPr="001671B4">
              <w:t xml:space="preserve">representing customer withdrawals. </w:t>
            </w:r>
          </w:p>
        </w:tc>
      </w:tr>
      <w:tr w:rsidR="00075799" w:rsidRPr="001671B4" w14:paraId="11624B43" w14:textId="77777777" w:rsidTr="007C5F50">
        <w:trPr>
          <w:cantSplit/>
        </w:trPr>
        <w:tc>
          <w:tcPr>
            <w:tcW w:w="2269" w:type="dxa"/>
            <w:tcBorders>
              <w:top w:val="single" w:sz="6" w:space="0" w:color="auto"/>
              <w:bottom w:val="single" w:sz="6" w:space="0" w:color="auto"/>
              <w:right w:val="single" w:sz="6" w:space="0" w:color="auto"/>
            </w:tcBorders>
          </w:tcPr>
          <w:p w14:paraId="7DC9413D" w14:textId="77777777" w:rsidR="00075799" w:rsidRPr="007C5F50" w:rsidRDefault="00075799" w:rsidP="000221C7">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CD8B9F2" w14:textId="3B8EE6D5" w:rsidR="00075799" w:rsidRPr="001671B4" w:rsidRDefault="00546CFB" w:rsidP="000221C7">
            <w:pPr>
              <w:pStyle w:val="TableBody"/>
            </w:pPr>
            <w:r>
              <w:t>The a</w:t>
            </w:r>
            <w:r w:rsidRPr="001671B4">
              <w:t xml:space="preserve">mount </w:t>
            </w:r>
            <w:r w:rsidR="00075799" w:rsidRPr="001671B4">
              <w:t>representing customer deposits.</w:t>
            </w:r>
          </w:p>
        </w:tc>
      </w:tr>
      <w:tr w:rsidR="00075799" w:rsidRPr="001671B4" w14:paraId="75034D18" w14:textId="77777777" w:rsidTr="007C5F50">
        <w:trPr>
          <w:cantSplit/>
        </w:trPr>
        <w:tc>
          <w:tcPr>
            <w:tcW w:w="2269" w:type="dxa"/>
            <w:tcBorders>
              <w:top w:val="single" w:sz="6" w:space="0" w:color="auto"/>
              <w:bottom w:val="single" w:sz="6" w:space="0" w:color="auto"/>
              <w:right w:val="single" w:sz="6" w:space="0" w:color="auto"/>
            </w:tcBorders>
          </w:tcPr>
          <w:p w14:paraId="02EE14B9" w14:textId="77777777" w:rsidR="00075799" w:rsidRPr="007C5F50" w:rsidRDefault="00075799" w:rsidP="000221C7">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029DA659" w14:textId="77777777" w:rsidR="00075799" w:rsidRPr="001671B4" w:rsidRDefault="00075799" w:rsidP="000221C7">
            <w:pPr>
              <w:pStyle w:val="TableBody"/>
            </w:pPr>
            <w:r w:rsidRPr="001671B4">
              <w:t>Total withdrawals subtracted by deposits.</w:t>
            </w:r>
          </w:p>
        </w:tc>
      </w:tr>
      <w:tr w:rsidR="00075799" w:rsidRPr="001671B4" w14:paraId="2F65A93B" w14:textId="77777777" w:rsidTr="007C5F50">
        <w:trPr>
          <w:cantSplit/>
        </w:trPr>
        <w:tc>
          <w:tcPr>
            <w:tcW w:w="2269" w:type="dxa"/>
            <w:tcBorders>
              <w:top w:val="single" w:sz="6" w:space="0" w:color="auto"/>
              <w:bottom w:val="single" w:sz="6" w:space="0" w:color="auto"/>
              <w:right w:val="single" w:sz="6" w:space="0" w:color="auto"/>
            </w:tcBorders>
          </w:tcPr>
          <w:p w14:paraId="1AB17B5E"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25D6757B" w14:textId="77777777" w:rsidR="00075799" w:rsidRPr="001671B4" w:rsidRDefault="00075799" w:rsidP="000221C7">
            <w:pPr>
              <w:pStyle w:val="TableBody"/>
            </w:pPr>
            <w:r w:rsidRPr="001671B4">
              <w:t>Planned deliveries and committed orders.</w:t>
            </w:r>
          </w:p>
        </w:tc>
      </w:tr>
      <w:tr w:rsidR="00075799" w:rsidRPr="001671B4" w14:paraId="1C91D3D4" w14:textId="77777777" w:rsidTr="007C5F50">
        <w:trPr>
          <w:cantSplit/>
        </w:trPr>
        <w:tc>
          <w:tcPr>
            <w:tcW w:w="2269" w:type="dxa"/>
            <w:tcBorders>
              <w:top w:val="single" w:sz="6" w:space="0" w:color="auto"/>
              <w:bottom w:val="single" w:sz="6" w:space="0" w:color="auto"/>
              <w:right w:val="single" w:sz="6" w:space="0" w:color="auto"/>
            </w:tcBorders>
          </w:tcPr>
          <w:p w14:paraId="6A1A0317"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02F56E37" w14:textId="77777777" w:rsidR="00075799" w:rsidRPr="001671B4" w:rsidRDefault="00075799" w:rsidP="000221C7">
            <w:pPr>
              <w:pStyle w:val="TableBody"/>
            </w:pPr>
            <w:r w:rsidRPr="001671B4">
              <w:t>For Branches, returns represent the amount of cash returned.</w:t>
            </w:r>
          </w:p>
        </w:tc>
      </w:tr>
      <w:tr w:rsidR="00075799" w:rsidRPr="001671B4" w14:paraId="46A18C0F" w14:textId="77777777" w:rsidTr="007C5F50">
        <w:trPr>
          <w:cantSplit/>
        </w:trPr>
        <w:tc>
          <w:tcPr>
            <w:tcW w:w="2269" w:type="dxa"/>
            <w:tcBorders>
              <w:top w:val="single" w:sz="6" w:space="0" w:color="auto"/>
              <w:bottom w:val="single" w:sz="6" w:space="0" w:color="auto"/>
              <w:right w:val="single" w:sz="6" w:space="0" w:color="auto"/>
            </w:tcBorders>
          </w:tcPr>
          <w:p w14:paraId="21782710" w14:textId="77777777" w:rsidR="00075799" w:rsidRPr="007C5F50" w:rsidRDefault="00075799" w:rsidP="000221C7">
            <w:pPr>
              <w:pStyle w:val="TableBody"/>
              <w:rPr>
                <w:b/>
                <w:bCs/>
              </w:rPr>
            </w:pPr>
            <w:r w:rsidRPr="007C5F50">
              <w:rPr>
                <w:b/>
                <w:bCs/>
              </w:rPr>
              <w:t>Unplanned Deliveries</w:t>
            </w:r>
          </w:p>
        </w:tc>
        <w:tc>
          <w:tcPr>
            <w:tcW w:w="5458" w:type="dxa"/>
            <w:tcBorders>
              <w:top w:val="single" w:sz="6" w:space="0" w:color="auto"/>
              <w:left w:val="single" w:sz="6" w:space="0" w:color="auto"/>
              <w:bottom w:val="single" w:sz="6" w:space="0" w:color="auto"/>
            </w:tcBorders>
          </w:tcPr>
          <w:p w14:paraId="197F6064" w14:textId="53B3D314"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7990507B" w14:textId="77777777" w:rsidTr="007C5F50">
        <w:trPr>
          <w:cantSplit/>
        </w:trPr>
        <w:tc>
          <w:tcPr>
            <w:tcW w:w="2269" w:type="dxa"/>
            <w:tcBorders>
              <w:top w:val="single" w:sz="6" w:space="0" w:color="auto"/>
              <w:bottom w:val="single" w:sz="6" w:space="0" w:color="auto"/>
              <w:right w:val="single" w:sz="6" w:space="0" w:color="auto"/>
            </w:tcBorders>
          </w:tcPr>
          <w:p w14:paraId="3E86E9F9" w14:textId="77777777" w:rsidR="00075799" w:rsidRPr="007C5F50" w:rsidRDefault="00075799" w:rsidP="000221C7">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58CADD15" w14:textId="77777777" w:rsidR="00075799" w:rsidRPr="001671B4" w:rsidRDefault="00075799" w:rsidP="000221C7">
            <w:pPr>
              <w:pStyle w:val="TableBody"/>
            </w:pPr>
            <w:r w:rsidRPr="001671B4">
              <w:t>Emergency return triggered when the opening balances are over maximum holding.</w:t>
            </w:r>
          </w:p>
        </w:tc>
      </w:tr>
      <w:tr w:rsidR="00075799" w:rsidRPr="001671B4" w14:paraId="2A6CCB83" w14:textId="77777777" w:rsidTr="007C5F50">
        <w:trPr>
          <w:cantSplit/>
        </w:trPr>
        <w:tc>
          <w:tcPr>
            <w:tcW w:w="2269" w:type="dxa"/>
            <w:tcBorders>
              <w:top w:val="single" w:sz="6" w:space="0" w:color="auto"/>
              <w:bottom w:val="single" w:sz="6" w:space="0" w:color="auto"/>
              <w:right w:val="single" w:sz="6" w:space="0" w:color="auto"/>
            </w:tcBorders>
          </w:tcPr>
          <w:p w14:paraId="306C876E" w14:textId="77777777" w:rsidR="00075799" w:rsidRPr="007C5F50" w:rsidRDefault="00075799" w:rsidP="000221C7">
            <w:pPr>
              <w:pStyle w:val="TableBody"/>
              <w:rPr>
                <w:b/>
                <w:bCs/>
              </w:rPr>
            </w:pPr>
            <w:r w:rsidRPr="007C5F50">
              <w:rPr>
                <w:b/>
                <w:bCs/>
              </w:rPr>
              <w:t>ATM Normal Delivery</w:t>
            </w:r>
          </w:p>
        </w:tc>
        <w:tc>
          <w:tcPr>
            <w:tcW w:w="5458" w:type="dxa"/>
            <w:tcBorders>
              <w:top w:val="single" w:sz="6" w:space="0" w:color="auto"/>
              <w:left w:val="single" w:sz="6" w:space="0" w:color="auto"/>
              <w:bottom w:val="single" w:sz="6" w:space="0" w:color="auto"/>
            </w:tcBorders>
          </w:tcPr>
          <w:p w14:paraId="4E944D78" w14:textId="77777777" w:rsidR="00075799" w:rsidRPr="001671B4" w:rsidRDefault="00075799" w:rsidP="000221C7">
            <w:pPr>
              <w:pStyle w:val="TableBody"/>
            </w:pPr>
            <w:r w:rsidRPr="001671B4">
              <w:t xml:space="preserve">For the branches with linked ATMs, this field displays the total amount of planned deliveries for the linked ATMs. </w:t>
            </w:r>
          </w:p>
        </w:tc>
      </w:tr>
      <w:tr w:rsidR="00075799" w:rsidRPr="001671B4" w14:paraId="0470C3DD" w14:textId="77777777" w:rsidTr="007C5F50">
        <w:trPr>
          <w:cantSplit/>
        </w:trPr>
        <w:tc>
          <w:tcPr>
            <w:tcW w:w="2269" w:type="dxa"/>
            <w:tcBorders>
              <w:top w:val="single" w:sz="6" w:space="0" w:color="auto"/>
              <w:bottom w:val="single" w:sz="6" w:space="0" w:color="auto"/>
              <w:right w:val="single" w:sz="6" w:space="0" w:color="auto"/>
            </w:tcBorders>
          </w:tcPr>
          <w:p w14:paraId="2AC82F0B" w14:textId="77777777" w:rsidR="00075799" w:rsidRPr="007C5F50" w:rsidRDefault="00075799" w:rsidP="000221C7">
            <w:pPr>
              <w:pStyle w:val="TableBody"/>
              <w:rPr>
                <w:b/>
                <w:bCs/>
              </w:rPr>
            </w:pPr>
            <w:r w:rsidRPr="007C5F50">
              <w:rPr>
                <w:b/>
                <w:bCs/>
              </w:rPr>
              <w:t>ATM Unplanned Delivery</w:t>
            </w:r>
          </w:p>
        </w:tc>
        <w:tc>
          <w:tcPr>
            <w:tcW w:w="5458" w:type="dxa"/>
            <w:tcBorders>
              <w:top w:val="single" w:sz="6" w:space="0" w:color="auto"/>
              <w:left w:val="single" w:sz="6" w:space="0" w:color="auto"/>
              <w:bottom w:val="single" w:sz="6" w:space="0" w:color="auto"/>
            </w:tcBorders>
          </w:tcPr>
          <w:p w14:paraId="5CC1734A" w14:textId="77777777" w:rsidR="00075799" w:rsidRPr="001671B4" w:rsidRDefault="00075799" w:rsidP="000221C7">
            <w:pPr>
              <w:pStyle w:val="TableBody"/>
            </w:pPr>
            <w:r w:rsidRPr="001671B4">
              <w:t>For the branches with linked ATMs, this field displays the total amount of unplanned deliveries for the linked ATMs.</w:t>
            </w:r>
          </w:p>
        </w:tc>
      </w:tr>
      <w:tr w:rsidR="00075799" w:rsidRPr="001671B4" w14:paraId="2BAF1B23" w14:textId="77777777" w:rsidTr="007C5F50">
        <w:trPr>
          <w:cantSplit/>
        </w:trPr>
        <w:tc>
          <w:tcPr>
            <w:tcW w:w="2269" w:type="dxa"/>
            <w:tcBorders>
              <w:top w:val="single" w:sz="6" w:space="0" w:color="auto"/>
              <w:bottom w:val="single" w:sz="6" w:space="0" w:color="auto"/>
              <w:right w:val="single" w:sz="6" w:space="0" w:color="auto"/>
            </w:tcBorders>
          </w:tcPr>
          <w:p w14:paraId="7516B0ED" w14:textId="77777777" w:rsidR="00075799" w:rsidRPr="001671B4" w:rsidRDefault="00075799" w:rsidP="00596BD6">
            <w:pPr>
              <w:pStyle w:val="TableCellText"/>
            </w:pPr>
            <w:r>
              <w:rPr>
                <w:noProof/>
                <w:lang w:bidi="ar-SA"/>
              </w:rPr>
              <w:drawing>
                <wp:inline distT="0" distB="0" distL="0" distR="0" wp14:anchorId="4929CF94" wp14:editId="640D3C53">
                  <wp:extent cx="302260" cy="30226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5458" w:type="dxa"/>
            <w:tcBorders>
              <w:top w:val="single" w:sz="6" w:space="0" w:color="auto"/>
              <w:left w:val="single" w:sz="6" w:space="0" w:color="auto"/>
              <w:bottom w:val="single" w:sz="6" w:space="0" w:color="auto"/>
            </w:tcBorders>
          </w:tcPr>
          <w:p w14:paraId="028E646B" w14:textId="743A540A" w:rsidR="00075799" w:rsidRPr="001671B4" w:rsidRDefault="00075799" w:rsidP="000221C7">
            <w:pPr>
              <w:pStyle w:val="TableNote"/>
            </w:pPr>
            <w:r w:rsidRPr="000221C7">
              <w:rPr>
                <w:b/>
                <w:bCs/>
              </w:rPr>
              <w:t>Note</w:t>
            </w:r>
            <w:r w:rsidRPr="001671B4">
              <w:t xml:space="preserve">:  </w:t>
            </w:r>
            <w:r w:rsidR="009243EC">
              <w:t>W</w:t>
            </w:r>
            <w:r w:rsidRPr="001671B4">
              <w:t xml:space="preserve">hen the branch has linked ATMs with linkage attributes defined as ‘Linked Balances’, the balance and demand information will contain </w:t>
            </w:r>
            <w:r w:rsidR="00AC39BC">
              <w:t xml:space="preserve">the </w:t>
            </w:r>
            <w:r w:rsidRPr="001671B4">
              <w:t xml:space="preserve">total amounts of the linked ATMs. </w:t>
            </w:r>
          </w:p>
        </w:tc>
      </w:tr>
    </w:tbl>
    <w:p w14:paraId="77B0E561" w14:textId="77777777" w:rsidR="00075799" w:rsidRDefault="00075799" w:rsidP="00075799">
      <w:pPr>
        <w:pStyle w:val="BodyText"/>
      </w:pPr>
    </w:p>
    <w:p w14:paraId="7918AAD5" w14:textId="77777777" w:rsidR="00075799" w:rsidRPr="008C2A35" w:rsidRDefault="00075799" w:rsidP="007C5F50">
      <w:pPr>
        <w:pStyle w:val="Heading4"/>
      </w:pPr>
      <w:bookmarkStart w:id="193" w:name="_Ref27129373"/>
      <w:bookmarkStart w:id="194" w:name="_Ref32290253"/>
      <w:bookmarkStart w:id="195" w:name="_Ref32292636"/>
      <w:bookmarkStart w:id="196" w:name="_Ref75140909"/>
      <w:r>
        <w:t>Viewing the Linked</w:t>
      </w:r>
      <w:r w:rsidRPr="008C2A35">
        <w:t xml:space="preserve"> Horizon</w:t>
      </w:r>
    </w:p>
    <w:p w14:paraId="425E97ED" w14:textId="3B1DC7BA" w:rsidR="00075799" w:rsidRDefault="00075799" w:rsidP="00826699">
      <w:pPr>
        <w:pStyle w:val="BodyText"/>
      </w:pPr>
      <w:r w:rsidRPr="00B21749">
        <w:t xml:space="preserve">The Linked Horizon supplies essentially the same data as the </w:t>
      </w:r>
      <w:r w:rsidRPr="007C5F50">
        <w:rPr>
          <w:i/>
          <w:iCs/>
        </w:rPr>
        <w:t>Demand Horizon report</w:t>
      </w:r>
      <w:r w:rsidRPr="00B21749">
        <w:t xml:space="preserve">, but it offers details for the individual </w:t>
      </w:r>
      <w:r w:rsidRPr="007C5F50">
        <w:rPr>
          <w:i/>
          <w:iCs/>
        </w:rPr>
        <w:t>Balance Accounts</w:t>
      </w:r>
      <w:r w:rsidRPr="00B21749">
        <w:t xml:space="preserve"> maintained at the branch and tracked in OptiCash/Optinet.</w:t>
      </w:r>
    </w:p>
    <w:p w14:paraId="41F74453" w14:textId="79B603F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29</w:t>
      </w:r>
      <w:r w:rsidRPr="026955AD">
        <w:rPr>
          <w:noProof/>
        </w:rPr>
        <w:fldChar w:fldCharType="end"/>
      </w:r>
      <w:r>
        <w:t>: Branch Horizon Screen</w:t>
      </w:r>
    </w:p>
    <w:p w14:paraId="46050D34" w14:textId="77777777" w:rsidR="00075799" w:rsidRDefault="00075799" w:rsidP="00826699">
      <w:pPr>
        <w:jc w:val="center"/>
      </w:pPr>
      <w:r>
        <w:rPr>
          <w:noProof/>
        </w:rPr>
        <w:drawing>
          <wp:inline distT="0" distB="0" distL="0" distR="0" wp14:anchorId="6AD03B01" wp14:editId="570E47CD">
            <wp:extent cx="5486400" cy="2695575"/>
            <wp:effectExtent l="76200" t="76200" r="133350" b="142875"/>
            <wp:docPr id="610706143" name="Picture 61070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679C771B" w14:textId="77777777" w:rsidTr="00826699">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4AD850B1" w14:textId="77777777" w:rsidR="00075799" w:rsidRDefault="00075799" w:rsidP="00826699">
            <w:pPr>
              <w:pStyle w:val="TableHeading"/>
            </w:pPr>
            <w:r>
              <w:t>Branch Linked Horizon Details</w:t>
            </w:r>
          </w:p>
        </w:tc>
      </w:tr>
      <w:tr w:rsidR="00075799" w14:paraId="643CAF4F" w14:textId="77777777" w:rsidTr="00596BD6">
        <w:trPr>
          <w:cantSplit/>
          <w:trHeight w:val="135"/>
        </w:trPr>
        <w:tc>
          <w:tcPr>
            <w:tcW w:w="2570" w:type="dxa"/>
            <w:tcBorders>
              <w:top w:val="single" w:sz="4" w:space="0" w:color="000000"/>
              <w:left w:val="single" w:sz="4" w:space="0" w:color="000000"/>
              <w:bottom w:val="single" w:sz="4" w:space="0" w:color="000000"/>
            </w:tcBorders>
          </w:tcPr>
          <w:p w14:paraId="78923AB8" w14:textId="77777777" w:rsidR="00075799" w:rsidRPr="007C5F50" w:rsidRDefault="00075799" w:rsidP="00826699">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CE3A4F9" w14:textId="77777777" w:rsidR="00075799" w:rsidRDefault="00075799" w:rsidP="00826699">
            <w:pPr>
              <w:pStyle w:val="TableBody"/>
            </w:pPr>
            <w:r>
              <w:t>The date for which the order details are displayed.</w:t>
            </w:r>
          </w:p>
        </w:tc>
      </w:tr>
      <w:tr w:rsidR="00075799" w14:paraId="150DAA89" w14:textId="77777777" w:rsidTr="00596BD6">
        <w:trPr>
          <w:cantSplit/>
          <w:trHeight w:val="135"/>
        </w:trPr>
        <w:tc>
          <w:tcPr>
            <w:tcW w:w="2570" w:type="dxa"/>
            <w:tcBorders>
              <w:top w:val="single" w:sz="4" w:space="0" w:color="000000"/>
              <w:left w:val="single" w:sz="4" w:space="0" w:color="000000"/>
              <w:bottom w:val="single" w:sz="4" w:space="0" w:color="000000"/>
            </w:tcBorders>
          </w:tcPr>
          <w:p w14:paraId="071E5526" w14:textId="77777777" w:rsidR="00075799" w:rsidRPr="007C5F50" w:rsidRDefault="00075799" w:rsidP="00826699">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31B5586A" w14:textId="77777777" w:rsidR="00075799" w:rsidRDefault="00075799" w:rsidP="00826699">
            <w:pPr>
              <w:pStyle w:val="TableBody"/>
            </w:pPr>
            <w:r>
              <w:t xml:space="preserve">Currency for which the order details are reported.  </w:t>
            </w:r>
          </w:p>
        </w:tc>
      </w:tr>
      <w:tr w:rsidR="00075799" w14:paraId="15A53EC7" w14:textId="77777777" w:rsidTr="00596BD6">
        <w:trPr>
          <w:cantSplit/>
          <w:trHeight w:val="135"/>
        </w:trPr>
        <w:tc>
          <w:tcPr>
            <w:tcW w:w="2570" w:type="dxa"/>
            <w:tcBorders>
              <w:top w:val="single" w:sz="4" w:space="0" w:color="000000"/>
              <w:left w:val="single" w:sz="4" w:space="0" w:color="000000"/>
              <w:bottom w:val="single" w:sz="4" w:space="0" w:color="000000"/>
            </w:tcBorders>
          </w:tcPr>
          <w:p w14:paraId="4853FCF2" w14:textId="77777777" w:rsidR="00075799" w:rsidRPr="007C5F50" w:rsidRDefault="00075799" w:rsidP="00826699">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591BAC13" w14:textId="77777777" w:rsidR="00075799" w:rsidRDefault="00075799" w:rsidP="00826699">
            <w:pPr>
              <w:pStyle w:val="TableBody"/>
            </w:pPr>
            <w:r>
              <w:t>Balance Accounts to be reported</w:t>
            </w:r>
          </w:p>
        </w:tc>
      </w:tr>
      <w:tr w:rsidR="00075799" w14:paraId="7F50A0C6" w14:textId="77777777" w:rsidTr="00596BD6">
        <w:trPr>
          <w:cantSplit/>
          <w:trHeight w:val="135"/>
        </w:trPr>
        <w:tc>
          <w:tcPr>
            <w:tcW w:w="2570" w:type="dxa"/>
            <w:tcBorders>
              <w:top w:val="single" w:sz="4" w:space="0" w:color="000000"/>
              <w:left w:val="single" w:sz="4" w:space="0" w:color="000000"/>
              <w:bottom w:val="single" w:sz="4" w:space="0" w:color="000000"/>
            </w:tcBorders>
          </w:tcPr>
          <w:p w14:paraId="7F662504" w14:textId="77777777" w:rsidR="00075799" w:rsidRPr="007C5F50" w:rsidRDefault="00075799" w:rsidP="00826699">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CA70AA9" w14:textId="07C6EDE0" w:rsidR="00075799" w:rsidRDefault="00075799" w:rsidP="00826699">
            <w:pPr>
              <w:pStyle w:val="TableBody"/>
            </w:pPr>
            <w:r>
              <w:t xml:space="preserve">The starting balance </w:t>
            </w:r>
            <w:r w:rsidR="00AC39BC">
              <w:t xml:space="preserve">represents </w:t>
            </w:r>
            <w:r>
              <w:t>the closing balance of the last day.</w:t>
            </w:r>
          </w:p>
        </w:tc>
      </w:tr>
      <w:tr w:rsidR="00075799" w14:paraId="164FA9CD" w14:textId="77777777" w:rsidTr="00596BD6">
        <w:trPr>
          <w:cantSplit/>
          <w:trHeight w:val="135"/>
        </w:trPr>
        <w:tc>
          <w:tcPr>
            <w:tcW w:w="2570" w:type="dxa"/>
            <w:tcBorders>
              <w:top w:val="single" w:sz="4" w:space="0" w:color="000000"/>
              <w:left w:val="single" w:sz="4" w:space="0" w:color="000000"/>
              <w:bottom w:val="single" w:sz="4" w:space="0" w:color="000000"/>
            </w:tcBorders>
          </w:tcPr>
          <w:p w14:paraId="5334D2A6" w14:textId="77777777" w:rsidR="00075799" w:rsidRPr="007C5F50" w:rsidRDefault="00075799" w:rsidP="00826699">
            <w:pPr>
              <w:pStyle w:val="TableBody"/>
              <w:rPr>
                <w:b/>
                <w:bCs/>
              </w:rPr>
            </w:pPr>
            <w:r w:rsidRPr="007C5F50">
              <w:rPr>
                <w:b/>
                <w:bCs/>
              </w:rPr>
              <w:t>Withdrawals (Outflow)</w:t>
            </w:r>
          </w:p>
        </w:tc>
        <w:tc>
          <w:tcPr>
            <w:tcW w:w="5500" w:type="dxa"/>
            <w:tcBorders>
              <w:top w:val="single" w:sz="4" w:space="0" w:color="000000"/>
              <w:left w:val="single" w:sz="4" w:space="0" w:color="000000"/>
              <w:bottom w:val="single" w:sz="4" w:space="0" w:color="000000"/>
              <w:right w:val="single" w:sz="4" w:space="0" w:color="000000"/>
            </w:tcBorders>
          </w:tcPr>
          <w:p w14:paraId="2C821AEC" w14:textId="77777777" w:rsidR="00075799" w:rsidRDefault="00075799" w:rsidP="00826699">
            <w:pPr>
              <w:pStyle w:val="TableBody"/>
            </w:pPr>
            <w:r>
              <w:t>Represent forecasted customer withdrawals.</w:t>
            </w:r>
          </w:p>
        </w:tc>
      </w:tr>
      <w:tr w:rsidR="00075799" w14:paraId="34445415" w14:textId="77777777" w:rsidTr="00596BD6">
        <w:trPr>
          <w:cantSplit/>
          <w:trHeight w:val="135"/>
        </w:trPr>
        <w:tc>
          <w:tcPr>
            <w:tcW w:w="2570" w:type="dxa"/>
            <w:tcBorders>
              <w:top w:val="single" w:sz="4" w:space="0" w:color="000000"/>
              <w:left w:val="single" w:sz="4" w:space="0" w:color="000000"/>
              <w:bottom w:val="single" w:sz="4" w:space="0" w:color="000000"/>
            </w:tcBorders>
          </w:tcPr>
          <w:p w14:paraId="0931DDB1" w14:textId="77777777" w:rsidR="00075799" w:rsidRPr="007C5F50" w:rsidRDefault="00075799" w:rsidP="00826699">
            <w:pPr>
              <w:pStyle w:val="TableBody"/>
              <w:rPr>
                <w:b/>
                <w:bCs/>
              </w:rPr>
            </w:pPr>
            <w:r w:rsidRPr="007C5F50">
              <w:rPr>
                <w:b/>
                <w:bCs/>
              </w:rPr>
              <w:t>Deposits  (Inflow)</w:t>
            </w:r>
          </w:p>
        </w:tc>
        <w:tc>
          <w:tcPr>
            <w:tcW w:w="5500" w:type="dxa"/>
            <w:tcBorders>
              <w:top w:val="single" w:sz="4" w:space="0" w:color="000000"/>
              <w:left w:val="single" w:sz="4" w:space="0" w:color="000000"/>
              <w:bottom w:val="single" w:sz="4" w:space="0" w:color="000000"/>
              <w:right w:val="single" w:sz="4" w:space="0" w:color="000000"/>
            </w:tcBorders>
          </w:tcPr>
          <w:p w14:paraId="591275F6" w14:textId="77777777" w:rsidR="00075799" w:rsidRDefault="00075799" w:rsidP="00826699">
            <w:pPr>
              <w:pStyle w:val="TableBody"/>
            </w:pPr>
            <w:r>
              <w:t>Represent forecasted customer deposits during that date.</w:t>
            </w:r>
          </w:p>
        </w:tc>
      </w:tr>
      <w:tr w:rsidR="00075799" w14:paraId="41FF4811" w14:textId="77777777" w:rsidTr="00596BD6">
        <w:trPr>
          <w:cantSplit/>
          <w:trHeight w:val="135"/>
        </w:trPr>
        <w:tc>
          <w:tcPr>
            <w:tcW w:w="2570" w:type="dxa"/>
            <w:tcBorders>
              <w:top w:val="single" w:sz="4" w:space="0" w:color="000000"/>
              <w:left w:val="single" w:sz="4" w:space="0" w:color="000000"/>
              <w:bottom w:val="single" w:sz="4" w:space="0" w:color="000000"/>
            </w:tcBorders>
          </w:tcPr>
          <w:p w14:paraId="3C5A6AD1" w14:textId="77777777" w:rsidR="00075799" w:rsidRPr="007C5F50" w:rsidRDefault="00075799" w:rsidP="00826699">
            <w:pPr>
              <w:pStyle w:val="TableBody"/>
              <w:rPr>
                <w:b/>
                <w:bCs/>
              </w:rPr>
            </w:pPr>
            <w:r w:rsidRPr="007C5F50">
              <w:rPr>
                <w:b/>
                <w:bCs/>
              </w:rPr>
              <w:t>Net Demand</w:t>
            </w:r>
          </w:p>
        </w:tc>
        <w:tc>
          <w:tcPr>
            <w:tcW w:w="5500" w:type="dxa"/>
            <w:tcBorders>
              <w:top w:val="single" w:sz="4" w:space="0" w:color="000000"/>
              <w:left w:val="single" w:sz="4" w:space="0" w:color="000000"/>
              <w:bottom w:val="single" w:sz="4" w:space="0" w:color="000000"/>
              <w:right w:val="single" w:sz="4" w:space="0" w:color="000000"/>
            </w:tcBorders>
          </w:tcPr>
          <w:p w14:paraId="73C0AED0" w14:textId="77777777" w:rsidR="00075799" w:rsidRDefault="00075799" w:rsidP="00826699">
            <w:pPr>
              <w:pStyle w:val="TableBody"/>
            </w:pPr>
            <w:r>
              <w:t>Difference between Withdrawals (Outflow) and Deposits (Inflow)</w:t>
            </w:r>
          </w:p>
        </w:tc>
      </w:tr>
      <w:tr w:rsidR="00075799" w14:paraId="7DD7CF07" w14:textId="77777777" w:rsidTr="00596BD6">
        <w:trPr>
          <w:cantSplit/>
          <w:trHeight w:val="135"/>
        </w:trPr>
        <w:tc>
          <w:tcPr>
            <w:tcW w:w="2570" w:type="dxa"/>
            <w:tcBorders>
              <w:top w:val="single" w:sz="4" w:space="0" w:color="000000"/>
              <w:left w:val="single" w:sz="4" w:space="0" w:color="000000"/>
              <w:bottom w:val="single" w:sz="4" w:space="0" w:color="000000"/>
            </w:tcBorders>
          </w:tcPr>
          <w:p w14:paraId="797C7A3B" w14:textId="77777777" w:rsidR="00075799" w:rsidRPr="007C5F50" w:rsidRDefault="00075799" w:rsidP="00826699">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376A2345" w14:textId="77777777" w:rsidR="00075799" w:rsidRDefault="00075799" w:rsidP="00826699">
            <w:pPr>
              <w:pStyle w:val="TableBody"/>
            </w:pPr>
            <w:r>
              <w:t>Planned deliveries for that date.</w:t>
            </w:r>
          </w:p>
        </w:tc>
      </w:tr>
      <w:tr w:rsidR="00075799" w14:paraId="35D7BF8E" w14:textId="77777777" w:rsidTr="00596BD6">
        <w:trPr>
          <w:cantSplit/>
          <w:trHeight w:val="135"/>
        </w:trPr>
        <w:tc>
          <w:tcPr>
            <w:tcW w:w="2570" w:type="dxa"/>
            <w:tcBorders>
              <w:top w:val="single" w:sz="4" w:space="0" w:color="000000"/>
              <w:left w:val="single" w:sz="4" w:space="0" w:color="000000"/>
              <w:bottom w:val="single" w:sz="4" w:space="0" w:color="000000"/>
            </w:tcBorders>
          </w:tcPr>
          <w:p w14:paraId="5B2E2BE3" w14:textId="77777777" w:rsidR="00075799" w:rsidRPr="007C5F50" w:rsidRDefault="00075799" w:rsidP="00826699">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1556967C" w14:textId="77777777" w:rsidR="00075799" w:rsidRDefault="00075799" w:rsidP="00826699">
            <w:pPr>
              <w:pStyle w:val="TableBody"/>
            </w:pPr>
            <w:r>
              <w:t>For branches and replacement or recycling ATMs represent the amount of cash to be returned (forecasted value).</w:t>
            </w:r>
          </w:p>
        </w:tc>
      </w:tr>
      <w:tr w:rsidR="00075799" w14:paraId="2C35A95D" w14:textId="77777777" w:rsidTr="00596BD6">
        <w:trPr>
          <w:cantSplit/>
          <w:trHeight w:val="135"/>
        </w:trPr>
        <w:tc>
          <w:tcPr>
            <w:tcW w:w="2570" w:type="dxa"/>
            <w:tcBorders>
              <w:top w:val="single" w:sz="4" w:space="0" w:color="000000"/>
              <w:left w:val="single" w:sz="4" w:space="0" w:color="000000"/>
              <w:bottom w:val="single" w:sz="4" w:space="0" w:color="000000"/>
            </w:tcBorders>
          </w:tcPr>
          <w:p w14:paraId="30DC8061" w14:textId="77777777" w:rsidR="00075799" w:rsidRPr="007C5F50" w:rsidRDefault="00075799" w:rsidP="00826699">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1635E242" w14:textId="69589C3B" w:rsidR="00075799" w:rsidRDefault="00075799" w:rsidP="00826699">
            <w:pPr>
              <w:pStyle w:val="TableBody"/>
            </w:pPr>
            <w:r>
              <w:t xml:space="preserve">Emergency delivery </w:t>
            </w:r>
            <w:r w:rsidR="00AC39BC">
              <w:t xml:space="preserve">is </w:t>
            </w:r>
            <w:r>
              <w:t>triggered when the opening balances are under the required balance.</w:t>
            </w:r>
          </w:p>
        </w:tc>
      </w:tr>
      <w:tr w:rsidR="00075799" w14:paraId="74467CF7" w14:textId="77777777" w:rsidTr="00596BD6">
        <w:trPr>
          <w:cantSplit/>
          <w:trHeight w:val="135"/>
        </w:trPr>
        <w:tc>
          <w:tcPr>
            <w:tcW w:w="2570" w:type="dxa"/>
            <w:tcBorders>
              <w:top w:val="single" w:sz="4" w:space="0" w:color="000000"/>
              <w:left w:val="single" w:sz="4" w:space="0" w:color="000000"/>
              <w:bottom w:val="single" w:sz="4" w:space="0" w:color="000000"/>
            </w:tcBorders>
          </w:tcPr>
          <w:p w14:paraId="21AF0EC8" w14:textId="77777777" w:rsidR="00075799" w:rsidRPr="007C5F50" w:rsidRDefault="00075799" w:rsidP="00826699">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53D6D8C2" w14:textId="7C9BCF1F" w:rsidR="00075799" w:rsidRDefault="00075799" w:rsidP="00826699">
            <w:pPr>
              <w:pStyle w:val="TableBody"/>
            </w:pPr>
            <w:r>
              <w:t xml:space="preserve">Emergency return </w:t>
            </w:r>
            <w:r w:rsidR="00AC39BC">
              <w:t xml:space="preserve">is </w:t>
            </w:r>
            <w:r>
              <w:t>triggered when the opening balances are over the maximum holding.</w:t>
            </w:r>
          </w:p>
        </w:tc>
      </w:tr>
      <w:tr w:rsidR="00075799" w14:paraId="51C56BC3" w14:textId="77777777" w:rsidTr="00596BD6">
        <w:trPr>
          <w:cantSplit/>
          <w:trHeight w:val="135"/>
        </w:trPr>
        <w:tc>
          <w:tcPr>
            <w:tcW w:w="2570" w:type="dxa"/>
            <w:tcBorders>
              <w:top w:val="single" w:sz="4" w:space="0" w:color="000000"/>
              <w:left w:val="single" w:sz="4" w:space="0" w:color="000000"/>
              <w:bottom w:val="single" w:sz="4" w:space="0" w:color="000000"/>
            </w:tcBorders>
          </w:tcPr>
          <w:p w14:paraId="4F34FE8C" w14:textId="77777777" w:rsidR="00075799" w:rsidRPr="007C5F50" w:rsidRDefault="00075799" w:rsidP="00826699">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3F163393" w14:textId="77777777" w:rsidR="00075799" w:rsidRDefault="00075799" w:rsidP="00826699">
            <w:pPr>
              <w:pStyle w:val="TableBody"/>
            </w:pPr>
            <w:r>
              <w:t>Delivery total for the full branch reflecting  a sum of the individual account deliveries</w:t>
            </w:r>
          </w:p>
        </w:tc>
      </w:tr>
      <w:tr w:rsidR="00075799" w14:paraId="16956E58" w14:textId="77777777" w:rsidTr="00596BD6">
        <w:trPr>
          <w:cantSplit/>
          <w:trHeight w:val="135"/>
        </w:trPr>
        <w:tc>
          <w:tcPr>
            <w:tcW w:w="2570" w:type="dxa"/>
            <w:tcBorders>
              <w:top w:val="single" w:sz="4" w:space="0" w:color="000000"/>
              <w:left w:val="single" w:sz="4" w:space="0" w:color="000000"/>
              <w:bottom w:val="single" w:sz="4" w:space="0" w:color="000000"/>
            </w:tcBorders>
          </w:tcPr>
          <w:p w14:paraId="1DC3FE1F" w14:textId="77777777" w:rsidR="00075799" w:rsidRPr="007C5F50" w:rsidRDefault="00075799" w:rsidP="00826699">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02F89C6B" w14:textId="77777777" w:rsidR="00075799" w:rsidRDefault="00075799" w:rsidP="00826699">
            <w:pPr>
              <w:pStyle w:val="TableBody"/>
            </w:pPr>
            <w:r>
              <w:t>Return total for the full branch reflecting  a sum of the individual account returns</w:t>
            </w:r>
          </w:p>
        </w:tc>
      </w:tr>
      <w:tr w:rsidR="00075799" w14:paraId="394455DC" w14:textId="77777777" w:rsidTr="00596BD6">
        <w:trPr>
          <w:cantSplit/>
          <w:trHeight w:val="135"/>
        </w:trPr>
        <w:tc>
          <w:tcPr>
            <w:tcW w:w="2570" w:type="dxa"/>
            <w:tcBorders>
              <w:top w:val="single" w:sz="4" w:space="0" w:color="000000"/>
              <w:left w:val="single" w:sz="4" w:space="0" w:color="000000"/>
              <w:bottom w:val="single" w:sz="4" w:space="0" w:color="000000"/>
            </w:tcBorders>
          </w:tcPr>
          <w:p w14:paraId="7DB6E5A8" w14:textId="77777777" w:rsidR="00075799" w:rsidRPr="007C5F50" w:rsidRDefault="00075799" w:rsidP="00826699">
            <w:pPr>
              <w:pStyle w:val="TableBody"/>
              <w:rPr>
                <w:b/>
                <w:bCs/>
              </w:rPr>
            </w:pPr>
            <w:r w:rsidRPr="007C5F50">
              <w:rPr>
                <w:b/>
                <w:bCs/>
              </w:rPr>
              <w:t>Required Balance</w:t>
            </w:r>
          </w:p>
        </w:tc>
        <w:tc>
          <w:tcPr>
            <w:tcW w:w="5500" w:type="dxa"/>
            <w:tcBorders>
              <w:top w:val="single" w:sz="4" w:space="0" w:color="000000"/>
              <w:left w:val="single" w:sz="4" w:space="0" w:color="000000"/>
              <w:bottom w:val="single" w:sz="4" w:space="0" w:color="000000"/>
              <w:right w:val="single" w:sz="4" w:space="0" w:color="000000"/>
            </w:tcBorders>
          </w:tcPr>
          <w:p w14:paraId="6C955E02" w14:textId="77777777" w:rsidR="00075799" w:rsidRDefault="00075799" w:rsidP="00826699">
            <w:pPr>
              <w:pStyle w:val="TableBody"/>
            </w:pPr>
            <w:r>
              <w:t>Required calculated inventory at the beginning of the day.</w:t>
            </w:r>
          </w:p>
        </w:tc>
      </w:tr>
      <w:tr w:rsidR="00075799" w14:paraId="3F144577" w14:textId="77777777" w:rsidTr="00596BD6">
        <w:trPr>
          <w:cantSplit/>
          <w:trHeight w:val="135"/>
        </w:trPr>
        <w:tc>
          <w:tcPr>
            <w:tcW w:w="2570" w:type="dxa"/>
            <w:tcBorders>
              <w:top w:val="single" w:sz="4" w:space="0" w:color="000000"/>
              <w:left w:val="single" w:sz="4" w:space="0" w:color="000000"/>
              <w:bottom w:val="single" w:sz="4" w:space="0" w:color="000000"/>
            </w:tcBorders>
          </w:tcPr>
          <w:p w14:paraId="0D9E9864" w14:textId="77777777" w:rsidR="00075799" w:rsidRPr="007C5F50" w:rsidRDefault="00075799" w:rsidP="00826699">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1848E20A" w14:textId="77777777" w:rsidR="00075799" w:rsidRDefault="00075799" w:rsidP="00826699">
            <w:pPr>
              <w:pStyle w:val="TableBody"/>
            </w:pPr>
            <w:r>
              <w:t>Closing balance at the end of the day.</w:t>
            </w:r>
          </w:p>
        </w:tc>
      </w:tr>
    </w:tbl>
    <w:p w14:paraId="07B9CA0A" w14:textId="77777777" w:rsidR="00075799" w:rsidRDefault="00075799" w:rsidP="00826699">
      <w:pPr>
        <w:pStyle w:val="Heading4"/>
        <w:numPr>
          <w:ilvl w:val="0"/>
          <w:numId w:val="0"/>
        </w:numPr>
        <w:ind w:left="864"/>
      </w:pPr>
    </w:p>
    <w:p w14:paraId="7D889302" w14:textId="77777777" w:rsidR="00075799" w:rsidRPr="008D7050" w:rsidRDefault="00075799" w:rsidP="007C5F50">
      <w:pPr>
        <w:pStyle w:val="Heading4"/>
      </w:pPr>
      <w:r w:rsidRPr="008D7050">
        <w:t>Viewing History</w:t>
      </w:r>
      <w:bookmarkEnd w:id="193"/>
      <w:bookmarkEnd w:id="194"/>
      <w:bookmarkEnd w:id="195"/>
      <w:bookmarkEnd w:id="196"/>
    </w:p>
    <w:p w14:paraId="7B7CA876" w14:textId="77777777" w:rsidR="00075799" w:rsidRPr="00980846" w:rsidRDefault="00075799" w:rsidP="00075799">
      <w:pPr>
        <w:pStyle w:val="Heading5"/>
      </w:pPr>
      <w:bookmarkStart w:id="197" w:name="_Ref32144187"/>
      <w:r w:rsidRPr="00980846">
        <w:t>ATM History</w:t>
      </w:r>
      <w:bookmarkEnd w:id="197"/>
    </w:p>
    <w:p w14:paraId="7857B711" w14:textId="77777777" w:rsidR="00075799" w:rsidRDefault="00075799" w:rsidP="00075799">
      <w:pPr>
        <w:pStyle w:val="BodyText"/>
      </w:pPr>
      <w:r>
        <w:t>In OptiCash, historical ATM data is used as input for the forecasting engine so that accurate cash demand forecasts for future periods are possible. Ideally, the historical data should be from the preceding twelve months or similar to the period being forecasted but frequently, when preparing to implement the system, twelve months of historical demand data is not readily available. In this case, it is possible to implement the system and achieve accurate results with as little as three months of historical demand data.</w:t>
      </w:r>
    </w:p>
    <w:p w14:paraId="5816FF49" w14:textId="77777777" w:rsidR="00075799" w:rsidRDefault="00075799" w:rsidP="00075799">
      <w:pPr>
        <w:pStyle w:val="BodyText"/>
      </w:pPr>
      <w:r>
        <w:t>Once running in production using OptiCash, additional demand data is captured on a daily basis when loading balance files containing actual demand and closing balance amounts. Over time, this increases the population of historical demand data, which will be useful for the forecasting process to predict future demand as well as for analysis purposes.</w:t>
      </w:r>
    </w:p>
    <w:p w14:paraId="054C73F5" w14:textId="55B35F94" w:rsidR="00075799" w:rsidRDefault="00075799" w:rsidP="00075799">
      <w:pPr>
        <w:pStyle w:val="BodyText"/>
      </w:pPr>
      <w:r>
        <w:t>The historical data displayed will provide you with access to your ATM</w:t>
      </w:r>
      <w:r w:rsidR="00252114">
        <w:t>'s</w:t>
      </w:r>
      <w:r>
        <w:t xml:space="preserve"> actual ending cash position as well as recent amounts of cash deliveries and returns. This information can be used to verify the quality of the OptiCash recommendations. You can also compare the most recent forecasted withdrawals vs. actual, in order to evaluate forecast effectiveness.</w:t>
      </w:r>
    </w:p>
    <w:p w14:paraId="610928B6" w14:textId="77777777" w:rsidR="00075799" w:rsidRDefault="00075799" w:rsidP="006C1022">
      <w:pPr>
        <w:pStyle w:val="ListNumber"/>
        <w:numPr>
          <w:ilvl w:val="0"/>
          <w:numId w:val="94"/>
        </w:numPr>
      </w:pPr>
      <w:r>
        <w:t xml:space="preserve">To view ATM history, first select an ATM from the </w:t>
      </w:r>
      <w:r w:rsidRPr="006C1022">
        <w:rPr>
          <w:b/>
          <w:bCs/>
        </w:rPr>
        <w:t>Cashpoint Selection Window.</w:t>
      </w:r>
    </w:p>
    <w:p w14:paraId="376BBC7D" w14:textId="77777777" w:rsidR="00075799" w:rsidRDefault="00075799" w:rsidP="006C37B5">
      <w:pPr>
        <w:pStyle w:val="ListNumber"/>
        <w:numPr>
          <w:ilvl w:val="0"/>
          <w:numId w:val="103"/>
        </w:numPr>
      </w:pPr>
      <w:r>
        <w:t xml:space="preserve">Then, click </w:t>
      </w:r>
      <w:r w:rsidRPr="6BC33D6B">
        <w:rPr>
          <w:b/>
          <w:bCs/>
        </w:rPr>
        <w:t xml:space="preserve">View History </w:t>
      </w:r>
      <w:r>
        <w:t xml:space="preserve">in the </w:t>
      </w:r>
      <w:r w:rsidRPr="6BC33D6B">
        <w:rPr>
          <w:b/>
          <w:bCs/>
        </w:rPr>
        <w:t>Navigation Window.</w:t>
      </w:r>
    </w:p>
    <w:p w14:paraId="079B7D65" w14:textId="227FB9EA" w:rsidR="00887F5B" w:rsidRDefault="00075799" w:rsidP="00075799">
      <w:pPr>
        <w:pStyle w:val="BodyText"/>
      </w:pPr>
      <w:r w:rsidRPr="007C5F50">
        <w:rPr>
          <w:b/>
          <w:bCs/>
        </w:rPr>
        <w:t xml:space="preserve">For ATMs, the following information is displayed: </w:t>
      </w:r>
      <w:r>
        <w:t xml:space="preserve">Opening Balance, Withdrawals, Pre-Service Withdrawals, Deliveries/Returns, Closing </w:t>
      </w:r>
      <w:r w:rsidR="00752B5A">
        <w:t>Balance,</w:t>
      </w:r>
      <w:r>
        <w:t xml:space="preserve"> and Status.  </w:t>
      </w:r>
    </w:p>
    <w:p w14:paraId="3B2AD03E" w14:textId="1F291F1E" w:rsidR="00075799" w:rsidRDefault="00075799" w:rsidP="00075799">
      <w:pPr>
        <w:pStyle w:val="BodyText"/>
      </w:pPr>
      <w:r w:rsidRPr="007C5F50">
        <w:rPr>
          <w:b/>
          <w:bCs/>
          <w:u w:val="single"/>
        </w:rPr>
        <w:t>An example</w:t>
      </w:r>
      <w:r>
        <w:t xml:space="preserve"> of an ATM History is provided in the figure below:</w:t>
      </w:r>
    </w:p>
    <w:p w14:paraId="426FDCD7" w14:textId="2501BB2D" w:rsidR="00887F5B" w:rsidRDefault="00075799" w:rsidP="00887F5B">
      <w:r>
        <w:t xml:space="preserve">Figure </w:t>
      </w:r>
      <w:r w:rsidR="00743EA5">
        <w:fldChar w:fldCharType="begin"/>
      </w:r>
      <w:r w:rsidR="00743EA5">
        <w:instrText xml:space="preserve"> SEQ Figure \* ARABIC </w:instrText>
      </w:r>
      <w:r w:rsidR="00743EA5">
        <w:fldChar w:fldCharType="separate"/>
      </w:r>
      <w:r w:rsidR="009F0B76">
        <w:rPr>
          <w:noProof/>
        </w:rPr>
        <w:t>30</w:t>
      </w:r>
      <w:r w:rsidR="00743EA5">
        <w:rPr>
          <w:noProof/>
        </w:rPr>
        <w:fldChar w:fldCharType="end"/>
      </w:r>
      <w:r>
        <w:t>: ATM History Screen</w:t>
      </w:r>
    </w:p>
    <w:p w14:paraId="7483A347" w14:textId="416B0A1D" w:rsidR="00075799" w:rsidRDefault="00075799" w:rsidP="00FC61AE">
      <w:pPr>
        <w:jc w:val="center"/>
      </w:pPr>
      <w:r>
        <w:rPr>
          <w:noProof/>
        </w:rPr>
        <w:drawing>
          <wp:inline distT="0" distB="0" distL="0" distR="0" wp14:anchorId="7DD4AD4A" wp14:editId="6B584C58">
            <wp:extent cx="5486400" cy="2733675"/>
            <wp:effectExtent l="76200" t="76200" r="133350" b="142875"/>
            <wp:docPr id="1311658846" name="Picture 13116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5DBB01" w14:textId="77777777" w:rsidTr="00596BD6">
        <w:trPr>
          <w:cantSplit/>
          <w:trHeight w:val="681"/>
        </w:trPr>
        <w:tc>
          <w:tcPr>
            <w:tcW w:w="1224" w:type="dxa"/>
          </w:tcPr>
          <w:p w14:paraId="791BC2F1" w14:textId="77777777" w:rsidR="00075799" w:rsidRPr="001671B4" w:rsidRDefault="00075799" w:rsidP="006C1022">
            <w:pPr>
              <w:pStyle w:val="TableNote"/>
            </w:pPr>
            <w:r>
              <w:rPr>
                <w:noProof/>
              </w:rPr>
              <w:drawing>
                <wp:inline distT="0" distB="0" distL="0" distR="0" wp14:anchorId="662F0D7F" wp14:editId="3625B4AD">
                  <wp:extent cx="302260" cy="30226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391283F9"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4DBDD26"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19F110D" w14:textId="77777777" w:rsidTr="006C1022">
        <w:trPr>
          <w:cantSplit/>
          <w:tblHeader/>
        </w:trPr>
        <w:tc>
          <w:tcPr>
            <w:tcW w:w="8050" w:type="dxa"/>
            <w:gridSpan w:val="2"/>
            <w:tcBorders>
              <w:top w:val="single" w:sz="6" w:space="0" w:color="auto"/>
              <w:bottom w:val="double" w:sz="6" w:space="0" w:color="auto"/>
            </w:tcBorders>
            <w:shd w:val="clear" w:color="auto" w:fill="54B948"/>
          </w:tcPr>
          <w:p w14:paraId="21BFAEBB" w14:textId="77777777" w:rsidR="00075799" w:rsidRPr="001671B4" w:rsidRDefault="00075799" w:rsidP="006C1022">
            <w:pPr>
              <w:pStyle w:val="TableHeading"/>
            </w:pPr>
            <w:r w:rsidRPr="001671B4">
              <w:t>ATM History Details</w:t>
            </w:r>
          </w:p>
        </w:tc>
      </w:tr>
      <w:tr w:rsidR="00075799" w:rsidRPr="001671B4" w14:paraId="21B59BB2" w14:textId="77777777" w:rsidTr="00596BD6">
        <w:trPr>
          <w:cantSplit/>
        </w:trPr>
        <w:tc>
          <w:tcPr>
            <w:tcW w:w="2592" w:type="dxa"/>
            <w:tcBorders>
              <w:top w:val="nil"/>
              <w:bottom w:val="single" w:sz="6" w:space="0" w:color="auto"/>
              <w:right w:val="single" w:sz="6" w:space="0" w:color="auto"/>
            </w:tcBorders>
          </w:tcPr>
          <w:p w14:paraId="5E5E06BF"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835C439" w14:textId="77777777" w:rsidR="00075799" w:rsidRPr="001671B4" w:rsidRDefault="00075799" w:rsidP="006C1022">
            <w:pPr>
              <w:pStyle w:val="TableBody"/>
            </w:pPr>
            <w:r w:rsidRPr="001671B4">
              <w:t xml:space="preserve">The date for which the balance details are displayed. </w:t>
            </w:r>
          </w:p>
        </w:tc>
      </w:tr>
      <w:tr w:rsidR="00075799" w:rsidRPr="001671B4" w14:paraId="33CFBEDA" w14:textId="77777777" w:rsidTr="00596BD6">
        <w:trPr>
          <w:cantSplit/>
        </w:trPr>
        <w:tc>
          <w:tcPr>
            <w:tcW w:w="2592" w:type="dxa"/>
            <w:tcBorders>
              <w:top w:val="nil"/>
              <w:bottom w:val="single" w:sz="6" w:space="0" w:color="auto"/>
              <w:right w:val="single" w:sz="6" w:space="0" w:color="auto"/>
            </w:tcBorders>
          </w:tcPr>
          <w:p w14:paraId="4F22BF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30A0E35" w14:textId="77777777" w:rsidR="00075799" w:rsidRPr="001671B4" w:rsidRDefault="00075799" w:rsidP="006C1022">
            <w:pPr>
              <w:pStyle w:val="TableBody"/>
            </w:pPr>
            <w:r w:rsidRPr="001671B4">
              <w:t xml:space="preserve">Currency for which the balance details are displayed. </w:t>
            </w:r>
          </w:p>
        </w:tc>
      </w:tr>
      <w:tr w:rsidR="00075799" w:rsidRPr="001671B4" w14:paraId="0816ACB5" w14:textId="77777777" w:rsidTr="00596BD6">
        <w:trPr>
          <w:cantSplit/>
        </w:trPr>
        <w:tc>
          <w:tcPr>
            <w:tcW w:w="2592" w:type="dxa"/>
            <w:tcBorders>
              <w:top w:val="nil"/>
              <w:bottom w:val="single" w:sz="6" w:space="0" w:color="auto"/>
              <w:right w:val="single" w:sz="6" w:space="0" w:color="auto"/>
            </w:tcBorders>
          </w:tcPr>
          <w:p w14:paraId="43D9827F"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0A700FB1" w14:textId="190C1210" w:rsidR="00075799" w:rsidRPr="001671B4" w:rsidRDefault="00075799" w:rsidP="006C1022">
            <w:pPr>
              <w:pStyle w:val="TableBody"/>
            </w:pPr>
            <w:r w:rsidRPr="001671B4">
              <w:t xml:space="preserve">The initial balance </w:t>
            </w:r>
            <w:r w:rsidR="00252114" w:rsidRPr="001671B4">
              <w:t>represent</w:t>
            </w:r>
            <w:r w:rsidR="00252114">
              <w:t>s</w:t>
            </w:r>
            <w:r w:rsidR="00252114" w:rsidRPr="001671B4">
              <w:t xml:space="preserve"> </w:t>
            </w:r>
            <w:r w:rsidRPr="001671B4">
              <w:t>the last load balance load during the load process.</w:t>
            </w:r>
          </w:p>
        </w:tc>
      </w:tr>
      <w:tr w:rsidR="00075799" w:rsidRPr="001671B4" w14:paraId="6E52C348" w14:textId="77777777" w:rsidTr="00596BD6">
        <w:trPr>
          <w:cantSplit/>
        </w:trPr>
        <w:tc>
          <w:tcPr>
            <w:tcW w:w="2592" w:type="dxa"/>
            <w:tcBorders>
              <w:top w:val="single" w:sz="6" w:space="0" w:color="auto"/>
              <w:bottom w:val="single" w:sz="6" w:space="0" w:color="auto"/>
              <w:right w:val="single" w:sz="6" w:space="0" w:color="auto"/>
            </w:tcBorders>
          </w:tcPr>
          <w:p w14:paraId="68EC4018"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4A63B63B" w14:textId="7F1DB14C" w:rsidR="00075799" w:rsidRPr="001671B4" w:rsidRDefault="00252114" w:rsidP="006C1022">
            <w:pPr>
              <w:pStyle w:val="TableBody"/>
            </w:pPr>
            <w:r>
              <w:t>The a</w:t>
            </w:r>
            <w:r w:rsidRPr="001671B4">
              <w:t xml:space="preserve">mount </w:t>
            </w:r>
            <w:r w:rsidR="00075799" w:rsidRPr="001671B4">
              <w:t>representing customer withdrawals.</w:t>
            </w:r>
          </w:p>
        </w:tc>
      </w:tr>
      <w:tr w:rsidR="00075799" w:rsidRPr="001671B4" w14:paraId="3EBF9757" w14:textId="77777777" w:rsidTr="00596BD6">
        <w:trPr>
          <w:cantSplit/>
        </w:trPr>
        <w:tc>
          <w:tcPr>
            <w:tcW w:w="2592" w:type="dxa"/>
            <w:tcBorders>
              <w:top w:val="single" w:sz="6" w:space="0" w:color="auto"/>
              <w:bottom w:val="single" w:sz="6" w:space="0" w:color="auto"/>
              <w:right w:val="single" w:sz="6" w:space="0" w:color="auto"/>
            </w:tcBorders>
          </w:tcPr>
          <w:p w14:paraId="781A96CA" w14:textId="77777777" w:rsidR="00075799" w:rsidRPr="007C5F50" w:rsidRDefault="00075799" w:rsidP="006C1022">
            <w:pPr>
              <w:pStyle w:val="TableBody"/>
              <w:rPr>
                <w:b/>
                <w:bCs/>
              </w:rPr>
            </w:pPr>
            <w:r w:rsidRPr="007C5F50">
              <w:rPr>
                <w:b/>
                <w:bCs/>
              </w:rPr>
              <w:t>Deposits (Advanced Device ATMs only)</w:t>
            </w:r>
          </w:p>
        </w:tc>
        <w:tc>
          <w:tcPr>
            <w:tcW w:w="5458" w:type="dxa"/>
            <w:tcBorders>
              <w:top w:val="single" w:sz="6" w:space="0" w:color="auto"/>
              <w:left w:val="single" w:sz="6" w:space="0" w:color="auto"/>
              <w:bottom w:val="single" w:sz="6" w:space="0" w:color="auto"/>
            </w:tcBorders>
          </w:tcPr>
          <w:p w14:paraId="2F17CA7B" w14:textId="77777777" w:rsidR="00075799" w:rsidRPr="001671B4" w:rsidRDefault="00075799" w:rsidP="006C1022">
            <w:pPr>
              <w:pStyle w:val="TableBody"/>
            </w:pPr>
            <w:r>
              <w:t>T</w:t>
            </w:r>
            <w:r w:rsidRPr="001671B4">
              <w:t>his amount represents customer deposits.</w:t>
            </w:r>
          </w:p>
        </w:tc>
      </w:tr>
      <w:tr w:rsidR="00075799" w:rsidRPr="001671B4" w14:paraId="55460C4F" w14:textId="77777777" w:rsidTr="00596BD6">
        <w:trPr>
          <w:cantSplit/>
        </w:trPr>
        <w:tc>
          <w:tcPr>
            <w:tcW w:w="2592" w:type="dxa"/>
            <w:tcBorders>
              <w:top w:val="single" w:sz="6" w:space="0" w:color="auto"/>
              <w:bottom w:val="single" w:sz="6" w:space="0" w:color="auto"/>
              <w:right w:val="single" w:sz="6" w:space="0" w:color="auto"/>
            </w:tcBorders>
          </w:tcPr>
          <w:p w14:paraId="571DC975" w14:textId="77777777" w:rsidR="00075799" w:rsidRPr="007C5F50" w:rsidRDefault="00075799" w:rsidP="006C1022">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2CC67A14" w14:textId="77777777" w:rsidR="00075799" w:rsidRPr="001671B4" w:rsidRDefault="00075799" w:rsidP="006C1022">
            <w:pPr>
              <w:pStyle w:val="TableBody"/>
            </w:pPr>
            <w:r w:rsidRPr="001671B4">
              <w:t>The withdrawal amount during the service day before a carrier arrives.</w:t>
            </w:r>
          </w:p>
        </w:tc>
      </w:tr>
      <w:tr w:rsidR="00075799" w:rsidRPr="001671B4" w14:paraId="51F567F1" w14:textId="77777777" w:rsidTr="00596BD6">
        <w:trPr>
          <w:cantSplit/>
        </w:trPr>
        <w:tc>
          <w:tcPr>
            <w:tcW w:w="2592" w:type="dxa"/>
            <w:tcBorders>
              <w:top w:val="single" w:sz="6" w:space="0" w:color="auto"/>
              <w:bottom w:val="single" w:sz="6" w:space="0" w:color="auto"/>
              <w:right w:val="single" w:sz="6" w:space="0" w:color="auto"/>
            </w:tcBorders>
          </w:tcPr>
          <w:p w14:paraId="7B5311A1"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CD85303" w14:textId="77777777" w:rsidR="00075799" w:rsidRPr="001671B4" w:rsidRDefault="00075799" w:rsidP="006C1022">
            <w:pPr>
              <w:pStyle w:val="TableBody"/>
            </w:pPr>
            <w:r w:rsidRPr="001671B4">
              <w:t>Planned deliveries and committed orders.</w:t>
            </w:r>
          </w:p>
        </w:tc>
      </w:tr>
      <w:tr w:rsidR="00075799" w:rsidRPr="001671B4" w14:paraId="58024ECE" w14:textId="77777777" w:rsidTr="00596BD6">
        <w:trPr>
          <w:cantSplit/>
        </w:trPr>
        <w:tc>
          <w:tcPr>
            <w:tcW w:w="2592" w:type="dxa"/>
            <w:tcBorders>
              <w:top w:val="single" w:sz="6" w:space="0" w:color="auto"/>
              <w:bottom w:val="single" w:sz="6" w:space="0" w:color="auto"/>
              <w:right w:val="single" w:sz="6" w:space="0" w:color="auto"/>
            </w:tcBorders>
          </w:tcPr>
          <w:p w14:paraId="4EA157D3"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1EB31A3D" w14:textId="2212D77E" w:rsidR="00075799" w:rsidRPr="001671B4" w:rsidRDefault="00075799" w:rsidP="006C1022">
            <w:pPr>
              <w:pStyle w:val="TableBody"/>
            </w:pPr>
            <w:r>
              <w:t xml:space="preserve">The amount of cash returned to </w:t>
            </w:r>
            <w:r w:rsidR="00252114">
              <w:t xml:space="preserve">the </w:t>
            </w:r>
            <w:r>
              <w:t>funding source.</w:t>
            </w:r>
          </w:p>
        </w:tc>
      </w:tr>
      <w:tr w:rsidR="00075799" w:rsidRPr="001671B4" w14:paraId="10AAA1ED" w14:textId="77777777" w:rsidTr="00596BD6">
        <w:trPr>
          <w:cantSplit/>
        </w:trPr>
        <w:tc>
          <w:tcPr>
            <w:tcW w:w="2592" w:type="dxa"/>
            <w:tcBorders>
              <w:top w:val="single" w:sz="6" w:space="0" w:color="auto"/>
              <w:bottom w:val="single" w:sz="6" w:space="0" w:color="auto"/>
              <w:right w:val="single" w:sz="6" w:space="0" w:color="auto"/>
            </w:tcBorders>
          </w:tcPr>
          <w:p w14:paraId="6B961AF6" w14:textId="77777777" w:rsidR="00075799" w:rsidRPr="007C5F50" w:rsidRDefault="00075799" w:rsidP="006C1022">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78953F4F" w14:textId="77777777" w:rsidR="00075799" w:rsidRPr="001671B4" w:rsidRDefault="00075799" w:rsidP="006C1022">
            <w:pPr>
              <w:pStyle w:val="TableBody"/>
            </w:pPr>
            <w:r>
              <w:t>Delivery performed on an unplanned or emergency schedule.</w:t>
            </w:r>
          </w:p>
        </w:tc>
      </w:tr>
      <w:tr w:rsidR="00075799" w:rsidRPr="001671B4" w14:paraId="67067E44" w14:textId="77777777" w:rsidTr="00596BD6">
        <w:trPr>
          <w:cantSplit/>
        </w:trPr>
        <w:tc>
          <w:tcPr>
            <w:tcW w:w="2592" w:type="dxa"/>
            <w:tcBorders>
              <w:top w:val="single" w:sz="6" w:space="0" w:color="auto"/>
              <w:bottom w:val="single" w:sz="6" w:space="0" w:color="auto"/>
              <w:right w:val="single" w:sz="6" w:space="0" w:color="auto"/>
            </w:tcBorders>
          </w:tcPr>
          <w:p w14:paraId="7D12CE0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5577911A" w14:textId="77777777" w:rsidR="00075799" w:rsidRPr="001671B4" w:rsidRDefault="00075799" w:rsidP="006C1022">
            <w:pPr>
              <w:pStyle w:val="TableBody"/>
            </w:pPr>
            <w:r w:rsidRPr="001671B4">
              <w:t>Closing balance at the end of the day.</w:t>
            </w:r>
          </w:p>
        </w:tc>
      </w:tr>
      <w:tr w:rsidR="00075799" w:rsidRPr="001671B4" w14:paraId="219C91C4" w14:textId="77777777" w:rsidTr="00596BD6">
        <w:trPr>
          <w:cantSplit/>
        </w:trPr>
        <w:tc>
          <w:tcPr>
            <w:tcW w:w="2592" w:type="dxa"/>
            <w:tcBorders>
              <w:top w:val="single" w:sz="6" w:space="0" w:color="auto"/>
              <w:bottom w:val="single" w:sz="6" w:space="0" w:color="auto"/>
              <w:right w:val="single" w:sz="6" w:space="0" w:color="auto"/>
            </w:tcBorders>
          </w:tcPr>
          <w:p w14:paraId="7F26DF26" w14:textId="77777777" w:rsidR="00075799" w:rsidRPr="007C5F50" w:rsidRDefault="00075799" w:rsidP="006C1022">
            <w:pPr>
              <w:pStyle w:val="TableBody"/>
              <w:rPr>
                <w:b/>
                <w:bCs/>
              </w:rPr>
            </w:pPr>
            <w:r w:rsidRPr="007C5F50">
              <w:rPr>
                <w:b/>
                <w:bCs/>
              </w:rPr>
              <w:t>Dispense (Advanced Device ATMs only)</w:t>
            </w:r>
          </w:p>
        </w:tc>
        <w:tc>
          <w:tcPr>
            <w:tcW w:w="5458" w:type="dxa"/>
            <w:tcBorders>
              <w:top w:val="single" w:sz="6" w:space="0" w:color="auto"/>
              <w:left w:val="single" w:sz="6" w:space="0" w:color="auto"/>
              <w:bottom w:val="single" w:sz="6" w:space="0" w:color="auto"/>
            </w:tcBorders>
          </w:tcPr>
          <w:p w14:paraId="114BBCF4" w14:textId="3127A75F" w:rsidR="00075799" w:rsidRPr="001671B4" w:rsidRDefault="00075799" w:rsidP="006C1022">
            <w:pPr>
              <w:pStyle w:val="TableBody"/>
            </w:pPr>
            <w:r w:rsidRPr="001671B4">
              <w:t>The amount available in the cassette is configured only to dispense notes.</w:t>
            </w:r>
          </w:p>
        </w:tc>
      </w:tr>
      <w:tr w:rsidR="00075799" w:rsidRPr="001671B4" w14:paraId="481C60A6" w14:textId="77777777" w:rsidTr="00596BD6">
        <w:trPr>
          <w:cantSplit/>
        </w:trPr>
        <w:tc>
          <w:tcPr>
            <w:tcW w:w="2592" w:type="dxa"/>
            <w:tcBorders>
              <w:top w:val="single" w:sz="6" w:space="0" w:color="auto"/>
              <w:bottom w:val="single" w:sz="6" w:space="0" w:color="auto"/>
              <w:right w:val="single" w:sz="6" w:space="0" w:color="auto"/>
            </w:tcBorders>
          </w:tcPr>
          <w:p w14:paraId="0E90DDBA" w14:textId="77777777" w:rsidR="00075799" w:rsidRPr="007C5F50" w:rsidRDefault="00075799" w:rsidP="006C1022">
            <w:pPr>
              <w:pStyle w:val="TableBody"/>
              <w:rPr>
                <w:b/>
                <w:bCs/>
              </w:rPr>
            </w:pPr>
            <w:r w:rsidRPr="007C5F50">
              <w:rPr>
                <w:b/>
                <w:bCs/>
              </w:rPr>
              <w:t>Recycle (Advanced Device ATMs only)</w:t>
            </w:r>
          </w:p>
        </w:tc>
        <w:tc>
          <w:tcPr>
            <w:tcW w:w="5458" w:type="dxa"/>
            <w:tcBorders>
              <w:top w:val="single" w:sz="6" w:space="0" w:color="auto"/>
              <w:left w:val="single" w:sz="6" w:space="0" w:color="auto"/>
              <w:bottom w:val="single" w:sz="6" w:space="0" w:color="auto"/>
            </w:tcBorders>
          </w:tcPr>
          <w:p w14:paraId="6696F405" w14:textId="594CBD9A" w:rsidR="00075799" w:rsidRPr="001671B4" w:rsidRDefault="00075799" w:rsidP="006C1022">
            <w:pPr>
              <w:pStyle w:val="TableBody"/>
            </w:pPr>
            <w:r w:rsidRPr="001671B4">
              <w:t xml:space="preserve">The amount available in the cassette is configured to receive deposits and can dispense as withdrawals. </w:t>
            </w:r>
          </w:p>
        </w:tc>
      </w:tr>
      <w:tr w:rsidR="00075799" w:rsidRPr="001671B4" w14:paraId="0493FE94" w14:textId="77777777" w:rsidTr="00596BD6">
        <w:trPr>
          <w:cantSplit/>
        </w:trPr>
        <w:tc>
          <w:tcPr>
            <w:tcW w:w="2592" w:type="dxa"/>
            <w:tcBorders>
              <w:top w:val="single" w:sz="6" w:space="0" w:color="auto"/>
              <w:bottom w:val="single" w:sz="6" w:space="0" w:color="auto"/>
              <w:right w:val="single" w:sz="6" w:space="0" w:color="auto"/>
            </w:tcBorders>
          </w:tcPr>
          <w:p w14:paraId="03B48B50" w14:textId="77777777" w:rsidR="00075799" w:rsidRPr="007C5F50" w:rsidRDefault="00075799" w:rsidP="006C1022">
            <w:pPr>
              <w:pStyle w:val="TableBody"/>
              <w:rPr>
                <w:b/>
                <w:bCs/>
              </w:rPr>
            </w:pPr>
            <w:r w:rsidRPr="007C5F50">
              <w:rPr>
                <w:b/>
                <w:bCs/>
              </w:rPr>
              <w:t>Cash-In (Advanced Device ATMs only)</w:t>
            </w:r>
          </w:p>
        </w:tc>
        <w:tc>
          <w:tcPr>
            <w:tcW w:w="5458" w:type="dxa"/>
            <w:tcBorders>
              <w:top w:val="single" w:sz="6" w:space="0" w:color="auto"/>
              <w:left w:val="single" w:sz="6" w:space="0" w:color="auto"/>
              <w:bottom w:val="single" w:sz="6" w:space="0" w:color="auto"/>
            </w:tcBorders>
          </w:tcPr>
          <w:p w14:paraId="405128B8" w14:textId="7012B1D5" w:rsidR="00075799" w:rsidRPr="001671B4" w:rsidRDefault="00075799" w:rsidP="006C1022">
            <w:pPr>
              <w:pStyle w:val="TableBody"/>
            </w:pPr>
            <w:r w:rsidRPr="001671B4">
              <w:t xml:space="preserve">The amount available in the cassette is configured to receive deposited notes only and cannot be used by the machine to dispense as a withdrawal. </w:t>
            </w:r>
          </w:p>
        </w:tc>
      </w:tr>
      <w:tr w:rsidR="00075799" w:rsidRPr="001671B4" w14:paraId="17D015C9" w14:textId="77777777" w:rsidTr="00596BD6">
        <w:trPr>
          <w:cantSplit/>
        </w:trPr>
        <w:tc>
          <w:tcPr>
            <w:tcW w:w="2592" w:type="dxa"/>
            <w:tcBorders>
              <w:top w:val="single" w:sz="6" w:space="0" w:color="auto"/>
              <w:bottom w:val="single" w:sz="6" w:space="0" w:color="auto"/>
              <w:right w:val="single" w:sz="6" w:space="0" w:color="auto"/>
            </w:tcBorders>
          </w:tcPr>
          <w:p w14:paraId="3C9A1E2D" w14:textId="77777777" w:rsidR="00075799" w:rsidRPr="007C5F50" w:rsidRDefault="00075799" w:rsidP="006C1022">
            <w:pPr>
              <w:pStyle w:val="TableBody"/>
              <w:rPr>
                <w:b/>
                <w:bCs/>
              </w:rPr>
            </w:pPr>
            <w:r w:rsidRPr="007C5F50">
              <w:rPr>
                <w:b/>
                <w:bCs/>
              </w:rPr>
              <w:t>Status</w:t>
            </w:r>
          </w:p>
        </w:tc>
        <w:tc>
          <w:tcPr>
            <w:tcW w:w="5458" w:type="dxa"/>
            <w:tcBorders>
              <w:top w:val="single" w:sz="6" w:space="0" w:color="auto"/>
              <w:left w:val="single" w:sz="6" w:space="0" w:color="auto"/>
              <w:bottom w:val="single" w:sz="6" w:space="0" w:color="auto"/>
            </w:tcBorders>
          </w:tcPr>
          <w:p w14:paraId="7F8476D7" w14:textId="183D2002" w:rsidR="00075799" w:rsidRPr="001671B4" w:rsidRDefault="00075799" w:rsidP="006C1022">
            <w:pPr>
              <w:pStyle w:val="TableBody"/>
            </w:pPr>
            <w:r w:rsidRPr="001671B4">
              <w:t>Indicates whether an ATM is operational (open or closed) during this particular day.</w:t>
            </w:r>
          </w:p>
        </w:tc>
      </w:tr>
    </w:tbl>
    <w:p w14:paraId="3BCB0EC1" w14:textId="77777777" w:rsidR="006C1022" w:rsidRDefault="006C1022" w:rsidP="006C1022">
      <w:pPr>
        <w:pStyle w:val="BodyText"/>
      </w:pPr>
      <w:bookmarkStart w:id="198" w:name="_Ref27129374"/>
    </w:p>
    <w:p w14:paraId="24E08747" w14:textId="698F5C0B" w:rsidR="00075799" w:rsidRPr="00980846" w:rsidRDefault="00075799" w:rsidP="00075799">
      <w:pPr>
        <w:pStyle w:val="Heading5"/>
      </w:pPr>
      <w:r w:rsidRPr="002B151D">
        <w:t>Branch</w:t>
      </w:r>
      <w:r w:rsidRPr="00980846">
        <w:t xml:space="preserve"> History</w:t>
      </w:r>
      <w:bookmarkEnd w:id="198"/>
    </w:p>
    <w:p w14:paraId="54B27EAA" w14:textId="7C17CBF5" w:rsidR="00075799" w:rsidRDefault="00075799" w:rsidP="00075799">
      <w:pPr>
        <w:pStyle w:val="BodyText"/>
      </w:pPr>
      <w:r>
        <w:t xml:space="preserve">In OptiCash, historical Branches data is used as input for the forecasting engine so that accurate cash demand forecasts for future periods are possible. Branches history is updated day by day in OptiCash loading the Branch Balance Daily File, </w:t>
      </w:r>
      <w:r w:rsidRPr="002B151D">
        <w:t>with</w:t>
      </w:r>
      <w:r>
        <w:t xml:space="preserve"> actual demand and closing balance amounts. This branch</w:t>
      </w:r>
      <w:r w:rsidR="002E2713">
        <w:t>'s</w:t>
      </w:r>
      <w:r>
        <w:t xml:space="preserve"> historical data will be useful for the forecasting process to predict future withdrawals, deposits, and net demand, as well as for analysis purposes.</w:t>
      </w:r>
    </w:p>
    <w:p w14:paraId="5EB231B9" w14:textId="76E2660A" w:rsidR="00075799" w:rsidRDefault="002E2713" w:rsidP="00075799">
      <w:pPr>
        <w:pStyle w:val="BodyText"/>
      </w:pPr>
      <w:r>
        <w:t xml:space="preserve">The </w:t>
      </w:r>
      <w:r w:rsidR="00075799">
        <w:t>OptiNet View Branch History option will let you see the historical data for a Branch selected from the Cashpoint selector list. Seeing historical data, you will have access to your Branch</w:t>
      </w:r>
      <w:r>
        <w:t>'s</w:t>
      </w:r>
      <w:r w:rsidR="00075799">
        <w:t xml:space="preserve"> actual ending cash position as well as recent amounts of cash deliveries and returns. If you have been following OptiCash recommendations, you will find out if the most recent historical cash positions have been good enough to encourage you to keep following OptiCash recommendations for your Branch currency management. You can also compare the most recent forecasted withdrawals, </w:t>
      </w:r>
      <w:r w:rsidR="00752B5A">
        <w:t>deposits,</w:t>
      </w:r>
      <w:r w:rsidR="00075799">
        <w:t xml:space="preserve"> and net demand with the actual ones, to evaluate forecast effectiveness.</w:t>
      </w:r>
    </w:p>
    <w:p w14:paraId="752A6A9C" w14:textId="77777777" w:rsidR="00075799" w:rsidRDefault="00075799" w:rsidP="006C1022">
      <w:pPr>
        <w:pStyle w:val="ListNumber"/>
        <w:numPr>
          <w:ilvl w:val="0"/>
          <w:numId w:val="95"/>
        </w:numPr>
      </w:pPr>
      <w:r>
        <w:t xml:space="preserve">To view ATM history, first select an ATM from the </w:t>
      </w:r>
      <w:r w:rsidRPr="006C1022">
        <w:rPr>
          <w:b/>
          <w:bCs/>
        </w:rPr>
        <w:t>Cashpoint Selection Window.</w:t>
      </w:r>
    </w:p>
    <w:p w14:paraId="7748CBCB" w14:textId="77777777" w:rsidR="00075799" w:rsidRDefault="00075799" w:rsidP="006C37B5">
      <w:pPr>
        <w:pStyle w:val="ListNumber"/>
        <w:numPr>
          <w:ilvl w:val="0"/>
          <w:numId w:val="103"/>
        </w:numPr>
      </w:pPr>
      <w:r>
        <w:t xml:space="preserve">Then, click </w:t>
      </w:r>
      <w:r w:rsidRPr="6BC33D6B">
        <w:rPr>
          <w:b/>
          <w:bCs/>
        </w:rPr>
        <w:t xml:space="preserve">View History </w:t>
      </w:r>
      <w:r>
        <w:t xml:space="preserve">in the </w:t>
      </w:r>
      <w:r w:rsidRPr="6BC33D6B">
        <w:rPr>
          <w:b/>
          <w:bCs/>
        </w:rPr>
        <w:t>Navigation Window.</w:t>
      </w:r>
    </w:p>
    <w:p w14:paraId="6E7A390E" w14:textId="77777777" w:rsidR="00932D7E" w:rsidRDefault="00075799" w:rsidP="00075799">
      <w:pPr>
        <w:pStyle w:val="BodyText"/>
      </w:pPr>
      <w:bookmarkStart w:id="199" w:name="_Ref27129376"/>
      <w:bookmarkStart w:id="200" w:name="_Ref32144189"/>
      <w:bookmarkStart w:id="201" w:name="_Ref32290300"/>
      <w:bookmarkStart w:id="202" w:name="_Ref32292637"/>
      <w:bookmarkStart w:id="203" w:name="_Ref32292643"/>
      <w:r w:rsidRPr="007C5F50">
        <w:rPr>
          <w:b/>
          <w:bCs/>
        </w:rPr>
        <w:t>For branches, the following information is displayed:</w:t>
      </w:r>
      <w:r>
        <w:t xml:space="preserve"> Currency, Opening Balance, Withdrawals, Deposits, Net Demand, Deliveries, Returns, and Closing Balance.  </w:t>
      </w:r>
    </w:p>
    <w:p w14:paraId="3EBF24F4" w14:textId="5BB94ADF" w:rsidR="00075799" w:rsidRDefault="00075799" w:rsidP="00075799">
      <w:pPr>
        <w:pStyle w:val="BodyText"/>
      </w:pPr>
      <w:r w:rsidRPr="007C5F50">
        <w:rPr>
          <w:b/>
          <w:bCs/>
          <w:u w:val="single"/>
        </w:rPr>
        <w:t>An example</w:t>
      </w:r>
      <w:r>
        <w:t xml:space="preserve"> of a Branch History is provided in the figure below:</w:t>
      </w:r>
    </w:p>
    <w:p w14:paraId="30FB89FF" w14:textId="4FE1E380" w:rsidR="00932D7E" w:rsidRDefault="00075799" w:rsidP="00932D7E">
      <w:r>
        <w:t xml:space="preserve">Figure </w:t>
      </w:r>
      <w:r w:rsidR="00743EA5">
        <w:fldChar w:fldCharType="begin"/>
      </w:r>
      <w:r w:rsidR="00743EA5">
        <w:instrText xml:space="preserve"> SEQ Figure \* ARABIC </w:instrText>
      </w:r>
      <w:r w:rsidR="00743EA5">
        <w:fldChar w:fldCharType="separate"/>
      </w:r>
      <w:r w:rsidR="009F0B76">
        <w:rPr>
          <w:noProof/>
        </w:rPr>
        <w:t>31</w:t>
      </w:r>
      <w:r w:rsidR="00743EA5">
        <w:rPr>
          <w:noProof/>
        </w:rPr>
        <w:fldChar w:fldCharType="end"/>
      </w:r>
      <w:r>
        <w:t>: Branch History Screen</w:t>
      </w:r>
    </w:p>
    <w:p w14:paraId="45F9885F" w14:textId="0C2CE28A" w:rsidR="00075799" w:rsidRDefault="00075799" w:rsidP="00367EE8">
      <w:pPr>
        <w:jc w:val="center"/>
      </w:pPr>
      <w:r>
        <w:rPr>
          <w:noProof/>
        </w:rPr>
        <w:drawing>
          <wp:inline distT="0" distB="0" distL="0" distR="0" wp14:anchorId="5F912E22" wp14:editId="705C8A24">
            <wp:extent cx="4978604" cy="2688100"/>
            <wp:effectExtent l="76200" t="76200" r="127000" b="131445"/>
            <wp:docPr id="1093372328" name="Picture 1093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979258" cy="2688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59726C4" w14:textId="77777777" w:rsidTr="007C5F50">
        <w:trPr>
          <w:cantSplit/>
          <w:trHeight w:val="681"/>
        </w:trPr>
        <w:tc>
          <w:tcPr>
            <w:tcW w:w="1224" w:type="dxa"/>
          </w:tcPr>
          <w:p w14:paraId="10F1754A" w14:textId="77777777" w:rsidR="00075799" w:rsidRPr="001671B4" w:rsidRDefault="00075799" w:rsidP="006C1022">
            <w:pPr>
              <w:pStyle w:val="TableNote"/>
            </w:pPr>
            <w:r>
              <w:rPr>
                <w:noProof/>
              </w:rPr>
              <w:drawing>
                <wp:inline distT="0" distB="0" distL="0" distR="0" wp14:anchorId="254A0809" wp14:editId="2422FA5E">
                  <wp:extent cx="302260" cy="302260"/>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2D4405"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2B71AD3" w14:textId="77777777" w:rsidR="00075799" w:rsidRDefault="00075799" w:rsidP="00075799">
      <w:pPr>
        <w:pStyle w:val="BodyText"/>
      </w:pPr>
      <w:r>
        <w:t xml:space="preserve">The following table explains the fields in the Branch History Window in more detail. </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88E66A5" w14:textId="77777777" w:rsidTr="007C5F50">
        <w:trPr>
          <w:cantSplit/>
          <w:tblHeader/>
        </w:trPr>
        <w:tc>
          <w:tcPr>
            <w:tcW w:w="7727" w:type="dxa"/>
            <w:gridSpan w:val="2"/>
            <w:tcBorders>
              <w:top w:val="single" w:sz="6" w:space="0" w:color="auto"/>
              <w:bottom w:val="double" w:sz="6" w:space="0" w:color="auto"/>
            </w:tcBorders>
            <w:shd w:val="clear" w:color="auto" w:fill="54B948"/>
          </w:tcPr>
          <w:p w14:paraId="658CE086" w14:textId="77777777" w:rsidR="00075799" w:rsidRPr="001671B4" w:rsidRDefault="00075799" w:rsidP="006C1022">
            <w:pPr>
              <w:pStyle w:val="TableHeading"/>
            </w:pPr>
            <w:r w:rsidRPr="001671B4">
              <w:t>Branch History Details</w:t>
            </w:r>
          </w:p>
        </w:tc>
      </w:tr>
      <w:tr w:rsidR="00075799" w:rsidRPr="001671B4" w14:paraId="27E88D7E" w14:textId="77777777" w:rsidTr="007C5F50">
        <w:trPr>
          <w:cantSplit/>
        </w:trPr>
        <w:tc>
          <w:tcPr>
            <w:tcW w:w="2269" w:type="dxa"/>
            <w:tcBorders>
              <w:top w:val="nil"/>
              <w:bottom w:val="single" w:sz="6" w:space="0" w:color="auto"/>
              <w:right w:val="single" w:sz="6" w:space="0" w:color="auto"/>
            </w:tcBorders>
          </w:tcPr>
          <w:p w14:paraId="3A04AC59"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0549517" w14:textId="77777777" w:rsidR="00075799" w:rsidRPr="001671B4" w:rsidRDefault="00075799" w:rsidP="006C1022">
            <w:pPr>
              <w:pStyle w:val="TableBody"/>
            </w:pPr>
            <w:r w:rsidRPr="001671B4">
              <w:t xml:space="preserve">The date for which the balance details are displayed. </w:t>
            </w:r>
          </w:p>
        </w:tc>
      </w:tr>
      <w:tr w:rsidR="00075799" w:rsidRPr="001671B4" w14:paraId="18B774F9" w14:textId="77777777" w:rsidTr="007C5F50">
        <w:trPr>
          <w:cantSplit/>
        </w:trPr>
        <w:tc>
          <w:tcPr>
            <w:tcW w:w="2269" w:type="dxa"/>
            <w:tcBorders>
              <w:top w:val="nil"/>
              <w:bottom w:val="single" w:sz="6" w:space="0" w:color="auto"/>
              <w:right w:val="single" w:sz="6" w:space="0" w:color="auto"/>
            </w:tcBorders>
          </w:tcPr>
          <w:p w14:paraId="1F88D1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5ECA7A02" w14:textId="77777777" w:rsidR="00075799" w:rsidRPr="001671B4" w:rsidRDefault="00075799" w:rsidP="006C1022">
            <w:pPr>
              <w:pStyle w:val="TableBody"/>
            </w:pPr>
            <w:r w:rsidRPr="001671B4">
              <w:t xml:space="preserve">Currency for which the balance details are displayed. </w:t>
            </w:r>
          </w:p>
        </w:tc>
      </w:tr>
      <w:tr w:rsidR="00075799" w:rsidRPr="001671B4" w14:paraId="3527D4B3" w14:textId="77777777" w:rsidTr="007C5F50">
        <w:trPr>
          <w:cantSplit/>
        </w:trPr>
        <w:tc>
          <w:tcPr>
            <w:tcW w:w="2269" w:type="dxa"/>
            <w:tcBorders>
              <w:top w:val="nil"/>
              <w:bottom w:val="single" w:sz="6" w:space="0" w:color="auto"/>
              <w:right w:val="single" w:sz="6" w:space="0" w:color="auto"/>
            </w:tcBorders>
          </w:tcPr>
          <w:p w14:paraId="510F2A8E"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DE068F8" w14:textId="66719241" w:rsidR="00075799" w:rsidRPr="001671B4" w:rsidRDefault="00075799" w:rsidP="006C1022">
            <w:pPr>
              <w:pStyle w:val="TableBody"/>
            </w:pPr>
            <w:r w:rsidRPr="001671B4">
              <w:t xml:space="preserve">The initial balance </w:t>
            </w:r>
            <w:r w:rsidR="002E2713" w:rsidRPr="001671B4">
              <w:t>represent</w:t>
            </w:r>
            <w:r w:rsidR="002E2713">
              <w:t>s</w:t>
            </w:r>
            <w:r w:rsidR="002E2713" w:rsidRPr="001671B4">
              <w:t xml:space="preserve"> </w:t>
            </w:r>
            <w:r w:rsidRPr="001671B4">
              <w:t>the last load balance load during the load process.</w:t>
            </w:r>
          </w:p>
        </w:tc>
      </w:tr>
      <w:tr w:rsidR="00075799" w:rsidRPr="001671B4" w14:paraId="432496FE" w14:textId="77777777" w:rsidTr="007C5F50">
        <w:trPr>
          <w:cantSplit/>
        </w:trPr>
        <w:tc>
          <w:tcPr>
            <w:tcW w:w="2269" w:type="dxa"/>
            <w:tcBorders>
              <w:top w:val="single" w:sz="6" w:space="0" w:color="auto"/>
              <w:bottom w:val="single" w:sz="6" w:space="0" w:color="auto"/>
              <w:right w:val="single" w:sz="6" w:space="0" w:color="auto"/>
            </w:tcBorders>
          </w:tcPr>
          <w:p w14:paraId="5417B25D"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2C2283BC" w14:textId="2E04B4EF" w:rsidR="00075799" w:rsidRPr="001671B4" w:rsidRDefault="002E2713" w:rsidP="006C1022">
            <w:pPr>
              <w:pStyle w:val="TableBody"/>
            </w:pPr>
            <w:r>
              <w:t>The a</w:t>
            </w:r>
            <w:r w:rsidRPr="001671B4">
              <w:t xml:space="preserve">mount </w:t>
            </w:r>
            <w:r w:rsidR="00075799" w:rsidRPr="001671B4">
              <w:t>representing customer withdrawals.</w:t>
            </w:r>
          </w:p>
        </w:tc>
      </w:tr>
      <w:tr w:rsidR="00075799" w:rsidRPr="001671B4" w14:paraId="5A0EF4BB" w14:textId="77777777" w:rsidTr="007C5F50">
        <w:trPr>
          <w:cantSplit/>
        </w:trPr>
        <w:tc>
          <w:tcPr>
            <w:tcW w:w="2269" w:type="dxa"/>
            <w:tcBorders>
              <w:top w:val="single" w:sz="6" w:space="0" w:color="auto"/>
              <w:bottom w:val="single" w:sz="6" w:space="0" w:color="auto"/>
              <w:right w:val="single" w:sz="6" w:space="0" w:color="auto"/>
            </w:tcBorders>
          </w:tcPr>
          <w:p w14:paraId="6DC163FD" w14:textId="77777777" w:rsidR="00075799" w:rsidRPr="007C5F50" w:rsidRDefault="00075799" w:rsidP="006C1022">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F25D952" w14:textId="059E0F31" w:rsidR="00075799" w:rsidRPr="001671B4" w:rsidRDefault="002E2713" w:rsidP="006C1022">
            <w:pPr>
              <w:pStyle w:val="TableBody"/>
            </w:pPr>
            <w:r>
              <w:t>The a</w:t>
            </w:r>
            <w:r w:rsidRPr="001671B4">
              <w:t xml:space="preserve">mount </w:t>
            </w:r>
            <w:r w:rsidR="00075799" w:rsidRPr="001671B4">
              <w:t>representing customer deposits.</w:t>
            </w:r>
          </w:p>
        </w:tc>
      </w:tr>
      <w:tr w:rsidR="00075799" w:rsidRPr="001671B4" w14:paraId="17E89434" w14:textId="77777777" w:rsidTr="007C5F50">
        <w:trPr>
          <w:cantSplit/>
        </w:trPr>
        <w:tc>
          <w:tcPr>
            <w:tcW w:w="2269" w:type="dxa"/>
            <w:tcBorders>
              <w:top w:val="single" w:sz="6" w:space="0" w:color="auto"/>
              <w:bottom w:val="single" w:sz="6" w:space="0" w:color="auto"/>
              <w:right w:val="single" w:sz="6" w:space="0" w:color="auto"/>
            </w:tcBorders>
          </w:tcPr>
          <w:p w14:paraId="0ACF90E3" w14:textId="77777777" w:rsidR="00075799" w:rsidRPr="007C5F50" w:rsidRDefault="00075799" w:rsidP="006C1022">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57F61DF8" w14:textId="77777777" w:rsidR="00075799" w:rsidRPr="001671B4" w:rsidRDefault="00075799" w:rsidP="006C1022">
            <w:pPr>
              <w:pStyle w:val="TableBody"/>
            </w:pPr>
            <w:r w:rsidRPr="001671B4">
              <w:t>Total withdrawals subtracted by deposits.</w:t>
            </w:r>
          </w:p>
        </w:tc>
      </w:tr>
      <w:tr w:rsidR="00075799" w:rsidRPr="001671B4" w14:paraId="18BA17F0" w14:textId="77777777" w:rsidTr="007C5F50">
        <w:trPr>
          <w:cantSplit/>
        </w:trPr>
        <w:tc>
          <w:tcPr>
            <w:tcW w:w="2269" w:type="dxa"/>
            <w:tcBorders>
              <w:top w:val="single" w:sz="6" w:space="0" w:color="auto"/>
              <w:bottom w:val="single" w:sz="6" w:space="0" w:color="auto"/>
              <w:right w:val="single" w:sz="6" w:space="0" w:color="auto"/>
            </w:tcBorders>
          </w:tcPr>
          <w:p w14:paraId="508A51F3"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6576C6EB" w14:textId="77777777" w:rsidR="00075799" w:rsidRPr="001671B4" w:rsidRDefault="00075799" w:rsidP="006C1022">
            <w:pPr>
              <w:pStyle w:val="TableBody"/>
            </w:pPr>
            <w:r w:rsidRPr="001671B4">
              <w:t>Planned deliveries and committed orders.</w:t>
            </w:r>
          </w:p>
        </w:tc>
      </w:tr>
      <w:tr w:rsidR="00075799" w:rsidRPr="001671B4" w14:paraId="4312CA91" w14:textId="77777777" w:rsidTr="007C5F50">
        <w:trPr>
          <w:cantSplit/>
        </w:trPr>
        <w:tc>
          <w:tcPr>
            <w:tcW w:w="2269" w:type="dxa"/>
            <w:tcBorders>
              <w:top w:val="single" w:sz="6" w:space="0" w:color="auto"/>
              <w:bottom w:val="single" w:sz="6" w:space="0" w:color="auto"/>
              <w:right w:val="single" w:sz="6" w:space="0" w:color="auto"/>
            </w:tcBorders>
          </w:tcPr>
          <w:p w14:paraId="3635219D"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F574C31" w14:textId="77777777" w:rsidR="00075799" w:rsidRPr="001671B4" w:rsidRDefault="00075799" w:rsidP="006C1022">
            <w:pPr>
              <w:pStyle w:val="TableBody"/>
            </w:pPr>
            <w:r w:rsidRPr="001671B4">
              <w:t>For Branches, returns represent the amount of cash returned.</w:t>
            </w:r>
          </w:p>
        </w:tc>
      </w:tr>
      <w:tr w:rsidR="00075799" w:rsidRPr="001671B4" w14:paraId="7D26877D" w14:textId="77777777" w:rsidTr="007C5F50">
        <w:trPr>
          <w:cantSplit/>
        </w:trPr>
        <w:tc>
          <w:tcPr>
            <w:tcW w:w="2269" w:type="dxa"/>
            <w:tcBorders>
              <w:top w:val="single" w:sz="6" w:space="0" w:color="auto"/>
              <w:bottom w:val="single" w:sz="6" w:space="0" w:color="auto"/>
              <w:right w:val="single" w:sz="6" w:space="0" w:color="auto"/>
            </w:tcBorders>
          </w:tcPr>
          <w:p w14:paraId="42F2038D" w14:textId="77777777" w:rsidR="00075799" w:rsidRPr="007C5F50" w:rsidRDefault="00075799" w:rsidP="006C1022">
            <w:pPr>
              <w:pStyle w:val="TableBody"/>
              <w:rPr>
                <w:b/>
                <w:bCs/>
              </w:rPr>
            </w:pPr>
            <w:r w:rsidRPr="007C5F50">
              <w:rPr>
                <w:b/>
                <w:bCs/>
              </w:rPr>
              <w:t>Unplanned Deliveries</w:t>
            </w:r>
          </w:p>
        </w:tc>
        <w:tc>
          <w:tcPr>
            <w:tcW w:w="5458" w:type="dxa"/>
            <w:tcBorders>
              <w:top w:val="single" w:sz="6" w:space="0" w:color="auto"/>
              <w:left w:val="single" w:sz="6" w:space="0" w:color="auto"/>
              <w:bottom w:val="single" w:sz="6" w:space="0" w:color="auto"/>
            </w:tcBorders>
          </w:tcPr>
          <w:p w14:paraId="597F211F" w14:textId="13BC76DF" w:rsidR="00075799" w:rsidRPr="001671B4" w:rsidRDefault="00075799" w:rsidP="006C1022">
            <w:pPr>
              <w:pStyle w:val="TableBody"/>
            </w:pPr>
            <w:r w:rsidRPr="001671B4">
              <w:t xml:space="preserve">Emergency delivery </w:t>
            </w:r>
            <w:r w:rsidR="002E2713">
              <w:t xml:space="preserve">is </w:t>
            </w:r>
            <w:r w:rsidRPr="001671B4">
              <w:t>triggered when the opening balances are under the required balance.</w:t>
            </w:r>
          </w:p>
        </w:tc>
      </w:tr>
      <w:tr w:rsidR="00075799" w:rsidRPr="001671B4" w14:paraId="4FA556AB" w14:textId="77777777" w:rsidTr="007C5F50">
        <w:trPr>
          <w:cantSplit/>
        </w:trPr>
        <w:tc>
          <w:tcPr>
            <w:tcW w:w="2269" w:type="dxa"/>
            <w:tcBorders>
              <w:top w:val="single" w:sz="6" w:space="0" w:color="auto"/>
              <w:bottom w:val="single" w:sz="6" w:space="0" w:color="auto"/>
              <w:right w:val="single" w:sz="6" w:space="0" w:color="auto"/>
            </w:tcBorders>
          </w:tcPr>
          <w:p w14:paraId="4A28AF76" w14:textId="77777777" w:rsidR="00075799" w:rsidRPr="007C5F50" w:rsidRDefault="00075799" w:rsidP="006C1022">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15E00ED2" w14:textId="77777777" w:rsidR="00075799" w:rsidRPr="001671B4" w:rsidRDefault="00075799" w:rsidP="006C1022">
            <w:pPr>
              <w:pStyle w:val="TableBody"/>
            </w:pPr>
            <w:r w:rsidRPr="001671B4">
              <w:t>Emergency return triggered when the opening balances are over maximum holding.</w:t>
            </w:r>
          </w:p>
        </w:tc>
      </w:tr>
      <w:tr w:rsidR="00075799" w:rsidRPr="001671B4" w14:paraId="7C800CFF" w14:textId="77777777" w:rsidTr="007C5F50">
        <w:trPr>
          <w:cantSplit/>
        </w:trPr>
        <w:tc>
          <w:tcPr>
            <w:tcW w:w="2269" w:type="dxa"/>
            <w:tcBorders>
              <w:top w:val="single" w:sz="6" w:space="0" w:color="auto"/>
              <w:bottom w:val="single" w:sz="6" w:space="0" w:color="auto"/>
              <w:right w:val="single" w:sz="6" w:space="0" w:color="auto"/>
            </w:tcBorders>
          </w:tcPr>
          <w:p w14:paraId="14FAC9C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741C4B42" w14:textId="77777777" w:rsidR="00075799" w:rsidRPr="001671B4" w:rsidRDefault="00075799" w:rsidP="006C1022">
            <w:pPr>
              <w:pStyle w:val="TableBody"/>
            </w:pPr>
            <w:r w:rsidRPr="001671B4">
              <w:t>Closing balance at the end of the day.</w:t>
            </w:r>
          </w:p>
        </w:tc>
      </w:tr>
      <w:bookmarkEnd w:id="199"/>
      <w:bookmarkEnd w:id="200"/>
      <w:bookmarkEnd w:id="201"/>
      <w:bookmarkEnd w:id="202"/>
      <w:bookmarkEnd w:id="203"/>
    </w:tbl>
    <w:p w14:paraId="577F93BD" w14:textId="77777777" w:rsidR="00075799" w:rsidRDefault="00075799" w:rsidP="006C1022">
      <w:pPr>
        <w:pStyle w:val="TableBody"/>
      </w:pPr>
    </w:p>
    <w:p w14:paraId="5453924D" w14:textId="77777777" w:rsidR="00075799" w:rsidRPr="00980846" w:rsidRDefault="00075799" w:rsidP="00075799">
      <w:pPr>
        <w:pStyle w:val="Heading5"/>
      </w:pPr>
      <w:r w:rsidRPr="002B151D">
        <w:t>Branch</w:t>
      </w:r>
      <w:r w:rsidRPr="00980846">
        <w:t xml:space="preserve"> </w:t>
      </w:r>
      <w:r>
        <w:t xml:space="preserve">Linked </w:t>
      </w:r>
      <w:r w:rsidRPr="00980846">
        <w:t>History</w:t>
      </w:r>
    </w:p>
    <w:p w14:paraId="2520693E" w14:textId="57758162" w:rsidR="00075799" w:rsidRDefault="00075799" w:rsidP="007C5F50">
      <w:pPr>
        <w:pStyle w:val="BodyText"/>
      </w:pPr>
      <w:r w:rsidRPr="026955AD">
        <w:t>The Linked History supplies essentially the same data as the Branch History report, but it offers details for the individual Balance Accounts maintained at the branch and tracked in OptiCash/Optinet.</w:t>
      </w:r>
    </w:p>
    <w:p w14:paraId="67723E1F" w14:textId="57124A46" w:rsidR="00075799" w:rsidRDefault="00075799" w:rsidP="00075799">
      <w:pPr>
        <w:rPr>
          <w:rFonts w:ascii="Arial" w:hAnsi="Arial" w:cs="Arial"/>
          <w:sz w:val="20"/>
        </w:rPr>
      </w:pPr>
      <w:r>
        <w:t xml:space="preserve">Figure </w:t>
      </w:r>
      <w:r w:rsidR="00743EA5">
        <w:fldChar w:fldCharType="begin"/>
      </w:r>
      <w:r w:rsidR="00743EA5">
        <w:instrText xml:space="preserve"> SEQ Figure \* ARABIC </w:instrText>
      </w:r>
      <w:r w:rsidR="00743EA5">
        <w:fldChar w:fldCharType="separate"/>
      </w:r>
      <w:r w:rsidR="009F0B76">
        <w:rPr>
          <w:noProof/>
        </w:rPr>
        <w:t>32</w:t>
      </w:r>
      <w:r w:rsidR="00743EA5">
        <w:rPr>
          <w:noProof/>
        </w:rPr>
        <w:fldChar w:fldCharType="end"/>
      </w:r>
      <w:r>
        <w:t>: Branch Linked History Screen</w:t>
      </w:r>
    </w:p>
    <w:p w14:paraId="24C619DC" w14:textId="77777777" w:rsidR="00075799" w:rsidRDefault="00075799" w:rsidP="006C1022">
      <w:pPr>
        <w:jc w:val="center"/>
      </w:pPr>
      <w:r>
        <w:rPr>
          <w:noProof/>
        </w:rPr>
        <w:drawing>
          <wp:inline distT="0" distB="0" distL="0" distR="0" wp14:anchorId="6CEBAB5B" wp14:editId="7A3F498D">
            <wp:extent cx="5212690" cy="2977387"/>
            <wp:effectExtent l="76200" t="76200" r="140970" b="128270"/>
            <wp:docPr id="1737360491" name="Picture 17373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213981" cy="2978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09A95401" w14:textId="77777777" w:rsidTr="006C1022">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5EDAC44B" w14:textId="77777777" w:rsidR="00075799" w:rsidRDefault="00075799" w:rsidP="006C1022">
            <w:pPr>
              <w:pStyle w:val="TableHeading"/>
            </w:pPr>
            <w:r>
              <w:t>Branch Linked History Details</w:t>
            </w:r>
          </w:p>
        </w:tc>
      </w:tr>
      <w:tr w:rsidR="00075799" w14:paraId="3CC02B29" w14:textId="77777777" w:rsidTr="00596BD6">
        <w:trPr>
          <w:cantSplit/>
          <w:trHeight w:val="135"/>
        </w:trPr>
        <w:tc>
          <w:tcPr>
            <w:tcW w:w="2570" w:type="dxa"/>
            <w:tcBorders>
              <w:top w:val="single" w:sz="4" w:space="0" w:color="000000"/>
              <w:left w:val="single" w:sz="4" w:space="0" w:color="000000"/>
              <w:bottom w:val="single" w:sz="4" w:space="0" w:color="000000"/>
            </w:tcBorders>
          </w:tcPr>
          <w:p w14:paraId="40086D46" w14:textId="77777777" w:rsidR="00075799" w:rsidRPr="007C5F50" w:rsidRDefault="00075799" w:rsidP="006C1022">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E54F823" w14:textId="77777777" w:rsidR="00075799" w:rsidRDefault="00075799" w:rsidP="006C1022">
            <w:pPr>
              <w:pStyle w:val="TableBody"/>
            </w:pPr>
            <w:r>
              <w:t>The date for which the history details are displayed.</w:t>
            </w:r>
          </w:p>
        </w:tc>
      </w:tr>
      <w:tr w:rsidR="00075799" w14:paraId="6B708FC6" w14:textId="77777777" w:rsidTr="00596BD6">
        <w:trPr>
          <w:cantSplit/>
          <w:trHeight w:val="135"/>
        </w:trPr>
        <w:tc>
          <w:tcPr>
            <w:tcW w:w="2570" w:type="dxa"/>
            <w:tcBorders>
              <w:top w:val="single" w:sz="4" w:space="0" w:color="000000"/>
              <w:left w:val="single" w:sz="4" w:space="0" w:color="000000"/>
              <w:bottom w:val="single" w:sz="4" w:space="0" w:color="000000"/>
            </w:tcBorders>
          </w:tcPr>
          <w:p w14:paraId="33449292" w14:textId="77777777" w:rsidR="00075799" w:rsidRPr="007C5F50" w:rsidRDefault="00075799" w:rsidP="006C1022">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68B7BA3C" w14:textId="77777777" w:rsidR="00075799" w:rsidRDefault="00075799" w:rsidP="006C1022">
            <w:pPr>
              <w:pStyle w:val="TableBody"/>
            </w:pPr>
            <w:r>
              <w:t xml:space="preserve">Currency for which the history details are reported.  </w:t>
            </w:r>
          </w:p>
        </w:tc>
      </w:tr>
      <w:tr w:rsidR="00075799" w14:paraId="05FDFADE" w14:textId="77777777" w:rsidTr="00596BD6">
        <w:trPr>
          <w:cantSplit/>
          <w:trHeight w:val="135"/>
        </w:trPr>
        <w:tc>
          <w:tcPr>
            <w:tcW w:w="2570" w:type="dxa"/>
            <w:tcBorders>
              <w:top w:val="single" w:sz="4" w:space="0" w:color="000000"/>
              <w:left w:val="single" w:sz="4" w:space="0" w:color="000000"/>
              <w:bottom w:val="single" w:sz="4" w:space="0" w:color="000000"/>
            </w:tcBorders>
          </w:tcPr>
          <w:p w14:paraId="5848820F" w14:textId="77777777" w:rsidR="00075799" w:rsidRPr="007C5F50" w:rsidRDefault="00075799" w:rsidP="006C1022">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70B25F46" w14:textId="77777777" w:rsidR="00075799" w:rsidRDefault="00075799" w:rsidP="006C1022">
            <w:pPr>
              <w:pStyle w:val="TableBody"/>
            </w:pPr>
            <w:r>
              <w:t>Balance Account for which the history details are reported</w:t>
            </w:r>
          </w:p>
        </w:tc>
      </w:tr>
      <w:tr w:rsidR="00075799" w14:paraId="60C08315" w14:textId="77777777" w:rsidTr="00596BD6">
        <w:trPr>
          <w:cantSplit/>
          <w:trHeight w:val="135"/>
        </w:trPr>
        <w:tc>
          <w:tcPr>
            <w:tcW w:w="2570" w:type="dxa"/>
            <w:tcBorders>
              <w:top w:val="single" w:sz="4" w:space="0" w:color="000000"/>
              <w:left w:val="single" w:sz="4" w:space="0" w:color="000000"/>
              <w:bottom w:val="single" w:sz="4" w:space="0" w:color="000000"/>
            </w:tcBorders>
          </w:tcPr>
          <w:p w14:paraId="7B8DC2A1" w14:textId="77777777" w:rsidR="00075799" w:rsidRPr="007C5F50" w:rsidRDefault="00075799" w:rsidP="006C1022">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8708C3C" w14:textId="12EC8658" w:rsidR="00075799" w:rsidRDefault="00075799" w:rsidP="006C1022">
            <w:pPr>
              <w:pStyle w:val="TableBody"/>
            </w:pPr>
            <w:r>
              <w:t xml:space="preserve">The starting balance </w:t>
            </w:r>
            <w:r w:rsidR="002E2713">
              <w:t xml:space="preserve">represents </w:t>
            </w:r>
            <w:r>
              <w:t>the closing balance of the last day.</w:t>
            </w:r>
          </w:p>
        </w:tc>
      </w:tr>
      <w:tr w:rsidR="00075799" w14:paraId="20761265" w14:textId="77777777" w:rsidTr="00596BD6">
        <w:trPr>
          <w:cantSplit/>
          <w:trHeight w:val="135"/>
        </w:trPr>
        <w:tc>
          <w:tcPr>
            <w:tcW w:w="2570" w:type="dxa"/>
            <w:tcBorders>
              <w:top w:val="single" w:sz="4" w:space="0" w:color="000000"/>
              <w:left w:val="single" w:sz="4" w:space="0" w:color="000000"/>
              <w:bottom w:val="single" w:sz="4" w:space="0" w:color="000000"/>
            </w:tcBorders>
          </w:tcPr>
          <w:p w14:paraId="547199B0" w14:textId="77777777" w:rsidR="00075799" w:rsidRPr="007C5F50" w:rsidRDefault="00075799" w:rsidP="006C1022">
            <w:pPr>
              <w:pStyle w:val="TableBody"/>
              <w:rPr>
                <w:b/>
                <w:bCs/>
              </w:rPr>
            </w:pPr>
            <w:r w:rsidRPr="007C5F50">
              <w:rPr>
                <w:b/>
                <w:bCs/>
              </w:rPr>
              <w:t>Withdrawals (Outflows)</w:t>
            </w:r>
          </w:p>
        </w:tc>
        <w:tc>
          <w:tcPr>
            <w:tcW w:w="5500" w:type="dxa"/>
            <w:tcBorders>
              <w:top w:val="single" w:sz="4" w:space="0" w:color="000000"/>
              <w:left w:val="single" w:sz="4" w:space="0" w:color="000000"/>
              <w:bottom w:val="single" w:sz="4" w:space="0" w:color="000000"/>
              <w:right w:val="single" w:sz="4" w:space="0" w:color="000000"/>
            </w:tcBorders>
          </w:tcPr>
          <w:p w14:paraId="2521E5B5" w14:textId="73DC5B57" w:rsidR="00075799" w:rsidRDefault="00075799" w:rsidP="006C1022">
            <w:pPr>
              <w:pStyle w:val="TableBody"/>
            </w:pPr>
            <w:r>
              <w:t xml:space="preserve">Reduction of the account balance through </w:t>
            </w:r>
            <w:r w:rsidR="002E2713">
              <w:t xml:space="preserve">the </w:t>
            </w:r>
            <w:r>
              <w:t>outflow</w:t>
            </w:r>
          </w:p>
        </w:tc>
      </w:tr>
      <w:tr w:rsidR="00075799" w14:paraId="5BC19F39" w14:textId="77777777" w:rsidTr="00596BD6">
        <w:trPr>
          <w:cantSplit/>
          <w:trHeight w:val="135"/>
        </w:trPr>
        <w:tc>
          <w:tcPr>
            <w:tcW w:w="2570" w:type="dxa"/>
            <w:tcBorders>
              <w:top w:val="single" w:sz="4" w:space="0" w:color="000000"/>
              <w:left w:val="single" w:sz="4" w:space="0" w:color="000000"/>
              <w:bottom w:val="single" w:sz="4" w:space="0" w:color="000000"/>
            </w:tcBorders>
          </w:tcPr>
          <w:p w14:paraId="6CAC64A9" w14:textId="77777777" w:rsidR="00075799" w:rsidRPr="007C5F50" w:rsidRDefault="00075799" w:rsidP="006C1022">
            <w:pPr>
              <w:pStyle w:val="TableBody"/>
              <w:rPr>
                <w:b/>
                <w:bCs/>
              </w:rPr>
            </w:pPr>
            <w:r w:rsidRPr="007C5F50">
              <w:rPr>
                <w:b/>
                <w:bCs/>
              </w:rPr>
              <w:t>Deposits  (Inflows)</w:t>
            </w:r>
          </w:p>
        </w:tc>
        <w:tc>
          <w:tcPr>
            <w:tcW w:w="5500" w:type="dxa"/>
            <w:tcBorders>
              <w:top w:val="single" w:sz="4" w:space="0" w:color="000000"/>
              <w:left w:val="single" w:sz="4" w:space="0" w:color="000000"/>
              <w:bottom w:val="single" w:sz="4" w:space="0" w:color="000000"/>
              <w:right w:val="single" w:sz="4" w:space="0" w:color="000000"/>
            </w:tcBorders>
          </w:tcPr>
          <w:p w14:paraId="2C9E9B89" w14:textId="687EC0E4" w:rsidR="00075799" w:rsidRDefault="00075799" w:rsidP="006C1022">
            <w:pPr>
              <w:pStyle w:val="TableBody"/>
            </w:pPr>
            <w:r>
              <w:t xml:space="preserve">Increase of the account balance through </w:t>
            </w:r>
            <w:r w:rsidR="002E2713">
              <w:t xml:space="preserve">the </w:t>
            </w:r>
            <w:r>
              <w:t>inflow</w:t>
            </w:r>
          </w:p>
        </w:tc>
      </w:tr>
      <w:tr w:rsidR="00075799" w14:paraId="565ADF9B" w14:textId="77777777" w:rsidTr="00596BD6">
        <w:trPr>
          <w:cantSplit/>
          <w:trHeight w:val="135"/>
        </w:trPr>
        <w:tc>
          <w:tcPr>
            <w:tcW w:w="2570" w:type="dxa"/>
            <w:tcBorders>
              <w:top w:val="single" w:sz="4" w:space="0" w:color="000000"/>
              <w:left w:val="single" w:sz="4" w:space="0" w:color="000000"/>
              <w:bottom w:val="single" w:sz="4" w:space="0" w:color="000000"/>
            </w:tcBorders>
          </w:tcPr>
          <w:p w14:paraId="2E064059" w14:textId="77777777" w:rsidR="00075799" w:rsidRPr="007C5F50" w:rsidRDefault="00075799" w:rsidP="006C1022">
            <w:pPr>
              <w:pStyle w:val="TableBody"/>
              <w:rPr>
                <w:b/>
                <w:bCs/>
              </w:rPr>
            </w:pPr>
            <w:r w:rsidRPr="007C5F50">
              <w:rPr>
                <w:b/>
                <w:bCs/>
              </w:rPr>
              <w:t>Net Demand</w:t>
            </w:r>
          </w:p>
        </w:tc>
        <w:tc>
          <w:tcPr>
            <w:tcW w:w="5500" w:type="dxa"/>
            <w:tcBorders>
              <w:top w:val="single" w:sz="4" w:space="0" w:color="000000"/>
              <w:left w:val="single" w:sz="4" w:space="0" w:color="000000"/>
              <w:bottom w:val="single" w:sz="4" w:space="0" w:color="000000"/>
              <w:right w:val="single" w:sz="4" w:space="0" w:color="000000"/>
            </w:tcBorders>
          </w:tcPr>
          <w:p w14:paraId="40DF6CBA" w14:textId="77777777" w:rsidR="00075799" w:rsidRDefault="00075799" w:rsidP="006C1022">
            <w:pPr>
              <w:pStyle w:val="TableBody"/>
            </w:pPr>
            <w:r>
              <w:t>Difference between Withdrawals and Deposits</w:t>
            </w:r>
          </w:p>
        </w:tc>
      </w:tr>
      <w:tr w:rsidR="00075799" w14:paraId="0779E3CD" w14:textId="77777777" w:rsidTr="00596BD6">
        <w:trPr>
          <w:cantSplit/>
          <w:trHeight w:val="135"/>
        </w:trPr>
        <w:tc>
          <w:tcPr>
            <w:tcW w:w="2570" w:type="dxa"/>
            <w:tcBorders>
              <w:top w:val="single" w:sz="4" w:space="0" w:color="000000"/>
              <w:left w:val="single" w:sz="4" w:space="0" w:color="000000"/>
              <w:bottom w:val="single" w:sz="4" w:space="0" w:color="000000"/>
            </w:tcBorders>
          </w:tcPr>
          <w:p w14:paraId="77411472" w14:textId="77777777" w:rsidR="00075799" w:rsidRPr="007C5F50" w:rsidRDefault="00075799" w:rsidP="006C1022">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16BA6323" w14:textId="77777777" w:rsidR="00075799" w:rsidRDefault="00075799" w:rsidP="006C1022">
            <w:pPr>
              <w:pStyle w:val="TableBody"/>
            </w:pPr>
            <w:r>
              <w:t>Planned deliveries for that date.</w:t>
            </w:r>
          </w:p>
        </w:tc>
      </w:tr>
      <w:tr w:rsidR="00075799" w14:paraId="4BA982F5" w14:textId="77777777" w:rsidTr="00596BD6">
        <w:trPr>
          <w:cantSplit/>
          <w:trHeight w:val="135"/>
        </w:trPr>
        <w:tc>
          <w:tcPr>
            <w:tcW w:w="2570" w:type="dxa"/>
            <w:tcBorders>
              <w:top w:val="single" w:sz="4" w:space="0" w:color="000000"/>
              <w:left w:val="single" w:sz="4" w:space="0" w:color="000000"/>
              <w:bottom w:val="single" w:sz="4" w:space="0" w:color="000000"/>
            </w:tcBorders>
          </w:tcPr>
          <w:p w14:paraId="6A24D7C8" w14:textId="77777777" w:rsidR="00075799" w:rsidRPr="007C5F50" w:rsidRDefault="00075799" w:rsidP="006C1022">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22770939" w14:textId="36767FF2" w:rsidR="00075799" w:rsidRDefault="00075799" w:rsidP="006C1022">
            <w:pPr>
              <w:pStyle w:val="TableBody"/>
            </w:pPr>
            <w:r>
              <w:t>For branches and replacement</w:t>
            </w:r>
            <w:r w:rsidR="002E2713">
              <w:t>s,</w:t>
            </w:r>
            <w:r>
              <w:t xml:space="preserve"> ATMs represent the amount of cash returned.</w:t>
            </w:r>
          </w:p>
        </w:tc>
      </w:tr>
      <w:tr w:rsidR="00075799" w14:paraId="08D192EA" w14:textId="77777777" w:rsidTr="00596BD6">
        <w:trPr>
          <w:cantSplit/>
          <w:trHeight w:val="135"/>
        </w:trPr>
        <w:tc>
          <w:tcPr>
            <w:tcW w:w="2570" w:type="dxa"/>
            <w:tcBorders>
              <w:top w:val="single" w:sz="4" w:space="0" w:color="000000"/>
              <w:left w:val="single" w:sz="4" w:space="0" w:color="000000"/>
              <w:bottom w:val="single" w:sz="4" w:space="0" w:color="000000"/>
            </w:tcBorders>
          </w:tcPr>
          <w:p w14:paraId="4111D422" w14:textId="77777777" w:rsidR="00075799" w:rsidRPr="007C5F50" w:rsidRDefault="00075799" w:rsidP="006C1022">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6404021A" w14:textId="03392A8D" w:rsidR="00075799" w:rsidRDefault="00075799" w:rsidP="006C1022">
            <w:pPr>
              <w:pStyle w:val="TableBody"/>
            </w:pPr>
            <w:r>
              <w:t xml:space="preserve">Emergency delivery </w:t>
            </w:r>
            <w:r w:rsidR="002E2713">
              <w:t xml:space="preserve">is </w:t>
            </w:r>
            <w:r>
              <w:t>triggered when the opening balances are under the required balance.</w:t>
            </w:r>
          </w:p>
        </w:tc>
      </w:tr>
      <w:tr w:rsidR="00075799" w14:paraId="7423C772" w14:textId="77777777" w:rsidTr="00596BD6">
        <w:trPr>
          <w:cantSplit/>
          <w:trHeight w:val="135"/>
        </w:trPr>
        <w:tc>
          <w:tcPr>
            <w:tcW w:w="2570" w:type="dxa"/>
            <w:tcBorders>
              <w:top w:val="single" w:sz="4" w:space="0" w:color="000000"/>
              <w:left w:val="single" w:sz="4" w:space="0" w:color="000000"/>
              <w:bottom w:val="single" w:sz="4" w:space="0" w:color="000000"/>
            </w:tcBorders>
          </w:tcPr>
          <w:p w14:paraId="6AFDCAF6" w14:textId="77777777" w:rsidR="00075799" w:rsidRPr="007C5F50" w:rsidRDefault="00075799" w:rsidP="006C1022">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256022CD" w14:textId="40977279" w:rsidR="00075799" w:rsidRDefault="00075799" w:rsidP="006C1022">
            <w:pPr>
              <w:pStyle w:val="TableBody"/>
            </w:pPr>
            <w:r>
              <w:t xml:space="preserve">Emergency return </w:t>
            </w:r>
            <w:r w:rsidR="00EA1DDF">
              <w:t xml:space="preserve">is </w:t>
            </w:r>
            <w:r>
              <w:t>triggered when the opening balances are over the maximum holding.</w:t>
            </w:r>
          </w:p>
        </w:tc>
      </w:tr>
      <w:tr w:rsidR="00075799" w14:paraId="5ACAF524" w14:textId="77777777" w:rsidTr="00596BD6">
        <w:trPr>
          <w:cantSplit/>
          <w:trHeight w:val="135"/>
        </w:trPr>
        <w:tc>
          <w:tcPr>
            <w:tcW w:w="2570" w:type="dxa"/>
            <w:tcBorders>
              <w:top w:val="single" w:sz="4" w:space="0" w:color="000000"/>
              <w:left w:val="single" w:sz="4" w:space="0" w:color="000000"/>
              <w:bottom w:val="single" w:sz="4" w:space="0" w:color="000000"/>
            </w:tcBorders>
          </w:tcPr>
          <w:p w14:paraId="1BA74A5D" w14:textId="77777777" w:rsidR="00075799" w:rsidRPr="007C5F50" w:rsidRDefault="00075799" w:rsidP="006C1022">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7BDCA5A0" w14:textId="16EA9113" w:rsidR="00075799" w:rsidRDefault="00075799" w:rsidP="006C1022">
            <w:pPr>
              <w:pStyle w:val="TableBody"/>
            </w:pPr>
            <w:r>
              <w:t>Delivery total for the full branch reflecting a sum of the individual account deliveries</w:t>
            </w:r>
          </w:p>
        </w:tc>
      </w:tr>
      <w:tr w:rsidR="00075799" w14:paraId="16D35296" w14:textId="77777777" w:rsidTr="00596BD6">
        <w:trPr>
          <w:cantSplit/>
          <w:trHeight w:val="135"/>
        </w:trPr>
        <w:tc>
          <w:tcPr>
            <w:tcW w:w="2570" w:type="dxa"/>
            <w:tcBorders>
              <w:top w:val="single" w:sz="4" w:space="0" w:color="000000"/>
              <w:left w:val="single" w:sz="4" w:space="0" w:color="000000"/>
              <w:bottom w:val="single" w:sz="4" w:space="0" w:color="000000"/>
            </w:tcBorders>
          </w:tcPr>
          <w:p w14:paraId="372B5666" w14:textId="77777777" w:rsidR="00075799" w:rsidRPr="007C5F50" w:rsidRDefault="00075799" w:rsidP="006C1022">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149E4540" w14:textId="3FCC34BC" w:rsidR="00075799" w:rsidRDefault="00075799" w:rsidP="006C1022">
            <w:pPr>
              <w:pStyle w:val="TableBody"/>
            </w:pPr>
            <w:r>
              <w:t>Return total for the full branch reflecting a sum of the individual account returns</w:t>
            </w:r>
          </w:p>
        </w:tc>
      </w:tr>
      <w:tr w:rsidR="00075799" w14:paraId="27E71D7F" w14:textId="77777777" w:rsidTr="00596BD6">
        <w:trPr>
          <w:cantSplit/>
          <w:trHeight w:val="135"/>
        </w:trPr>
        <w:tc>
          <w:tcPr>
            <w:tcW w:w="2570" w:type="dxa"/>
            <w:tcBorders>
              <w:top w:val="single" w:sz="4" w:space="0" w:color="000000"/>
              <w:left w:val="single" w:sz="4" w:space="0" w:color="000000"/>
              <w:bottom w:val="single" w:sz="4" w:space="0" w:color="000000"/>
            </w:tcBorders>
          </w:tcPr>
          <w:p w14:paraId="44141005" w14:textId="77777777" w:rsidR="00075799" w:rsidRPr="007C5F50" w:rsidRDefault="00075799" w:rsidP="006C1022">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50B76D40" w14:textId="77777777" w:rsidR="00075799" w:rsidRDefault="00075799" w:rsidP="006C1022">
            <w:pPr>
              <w:pStyle w:val="TableBody"/>
            </w:pPr>
            <w:r>
              <w:t>Closing balance at the end of the day.</w:t>
            </w:r>
          </w:p>
        </w:tc>
      </w:tr>
    </w:tbl>
    <w:p w14:paraId="68636488" w14:textId="77777777" w:rsidR="00075799" w:rsidRDefault="00075799" w:rsidP="00075799">
      <w:pPr>
        <w:rPr>
          <w:rFonts w:ascii="Arial" w:hAnsi="Arial" w:cs="Arial"/>
          <w:sz w:val="20"/>
        </w:rPr>
      </w:pPr>
    </w:p>
    <w:p w14:paraId="58BC8A91" w14:textId="77777777" w:rsidR="00075799" w:rsidRPr="008C2A35" w:rsidRDefault="00075799" w:rsidP="00075799">
      <w:pPr>
        <w:pStyle w:val="Heading4"/>
      </w:pPr>
      <w:r w:rsidRPr="008C2A35">
        <w:t xml:space="preserve">Viewing </w:t>
      </w:r>
      <w:r>
        <w:t>Forecasts</w:t>
      </w:r>
    </w:p>
    <w:p w14:paraId="541CB10B" w14:textId="77777777" w:rsidR="00075799" w:rsidRDefault="00075799" w:rsidP="00075799">
      <w:pPr>
        <w:pStyle w:val="BodyText"/>
      </w:pPr>
      <w:r>
        <w:t>Forecasting is an OptiCash process that uses historical data to predict or estimate amounts of future occurrences.  OptiNet allows you to view these forecasts for each Cashpoint in your network.</w:t>
      </w:r>
    </w:p>
    <w:p w14:paraId="6BC0E110" w14:textId="77777777" w:rsidR="00075799" w:rsidRPr="00980846" w:rsidRDefault="00075799" w:rsidP="00075799">
      <w:pPr>
        <w:pStyle w:val="Heading5"/>
      </w:pPr>
      <w:bookmarkStart w:id="204" w:name="_Ref32144192"/>
      <w:r w:rsidRPr="00980846">
        <w:t>ATM Forecasts</w:t>
      </w:r>
      <w:bookmarkEnd w:id="204"/>
    </w:p>
    <w:p w14:paraId="61871C7F" w14:textId="3BA13EC5" w:rsidR="00075799" w:rsidRDefault="00075799" w:rsidP="00075799">
      <w:pPr>
        <w:pStyle w:val="BodyText"/>
      </w:pPr>
      <w:r>
        <w:t xml:space="preserve">For ATMs, the data being forecasted is withdrawals. The OptiCash forecasting algorithm uses a complex set of variables including holidays, events, day of </w:t>
      </w:r>
      <w:r w:rsidR="00EA1DDF">
        <w:t xml:space="preserve">the </w:t>
      </w:r>
      <w:r>
        <w:t xml:space="preserve">week, week of </w:t>
      </w:r>
      <w:r w:rsidR="00EA1DDF">
        <w:t xml:space="preserve">the </w:t>
      </w:r>
      <w:r>
        <w:t>month, etc. to achieve accurate predictions.</w:t>
      </w:r>
    </w:p>
    <w:p w14:paraId="175D0D61" w14:textId="77777777" w:rsidR="00075799" w:rsidRDefault="00075799" w:rsidP="00075799">
      <w:pPr>
        <w:pStyle w:val="BodyText"/>
      </w:pPr>
      <w:r>
        <w:t>The OptiCash forecasting process for ATMs generates a graph and some additional information related to the predicted withdrawals. In the forecast graph, each point is related to a specific date, and for ATMs, each point represents a withdrawal amount. Two values are plotted in the graph:</w:t>
      </w:r>
    </w:p>
    <w:p w14:paraId="67D70286" w14:textId="3AD10503" w:rsidR="00075799" w:rsidRDefault="00EA1DDF" w:rsidP="006C1022">
      <w:pPr>
        <w:pStyle w:val="ListBullet"/>
      </w:pPr>
      <w:r>
        <w:t xml:space="preserve">The </w:t>
      </w:r>
      <w:r w:rsidR="00075799">
        <w:rPr>
          <w:b/>
          <w:bCs/>
          <w:color w:val="0000FF"/>
          <w:u w:val="single"/>
        </w:rPr>
        <w:t>blue line</w:t>
      </w:r>
      <w:r w:rsidR="00075799">
        <w:t xml:space="preserve"> represents </w:t>
      </w:r>
      <w:r w:rsidR="00075799">
        <w:rPr>
          <w:b/>
          <w:bCs/>
        </w:rPr>
        <w:t>actual data</w:t>
      </w:r>
      <w:r w:rsidR="002E74BE">
        <w:t>.</w:t>
      </w:r>
      <w:r w:rsidR="00075799">
        <w:t xml:space="preserve"> </w:t>
      </w:r>
      <w:r w:rsidR="002E74BE">
        <w:t>I</w:t>
      </w:r>
      <w:r w:rsidR="00075799">
        <w:t>n effect, these are the withdrawals loaded from the daily balance files</w:t>
      </w:r>
    </w:p>
    <w:p w14:paraId="3E88C90A" w14:textId="2719F035" w:rsidR="00075799" w:rsidRDefault="00EA1DDF" w:rsidP="006C1022">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based on historical demand, </w:t>
      </w:r>
      <w:r w:rsidR="00752B5A">
        <w:t>costs,</w:t>
      </w:r>
      <w:r w:rsidR="00075799">
        <w:t xml:space="preserve"> and future events.</w:t>
      </w:r>
    </w:p>
    <w:p w14:paraId="20954FDD" w14:textId="77777777" w:rsidR="00075799" w:rsidRDefault="00075799" w:rsidP="00075799">
      <w:pPr>
        <w:pStyle w:val="BodyText"/>
      </w:pPr>
      <w:r>
        <w:t>A sample of an OptiNet ATM Forecast graph is provided in the figure below.  OptiNet displays the past two weeks of historical data (actual vs. forecast), as well as withdrawal predictions for the next two weeks.  Using this graph, you can gain insight into how well OptiCash is predicting withdrawals for each ATM.</w:t>
      </w:r>
    </w:p>
    <w:p w14:paraId="16ADEEF2" w14:textId="77777777" w:rsidR="002E74BE" w:rsidRDefault="002E74BE" w:rsidP="002E74BE">
      <w:pPr>
        <w:pStyle w:val="Caption"/>
        <w:ind w:left="180"/>
      </w:pPr>
    </w:p>
    <w:p w14:paraId="1B2592DA" w14:textId="0B8889E1" w:rsidR="00075799" w:rsidRDefault="00075799" w:rsidP="007C5F50">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33</w:t>
      </w:r>
      <w:r w:rsidRPr="026955AD">
        <w:rPr>
          <w:noProof/>
        </w:rPr>
        <w:fldChar w:fldCharType="end"/>
      </w:r>
      <w:r>
        <w:t>: ATM Forecast Screen</w:t>
      </w:r>
    </w:p>
    <w:p w14:paraId="0B7F6634" w14:textId="77777777" w:rsidR="00075799" w:rsidRDefault="00075799" w:rsidP="007C5F50">
      <w:pPr>
        <w:pStyle w:val="BodyText"/>
        <w:jc w:val="center"/>
      </w:pPr>
      <w:r>
        <w:rPr>
          <w:noProof/>
        </w:rPr>
        <w:drawing>
          <wp:inline distT="0" distB="0" distL="0" distR="0" wp14:anchorId="7ED9BA89" wp14:editId="4C1912BE">
            <wp:extent cx="5486400" cy="2619375"/>
            <wp:effectExtent l="76200" t="76200" r="133350" b="142875"/>
            <wp:docPr id="792990461" name="Picture 7929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025E5046" w14:textId="77777777" w:rsidTr="007C5F50">
        <w:trPr>
          <w:cantSplit/>
          <w:trHeight w:val="681"/>
        </w:trPr>
        <w:tc>
          <w:tcPr>
            <w:tcW w:w="1224" w:type="dxa"/>
          </w:tcPr>
          <w:p w14:paraId="3180846D" w14:textId="77777777" w:rsidR="00075799" w:rsidRPr="001671B4" w:rsidRDefault="00075799" w:rsidP="006C1022">
            <w:pPr>
              <w:pStyle w:val="TableNote"/>
            </w:pPr>
            <w:bookmarkStart w:id="205" w:name="_Ref27129377"/>
            <w:bookmarkStart w:id="206" w:name="_Ref27217690"/>
            <w:bookmarkStart w:id="207" w:name="_Ref32144193"/>
            <w:r>
              <w:rPr>
                <w:noProof/>
              </w:rPr>
              <w:drawing>
                <wp:inline distT="0" distB="0" distL="0" distR="0" wp14:anchorId="0C3C67F7" wp14:editId="046D2A3B">
                  <wp:extent cx="302260" cy="302260"/>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2A651188" w14:textId="2920EAD6" w:rsidR="00075799" w:rsidRPr="001671B4" w:rsidRDefault="00075799" w:rsidP="006C1022">
            <w:pPr>
              <w:pStyle w:val="TableNote"/>
            </w:pPr>
            <w:r w:rsidRPr="001671B4">
              <w:rPr>
                <w:b/>
                <w:bCs/>
              </w:rPr>
              <w:t>Note</w:t>
            </w:r>
            <w:r w:rsidRPr="001671B4">
              <w:t xml:space="preserve">:  To display </w:t>
            </w:r>
            <w:r w:rsidR="00994715">
              <w:t xml:space="preserve">the </w:t>
            </w:r>
            <w:r w:rsidRPr="001671B4">
              <w:t xml:space="preserve">forecast graph for different currencies, select </w:t>
            </w:r>
            <w:r w:rsidR="00994715">
              <w:t xml:space="preserve">a </w:t>
            </w:r>
            <w:r w:rsidRPr="001671B4">
              <w:t xml:space="preserve">desired currency from the </w:t>
            </w:r>
            <w:r w:rsidR="00994715" w:rsidRPr="001671B4">
              <w:t>drop</w:t>
            </w:r>
            <w:r w:rsidR="00994715">
              <w:t>-</w:t>
            </w:r>
            <w:r w:rsidRPr="001671B4">
              <w:t>down list at the top of the screen.</w:t>
            </w:r>
          </w:p>
        </w:tc>
      </w:tr>
    </w:tbl>
    <w:p w14:paraId="773A33F1" w14:textId="6EDDD574" w:rsidR="00075799" w:rsidRDefault="00075799" w:rsidP="00075799">
      <w:pPr>
        <w:pStyle w:val="BodyText"/>
      </w:pPr>
      <w:bookmarkStart w:id="208" w:name="_Ref75082977"/>
      <w:r>
        <w:t xml:space="preserve">The OptiCash forecasting process for Advanced Device ATMs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5210"/>
      </w:tblGrid>
      <w:tr w:rsidR="00075799" w:rsidRPr="001671B4" w14:paraId="551E0559"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0EE78C55" w14:textId="77777777" w:rsidR="00075799" w:rsidRPr="001671B4" w:rsidRDefault="00075799" w:rsidP="006C1022">
            <w:pPr>
              <w:pStyle w:val="TableHeading"/>
            </w:pPr>
            <w:r>
              <w:t>Adv Device</w:t>
            </w:r>
            <w:r w:rsidRPr="001671B4">
              <w:t xml:space="preserve"> Graph Type</w:t>
            </w:r>
          </w:p>
        </w:tc>
        <w:tc>
          <w:tcPr>
            <w:tcW w:w="5210" w:type="dxa"/>
            <w:tcBorders>
              <w:top w:val="single" w:sz="6" w:space="0" w:color="auto"/>
              <w:left w:val="nil"/>
              <w:bottom w:val="double" w:sz="6" w:space="0" w:color="auto"/>
            </w:tcBorders>
            <w:shd w:val="clear" w:color="auto" w:fill="54B948"/>
          </w:tcPr>
          <w:p w14:paraId="63FF52F2" w14:textId="77777777" w:rsidR="00075799" w:rsidRPr="001671B4" w:rsidRDefault="00075799" w:rsidP="006C1022">
            <w:pPr>
              <w:pStyle w:val="TableHeading"/>
            </w:pPr>
            <w:r w:rsidRPr="001671B4">
              <w:t>Graph Description</w:t>
            </w:r>
          </w:p>
        </w:tc>
      </w:tr>
      <w:tr w:rsidR="00075799" w:rsidRPr="001671B4" w14:paraId="03A44A77" w14:textId="77777777" w:rsidTr="007C5F50">
        <w:trPr>
          <w:cantSplit/>
        </w:trPr>
        <w:tc>
          <w:tcPr>
            <w:tcW w:w="2517" w:type="dxa"/>
            <w:tcBorders>
              <w:top w:val="single" w:sz="6" w:space="0" w:color="auto"/>
              <w:bottom w:val="single" w:sz="6" w:space="0" w:color="auto"/>
              <w:right w:val="single" w:sz="6" w:space="0" w:color="auto"/>
            </w:tcBorders>
          </w:tcPr>
          <w:p w14:paraId="7BC015B3" w14:textId="77777777" w:rsidR="00075799" w:rsidRPr="007C5F50" w:rsidRDefault="00075799" w:rsidP="006C1022">
            <w:pPr>
              <w:pStyle w:val="TableBody"/>
              <w:rPr>
                <w:b/>
                <w:bCs/>
              </w:rPr>
            </w:pPr>
            <w:r w:rsidRPr="007C5F50">
              <w:rPr>
                <w:b/>
                <w:bCs/>
              </w:rPr>
              <w:t>Net Demand Forecast Graph</w:t>
            </w:r>
          </w:p>
        </w:tc>
        <w:tc>
          <w:tcPr>
            <w:tcW w:w="5210" w:type="dxa"/>
            <w:tcBorders>
              <w:top w:val="single" w:sz="6" w:space="0" w:color="auto"/>
              <w:left w:val="single" w:sz="6" w:space="0" w:color="auto"/>
              <w:bottom w:val="single" w:sz="6" w:space="0" w:color="auto"/>
            </w:tcBorders>
          </w:tcPr>
          <w:p w14:paraId="130D6339" w14:textId="77777777" w:rsidR="00075799" w:rsidRPr="001671B4" w:rsidRDefault="00075799" w:rsidP="006C1022">
            <w:pPr>
              <w:pStyle w:val="TableBody"/>
            </w:pPr>
            <w:r w:rsidRPr="001671B4">
              <w:t>Each point on the graph represents the net demand amount for the selected date.</w:t>
            </w:r>
          </w:p>
        </w:tc>
      </w:tr>
      <w:tr w:rsidR="00075799" w:rsidRPr="001671B4" w14:paraId="6454F71A" w14:textId="77777777" w:rsidTr="007C5F50">
        <w:trPr>
          <w:cantSplit/>
        </w:trPr>
        <w:tc>
          <w:tcPr>
            <w:tcW w:w="2517" w:type="dxa"/>
            <w:tcBorders>
              <w:top w:val="nil"/>
              <w:bottom w:val="single" w:sz="6" w:space="0" w:color="auto"/>
              <w:right w:val="single" w:sz="6" w:space="0" w:color="auto"/>
            </w:tcBorders>
          </w:tcPr>
          <w:p w14:paraId="50C97904" w14:textId="77777777" w:rsidR="00075799" w:rsidRPr="007C5F50" w:rsidRDefault="00075799" w:rsidP="006C1022">
            <w:pPr>
              <w:pStyle w:val="TableBody"/>
              <w:rPr>
                <w:b/>
                <w:bCs/>
                <w:color w:val="000000"/>
              </w:rPr>
            </w:pPr>
            <w:r w:rsidRPr="007C5F50">
              <w:rPr>
                <w:b/>
                <w:bCs/>
                <w:color w:val="000000"/>
              </w:rPr>
              <w:t>Withdrawals Forecast Graph</w:t>
            </w:r>
          </w:p>
        </w:tc>
        <w:tc>
          <w:tcPr>
            <w:tcW w:w="5210" w:type="dxa"/>
            <w:tcBorders>
              <w:top w:val="nil"/>
              <w:left w:val="single" w:sz="6" w:space="0" w:color="auto"/>
              <w:bottom w:val="single" w:sz="6" w:space="0" w:color="auto"/>
            </w:tcBorders>
          </w:tcPr>
          <w:p w14:paraId="5C347AB9"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128295B4" w14:textId="77777777" w:rsidTr="007C5F50">
        <w:trPr>
          <w:cantSplit/>
          <w:trHeight w:val="585"/>
        </w:trPr>
        <w:tc>
          <w:tcPr>
            <w:tcW w:w="2517" w:type="dxa"/>
            <w:tcBorders>
              <w:top w:val="single" w:sz="6" w:space="0" w:color="auto"/>
              <w:bottom w:val="single" w:sz="6" w:space="0" w:color="auto"/>
              <w:right w:val="single" w:sz="6" w:space="0" w:color="auto"/>
            </w:tcBorders>
          </w:tcPr>
          <w:p w14:paraId="2A988FDE" w14:textId="77777777" w:rsidR="00075799" w:rsidRPr="007C5F50" w:rsidRDefault="00075799" w:rsidP="006C1022">
            <w:pPr>
              <w:pStyle w:val="TableBody"/>
              <w:rPr>
                <w:b/>
                <w:bCs/>
              </w:rPr>
            </w:pPr>
            <w:r w:rsidRPr="007C5F50">
              <w:rPr>
                <w:b/>
                <w:bCs/>
              </w:rPr>
              <w:t>Deposits Forecast Graph</w:t>
            </w:r>
          </w:p>
        </w:tc>
        <w:tc>
          <w:tcPr>
            <w:tcW w:w="5210" w:type="dxa"/>
            <w:tcBorders>
              <w:top w:val="single" w:sz="6" w:space="0" w:color="auto"/>
              <w:left w:val="single" w:sz="6" w:space="0" w:color="auto"/>
              <w:bottom w:val="single" w:sz="6" w:space="0" w:color="auto"/>
            </w:tcBorders>
          </w:tcPr>
          <w:p w14:paraId="39D3EEF2" w14:textId="77777777" w:rsidR="00075799" w:rsidRPr="001671B4" w:rsidRDefault="00075799" w:rsidP="006C1022">
            <w:pPr>
              <w:pStyle w:val="TableBody"/>
            </w:pPr>
            <w:r w:rsidRPr="001671B4">
              <w:t>Each point on the graph represents a deposit amount for the referenced date.</w:t>
            </w:r>
          </w:p>
        </w:tc>
      </w:tr>
    </w:tbl>
    <w:p w14:paraId="36B5E16C" w14:textId="77777777" w:rsidR="00075799" w:rsidRDefault="00075799" w:rsidP="00075799">
      <w:pPr>
        <w:pStyle w:val="BodyText"/>
      </w:pPr>
      <w:r>
        <w:t xml:space="preserve">A sample of an Advanced Device ATM Forecast graph for Net Demand is provided in the figure below.  OptiNet displays the past two weeks of historical data (actual vs. forecast), as well as withdrawal predictions for the next two weeks.  </w:t>
      </w:r>
    </w:p>
    <w:p w14:paraId="2F574A21" w14:textId="77777777" w:rsidR="004E0095" w:rsidRDefault="004E0095">
      <w:pPr>
        <w:spacing w:after="160" w:line="259" w:lineRule="auto"/>
        <w:rPr>
          <w:rFonts w:ascii="Calibri" w:eastAsia="Times New Roman" w:hAnsi="Calibri"/>
          <w:caps/>
          <w:spacing w:val="10"/>
          <w:sz w:val="18"/>
          <w:szCs w:val="18"/>
          <w:lang w:bidi="en-US"/>
        </w:rPr>
      </w:pPr>
      <w:r>
        <w:br w:type="page"/>
      </w:r>
    </w:p>
    <w:p w14:paraId="7A95CD90" w14:textId="0E1440BE" w:rsidR="00075799" w:rsidRDefault="00075799" w:rsidP="007C5F50">
      <w:pPr>
        <w:pStyle w:val="Caption"/>
        <w:ind w:left="180"/>
      </w:pPr>
      <w:r>
        <w:t xml:space="preserve">Figure </w:t>
      </w:r>
      <w:r w:rsidR="00743EA5">
        <w:fldChar w:fldCharType="begin"/>
      </w:r>
      <w:r w:rsidR="00743EA5">
        <w:instrText xml:space="preserve"> SEQ Figure \* ARABIC </w:instrText>
      </w:r>
      <w:r w:rsidR="00743EA5">
        <w:fldChar w:fldCharType="separate"/>
      </w:r>
      <w:r w:rsidR="009F0B76">
        <w:rPr>
          <w:noProof/>
        </w:rPr>
        <w:t>34</w:t>
      </w:r>
      <w:r w:rsidR="00743EA5">
        <w:rPr>
          <w:noProof/>
        </w:rPr>
        <w:fldChar w:fldCharType="end"/>
      </w:r>
      <w:r>
        <w:t>: Advanced Device ATM Forecast Screen (Net Demand)</w:t>
      </w:r>
    </w:p>
    <w:p w14:paraId="5FFC0BA4" w14:textId="77777777" w:rsidR="00075799" w:rsidRDefault="00075799" w:rsidP="00075799">
      <w:pPr>
        <w:pStyle w:val="BodyText"/>
        <w:jc w:val="center"/>
      </w:pPr>
      <w:r>
        <w:rPr>
          <w:noProof/>
        </w:rPr>
        <w:drawing>
          <wp:inline distT="0" distB="0" distL="0" distR="0" wp14:anchorId="6AF9C614" wp14:editId="365E9227">
            <wp:extent cx="5486400" cy="2860040"/>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77602" w14:textId="048F58D9" w:rsidR="00075799" w:rsidRDefault="00075799" w:rsidP="00075799">
      <w:pPr>
        <w:rPr>
          <w:caps/>
          <w:spacing w:val="10"/>
        </w:rPr>
      </w:pPr>
      <w:bookmarkStart w:id="209" w:name="_Ref75083383"/>
    </w:p>
    <w:p w14:paraId="2D5705FE" w14:textId="77777777" w:rsidR="00075799" w:rsidRPr="00980846" w:rsidRDefault="00075799" w:rsidP="00075799">
      <w:pPr>
        <w:pStyle w:val="Heading5"/>
      </w:pPr>
      <w:r w:rsidRPr="00980846">
        <w:t>Branch Forecast</w:t>
      </w:r>
      <w:bookmarkEnd w:id="205"/>
      <w:bookmarkEnd w:id="206"/>
      <w:r w:rsidRPr="00980846">
        <w:t>s</w:t>
      </w:r>
      <w:bookmarkEnd w:id="207"/>
      <w:bookmarkEnd w:id="208"/>
      <w:bookmarkEnd w:id="209"/>
    </w:p>
    <w:p w14:paraId="7E8D9DE3" w14:textId="4F52A871" w:rsidR="00075799" w:rsidRDefault="00075799" w:rsidP="00075799">
      <w:pPr>
        <w:pStyle w:val="BodyText"/>
      </w:pPr>
      <w:r>
        <w:t xml:space="preserve">The OptiCash forecasting process for Branches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37"/>
        <w:gridCol w:w="5390"/>
      </w:tblGrid>
      <w:tr w:rsidR="00075799" w:rsidRPr="001671B4" w14:paraId="17C55C17" w14:textId="77777777" w:rsidTr="007C5F50">
        <w:trPr>
          <w:cantSplit/>
          <w:tblHeader/>
        </w:trPr>
        <w:tc>
          <w:tcPr>
            <w:tcW w:w="2337" w:type="dxa"/>
            <w:tcBorders>
              <w:top w:val="single" w:sz="6" w:space="0" w:color="auto"/>
              <w:bottom w:val="double" w:sz="6" w:space="0" w:color="auto"/>
              <w:right w:val="single" w:sz="6" w:space="0" w:color="auto"/>
            </w:tcBorders>
            <w:shd w:val="clear" w:color="auto" w:fill="54B948"/>
          </w:tcPr>
          <w:p w14:paraId="19EF0BA6" w14:textId="77777777" w:rsidR="00075799" w:rsidRPr="001671B4" w:rsidRDefault="00075799" w:rsidP="006C1022">
            <w:pPr>
              <w:pStyle w:val="TableHeading"/>
            </w:pPr>
            <w:r w:rsidRPr="001671B4">
              <w:t>Branch Graph Type</w:t>
            </w:r>
          </w:p>
        </w:tc>
        <w:tc>
          <w:tcPr>
            <w:tcW w:w="5390" w:type="dxa"/>
            <w:tcBorders>
              <w:top w:val="single" w:sz="6" w:space="0" w:color="auto"/>
              <w:left w:val="nil"/>
              <w:bottom w:val="double" w:sz="6" w:space="0" w:color="auto"/>
            </w:tcBorders>
            <w:shd w:val="clear" w:color="auto" w:fill="54B948"/>
          </w:tcPr>
          <w:p w14:paraId="029E8E4A" w14:textId="77777777" w:rsidR="00075799" w:rsidRPr="001671B4" w:rsidRDefault="00075799" w:rsidP="006C1022">
            <w:pPr>
              <w:pStyle w:val="TableHeading"/>
            </w:pPr>
            <w:r w:rsidRPr="001671B4">
              <w:t>Graph Description</w:t>
            </w:r>
          </w:p>
        </w:tc>
      </w:tr>
      <w:tr w:rsidR="00075799" w:rsidRPr="001671B4" w14:paraId="03989A24" w14:textId="77777777" w:rsidTr="007C5F50">
        <w:trPr>
          <w:cantSplit/>
        </w:trPr>
        <w:tc>
          <w:tcPr>
            <w:tcW w:w="2337" w:type="dxa"/>
            <w:tcBorders>
              <w:top w:val="nil"/>
              <w:bottom w:val="single" w:sz="6" w:space="0" w:color="auto"/>
              <w:right w:val="single" w:sz="6" w:space="0" w:color="auto"/>
            </w:tcBorders>
          </w:tcPr>
          <w:p w14:paraId="096AA279" w14:textId="77777777" w:rsidR="00075799" w:rsidRPr="007C5F50" w:rsidRDefault="00075799" w:rsidP="006C1022">
            <w:pPr>
              <w:pStyle w:val="TableBody"/>
              <w:rPr>
                <w:b/>
                <w:bCs/>
              </w:rPr>
            </w:pPr>
            <w:r w:rsidRPr="007C5F50">
              <w:rPr>
                <w:b/>
                <w:bCs/>
              </w:rPr>
              <w:t>Withdrawals Forecast Graph</w:t>
            </w:r>
          </w:p>
        </w:tc>
        <w:tc>
          <w:tcPr>
            <w:tcW w:w="5390" w:type="dxa"/>
            <w:tcBorders>
              <w:top w:val="nil"/>
              <w:left w:val="single" w:sz="6" w:space="0" w:color="auto"/>
              <w:bottom w:val="single" w:sz="6" w:space="0" w:color="auto"/>
            </w:tcBorders>
          </w:tcPr>
          <w:p w14:paraId="5AE7A458"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4773AEB5" w14:textId="77777777" w:rsidTr="007C5F50">
        <w:trPr>
          <w:cantSplit/>
        </w:trPr>
        <w:tc>
          <w:tcPr>
            <w:tcW w:w="2337" w:type="dxa"/>
            <w:tcBorders>
              <w:top w:val="single" w:sz="6" w:space="0" w:color="auto"/>
              <w:bottom w:val="single" w:sz="6" w:space="0" w:color="auto"/>
              <w:right w:val="single" w:sz="6" w:space="0" w:color="auto"/>
            </w:tcBorders>
          </w:tcPr>
          <w:p w14:paraId="105E0636" w14:textId="77777777" w:rsidR="00075799" w:rsidRPr="007C5F50" w:rsidRDefault="00075799" w:rsidP="006C1022">
            <w:pPr>
              <w:pStyle w:val="TableBody"/>
              <w:rPr>
                <w:b/>
                <w:bCs/>
              </w:rPr>
            </w:pPr>
            <w:r w:rsidRPr="007C5F50">
              <w:rPr>
                <w:b/>
                <w:bCs/>
              </w:rPr>
              <w:t>Deposits Forecast Graph</w:t>
            </w:r>
          </w:p>
        </w:tc>
        <w:tc>
          <w:tcPr>
            <w:tcW w:w="5390" w:type="dxa"/>
            <w:tcBorders>
              <w:top w:val="single" w:sz="6" w:space="0" w:color="auto"/>
              <w:left w:val="single" w:sz="6" w:space="0" w:color="auto"/>
              <w:bottom w:val="single" w:sz="6" w:space="0" w:color="auto"/>
            </w:tcBorders>
          </w:tcPr>
          <w:p w14:paraId="022102C3" w14:textId="77777777" w:rsidR="00075799" w:rsidRPr="001671B4" w:rsidRDefault="00075799" w:rsidP="006C1022">
            <w:pPr>
              <w:pStyle w:val="TableBody"/>
            </w:pPr>
            <w:r w:rsidRPr="001671B4">
              <w:t>Each point on the graph represents a deposit amount for the referenced date.</w:t>
            </w:r>
          </w:p>
        </w:tc>
      </w:tr>
      <w:tr w:rsidR="00075799" w:rsidRPr="001671B4" w14:paraId="6AF75230" w14:textId="77777777" w:rsidTr="007C5F50">
        <w:trPr>
          <w:cantSplit/>
        </w:trPr>
        <w:tc>
          <w:tcPr>
            <w:tcW w:w="2337" w:type="dxa"/>
            <w:tcBorders>
              <w:top w:val="single" w:sz="6" w:space="0" w:color="auto"/>
              <w:bottom w:val="single" w:sz="6" w:space="0" w:color="auto"/>
              <w:right w:val="single" w:sz="6" w:space="0" w:color="auto"/>
            </w:tcBorders>
          </w:tcPr>
          <w:p w14:paraId="3C02349E" w14:textId="77777777" w:rsidR="00075799" w:rsidRPr="007C5F50" w:rsidRDefault="00075799" w:rsidP="006C1022">
            <w:pPr>
              <w:pStyle w:val="TableBody"/>
              <w:rPr>
                <w:b/>
                <w:bCs/>
              </w:rPr>
            </w:pPr>
            <w:r w:rsidRPr="007C5F50">
              <w:rPr>
                <w:b/>
                <w:bCs/>
              </w:rPr>
              <w:t>Net Demand Forecast Graph</w:t>
            </w:r>
          </w:p>
        </w:tc>
        <w:tc>
          <w:tcPr>
            <w:tcW w:w="5390" w:type="dxa"/>
            <w:tcBorders>
              <w:top w:val="single" w:sz="6" w:space="0" w:color="auto"/>
              <w:left w:val="single" w:sz="6" w:space="0" w:color="auto"/>
              <w:bottom w:val="single" w:sz="6" w:space="0" w:color="auto"/>
            </w:tcBorders>
          </w:tcPr>
          <w:p w14:paraId="3BA95A3B" w14:textId="77777777" w:rsidR="00075799" w:rsidRPr="001671B4" w:rsidRDefault="00075799" w:rsidP="006C1022">
            <w:pPr>
              <w:pStyle w:val="TableBody"/>
            </w:pPr>
            <w:r w:rsidRPr="001671B4">
              <w:t>Each point on the graph represents the net demand amount for the selected date</w:t>
            </w:r>
          </w:p>
        </w:tc>
      </w:tr>
    </w:tbl>
    <w:p w14:paraId="2D18E397" w14:textId="77777777" w:rsidR="00075799" w:rsidRDefault="00075799" w:rsidP="00075799">
      <w:pPr>
        <w:pStyle w:val="BodyText"/>
      </w:pPr>
      <w:r>
        <w:t>Branch forecast graphs are plotted using two color-coded values.</w:t>
      </w:r>
    </w:p>
    <w:p w14:paraId="2EDFDDEA" w14:textId="2AD79A10" w:rsidR="00075799" w:rsidRDefault="00994715" w:rsidP="001300FF">
      <w:pPr>
        <w:pStyle w:val="ListBullet"/>
      </w:pPr>
      <w:r>
        <w:t xml:space="preserve">The </w:t>
      </w:r>
      <w:r w:rsidR="00075799">
        <w:rPr>
          <w:b/>
          <w:bCs/>
          <w:color w:val="0000FF"/>
          <w:u w:val="single"/>
        </w:rPr>
        <w:t>blue line</w:t>
      </w:r>
      <w:r w:rsidR="00075799">
        <w:t xml:space="preserve"> represents </w:t>
      </w:r>
      <w:r w:rsidR="00075799">
        <w:rPr>
          <w:b/>
          <w:bCs/>
        </w:rPr>
        <w:t>actual data</w:t>
      </w:r>
      <w:r w:rsidR="00371BC2">
        <w:t>.</w:t>
      </w:r>
      <w:r w:rsidR="00075799">
        <w:t xml:space="preserve"> </w:t>
      </w:r>
      <w:r w:rsidR="00371BC2">
        <w:t>I</w:t>
      </w:r>
      <w:r w:rsidR="00075799">
        <w:t xml:space="preserve">n effect, withdrawals, </w:t>
      </w:r>
      <w:r w:rsidR="00752B5A">
        <w:t>deposits,</w:t>
      </w:r>
      <w:r w:rsidR="00075799">
        <w:t xml:space="preserve"> or net demand, </w:t>
      </w:r>
      <w:r w:rsidR="00DD74A0">
        <w:t xml:space="preserve">are </w:t>
      </w:r>
      <w:r w:rsidR="00075799">
        <w:t>loaded from the daily files.</w:t>
      </w:r>
    </w:p>
    <w:p w14:paraId="5D512D7A" w14:textId="431037F9" w:rsidR="00075799" w:rsidRDefault="00994715" w:rsidP="001300FF">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w:t>
      </w:r>
      <w:r w:rsidR="00752B5A">
        <w:t>deposits,</w:t>
      </w:r>
      <w:r w:rsidR="00075799">
        <w:t xml:space="preserve"> or net demand, based on historical demand, costs and future events.</w:t>
      </w:r>
    </w:p>
    <w:p w14:paraId="0E4A8880" w14:textId="17344E2C" w:rsidR="00075799" w:rsidRDefault="00075799" w:rsidP="00075799">
      <w:pPr>
        <w:pStyle w:val="BodyText"/>
      </w:pPr>
      <w:r>
        <w:t xml:space="preserve">A sample of an OptiNet Branch net demand forecast graph is provided in the figure below.  OptiNet displays the past two weeks of historical data (actual vs. forecast) as well as withdrawals, </w:t>
      </w:r>
      <w:r w:rsidR="00752B5A">
        <w:t>deposits,</w:t>
      </w:r>
      <w:r>
        <w:t xml:space="preserve"> or net demand predictions for the next two weeks. Using this graph, you can gain insight into how well OptiCash is predicting withdrawals, </w:t>
      </w:r>
      <w:r w:rsidR="00752B5A">
        <w:t>deposits,</w:t>
      </w:r>
      <w:r>
        <w:t xml:space="preserve"> and net-demand for each branch.</w:t>
      </w:r>
    </w:p>
    <w:p w14:paraId="15D02A53" w14:textId="4BA7E8EE" w:rsidR="00DB35C6" w:rsidRDefault="00075799" w:rsidP="00DB35C6">
      <w:r>
        <w:t xml:space="preserve">Figure </w:t>
      </w:r>
      <w:r w:rsidR="00743EA5">
        <w:fldChar w:fldCharType="begin"/>
      </w:r>
      <w:r w:rsidR="00743EA5">
        <w:instrText xml:space="preserve"> SEQ Figure \* ARABIC </w:instrText>
      </w:r>
      <w:r w:rsidR="00743EA5">
        <w:fldChar w:fldCharType="separate"/>
      </w:r>
      <w:r w:rsidR="009F0B76">
        <w:rPr>
          <w:noProof/>
        </w:rPr>
        <w:t>35</w:t>
      </w:r>
      <w:r w:rsidR="00743EA5">
        <w:rPr>
          <w:noProof/>
        </w:rPr>
        <w:fldChar w:fldCharType="end"/>
      </w:r>
      <w:r>
        <w:t>: Branch Forecast Screen (</w:t>
      </w:r>
      <w:smartTag w:uri="urn:schemas-microsoft-com:office:smarttags" w:element="stockticker">
        <w:r>
          <w:t>Net</w:t>
        </w:r>
      </w:smartTag>
      <w:r>
        <w:t xml:space="preserve"> Demand)</w:t>
      </w:r>
    </w:p>
    <w:p w14:paraId="5C634E8C" w14:textId="2C60BA19" w:rsidR="00075799" w:rsidRDefault="00075799" w:rsidP="007B241C">
      <w:pPr>
        <w:jc w:val="center"/>
      </w:pPr>
      <w:r>
        <w:rPr>
          <w:noProof/>
        </w:rPr>
        <w:drawing>
          <wp:inline distT="0" distB="0" distL="0" distR="0" wp14:anchorId="6E450389" wp14:editId="43188B5C">
            <wp:extent cx="5486400" cy="2943225"/>
            <wp:effectExtent l="76200" t="76200" r="133350" b="142875"/>
            <wp:docPr id="1707449135" name="Picture 170744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02619DA" w14:textId="77777777" w:rsidTr="00596BD6">
        <w:trPr>
          <w:cantSplit/>
          <w:trHeight w:val="681"/>
        </w:trPr>
        <w:tc>
          <w:tcPr>
            <w:tcW w:w="1224" w:type="dxa"/>
          </w:tcPr>
          <w:p w14:paraId="68C9259A" w14:textId="77777777" w:rsidR="00075799" w:rsidRPr="001671B4" w:rsidRDefault="00075799" w:rsidP="001300FF">
            <w:pPr>
              <w:pStyle w:val="TableNote"/>
            </w:pPr>
            <w:r>
              <w:rPr>
                <w:noProof/>
              </w:rPr>
              <w:drawing>
                <wp:inline distT="0" distB="0" distL="0" distR="0" wp14:anchorId="331E7BA8" wp14:editId="337ABDE4">
                  <wp:extent cx="302260" cy="302260"/>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7B46F7F" w14:textId="4CA7B637" w:rsidR="00075799" w:rsidRPr="001671B4" w:rsidRDefault="00075799" w:rsidP="001300FF">
            <w:pPr>
              <w:pStyle w:val="TableNote"/>
            </w:pPr>
            <w:r w:rsidRPr="001671B4">
              <w:rPr>
                <w:b/>
                <w:bCs/>
              </w:rPr>
              <w:t>Note</w:t>
            </w:r>
            <w:r w:rsidRPr="001671B4">
              <w:t xml:space="preserve">:  To display </w:t>
            </w:r>
            <w:r w:rsidR="00DF3B54">
              <w:t xml:space="preserve">the </w:t>
            </w:r>
            <w:r w:rsidRPr="001671B4">
              <w:t xml:space="preserve">forecast graph for different currencies, select </w:t>
            </w:r>
            <w:r w:rsidR="00DF3B54">
              <w:t xml:space="preserve">a </w:t>
            </w:r>
            <w:r w:rsidRPr="001671B4">
              <w:t xml:space="preserve">desired currency from the </w:t>
            </w:r>
            <w:r w:rsidR="00DF3B54" w:rsidRPr="001671B4">
              <w:t>drop</w:t>
            </w:r>
            <w:r w:rsidR="00DF3B54">
              <w:t>-</w:t>
            </w:r>
            <w:r w:rsidRPr="001671B4">
              <w:t>down list at the top of the screen.</w:t>
            </w:r>
          </w:p>
        </w:tc>
      </w:tr>
    </w:tbl>
    <w:p w14:paraId="40BA9B4F" w14:textId="77777777" w:rsidR="00075799" w:rsidRPr="008C2A35" w:rsidRDefault="00075799" w:rsidP="006B6500">
      <w:pPr>
        <w:pStyle w:val="BodyText"/>
      </w:pPr>
      <w:bookmarkStart w:id="210" w:name="_Toc216061881"/>
      <w:bookmarkStart w:id="211" w:name="_Ref227050640"/>
      <w:bookmarkStart w:id="212" w:name="_Ref227050697"/>
      <w:bookmarkStart w:id="213" w:name="_Ref227050913"/>
      <w:bookmarkStart w:id="214" w:name="_Ref227050957"/>
    </w:p>
    <w:p w14:paraId="51E4FABE" w14:textId="77777777" w:rsidR="00075799" w:rsidRPr="008C2A35" w:rsidRDefault="00075799" w:rsidP="00075799">
      <w:pPr>
        <w:pStyle w:val="Heading4"/>
      </w:pPr>
      <w:r w:rsidRPr="008C2A35">
        <w:t>Viewing Orders</w:t>
      </w:r>
      <w:bookmarkEnd w:id="210"/>
      <w:bookmarkEnd w:id="211"/>
      <w:bookmarkEnd w:id="212"/>
      <w:bookmarkEnd w:id="213"/>
      <w:bookmarkEnd w:id="214"/>
    </w:p>
    <w:p w14:paraId="58742B15" w14:textId="77777777" w:rsidR="00075799" w:rsidRDefault="00075799" w:rsidP="006B6500">
      <w:pPr>
        <w:pStyle w:val="ListNumber"/>
        <w:numPr>
          <w:ilvl w:val="0"/>
          <w:numId w:val="96"/>
        </w:numPr>
      </w:pPr>
      <w:r>
        <w:t xml:space="preserve">To view Orders history, first select a Cashpoint from the </w:t>
      </w:r>
      <w:r w:rsidRPr="006B6500">
        <w:rPr>
          <w:b/>
          <w:bCs/>
        </w:rPr>
        <w:t>Cashpoint Selection Window.</w:t>
      </w:r>
    </w:p>
    <w:p w14:paraId="7BA59938" w14:textId="77777777" w:rsidR="00075799" w:rsidRDefault="00075799" w:rsidP="006B6500">
      <w:pPr>
        <w:pStyle w:val="ListNumber"/>
        <w:numPr>
          <w:ilvl w:val="0"/>
          <w:numId w:val="96"/>
        </w:numPr>
      </w:pPr>
      <w:r>
        <w:t xml:space="preserve">Then, click </w:t>
      </w:r>
      <w:r w:rsidRPr="006B6500">
        <w:rPr>
          <w:b/>
        </w:rPr>
        <w:t>View Orders</w:t>
      </w:r>
      <w:r>
        <w:t xml:space="preserve"> in the </w:t>
      </w:r>
      <w:r w:rsidRPr="00B30FFB">
        <w:t>Navigation Window</w:t>
      </w:r>
      <w:r>
        <w:t xml:space="preserve"> </w:t>
      </w:r>
      <w:r w:rsidRPr="009A771E">
        <w:t>under</w:t>
      </w:r>
      <w:r>
        <w:t xml:space="preserve"> </w:t>
      </w:r>
      <w:r w:rsidRPr="006B6500">
        <w:rPr>
          <w:b/>
        </w:rPr>
        <w:t>Support Information</w:t>
      </w:r>
      <w:r>
        <w:t>.</w:t>
      </w:r>
    </w:p>
    <w:p w14:paraId="1AF3FC52" w14:textId="6E2BFBD9"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sidR="009F0B76">
        <w:rPr>
          <w:noProof/>
        </w:rPr>
        <w:t>36</w:t>
      </w:r>
      <w:r w:rsidRPr="026955AD">
        <w:rPr>
          <w:noProof/>
        </w:rPr>
        <w:fldChar w:fldCharType="end"/>
      </w:r>
      <w:r>
        <w:t>: View Orders Page</w:t>
      </w:r>
    </w:p>
    <w:p w14:paraId="1D239CC0" w14:textId="77777777" w:rsidR="00075799" w:rsidRDefault="00075799" w:rsidP="00075799">
      <w:pPr>
        <w:pStyle w:val="BodyText"/>
        <w:keepNext/>
      </w:pPr>
      <w:r>
        <w:rPr>
          <w:noProof/>
        </w:rPr>
        <w:drawing>
          <wp:inline distT="0" distB="0" distL="0" distR="0" wp14:anchorId="06D38FD9" wp14:editId="43359F8D">
            <wp:extent cx="5486400" cy="952500"/>
            <wp:effectExtent l="76200" t="76200" r="133350" b="133350"/>
            <wp:docPr id="1252303907" name="Picture 12523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93DB6" w14:textId="77777777" w:rsidR="00022CC4" w:rsidRDefault="00075799" w:rsidP="00075799">
      <w:pPr>
        <w:pStyle w:val="BodyText"/>
      </w:pPr>
      <w:r>
        <w:t xml:space="preserve">The following table explains the fields in the View Orders window in more detail. </w:t>
      </w:r>
    </w:p>
    <w:p w14:paraId="7A4125BF" w14:textId="4BC9CD63" w:rsidR="00075799" w:rsidRDefault="00075799" w:rsidP="007B241C">
      <w:pPr>
        <w:pStyle w:val="Note"/>
      </w:pPr>
      <w:r w:rsidRPr="007B241C">
        <w:rPr>
          <w:b/>
          <w:bCs/>
        </w:rPr>
        <w:t>Note</w:t>
      </w:r>
      <w:r>
        <w:t>: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7A97EB9" w14:textId="77777777" w:rsidTr="006B6500">
        <w:trPr>
          <w:cantSplit/>
          <w:tblHeader/>
        </w:trPr>
        <w:tc>
          <w:tcPr>
            <w:tcW w:w="8050" w:type="dxa"/>
            <w:gridSpan w:val="2"/>
            <w:tcBorders>
              <w:top w:val="single" w:sz="6" w:space="0" w:color="auto"/>
              <w:bottom w:val="double" w:sz="6" w:space="0" w:color="auto"/>
            </w:tcBorders>
            <w:shd w:val="clear" w:color="auto" w:fill="54B948"/>
          </w:tcPr>
          <w:p w14:paraId="305212D7" w14:textId="77777777" w:rsidR="00075799" w:rsidRPr="001671B4" w:rsidRDefault="00075799" w:rsidP="006B6500">
            <w:pPr>
              <w:pStyle w:val="TableHeading"/>
            </w:pPr>
            <w:r w:rsidRPr="001671B4">
              <w:t>View Orders</w:t>
            </w:r>
          </w:p>
        </w:tc>
      </w:tr>
      <w:tr w:rsidR="00075799" w:rsidRPr="001671B4" w14:paraId="6886283F" w14:textId="77777777" w:rsidTr="00596BD6">
        <w:trPr>
          <w:cantSplit/>
        </w:trPr>
        <w:tc>
          <w:tcPr>
            <w:tcW w:w="2592" w:type="dxa"/>
            <w:tcBorders>
              <w:top w:val="nil"/>
              <w:bottom w:val="single" w:sz="6" w:space="0" w:color="auto"/>
              <w:right w:val="single" w:sz="6" w:space="0" w:color="auto"/>
            </w:tcBorders>
          </w:tcPr>
          <w:p w14:paraId="1C6F5707" w14:textId="77777777" w:rsidR="00075799" w:rsidRPr="007C5F50" w:rsidRDefault="00075799" w:rsidP="006B6500">
            <w:pPr>
              <w:pStyle w:val="TableBody"/>
              <w:rPr>
                <w:b/>
                <w:bCs/>
              </w:rPr>
            </w:pPr>
            <w:r w:rsidRPr="007C5F50">
              <w:rPr>
                <w:b/>
                <w:bCs/>
              </w:rPr>
              <w:t xml:space="preserve">Order Date </w:t>
            </w:r>
          </w:p>
        </w:tc>
        <w:tc>
          <w:tcPr>
            <w:tcW w:w="5458" w:type="dxa"/>
            <w:tcBorders>
              <w:top w:val="nil"/>
              <w:left w:val="single" w:sz="6" w:space="0" w:color="auto"/>
              <w:bottom w:val="single" w:sz="6" w:space="0" w:color="auto"/>
            </w:tcBorders>
          </w:tcPr>
          <w:p w14:paraId="766A5685" w14:textId="77777777" w:rsidR="00075799" w:rsidRPr="001671B4" w:rsidRDefault="00075799" w:rsidP="006B6500">
            <w:pPr>
              <w:pStyle w:val="TableBody"/>
            </w:pPr>
            <w:r w:rsidRPr="001671B4">
              <w:t>The date on which the order was committed through OptiCash or OptiNet.</w:t>
            </w:r>
          </w:p>
        </w:tc>
      </w:tr>
      <w:tr w:rsidR="00075799" w:rsidRPr="001671B4" w14:paraId="41C1FA92" w14:textId="77777777" w:rsidTr="00596BD6">
        <w:trPr>
          <w:cantSplit/>
        </w:trPr>
        <w:tc>
          <w:tcPr>
            <w:tcW w:w="2592" w:type="dxa"/>
            <w:tcBorders>
              <w:top w:val="nil"/>
              <w:bottom w:val="single" w:sz="6" w:space="0" w:color="auto"/>
              <w:right w:val="single" w:sz="6" w:space="0" w:color="auto"/>
            </w:tcBorders>
          </w:tcPr>
          <w:p w14:paraId="7DC2E382" w14:textId="77777777" w:rsidR="00075799" w:rsidRPr="007C5F50" w:rsidRDefault="00075799" w:rsidP="006B6500">
            <w:pPr>
              <w:pStyle w:val="TableBody"/>
              <w:rPr>
                <w:b/>
                <w:bCs/>
              </w:rPr>
            </w:pPr>
            <w:r w:rsidRPr="007C5F50">
              <w:rPr>
                <w:b/>
                <w:bCs/>
              </w:rPr>
              <w:t>Due Date</w:t>
            </w:r>
          </w:p>
        </w:tc>
        <w:tc>
          <w:tcPr>
            <w:tcW w:w="5458" w:type="dxa"/>
            <w:tcBorders>
              <w:top w:val="nil"/>
              <w:left w:val="single" w:sz="6" w:space="0" w:color="auto"/>
              <w:bottom w:val="single" w:sz="6" w:space="0" w:color="auto"/>
            </w:tcBorders>
          </w:tcPr>
          <w:p w14:paraId="389EDE46" w14:textId="77777777" w:rsidR="00075799" w:rsidRPr="001671B4" w:rsidRDefault="00075799" w:rsidP="006B6500">
            <w:pPr>
              <w:pStyle w:val="TableBody"/>
            </w:pPr>
            <w:r w:rsidRPr="001671B4">
              <w:t xml:space="preserve">The date on which the order was to be delivered. </w:t>
            </w:r>
          </w:p>
        </w:tc>
      </w:tr>
      <w:tr w:rsidR="00075799" w:rsidRPr="001671B4" w14:paraId="2F76B141" w14:textId="77777777" w:rsidTr="00596BD6">
        <w:trPr>
          <w:cantSplit/>
        </w:trPr>
        <w:tc>
          <w:tcPr>
            <w:tcW w:w="2592" w:type="dxa"/>
            <w:tcBorders>
              <w:top w:val="nil"/>
              <w:bottom w:val="single" w:sz="6" w:space="0" w:color="auto"/>
              <w:right w:val="single" w:sz="6" w:space="0" w:color="auto"/>
            </w:tcBorders>
          </w:tcPr>
          <w:p w14:paraId="49B69665" w14:textId="77777777" w:rsidR="00075799" w:rsidRPr="007C5F50" w:rsidRDefault="00075799" w:rsidP="006B6500">
            <w:pPr>
              <w:pStyle w:val="TableBody"/>
              <w:rPr>
                <w:b/>
                <w:bCs/>
              </w:rPr>
            </w:pPr>
            <w:r w:rsidRPr="007C5F50">
              <w:rPr>
                <w:b/>
                <w:bCs/>
              </w:rPr>
              <w:t>Order Type</w:t>
            </w:r>
          </w:p>
        </w:tc>
        <w:tc>
          <w:tcPr>
            <w:tcW w:w="5458" w:type="dxa"/>
            <w:tcBorders>
              <w:top w:val="nil"/>
              <w:left w:val="single" w:sz="6" w:space="0" w:color="auto"/>
              <w:bottom w:val="single" w:sz="6" w:space="0" w:color="auto"/>
            </w:tcBorders>
          </w:tcPr>
          <w:p w14:paraId="7CB474FB" w14:textId="7DFAA5EA" w:rsidR="00075799" w:rsidRDefault="00075799" w:rsidP="006B6500">
            <w:pPr>
              <w:pStyle w:val="TableBody"/>
            </w:pPr>
            <w:r>
              <w:t>Describes the type of order being place</w:t>
            </w:r>
            <w:r w:rsidR="00DF3B54">
              <w:t>d</w:t>
            </w:r>
            <w:r>
              <w:t>:</w:t>
            </w:r>
          </w:p>
          <w:p w14:paraId="31F8CEA6" w14:textId="77777777" w:rsidR="00075799" w:rsidRDefault="00075799" w:rsidP="006B6500">
            <w:pPr>
              <w:pStyle w:val="TableBody"/>
            </w:pPr>
            <w:r w:rsidRPr="007C5F50">
              <w:rPr>
                <w:b/>
                <w:bCs/>
              </w:rPr>
              <w:t>Optimized</w:t>
            </w:r>
            <w:r>
              <w:t xml:space="preserve"> – Normally recommended currencies</w:t>
            </w:r>
          </w:p>
          <w:p w14:paraId="311C8DBF" w14:textId="77777777" w:rsidR="00075799" w:rsidRPr="001671B4" w:rsidRDefault="00075799" w:rsidP="006B6500">
            <w:pPr>
              <w:pStyle w:val="TableBody"/>
            </w:pPr>
            <w:r w:rsidRPr="007C5F50">
              <w:rPr>
                <w:b/>
                <w:bCs/>
              </w:rPr>
              <w:t>Self-Managed</w:t>
            </w:r>
            <w:r>
              <w:t xml:space="preserve"> – Foreign Currencies</w:t>
            </w:r>
          </w:p>
        </w:tc>
      </w:tr>
      <w:tr w:rsidR="00075799" w:rsidRPr="001671B4" w14:paraId="71A9F418" w14:textId="77777777" w:rsidTr="00596BD6">
        <w:trPr>
          <w:cantSplit/>
        </w:trPr>
        <w:tc>
          <w:tcPr>
            <w:tcW w:w="2592" w:type="dxa"/>
            <w:tcBorders>
              <w:top w:val="nil"/>
              <w:bottom w:val="single" w:sz="6" w:space="0" w:color="auto"/>
              <w:right w:val="single" w:sz="6" w:space="0" w:color="auto"/>
            </w:tcBorders>
          </w:tcPr>
          <w:p w14:paraId="777ACE6C"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3D4DEDD6" w14:textId="4524A0A1" w:rsidR="00075799" w:rsidRPr="001671B4" w:rsidRDefault="00075799" w:rsidP="006B6500">
            <w:pPr>
              <w:pStyle w:val="TableBody"/>
            </w:pPr>
            <w:r w:rsidRPr="001671B4">
              <w:t xml:space="preserve">A unique identifier for this order. Clicking the hyperlink goes to </w:t>
            </w:r>
            <w:r w:rsidR="00DF3B54">
              <w:t xml:space="preserve">the </w:t>
            </w:r>
            <w:r w:rsidRPr="001671B4">
              <w:t>order details screen.</w:t>
            </w:r>
          </w:p>
        </w:tc>
      </w:tr>
      <w:tr w:rsidR="00075799" w:rsidRPr="001671B4" w14:paraId="4F538DA4" w14:textId="77777777" w:rsidTr="00596BD6">
        <w:trPr>
          <w:cantSplit/>
        </w:trPr>
        <w:tc>
          <w:tcPr>
            <w:tcW w:w="2592" w:type="dxa"/>
            <w:tcBorders>
              <w:top w:val="single" w:sz="6" w:space="0" w:color="auto"/>
              <w:bottom w:val="single" w:sz="6" w:space="0" w:color="auto"/>
              <w:right w:val="single" w:sz="6" w:space="0" w:color="auto"/>
            </w:tcBorders>
          </w:tcPr>
          <w:p w14:paraId="20063641" w14:textId="77777777" w:rsidR="00075799" w:rsidRPr="007C5F50" w:rsidRDefault="00075799" w:rsidP="006B6500">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295C2711" w14:textId="77777777" w:rsidR="00075799" w:rsidRPr="001671B4" w:rsidRDefault="00075799" w:rsidP="006B6500">
            <w:pPr>
              <w:pStyle w:val="TableBody"/>
            </w:pPr>
            <w:r w:rsidRPr="001671B4">
              <w:t>The type of service ordered.</w:t>
            </w:r>
          </w:p>
        </w:tc>
      </w:tr>
      <w:tr w:rsidR="00075799" w:rsidRPr="001671B4" w14:paraId="4DFC178E" w14:textId="77777777" w:rsidTr="00596BD6">
        <w:trPr>
          <w:cantSplit/>
        </w:trPr>
        <w:tc>
          <w:tcPr>
            <w:tcW w:w="2592" w:type="dxa"/>
            <w:tcBorders>
              <w:top w:val="single" w:sz="6" w:space="0" w:color="auto"/>
              <w:bottom w:val="single" w:sz="6" w:space="0" w:color="auto"/>
              <w:right w:val="single" w:sz="6" w:space="0" w:color="auto"/>
            </w:tcBorders>
          </w:tcPr>
          <w:p w14:paraId="536DBDF2" w14:textId="77777777" w:rsidR="00075799" w:rsidRPr="007C5F50" w:rsidRDefault="00075799" w:rsidP="006B6500">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341CBFF0" w14:textId="11A0105A" w:rsidR="00075799" w:rsidRPr="001671B4" w:rsidRDefault="00075799" w:rsidP="006B6500">
            <w:pPr>
              <w:pStyle w:val="TableBody"/>
            </w:pPr>
            <w:r w:rsidRPr="001671B4">
              <w:t xml:space="preserve">The currency </w:t>
            </w:r>
            <w:r w:rsidR="00DF3B54">
              <w:t xml:space="preserve">is </w:t>
            </w:r>
            <w:r>
              <w:t xml:space="preserve">being </w:t>
            </w:r>
            <w:r w:rsidRPr="001671B4">
              <w:t>moved as part of this order.</w:t>
            </w:r>
          </w:p>
        </w:tc>
      </w:tr>
      <w:tr w:rsidR="00075799" w:rsidRPr="001671B4" w14:paraId="353DAAB0" w14:textId="77777777" w:rsidTr="00596BD6">
        <w:trPr>
          <w:cantSplit/>
        </w:trPr>
        <w:tc>
          <w:tcPr>
            <w:tcW w:w="2592" w:type="dxa"/>
            <w:tcBorders>
              <w:top w:val="single" w:sz="6" w:space="0" w:color="auto"/>
              <w:bottom w:val="single" w:sz="6" w:space="0" w:color="auto"/>
              <w:right w:val="single" w:sz="6" w:space="0" w:color="auto"/>
            </w:tcBorders>
          </w:tcPr>
          <w:p w14:paraId="5B20735B" w14:textId="77777777" w:rsidR="00075799" w:rsidRPr="007C5F50" w:rsidRDefault="00075799" w:rsidP="006B6500">
            <w:pPr>
              <w:pStyle w:val="TableBody"/>
              <w:rPr>
                <w:b/>
                <w:bCs/>
              </w:rPr>
            </w:pPr>
            <w:r w:rsidRPr="007C5F50">
              <w:rPr>
                <w:b/>
                <w:bCs/>
              </w:rPr>
              <w:t>Total Amount</w:t>
            </w:r>
          </w:p>
        </w:tc>
        <w:tc>
          <w:tcPr>
            <w:tcW w:w="5458" w:type="dxa"/>
            <w:tcBorders>
              <w:top w:val="single" w:sz="6" w:space="0" w:color="auto"/>
              <w:left w:val="single" w:sz="6" w:space="0" w:color="auto"/>
              <w:bottom w:val="single" w:sz="6" w:space="0" w:color="auto"/>
            </w:tcBorders>
          </w:tcPr>
          <w:p w14:paraId="06F662EC" w14:textId="45BB8D32" w:rsidR="00075799" w:rsidRPr="001671B4" w:rsidRDefault="00075799" w:rsidP="006B6500">
            <w:pPr>
              <w:pStyle w:val="TableBody"/>
            </w:pPr>
            <w:r w:rsidRPr="001671B4">
              <w:t>T</w:t>
            </w:r>
            <w:r w:rsidR="00DF3B54">
              <w:t>he t</w:t>
            </w:r>
            <w:r w:rsidRPr="001671B4">
              <w:t>otal amount of cash moved as part of this order.</w:t>
            </w:r>
          </w:p>
        </w:tc>
      </w:tr>
    </w:tbl>
    <w:p w14:paraId="403999F5" w14:textId="77777777" w:rsidR="006B6500" w:rsidRDefault="006B6500" w:rsidP="006B6500">
      <w:pPr>
        <w:pStyle w:val="BodyText"/>
      </w:pPr>
      <w:bookmarkStart w:id="215" w:name="_Toc216061882"/>
      <w:bookmarkStart w:id="216" w:name="_Ref227051002"/>
    </w:p>
    <w:p w14:paraId="19C9E932" w14:textId="11A34924" w:rsidR="00075799" w:rsidRPr="008C2A35" w:rsidRDefault="00075799" w:rsidP="00075799">
      <w:pPr>
        <w:pStyle w:val="Heading4"/>
      </w:pPr>
      <w:r w:rsidRPr="008C2A35">
        <w:t xml:space="preserve">Viewing </w:t>
      </w:r>
      <w:r>
        <w:t>Disputes</w:t>
      </w:r>
    </w:p>
    <w:p w14:paraId="7203F309" w14:textId="77777777" w:rsidR="00075799" w:rsidRDefault="00075799" w:rsidP="006B6500">
      <w:pPr>
        <w:pStyle w:val="ListNumber"/>
        <w:numPr>
          <w:ilvl w:val="0"/>
          <w:numId w:val="97"/>
        </w:numPr>
      </w:pPr>
      <w:r>
        <w:t xml:space="preserve">To view Disputes history, first select a branch Cashpoint from the </w:t>
      </w:r>
      <w:r w:rsidRPr="006B6500">
        <w:rPr>
          <w:b/>
          <w:bCs/>
        </w:rPr>
        <w:t>Cashpoint Selection Window.</w:t>
      </w:r>
    </w:p>
    <w:p w14:paraId="1C8F923D" w14:textId="77777777" w:rsidR="00075799" w:rsidRDefault="00075799" w:rsidP="006C37B5">
      <w:pPr>
        <w:pStyle w:val="ListNumber"/>
        <w:numPr>
          <w:ilvl w:val="0"/>
          <w:numId w:val="103"/>
        </w:numPr>
      </w:pPr>
      <w:r>
        <w:t xml:space="preserve">Then, click </w:t>
      </w:r>
      <w:r w:rsidRPr="00B30FFB">
        <w:rPr>
          <w:b/>
        </w:rPr>
        <w:t xml:space="preserve">View </w:t>
      </w:r>
      <w:r>
        <w:rPr>
          <w:b/>
        </w:rPr>
        <w:t>Disputes</w:t>
      </w:r>
      <w:r>
        <w:t xml:space="preserve"> in the </w:t>
      </w:r>
      <w:r w:rsidRPr="00B30FFB">
        <w:t>Navigation Window</w:t>
      </w:r>
      <w:r>
        <w:t xml:space="preserve"> </w:t>
      </w:r>
      <w:r w:rsidRPr="009A771E">
        <w:t>under</w:t>
      </w:r>
      <w:r>
        <w:t xml:space="preserve"> </w:t>
      </w:r>
      <w:r w:rsidRPr="00B30FFB">
        <w:rPr>
          <w:b/>
        </w:rPr>
        <w:t>Support Information</w:t>
      </w:r>
      <w:r>
        <w:t>.</w:t>
      </w:r>
    </w:p>
    <w:p w14:paraId="4AE9EC46" w14:textId="6D6939BD"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sidR="009F0B76">
        <w:rPr>
          <w:noProof/>
        </w:rPr>
        <w:t>37</w:t>
      </w:r>
      <w:r w:rsidRPr="026955AD">
        <w:rPr>
          <w:noProof/>
        </w:rPr>
        <w:fldChar w:fldCharType="end"/>
      </w:r>
      <w:r>
        <w:t>: View Disputes Page</w:t>
      </w:r>
    </w:p>
    <w:p w14:paraId="0B1A2987" w14:textId="77777777" w:rsidR="00075799" w:rsidRDefault="00075799" w:rsidP="00075799">
      <w:pPr>
        <w:pStyle w:val="BodyText"/>
        <w:keepNext/>
      </w:pPr>
      <w:r>
        <w:rPr>
          <w:noProof/>
        </w:rPr>
        <w:drawing>
          <wp:inline distT="0" distB="0" distL="0" distR="0" wp14:anchorId="715B86A6" wp14:editId="1C281D21">
            <wp:extent cx="5478780" cy="943610"/>
            <wp:effectExtent l="76200" t="76200" r="14097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8780" cy="94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D6530" w14:textId="77777777" w:rsidR="00A633D7" w:rsidRDefault="00075799" w:rsidP="00075799">
      <w:pPr>
        <w:pStyle w:val="BodyText"/>
      </w:pPr>
      <w:r>
        <w:t xml:space="preserve">The following table explains the fields in the View Disputes window in more detail. </w:t>
      </w:r>
    </w:p>
    <w:p w14:paraId="05B7C955" w14:textId="6FA7D899" w:rsidR="00075799" w:rsidRDefault="00075799" w:rsidP="00A633D7">
      <w:pPr>
        <w:pStyle w:val="Note"/>
      </w:pPr>
      <w:r w:rsidRPr="00A633D7">
        <w:rPr>
          <w:b/>
          <w:bCs/>
        </w:rPr>
        <w:t>Note</w:t>
      </w:r>
      <w:r>
        <w:t>: Clicking on the Column headers will allow the report to be sorted by the selected column.</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5E25902B" w14:textId="77777777" w:rsidTr="007C5F50">
        <w:trPr>
          <w:cantSplit/>
          <w:tblHeader/>
        </w:trPr>
        <w:tc>
          <w:tcPr>
            <w:tcW w:w="7817" w:type="dxa"/>
            <w:gridSpan w:val="2"/>
            <w:tcBorders>
              <w:top w:val="single" w:sz="6" w:space="0" w:color="auto"/>
              <w:bottom w:val="double" w:sz="6" w:space="0" w:color="auto"/>
            </w:tcBorders>
            <w:shd w:val="clear" w:color="auto" w:fill="54B948"/>
          </w:tcPr>
          <w:p w14:paraId="76B37893" w14:textId="77777777" w:rsidR="00075799" w:rsidRPr="001671B4" w:rsidRDefault="00075799" w:rsidP="006B6500">
            <w:pPr>
              <w:pStyle w:val="TableHeading"/>
            </w:pPr>
            <w:r w:rsidRPr="001671B4">
              <w:t xml:space="preserve">View </w:t>
            </w:r>
            <w:r>
              <w:t>Disputes</w:t>
            </w:r>
          </w:p>
        </w:tc>
      </w:tr>
      <w:tr w:rsidR="00075799" w:rsidRPr="001671B4" w14:paraId="293951C0" w14:textId="77777777" w:rsidTr="007C5F50">
        <w:trPr>
          <w:cantSplit/>
        </w:trPr>
        <w:tc>
          <w:tcPr>
            <w:tcW w:w="2359" w:type="dxa"/>
            <w:tcBorders>
              <w:top w:val="nil"/>
              <w:bottom w:val="single" w:sz="6" w:space="0" w:color="auto"/>
              <w:right w:val="single" w:sz="6" w:space="0" w:color="auto"/>
            </w:tcBorders>
          </w:tcPr>
          <w:p w14:paraId="6218A9B2"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6732F6F7" w14:textId="77777777" w:rsidR="00075799" w:rsidRPr="001671B4" w:rsidRDefault="00075799" w:rsidP="006B6500">
            <w:pPr>
              <w:pStyle w:val="TableBody"/>
            </w:pPr>
            <w:r w:rsidRPr="001671B4">
              <w:t>The date on which the order was to be delivered.</w:t>
            </w:r>
          </w:p>
        </w:tc>
      </w:tr>
      <w:tr w:rsidR="00075799" w:rsidRPr="001671B4" w14:paraId="1C683179" w14:textId="77777777" w:rsidTr="007C5F50">
        <w:trPr>
          <w:cantSplit/>
        </w:trPr>
        <w:tc>
          <w:tcPr>
            <w:tcW w:w="2359" w:type="dxa"/>
            <w:tcBorders>
              <w:top w:val="nil"/>
              <w:bottom w:val="single" w:sz="6" w:space="0" w:color="auto"/>
              <w:right w:val="single" w:sz="6" w:space="0" w:color="auto"/>
            </w:tcBorders>
          </w:tcPr>
          <w:p w14:paraId="1701FB6F"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42178C25" w14:textId="106A015A" w:rsidR="00075799" w:rsidRPr="001671B4" w:rsidRDefault="00075799" w:rsidP="006B6500">
            <w:pPr>
              <w:pStyle w:val="TableBody"/>
            </w:pPr>
            <w:r w:rsidRPr="001671B4">
              <w:t xml:space="preserve">A unique identifier produced for this order. Clicking the hyperlink goes to </w:t>
            </w:r>
            <w:r w:rsidR="005E25E7">
              <w:t xml:space="preserve">the </w:t>
            </w:r>
            <w:r w:rsidRPr="001671B4">
              <w:t>order details screen.</w:t>
            </w:r>
          </w:p>
        </w:tc>
      </w:tr>
      <w:tr w:rsidR="00075799" w:rsidRPr="001671B4" w14:paraId="4DA8A739" w14:textId="77777777" w:rsidTr="007C5F50">
        <w:trPr>
          <w:cantSplit/>
        </w:trPr>
        <w:tc>
          <w:tcPr>
            <w:tcW w:w="2359" w:type="dxa"/>
            <w:tcBorders>
              <w:top w:val="nil"/>
              <w:bottom w:val="single" w:sz="6" w:space="0" w:color="auto"/>
              <w:right w:val="single" w:sz="6" w:space="0" w:color="auto"/>
            </w:tcBorders>
          </w:tcPr>
          <w:p w14:paraId="643EB41D" w14:textId="77777777" w:rsidR="00075799" w:rsidRPr="007C5F50" w:rsidRDefault="00075799" w:rsidP="006B6500">
            <w:pPr>
              <w:pStyle w:val="TableBody"/>
              <w:rPr>
                <w:b/>
                <w:bCs/>
              </w:rPr>
            </w:pPr>
            <w:r w:rsidRPr="007C5F50">
              <w:rPr>
                <w:b/>
                <w:bCs/>
              </w:rPr>
              <w:t>Action</w:t>
            </w:r>
          </w:p>
        </w:tc>
        <w:tc>
          <w:tcPr>
            <w:tcW w:w="5458" w:type="dxa"/>
            <w:tcBorders>
              <w:top w:val="nil"/>
              <w:left w:val="single" w:sz="6" w:space="0" w:color="auto"/>
              <w:bottom w:val="single" w:sz="6" w:space="0" w:color="auto"/>
            </w:tcBorders>
          </w:tcPr>
          <w:p w14:paraId="5490AF79" w14:textId="77777777" w:rsidR="00075799" w:rsidRPr="001671B4" w:rsidRDefault="00075799" w:rsidP="006B6500">
            <w:pPr>
              <w:pStyle w:val="TableBody"/>
            </w:pPr>
            <w:r>
              <w:t>The type of order. Branch Return, Branch Delivery, etc.</w:t>
            </w:r>
          </w:p>
        </w:tc>
      </w:tr>
      <w:tr w:rsidR="00075799" w:rsidRPr="001671B4" w14:paraId="7F5987AF" w14:textId="77777777" w:rsidTr="007C5F50">
        <w:trPr>
          <w:cantSplit/>
        </w:trPr>
        <w:tc>
          <w:tcPr>
            <w:tcW w:w="2359" w:type="dxa"/>
            <w:tcBorders>
              <w:top w:val="nil"/>
              <w:bottom w:val="single" w:sz="6" w:space="0" w:color="auto"/>
              <w:right w:val="single" w:sz="6" w:space="0" w:color="auto"/>
            </w:tcBorders>
          </w:tcPr>
          <w:p w14:paraId="5A240F9F" w14:textId="77777777" w:rsidR="00075799" w:rsidRPr="007C5F50" w:rsidRDefault="00075799" w:rsidP="006B6500">
            <w:pPr>
              <w:pStyle w:val="TableBody"/>
              <w:rPr>
                <w:b/>
                <w:bCs/>
              </w:rPr>
            </w:pPr>
            <w:r w:rsidRPr="007C5F50">
              <w:rPr>
                <w:b/>
                <w:bCs/>
              </w:rPr>
              <w:t>Dispute Opened</w:t>
            </w:r>
          </w:p>
        </w:tc>
        <w:tc>
          <w:tcPr>
            <w:tcW w:w="5458" w:type="dxa"/>
            <w:tcBorders>
              <w:top w:val="nil"/>
              <w:left w:val="single" w:sz="6" w:space="0" w:color="auto"/>
              <w:bottom w:val="single" w:sz="6" w:space="0" w:color="auto"/>
            </w:tcBorders>
          </w:tcPr>
          <w:p w14:paraId="34781F67" w14:textId="590639B7" w:rsidR="00075799" w:rsidRPr="001671B4" w:rsidRDefault="00075799" w:rsidP="006B6500">
            <w:pPr>
              <w:pStyle w:val="TableBody"/>
            </w:pPr>
            <w:r>
              <w:t xml:space="preserve">Date and time when </w:t>
            </w:r>
            <w:r w:rsidR="005E25E7">
              <w:t xml:space="preserve">the </w:t>
            </w:r>
            <w:r>
              <w:t xml:space="preserve">dispute </w:t>
            </w:r>
            <w:r w:rsidR="000319EB">
              <w:t>were</w:t>
            </w:r>
            <w:r>
              <w:t xml:space="preserve"> first opened for this order.</w:t>
            </w:r>
          </w:p>
        </w:tc>
      </w:tr>
      <w:tr w:rsidR="00075799" w:rsidRPr="001671B4" w14:paraId="31BA4C64" w14:textId="77777777" w:rsidTr="007C5F50">
        <w:trPr>
          <w:cantSplit/>
        </w:trPr>
        <w:tc>
          <w:tcPr>
            <w:tcW w:w="2359" w:type="dxa"/>
            <w:tcBorders>
              <w:top w:val="single" w:sz="6" w:space="0" w:color="auto"/>
              <w:bottom w:val="single" w:sz="6" w:space="0" w:color="auto"/>
              <w:right w:val="single" w:sz="6" w:space="0" w:color="auto"/>
            </w:tcBorders>
          </w:tcPr>
          <w:p w14:paraId="28B7398A" w14:textId="77777777" w:rsidR="00075799" w:rsidRPr="007C5F50" w:rsidRDefault="00075799" w:rsidP="006B6500">
            <w:pPr>
              <w:pStyle w:val="TableBody"/>
              <w:rPr>
                <w:b/>
                <w:bCs/>
              </w:rPr>
            </w:pPr>
            <w:r w:rsidRPr="007C5F50">
              <w:rPr>
                <w:b/>
                <w:bCs/>
              </w:rPr>
              <w:t>Dispute Resolved</w:t>
            </w:r>
          </w:p>
        </w:tc>
        <w:tc>
          <w:tcPr>
            <w:tcW w:w="5458" w:type="dxa"/>
            <w:tcBorders>
              <w:top w:val="single" w:sz="6" w:space="0" w:color="auto"/>
              <w:left w:val="single" w:sz="6" w:space="0" w:color="auto"/>
              <w:bottom w:val="single" w:sz="6" w:space="0" w:color="auto"/>
            </w:tcBorders>
          </w:tcPr>
          <w:p w14:paraId="18272B71" w14:textId="77777777" w:rsidR="00075799" w:rsidRPr="001671B4" w:rsidRDefault="00075799" w:rsidP="006B6500">
            <w:pPr>
              <w:pStyle w:val="TableBody"/>
            </w:pPr>
            <w:r>
              <w:t>Date and time when dispute resolved, or empty if not resolved.</w:t>
            </w:r>
          </w:p>
        </w:tc>
      </w:tr>
    </w:tbl>
    <w:p w14:paraId="531176F6" w14:textId="77777777" w:rsidR="00075799" w:rsidRDefault="00075799" w:rsidP="00075799">
      <w:pPr>
        <w:rPr>
          <w:spacing w:val="10"/>
        </w:rPr>
      </w:pPr>
    </w:p>
    <w:p w14:paraId="600DA504" w14:textId="77777777" w:rsidR="00075799" w:rsidRPr="008C2A35" w:rsidRDefault="00075799" w:rsidP="00075799">
      <w:pPr>
        <w:pStyle w:val="Heading4"/>
      </w:pPr>
      <w:r>
        <w:t>INPUT</w:t>
      </w:r>
      <w:r w:rsidRPr="008C2A35">
        <w:t xml:space="preserve"> </w:t>
      </w:r>
      <w:r>
        <w:t>DISPUTE</w:t>
      </w:r>
      <w:r w:rsidRPr="008C2A35">
        <w:t>s</w:t>
      </w:r>
    </w:p>
    <w:p w14:paraId="068068A4" w14:textId="2358418A" w:rsidR="00075799" w:rsidRDefault="00075799" w:rsidP="006B6500">
      <w:pPr>
        <w:pStyle w:val="ListNumber"/>
        <w:numPr>
          <w:ilvl w:val="0"/>
          <w:numId w:val="98"/>
        </w:numPr>
      </w:pPr>
      <w:r>
        <w:t>To Input Disputes, first</w:t>
      </w:r>
      <w:r w:rsidR="00F75580">
        <w:t>,</w:t>
      </w:r>
      <w:r>
        <w:t xml:space="preserve"> select a Branch Cashpoint or the “</w:t>
      </w:r>
      <w:r w:rsidRPr="007C5F50">
        <w:rPr>
          <w:b/>
          <w:bCs/>
        </w:rPr>
        <w:t>ALL Branches</w:t>
      </w:r>
      <w:r>
        <w:t xml:space="preserve">” from the </w:t>
      </w:r>
      <w:r w:rsidRPr="006B6500">
        <w:rPr>
          <w:b/>
          <w:bCs/>
        </w:rPr>
        <w:t>Cashpoint Selection Window.</w:t>
      </w:r>
    </w:p>
    <w:p w14:paraId="073B1B6C" w14:textId="77777777" w:rsidR="00075799" w:rsidRDefault="00075799" w:rsidP="006C37B5">
      <w:pPr>
        <w:pStyle w:val="ListNumber"/>
        <w:numPr>
          <w:ilvl w:val="0"/>
          <w:numId w:val="103"/>
        </w:numPr>
      </w:pPr>
      <w:r>
        <w:t xml:space="preserve">Then, click </w:t>
      </w:r>
      <w:r>
        <w:rPr>
          <w:b/>
        </w:rPr>
        <w:t>Input Dispute</w:t>
      </w:r>
      <w:r w:rsidRPr="00B30FFB">
        <w:rPr>
          <w:b/>
        </w:rPr>
        <w:t>s</w:t>
      </w:r>
      <w:r>
        <w:t xml:space="preserve"> in the </w:t>
      </w:r>
      <w:r w:rsidRPr="00B30FFB">
        <w:t>Navigation Window</w:t>
      </w:r>
      <w:r>
        <w:t xml:space="preserve"> </w:t>
      </w:r>
      <w:r w:rsidRPr="009A771E">
        <w:t>under</w:t>
      </w:r>
      <w:r>
        <w:t xml:space="preserve"> </w:t>
      </w:r>
      <w:r w:rsidRPr="00B30FFB">
        <w:rPr>
          <w:b/>
        </w:rPr>
        <w:t>Support Information</w:t>
      </w:r>
      <w:r>
        <w:t>.</w:t>
      </w:r>
    </w:p>
    <w:p w14:paraId="0197A86C" w14:textId="77777777" w:rsidR="00075799" w:rsidRDefault="00075799" w:rsidP="006B6500">
      <w:pPr>
        <w:jc w:val="center"/>
        <w:rPr>
          <w:sz w:val="20"/>
        </w:rPr>
      </w:pPr>
      <w:r>
        <w:rPr>
          <w:noProof/>
          <w:sz w:val="20"/>
        </w:rPr>
        <w:drawing>
          <wp:inline distT="0" distB="0" distL="0" distR="0" wp14:anchorId="22D8EF64" wp14:editId="7764954F">
            <wp:extent cx="11303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a:extLst>
                        <a:ext uri="{28A0092B-C50C-407E-A947-70E740481C1C}">
                          <a14:useLocalDpi xmlns:a14="http://schemas.microsoft.com/office/drawing/2010/main" val="0"/>
                        </a:ext>
                      </a:extLst>
                    </a:blip>
                    <a:srcRect t="63107"/>
                    <a:stretch/>
                  </pic:blipFill>
                  <pic:spPr bwMode="auto">
                    <a:xfrm>
                      <a:off x="0" y="0"/>
                      <a:ext cx="1158357" cy="140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2855" w14:textId="796C5B11" w:rsidR="00075799" w:rsidRDefault="00075799" w:rsidP="006B6500">
      <w:pPr>
        <w:pStyle w:val="BodyText"/>
      </w:pPr>
      <w:r>
        <w:t xml:space="preserve">Input Disputes shows all Branch Delivery Orders (planned and unplanned). Users may use filters to search for confirmed, </w:t>
      </w:r>
      <w:r w:rsidR="00F75580">
        <w:t xml:space="preserve">or </w:t>
      </w:r>
      <w:r>
        <w:t>disputed orders and click to view additional details of a particular order if desired. Users can also view manifest, click to create/update dispute details for an order.</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AFC861" w14:textId="77777777" w:rsidTr="007C5F50">
        <w:trPr>
          <w:cantSplit/>
          <w:tblHeader/>
        </w:trPr>
        <w:tc>
          <w:tcPr>
            <w:tcW w:w="7817" w:type="dxa"/>
            <w:gridSpan w:val="2"/>
            <w:tcBorders>
              <w:top w:val="single" w:sz="6" w:space="0" w:color="auto"/>
              <w:bottom w:val="double" w:sz="6" w:space="0" w:color="auto"/>
            </w:tcBorders>
            <w:shd w:val="clear" w:color="auto" w:fill="54B948"/>
          </w:tcPr>
          <w:p w14:paraId="633D88A3" w14:textId="77777777" w:rsidR="00075799" w:rsidRPr="001671B4" w:rsidRDefault="00075799" w:rsidP="006B6500">
            <w:pPr>
              <w:pStyle w:val="TableHeading"/>
            </w:pPr>
            <w:r>
              <w:t>Input</w:t>
            </w:r>
            <w:r w:rsidRPr="001671B4">
              <w:t xml:space="preserve"> </w:t>
            </w:r>
            <w:r>
              <w:t>Disputes</w:t>
            </w:r>
          </w:p>
        </w:tc>
      </w:tr>
      <w:tr w:rsidR="00075799" w:rsidRPr="001671B4" w14:paraId="57AA7B68" w14:textId="77777777" w:rsidTr="007C5F50">
        <w:trPr>
          <w:cantSplit/>
        </w:trPr>
        <w:tc>
          <w:tcPr>
            <w:tcW w:w="2359" w:type="dxa"/>
            <w:tcBorders>
              <w:top w:val="nil"/>
              <w:bottom w:val="single" w:sz="6" w:space="0" w:color="auto"/>
              <w:right w:val="single" w:sz="6" w:space="0" w:color="auto"/>
            </w:tcBorders>
          </w:tcPr>
          <w:p w14:paraId="54A7120B"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286C23E9" w14:textId="77777777" w:rsidR="00075799" w:rsidRPr="001671B4" w:rsidRDefault="00075799" w:rsidP="006B6500">
            <w:pPr>
              <w:pStyle w:val="TableBody"/>
            </w:pPr>
            <w:r w:rsidRPr="001671B4">
              <w:t>The date on which the order was to be delivered.</w:t>
            </w:r>
          </w:p>
        </w:tc>
      </w:tr>
      <w:tr w:rsidR="00075799" w:rsidRPr="001671B4" w14:paraId="50E234D2" w14:textId="77777777" w:rsidTr="007C5F50">
        <w:trPr>
          <w:cantSplit/>
        </w:trPr>
        <w:tc>
          <w:tcPr>
            <w:tcW w:w="2359" w:type="dxa"/>
            <w:tcBorders>
              <w:top w:val="nil"/>
              <w:bottom w:val="single" w:sz="6" w:space="0" w:color="auto"/>
              <w:right w:val="single" w:sz="6" w:space="0" w:color="auto"/>
            </w:tcBorders>
          </w:tcPr>
          <w:p w14:paraId="424D35D9" w14:textId="77777777" w:rsidR="00075799" w:rsidRPr="007C5F50" w:rsidRDefault="00075799" w:rsidP="006B6500">
            <w:pPr>
              <w:pStyle w:val="TableBody"/>
              <w:rPr>
                <w:b/>
                <w:bCs/>
              </w:rPr>
            </w:pPr>
            <w:r w:rsidRPr="007C5F50">
              <w:rPr>
                <w:b/>
                <w:bCs/>
              </w:rPr>
              <w:t>Order Date</w:t>
            </w:r>
          </w:p>
        </w:tc>
        <w:tc>
          <w:tcPr>
            <w:tcW w:w="5458" w:type="dxa"/>
            <w:tcBorders>
              <w:top w:val="nil"/>
              <w:left w:val="single" w:sz="6" w:space="0" w:color="auto"/>
              <w:bottom w:val="single" w:sz="6" w:space="0" w:color="auto"/>
            </w:tcBorders>
          </w:tcPr>
          <w:p w14:paraId="2717A358" w14:textId="77777777" w:rsidR="00075799" w:rsidRPr="001671B4" w:rsidRDefault="00075799" w:rsidP="006B6500">
            <w:pPr>
              <w:pStyle w:val="TableBody"/>
            </w:pPr>
            <w:r w:rsidRPr="00982591">
              <w:t>The date on which this order was created.</w:t>
            </w:r>
          </w:p>
        </w:tc>
      </w:tr>
      <w:tr w:rsidR="00075799" w:rsidRPr="001671B4" w14:paraId="3C251733" w14:textId="77777777" w:rsidTr="007C5F50">
        <w:trPr>
          <w:cantSplit/>
        </w:trPr>
        <w:tc>
          <w:tcPr>
            <w:tcW w:w="2359" w:type="dxa"/>
            <w:tcBorders>
              <w:top w:val="nil"/>
              <w:bottom w:val="single" w:sz="6" w:space="0" w:color="auto"/>
              <w:right w:val="single" w:sz="6" w:space="0" w:color="auto"/>
            </w:tcBorders>
          </w:tcPr>
          <w:p w14:paraId="11112B91" w14:textId="77777777" w:rsidR="00075799" w:rsidRPr="007C5F50" w:rsidRDefault="00075799" w:rsidP="006B6500">
            <w:pPr>
              <w:pStyle w:val="TableBody"/>
              <w:rPr>
                <w:b/>
                <w:bCs/>
              </w:rPr>
            </w:pPr>
            <w:r w:rsidRPr="007C5F50">
              <w:rPr>
                <w:b/>
                <w:bCs/>
              </w:rPr>
              <w:t>Order Reference</w:t>
            </w:r>
          </w:p>
        </w:tc>
        <w:tc>
          <w:tcPr>
            <w:tcW w:w="5458" w:type="dxa"/>
            <w:tcBorders>
              <w:top w:val="nil"/>
              <w:left w:val="single" w:sz="6" w:space="0" w:color="auto"/>
              <w:bottom w:val="single" w:sz="6" w:space="0" w:color="auto"/>
            </w:tcBorders>
          </w:tcPr>
          <w:p w14:paraId="5AC113E5" w14:textId="77777777" w:rsidR="00075799" w:rsidRPr="001671B4" w:rsidRDefault="00075799" w:rsidP="006B6500">
            <w:pPr>
              <w:pStyle w:val="TableBody"/>
            </w:pPr>
            <w:r w:rsidRPr="003B6BD2">
              <w:t>The reference for the particular order.</w:t>
            </w:r>
          </w:p>
        </w:tc>
      </w:tr>
      <w:tr w:rsidR="00075799" w:rsidRPr="001671B4" w14:paraId="192673E6" w14:textId="77777777" w:rsidTr="007C5F50">
        <w:trPr>
          <w:cantSplit/>
        </w:trPr>
        <w:tc>
          <w:tcPr>
            <w:tcW w:w="2359" w:type="dxa"/>
            <w:tcBorders>
              <w:top w:val="nil"/>
              <w:bottom w:val="single" w:sz="6" w:space="0" w:color="auto"/>
              <w:right w:val="single" w:sz="6" w:space="0" w:color="auto"/>
            </w:tcBorders>
          </w:tcPr>
          <w:p w14:paraId="75F7E5A7" w14:textId="77777777" w:rsidR="00075799" w:rsidRPr="007C5F50" w:rsidRDefault="00075799" w:rsidP="006B6500">
            <w:pPr>
              <w:pStyle w:val="TableBody"/>
              <w:rPr>
                <w:b/>
                <w:bCs/>
              </w:rPr>
            </w:pPr>
            <w:r w:rsidRPr="007C5F50">
              <w:rPr>
                <w:b/>
                <w:bCs/>
              </w:rPr>
              <w:t>Status</w:t>
            </w:r>
          </w:p>
        </w:tc>
        <w:tc>
          <w:tcPr>
            <w:tcW w:w="5458" w:type="dxa"/>
            <w:tcBorders>
              <w:top w:val="nil"/>
              <w:left w:val="single" w:sz="6" w:space="0" w:color="auto"/>
              <w:bottom w:val="single" w:sz="6" w:space="0" w:color="auto"/>
            </w:tcBorders>
          </w:tcPr>
          <w:p w14:paraId="4232279C" w14:textId="77777777" w:rsidR="00075799" w:rsidRPr="001671B4" w:rsidRDefault="00075799" w:rsidP="006B6500">
            <w:pPr>
              <w:pStyle w:val="TableBody"/>
            </w:pPr>
            <w:r w:rsidRPr="00C57900">
              <w:t>The order state (Confirmed, Disputed)</w:t>
            </w:r>
          </w:p>
        </w:tc>
      </w:tr>
    </w:tbl>
    <w:p w14:paraId="73390B6E" w14:textId="77777777" w:rsidR="00075799" w:rsidRDefault="00075799" w:rsidP="00075799">
      <w:pPr>
        <w:rPr>
          <w:sz w:val="20"/>
        </w:rPr>
      </w:pPr>
    </w:p>
    <w:p w14:paraId="6E7862BC" w14:textId="77777777" w:rsidR="00075799" w:rsidRDefault="00075799" w:rsidP="006B6500">
      <w:pPr>
        <w:jc w:val="center"/>
        <w:rPr>
          <w:sz w:val="20"/>
        </w:rPr>
      </w:pPr>
      <w:r>
        <w:rPr>
          <w:noProof/>
        </w:rPr>
        <w:drawing>
          <wp:inline distT="0" distB="0" distL="0" distR="0" wp14:anchorId="68C0EA90" wp14:editId="5C1B949D">
            <wp:extent cx="5486400" cy="26727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0B62B" w14:textId="77777777" w:rsidR="00075799" w:rsidRDefault="00075799" w:rsidP="00075799">
      <w:pPr>
        <w:rPr>
          <w:sz w:val="20"/>
        </w:rPr>
      </w:pPr>
    </w:p>
    <w:p w14:paraId="4E094A70" w14:textId="0425F85E" w:rsidR="00075799" w:rsidRDefault="00075799" w:rsidP="00075799">
      <w:pPr>
        <w:rPr>
          <w:rFonts w:ascii="Arial" w:hAnsi="Arial" w:cs="Arial"/>
          <w:sz w:val="20"/>
        </w:rPr>
      </w:pPr>
      <w:r w:rsidRPr="006B6500">
        <w:rPr>
          <w:rStyle w:val="BodyTextChar"/>
          <w:rFonts w:eastAsia="MS Mincho"/>
        </w:rPr>
        <w:t>User</w:t>
      </w:r>
      <w:r w:rsidR="00F75580">
        <w:rPr>
          <w:rStyle w:val="BodyTextChar"/>
          <w:rFonts w:eastAsia="MS Mincho"/>
        </w:rPr>
        <w:t>s</w:t>
      </w:r>
      <w:r w:rsidRPr="006B6500">
        <w:rPr>
          <w:rStyle w:val="BodyTextChar"/>
          <w:rFonts w:eastAsia="MS Mincho"/>
        </w:rPr>
        <w:t xml:space="preserve"> can click on the order reference to go to </w:t>
      </w:r>
      <w:r w:rsidR="00F75580">
        <w:rPr>
          <w:rStyle w:val="BodyTextChar"/>
          <w:rFonts w:eastAsia="MS Mincho"/>
        </w:rPr>
        <w:t xml:space="preserve">the </w:t>
      </w:r>
      <w:r w:rsidRPr="006B6500">
        <w:rPr>
          <w:rStyle w:val="BodyTextChar"/>
          <w:rFonts w:eastAsia="MS Mincho"/>
        </w:rPr>
        <w:t xml:space="preserve">order screen and click on </w:t>
      </w:r>
      <w:r w:rsidR="00F75580">
        <w:rPr>
          <w:rStyle w:val="BodyTextChar"/>
          <w:rFonts w:eastAsia="MS Mincho"/>
        </w:rPr>
        <w:t xml:space="preserve">the </w:t>
      </w:r>
      <w:r w:rsidRPr="006B6500">
        <w:rPr>
          <w:rStyle w:val="BodyTextChar"/>
          <w:rFonts w:eastAsia="MS Mincho"/>
        </w:rPr>
        <w:t xml:space="preserve">Count Issue task to change </w:t>
      </w:r>
      <w:r w:rsidR="00F75580">
        <w:rPr>
          <w:rStyle w:val="BodyTextChar"/>
          <w:rFonts w:eastAsia="MS Mincho"/>
        </w:rPr>
        <w:t xml:space="preserve">the </w:t>
      </w:r>
      <w:r w:rsidRPr="006B6500">
        <w:rPr>
          <w:rStyle w:val="BodyTextChar"/>
          <w:rFonts w:eastAsia="MS Mincho"/>
        </w:rPr>
        <w:t xml:space="preserve">order state to </w:t>
      </w:r>
      <w:r w:rsidRPr="007C5F50">
        <w:rPr>
          <w:rStyle w:val="BodyTextChar"/>
          <w:rFonts w:eastAsia="MS Mincho"/>
          <w:b/>
          <w:bCs/>
        </w:rPr>
        <w:t>Queried</w:t>
      </w:r>
      <w:r w:rsidRPr="006B6500">
        <w:rPr>
          <w:rStyle w:val="BodyTextChar"/>
          <w:rFonts w:eastAsia="MS Mincho"/>
        </w:rPr>
        <w:t xml:space="preserve"> and then click on Edit task to enter </w:t>
      </w:r>
      <w:r w:rsidR="00F75580">
        <w:rPr>
          <w:rStyle w:val="BodyTextChar"/>
          <w:rFonts w:eastAsia="MS Mincho"/>
        </w:rPr>
        <w:t xml:space="preserve">the </w:t>
      </w:r>
      <w:r w:rsidRPr="006B6500">
        <w:rPr>
          <w:rStyle w:val="BodyTextChar"/>
          <w:rFonts w:eastAsia="MS Mincho"/>
        </w:rPr>
        <w:t>amount received and the difference from the actual ordered value vs the received amount will be calculated and saved as the dispute</w:t>
      </w:r>
      <w:r w:rsidR="003C3ECB">
        <w:rPr>
          <w:rStyle w:val="BodyTextChar"/>
          <w:rFonts w:eastAsia="MS Mincho"/>
        </w:rPr>
        <w:t>d</w:t>
      </w:r>
      <w:r w:rsidRPr="006B6500">
        <w:rPr>
          <w:rStyle w:val="BodyTextChar"/>
          <w:rFonts w:eastAsia="MS Mincho"/>
        </w:rPr>
        <w:t xml:space="preserve"> amount</w:t>
      </w:r>
      <w:r w:rsidRPr="00447CC0">
        <w:rPr>
          <w:rFonts w:ascii="Arial" w:hAnsi="Arial" w:cs="Arial"/>
          <w:sz w:val="20"/>
        </w:rPr>
        <w:t>.</w:t>
      </w:r>
    </w:p>
    <w:p w14:paraId="55799B14" w14:textId="77777777" w:rsidR="00075799" w:rsidRDefault="00075799" w:rsidP="00075799">
      <w:pPr>
        <w:rPr>
          <w:rFonts w:ascii="Arial" w:hAnsi="Arial" w:cs="Arial"/>
          <w:sz w:val="20"/>
        </w:rPr>
      </w:pPr>
    </w:p>
    <w:p w14:paraId="353F39CA" w14:textId="08909120" w:rsidR="00075799" w:rsidRDefault="00075799" w:rsidP="006B6500">
      <w:pPr>
        <w:jc w:val="center"/>
        <w:rPr>
          <w:rFonts w:ascii="Arial" w:hAnsi="Arial" w:cs="Arial"/>
          <w:sz w:val="20"/>
        </w:rPr>
      </w:pPr>
      <w:r>
        <w:rPr>
          <w:rFonts w:ascii="Arial" w:hAnsi="Arial" w:cs="Arial"/>
          <w:noProof/>
          <w:sz w:val="20"/>
        </w:rPr>
        <w:drawing>
          <wp:inline distT="0" distB="0" distL="0" distR="0" wp14:anchorId="57C2FB94" wp14:editId="1E5F65DE">
            <wp:extent cx="2514600" cy="1493520"/>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8">
                      <a:extLst>
                        <a:ext uri="{28A0092B-C50C-407E-A947-70E740481C1C}">
                          <a14:useLocalDpi xmlns:a14="http://schemas.microsoft.com/office/drawing/2010/main" val="0"/>
                        </a:ext>
                      </a:extLst>
                    </a:blip>
                    <a:srcRect t="50794" r="36856"/>
                    <a:stretch/>
                  </pic:blipFill>
                  <pic:spPr bwMode="auto">
                    <a:xfrm>
                      <a:off x="0" y="0"/>
                      <a:ext cx="2553372" cy="1516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98C6F5" w14:textId="77777777" w:rsidR="00075799" w:rsidRDefault="00075799" w:rsidP="00075799">
      <w:pPr>
        <w:rPr>
          <w:rFonts w:ascii="Arial" w:hAnsi="Arial" w:cs="Arial"/>
          <w:sz w:val="20"/>
        </w:rPr>
      </w:pPr>
    </w:p>
    <w:p w14:paraId="14590BFC" w14:textId="5C434573" w:rsidR="00075799" w:rsidRDefault="00075799" w:rsidP="006B6500">
      <w:pPr>
        <w:pStyle w:val="BodyText"/>
      </w:pPr>
      <w:r w:rsidRPr="007C5F50">
        <w:rPr>
          <w:b/>
          <w:bCs/>
        </w:rPr>
        <w:t>Create/Update Dispute Details</w:t>
      </w:r>
      <w:r w:rsidR="0073290E">
        <w:rPr>
          <w:b/>
          <w:bCs/>
        </w:rPr>
        <w:t>:</w:t>
      </w:r>
      <w:r w:rsidR="0073290E">
        <w:t xml:space="preserve"> </w:t>
      </w:r>
      <w:r w:rsidRPr="00220E64">
        <w:t>User</w:t>
      </w:r>
      <w:r w:rsidR="003C3ECB">
        <w:t>s</w:t>
      </w:r>
      <w:r w:rsidRPr="00220E64">
        <w:t xml:space="preserve"> can click on create dispute or update dispute icon to enter dispute details or update them respectively along with supporting evidence so that the total amount of dispute matches the earlier calculated dispute amount and save dispute details.</w:t>
      </w:r>
    </w:p>
    <w:p w14:paraId="372D74D3" w14:textId="77777777" w:rsidR="00075799" w:rsidRDefault="00075799" w:rsidP="006B6500">
      <w:pPr>
        <w:jc w:val="center"/>
        <w:rPr>
          <w:rFonts w:ascii="Arial" w:hAnsi="Arial" w:cs="Arial"/>
          <w:sz w:val="20"/>
        </w:rPr>
      </w:pPr>
      <w:r>
        <w:rPr>
          <w:rFonts w:ascii="Arial" w:hAnsi="Arial" w:cs="Arial"/>
          <w:noProof/>
          <w:sz w:val="20"/>
        </w:rPr>
        <w:drawing>
          <wp:inline distT="0" distB="0" distL="0" distR="0" wp14:anchorId="497333CF" wp14:editId="2933EF9B">
            <wp:extent cx="5124908" cy="2440263"/>
            <wp:effectExtent l="76200" t="76200" r="133350"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126631" cy="2441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C0757" w14:textId="55D6F181" w:rsidR="00075799" w:rsidRPr="00277D72" w:rsidRDefault="00075799" w:rsidP="006B6500">
      <w:pPr>
        <w:pStyle w:val="BodyText"/>
      </w:pPr>
      <w:r w:rsidRPr="00277D72">
        <w:t xml:space="preserve">Depending on the edit made in </w:t>
      </w:r>
      <w:r>
        <w:t>Optinet</w:t>
      </w:r>
      <w:r w:rsidRPr="00277D72">
        <w:t xml:space="preserve"> to branch </w:t>
      </w:r>
      <w:r>
        <w:t>delivery</w:t>
      </w:r>
      <w:r w:rsidRPr="00277D72">
        <w:t xml:space="preserve"> orders the disputed amount (amount difference between </w:t>
      </w:r>
      <w:r w:rsidR="003C3ECB">
        <w:t xml:space="preserve">the </w:t>
      </w:r>
      <w:r w:rsidRPr="00277D72">
        <w:t>actual order and edited order) will be calculated and fixed which we can see in this image in the order detail table’s Total Dispute field.</w:t>
      </w:r>
    </w:p>
    <w:p w14:paraId="60A09DB1" w14:textId="29C9E6D8" w:rsidR="00075799" w:rsidRPr="00447CC0" w:rsidRDefault="00075799" w:rsidP="006B6500">
      <w:pPr>
        <w:pStyle w:val="BodyText"/>
      </w:pPr>
      <w:r w:rsidRPr="00277D72">
        <w:t xml:space="preserve">After receiving </w:t>
      </w:r>
      <w:r w:rsidR="003C3ECB">
        <w:t xml:space="preserve">the </w:t>
      </w:r>
      <w:r w:rsidRPr="00277D72">
        <w:t xml:space="preserve">order, </w:t>
      </w:r>
      <w:r>
        <w:t>Optinet</w:t>
      </w:r>
      <w:r w:rsidRPr="00277D72">
        <w:t xml:space="preserve"> users can populate the details in </w:t>
      </w:r>
      <w:r w:rsidR="003C3ECB">
        <w:t xml:space="preserve">the </w:t>
      </w:r>
      <w:r w:rsidRPr="00277D72">
        <w:t>Dispute Detail table which then generate</w:t>
      </w:r>
      <w:r w:rsidR="003C3ECB">
        <w:t>s</w:t>
      </w:r>
      <w:r w:rsidRPr="00277D72">
        <w:t xml:space="preserve"> </w:t>
      </w:r>
      <w:r w:rsidR="003C3ECB">
        <w:t xml:space="preserve">the </w:t>
      </w:r>
      <w:r w:rsidRPr="00277D72">
        <w:t xml:space="preserve">Dispute Summary table in real-time. Evidence of these disputes can also be attached as </w:t>
      </w:r>
      <w:r w:rsidR="00890B2E">
        <w:t xml:space="preserve">an </w:t>
      </w:r>
      <w:r w:rsidRPr="00277D72">
        <w:t>image or pdf file type.</w:t>
      </w:r>
    </w:p>
    <w:p w14:paraId="0CCE7D86" w14:textId="77777777" w:rsidR="00075799" w:rsidRDefault="00075799" w:rsidP="00075799">
      <w:pPr>
        <w:rPr>
          <w:sz w:val="20"/>
        </w:rPr>
      </w:pPr>
    </w:p>
    <w:tbl>
      <w:tblPr>
        <w:tblStyle w:val="TableGrid1"/>
        <w:tblW w:w="0" w:type="auto"/>
        <w:tblInd w:w="715" w:type="dxa"/>
        <w:tblLook w:val="04A0" w:firstRow="1" w:lastRow="0" w:firstColumn="1" w:lastColumn="0" w:noHBand="0" w:noVBand="1"/>
      </w:tblPr>
      <w:tblGrid>
        <w:gridCol w:w="1626"/>
        <w:gridCol w:w="6194"/>
      </w:tblGrid>
      <w:tr w:rsidR="00075799" w14:paraId="321AA075" w14:textId="77777777" w:rsidTr="007C5F50">
        <w:trPr>
          <w:trHeight w:val="372"/>
        </w:trPr>
        <w:tc>
          <w:tcPr>
            <w:tcW w:w="162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8B23892" w14:textId="77777777" w:rsidR="00075799" w:rsidRPr="007B0D18" w:rsidRDefault="00075799" w:rsidP="007B0D18">
            <w:pPr>
              <w:pStyle w:val="TableHeading"/>
            </w:pPr>
            <w:r w:rsidRPr="007B0D18">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8313067" w14:textId="77777777" w:rsidR="00075799" w:rsidRPr="007B0D18" w:rsidRDefault="00075799" w:rsidP="007B0D18">
            <w:pPr>
              <w:pStyle w:val="TableHeading"/>
            </w:pPr>
            <w:r w:rsidRPr="007B0D18">
              <w:t xml:space="preserve">Description </w:t>
            </w:r>
          </w:p>
        </w:tc>
      </w:tr>
      <w:tr w:rsidR="00075799" w14:paraId="3728B6C6"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8A7575"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Seal Number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4C8D1E2"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Individual order seal bag identifier.</w:t>
            </w:r>
          </w:p>
        </w:tc>
      </w:tr>
      <w:tr w:rsidR="00075799" w14:paraId="3A1DE22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FF8A47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0C96D12" w14:textId="77777777" w:rsidR="00075799" w:rsidRPr="005A1195" w:rsidRDefault="00075799" w:rsidP="007D7F50">
            <w:pPr>
              <w:pStyle w:val="TableBody"/>
              <w:rPr>
                <w:rFonts w:ascii="Open Sans" w:hAnsi="Open Sans" w:cs="Open Sans"/>
              </w:rPr>
            </w:pPr>
            <w:r w:rsidRPr="005A1195">
              <w:rPr>
                <w:rFonts w:ascii="Open Sans" w:hAnsi="Open Sans" w:cs="Open Sans"/>
              </w:rPr>
              <w:t>Dropdown to select dispute type. By default, the 4 available dispute types are: -</w:t>
            </w:r>
          </w:p>
          <w:p w14:paraId="7A6A4C90" w14:textId="6A3AFAAA"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 More: If the amount exceeds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5B08286C" w14:textId="2D83832D"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Less: If the amount is less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630397AA"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Counterfeit: If the received currency bills are invalid.</w:t>
            </w:r>
          </w:p>
          <w:p w14:paraId="1BDE4C32"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Broken: If the bills received are not in proper condition and therefore are not usable.</w:t>
            </w:r>
          </w:p>
        </w:tc>
      </w:tr>
      <w:tr w:rsidR="00075799" w14:paraId="7744375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77A7AD1"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C66CAF"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Dropdown to select a denomination id from Cashpoint level defined denominations.</w:t>
            </w:r>
          </w:p>
        </w:tc>
      </w:tr>
      <w:tr w:rsidR="00075799" w14:paraId="523DE774"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F0CB0B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4E36245" w14:textId="67288F1F" w:rsidR="00075799" w:rsidRPr="005A1195" w:rsidRDefault="00075799" w:rsidP="007D7F50">
            <w:pPr>
              <w:pStyle w:val="TableBody"/>
              <w:rPr>
                <w:rFonts w:ascii="Open Sans" w:hAnsi="Open Sans" w:cs="Open Sans"/>
              </w:rPr>
            </w:pPr>
            <w:r w:rsidRPr="005A1195">
              <w:rPr>
                <w:rFonts w:ascii="Open Sans" w:hAnsi="Open Sans" w:cs="Open Sans"/>
              </w:rPr>
              <w:t xml:space="preserve">Numeric Text Field to enter </w:t>
            </w:r>
            <w:r w:rsidR="00890B2E" w:rsidRPr="005A1195">
              <w:rPr>
                <w:rFonts w:ascii="Open Sans" w:hAnsi="Open Sans" w:cs="Open Sans"/>
              </w:rPr>
              <w:t xml:space="preserve">the </w:t>
            </w:r>
            <w:r w:rsidRPr="005A1195">
              <w:rPr>
                <w:rFonts w:ascii="Open Sans" w:hAnsi="Open Sans" w:cs="Open Sans"/>
              </w:rPr>
              <w:t>dispute</w:t>
            </w:r>
            <w:r w:rsidR="00890B2E" w:rsidRPr="005A1195">
              <w:rPr>
                <w:rFonts w:ascii="Open Sans" w:hAnsi="Open Sans" w:cs="Open Sans"/>
              </w:rPr>
              <w:t>d</w:t>
            </w:r>
            <w:r w:rsidRPr="005A1195">
              <w:rPr>
                <w:rFonts w:ascii="Open Sans" w:hAnsi="Open Sans" w:cs="Open Sans"/>
              </w:rPr>
              <w:t xml:space="preserve"> amount for the given bag id, denomination id and dispute type.</w:t>
            </w:r>
          </w:p>
        </w:tc>
      </w:tr>
    </w:tbl>
    <w:p w14:paraId="3DB2CF63" w14:textId="77777777" w:rsidR="00075799" w:rsidRDefault="00075799" w:rsidP="007D7F50">
      <w:pPr>
        <w:pStyle w:val="BodyText"/>
      </w:pPr>
      <w:r>
        <w:t>The Dispute Summary table shows the different amounts of disputes of all types for each bag ID, and the total dispute amount is also shown below this table.</w:t>
      </w:r>
    </w:p>
    <w:p w14:paraId="0FCAD5B2" w14:textId="4F64D02F" w:rsidR="00075799" w:rsidRDefault="00075799" w:rsidP="007D7F50">
      <w:pPr>
        <w:pStyle w:val="BodyText"/>
      </w:pPr>
      <w:r>
        <w:t xml:space="preserve">The </w:t>
      </w:r>
      <w:r w:rsidRPr="007C5F50">
        <w:rPr>
          <w:b/>
          <w:bCs/>
        </w:rPr>
        <w:t>Save</w:t>
      </w:r>
      <w:r>
        <w:t xml:space="preserve"> button will only be enabled if the total dispute amount below the dispute summary table matches the amount in </w:t>
      </w:r>
      <w:r w:rsidR="00890B2E">
        <w:t xml:space="preserve">the </w:t>
      </w:r>
      <w:r>
        <w:t>Total Dispute column at the top of the screen.</w:t>
      </w:r>
    </w:p>
    <w:p w14:paraId="7374C123" w14:textId="77777777" w:rsidR="00075799" w:rsidRPr="00564FA0" w:rsidRDefault="00075799" w:rsidP="00075799">
      <w:pPr>
        <w:rPr>
          <w:sz w:val="20"/>
        </w:rPr>
      </w:pPr>
    </w:p>
    <w:p w14:paraId="612253C0" w14:textId="77777777" w:rsidR="00075799" w:rsidRPr="008C2A35" w:rsidRDefault="00075799" w:rsidP="00075799">
      <w:pPr>
        <w:pStyle w:val="Heading4"/>
      </w:pPr>
      <w:r w:rsidRPr="008C2A35">
        <w:t>View ATM Utilization</w:t>
      </w:r>
      <w:bookmarkEnd w:id="215"/>
      <w:bookmarkEnd w:id="216"/>
    </w:p>
    <w:p w14:paraId="7CF3C649" w14:textId="2C48CCAF" w:rsidR="00075799" w:rsidRDefault="00075799" w:rsidP="007D7F50">
      <w:pPr>
        <w:pStyle w:val="BodyText"/>
        <w:rPr>
          <w:rFonts w:eastAsia="MS Mincho"/>
        </w:rPr>
      </w:pPr>
      <w:r>
        <w:rPr>
          <w:rFonts w:eastAsia="MS Mincho"/>
        </w:rPr>
        <w:t>ATM utilization</w:t>
      </w:r>
      <w:r w:rsidRPr="003D3707">
        <w:rPr>
          <w:rFonts w:eastAsia="MS Mincho"/>
        </w:rPr>
        <w:t xml:space="preserve"> is a report that allows the user to determine how successfully the funds have been </w:t>
      </w:r>
      <w:r>
        <w:rPr>
          <w:rFonts w:eastAsia="MS Mincho"/>
        </w:rPr>
        <w:t>utilized for an ATM</w:t>
      </w:r>
      <w:r w:rsidRPr="003D3707">
        <w:rPr>
          <w:rFonts w:eastAsia="MS Mincho"/>
        </w:rPr>
        <w:t xml:space="preserve">. The effectiveness is expressed by the cash utilization percentage per delivery cycle and indicates the rate at which cash is utilized against </w:t>
      </w:r>
      <w:r w:rsidR="00890B2E">
        <w:rPr>
          <w:rFonts w:eastAsia="MS Mincho"/>
        </w:rPr>
        <w:t xml:space="preserve">the </w:t>
      </w:r>
      <w:r w:rsidRPr="003D3707">
        <w:rPr>
          <w:rFonts w:eastAsia="MS Mincho"/>
        </w:rPr>
        <w:t xml:space="preserve">total cash available at the Cashpoint during the selected delivery cycle. The following are the details on how </w:t>
      </w:r>
      <w:r w:rsidR="00890B2E">
        <w:rPr>
          <w:rFonts w:eastAsia="MS Mincho"/>
        </w:rPr>
        <w:t xml:space="preserve">the </w:t>
      </w:r>
      <w:r w:rsidRPr="003D3707">
        <w:rPr>
          <w:rFonts w:eastAsia="MS Mincho"/>
        </w:rPr>
        <w:t>utilization rate is calculated:</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7817"/>
      </w:tblGrid>
      <w:tr w:rsidR="00075799" w:rsidRPr="001671B4" w14:paraId="6F5F937A" w14:textId="77777777" w:rsidTr="007C5F50">
        <w:trPr>
          <w:cantSplit/>
        </w:trPr>
        <w:tc>
          <w:tcPr>
            <w:tcW w:w="7817" w:type="dxa"/>
            <w:tcBorders>
              <w:top w:val="single" w:sz="6" w:space="0" w:color="auto"/>
              <w:bottom w:val="double" w:sz="6" w:space="0" w:color="auto"/>
            </w:tcBorders>
            <w:shd w:val="clear" w:color="auto" w:fill="54B948"/>
          </w:tcPr>
          <w:p w14:paraId="4F684D05" w14:textId="77777777" w:rsidR="00075799" w:rsidRPr="001671B4" w:rsidRDefault="00075799" w:rsidP="008C531C">
            <w:pPr>
              <w:pStyle w:val="TableHeading"/>
            </w:pPr>
            <w:r w:rsidRPr="001671B4">
              <w:t>Replace ATM Utilization:</w:t>
            </w:r>
          </w:p>
        </w:tc>
      </w:tr>
      <w:tr w:rsidR="00075799" w:rsidRPr="001671B4" w14:paraId="218C4CCE" w14:textId="77777777" w:rsidTr="007C5F50">
        <w:trPr>
          <w:cantSplit/>
        </w:trPr>
        <w:tc>
          <w:tcPr>
            <w:tcW w:w="7817" w:type="dxa"/>
            <w:tcBorders>
              <w:top w:val="single" w:sz="6" w:space="0" w:color="auto"/>
              <w:bottom w:val="single" w:sz="6" w:space="0" w:color="auto"/>
            </w:tcBorders>
          </w:tcPr>
          <w:p w14:paraId="40A9A748" w14:textId="77777777" w:rsidR="00075799" w:rsidRDefault="00075799" w:rsidP="008C531C">
            <w:pPr>
              <w:pStyle w:val="TableBody"/>
              <w:rPr>
                <w:rFonts w:eastAsia="MS Mincho"/>
              </w:rPr>
            </w:pPr>
            <w:r>
              <w:rPr>
                <w:rFonts w:eastAsia="MS Mincho"/>
              </w:rPr>
              <w:t>Utilization % = Cycle Demand / Cycle Delivery * 100</w:t>
            </w:r>
          </w:p>
          <w:p w14:paraId="478347A7" w14:textId="77777777" w:rsidR="00075799" w:rsidRPr="001671B4" w:rsidRDefault="00075799" w:rsidP="008C531C">
            <w:pPr>
              <w:pStyle w:val="TableBody"/>
            </w:pPr>
            <w:r w:rsidRPr="001671B4">
              <w:t>Cycle Demand = Post_Service_Withdrawals[day0] + Withdrawals[day1] + Withdrawals[day2] + ... + Withdrawals[dayN -1 ] + Pre_Service_Withdrawals[dayN]</w:t>
            </w:r>
          </w:p>
          <w:p w14:paraId="1260AAFC" w14:textId="77777777" w:rsidR="00075799" w:rsidRPr="001671B4" w:rsidRDefault="00075799" w:rsidP="008C531C">
            <w:pPr>
              <w:pStyle w:val="TableBody"/>
              <w:rPr>
                <w:sz w:val="18"/>
              </w:rPr>
            </w:pPr>
            <w:r w:rsidRPr="001671B4">
              <w:t>Cycle Delivery = The delivery amount at the beginning of the cycle</w:t>
            </w:r>
          </w:p>
        </w:tc>
      </w:tr>
      <w:tr w:rsidR="00075799" w:rsidRPr="001671B4" w14:paraId="151DF3B9" w14:textId="77777777" w:rsidTr="007C5F50">
        <w:trPr>
          <w:cantSplit/>
        </w:trPr>
        <w:tc>
          <w:tcPr>
            <w:tcW w:w="7817" w:type="dxa"/>
            <w:tcBorders>
              <w:top w:val="single" w:sz="6" w:space="0" w:color="auto"/>
              <w:bottom w:val="double" w:sz="6" w:space="0" w:color="auto"/>
            </w:tcBorders>
            <w:shd w:val="clear" w:color="auto" w:fill="54B948"/>
          </w:tcPr>
          <w:p w14:paraId="1E6B4AB6" w14:textId="77777777" w:rsidR="00075799" w:rsidRPr="001671B4" w:rsidRDefault="00075799" w:rsidP="008C531C">
            <w:pPr>
              <w:pStyle w:val="TableHeading"/>
            </w:pPr>
            <w:r w:rsidRPr="001671B4">
              <w:t>Add Cash ATM Utilization:</w:t>
            </w:r>
          </w:p>
        </w:tc>
      </w:tr>
      <w:tr w:rsidR="00075799" w:rsidRPr="001671B4" w14:paraId="4139C857" w14:textId="77777777" w:rsidTr="007C5F50">
        <w:trPr>
          <w:cantSplit/>
        </w:trPr>
        <w:tc>
          <w:tcPr>
            <w:tcW w:w="7817" w:type="dxa"/>
            <w:tcBorders>
              <w:top w:val="single" w:sz="6" w:space="0" w:color="auto"/>
              <w:bottom w:val="single" w:sz="6" w:space="0" w:color="auto"/>
            </w:tcBorders>
          </w:tcPr>
          <w:p w14:paraId="391BBE40" w14:textId="77777777" w:rsidR="00075799" w:rsidRDefault="00075799" w:rsidP="008C531C">
            <w:pPr>
              <w:pStyle w:val="TableBody"/>
              <w:rPr>
                <w:rFonts w:eastAsia="Arial Unicode MS"/>
              </w:rPr>
            </w:pPr>
            <w:r>
              <w:rPr>
                <w:rFonts w:eastAsia="MS Mincho"/>
              </w:rPr>
              <w:t xml:space="preserve">Utilization % = </w:t>
            </w:r>
            <w:r w:rsidRPr="001671B4">
              <w:t>Cycle Demand/(Pre-Delivery Balance  + Cycle Delivery) * 100</w:t>
            </w:r>
          </w:p>
          <w:p w14:paraId="785E6002" w14:textId="77777777" w:rsidR="00075799" w:rsidRPr="001671B4" w:rsidRDefault="00075799" w:rsidP="008C531C">
            <w:pPr>
              <w:pStyle w:val="TableBody"/>
            </w:pPr>
            <w:r w:rsidRPr="001671B4">
              <w:t> Cycle Demand = Post_Service_Withdrawals[day0] + Withdrawals[day1] + Withdrawals[day2] + ... + Withdrawals[dayN -1 ] + Pre_Service_Withdrawals[dayN]</w:t>
            </w:r>
          </w:p>
          <w:p w14:paraId="579626DC" w14:textId="77777777" w:rsidR="00075799" w:rsidRPr="001671B4" w:rsidRDefault="00075799" w:rsidP="008C531C">
            <w:pPr>
              <w:pStyle w:val="TableBody"/>
            </w:pPr>
            <w:r w:rsidRPr="001671B4">
              <w:t>Pre-Delivery Balance = Opening Balance – Pre Service Withdrawals</w:t>
            </w:r>
          </w:p>
          <w:p w14:paraId="365DA2C2" w14:textId="77777777" w:rsidR="00075799" w:rsidRPr="001671B4" w:rsidRDefault="00075799" w:rsidP="008C531C">
            <w:pPr>
              <w:pStyle w:val="TableBody"/>
            </w:pPr>
            <w:r w:rsidRPr="001671B4">
              <w:t>Cycle Delivery = The delivery amount at the beginning of the cycle</w:t>
            </w:r>
          </w:p>
        </w:tc>
      </w:tr>
    </w:tbl>
    <w:p w14:paraId="60773A85" w14:textId="77777777" w:rsidR="00075799" w:rsidRDefault="00075799" w:rsidP="00D53922">
      <w:pPr>
        <w:pStyle w:val="ListNumber"/>
        <w:numPr>
          <w:ilvl w:val="0"/>
          <w:numId w:val="99"/>
        </w:numPr>
      </w:pPr>
      <w:r>
        <w:t xml:space="preserve">To view ATM utilization, first select an </w:t>
      </w:r>
      <w:r w:rsidRPr="00D53922">
        <w:rPr>
          <w:b/>
        </w:rPr>
        <w:t>ATM</w:t>
      </w:r>
      <w:r>
        <w:t xml:space="preserve"> from the </w:t>
      </w:r>
      <w:r w:rsidRPr="00D53922">
        <w:rPr>
          <w:b/>
          <w:bCs/>
        </w:rPr>
        <w:t>Cashpoint Selection Window.</w:t>
      </w:r>
    </w:p>
    <w:p w14:paraId="590CD8A8" w14:textId="77777777" w:rsidR="00075799" w:rsidRDefault="00075799" w:rsidP="006C37B5">
      <w:pPr>
        <w:pStyle w:val="ListNumber"/>
        <w:numPr>
          <w:ilvl w:val="0"/>
          <w:numId w:val="103"/>
        </w:numPr>
      </w:pPr>
      <w:r>
        <w:t>Then click View Utilization in the Navigation Window under Support Information.</w:t>
      </w:r>
    </w:p>
    <w:p w14:paraId="5CE084CA" w14:textId="77777777" w:rsidR="00075799" w:rsidRDefault="00075799" w:rsidP="00075799">
      <w:pPr>
        <w:pStyle w:val="BodyText"/>
      </w:pPr>
      <w:r>
        <w:rPr>
          <w:noProof/>
        </w:rPr>
        <w:drawing>
          <wp:inline distT="0" distB="0" distL="0" distR="0" wp14:anchorId="431854F5" wp14:editId="5B4CF6D1">
            <wp:extent cx="5486400" cy="1866900"/>
            <wp:effectExtent l="76200" t="76200" r="133350" b="133350"/>
            <wp:docPr id="947076950" name="Picture 9470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4864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31878" w14:textId="77777777" w:rsidR="00075799" w:rsidRDefault="00075799" w:rsidP="00075799">
      <w:pPr>
        <w:pStyle w:val="BodyText"/>
      </w:pPr>
      <w:r>
        <w:t xml:space="preserve">The following table explains the fields in the View Utilization window in more detail. </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1407ADFA" w14:textId="77777777" w:rsidTr="007C5F50">
        <w:trPr>
          <w:cantSplit/>
          <w:tblHeader/>
        </w:trPr>
        <w:tc>
          <w:tcPr>
            <w:tcW w:w="7817" w:type="dxa"/>
            <w:gridSpan w:val="2"/>
            <w:tcBorders>
              <w:top w:val="single" w:sz="6" w:space="0" w:color="auto"/>
              <w:bottom w:val="double" w:sz="6" w:space="0" w:color="auto"/>
            </w:tcBorders>
            <w:shd w:val="clear" w:color="auto" w:fill="54B948"/>
          </w:tcPr>
          <w:p w14:paraId="0ADE7A54" w14:textId="77777777" w:rsidR="00075799" w:rsidRPr="001671B4" w:rsidRDefault="00075799" w:rsidP="00D53922">
            <w:pPr>
              <w:pStyle w:val="TableHeading"/>
            </w:pPr>
            <w:r w:rsidRPr="001671B4">
              <w:t>View Utilization</w:t>
            </w:r>
          </w:p>
        </w:tc>
      </w:tr>
      <w:tr w:rsidR="00075799" w:rsidRPr="001671B4" w14:paraId="3E16E83A" w14:textId="77777777" w:rsidTr="007C5F50">
        <w:trPr>
          <w:cantSplit/>
        </w:trPr>
        <w:tc>
          <w:tcPr>
            <w:tcW w:w="2359" w:type="dxa"/>
            <w:tcBorders>
              <w:top w:val="nil"/>
              <w:bottom w:val="single" w:sz="6" w:space="0" w:color="auto"/>
              <w:right w:val="single" w:sz="6" w:space="0" w:color="auto"/>
            </w:tcBorders>
          </w:tcPr>
          <w:p w14:paraId="05AA11E9" w14:textId="77777777" w:rsidR="00075799" w:rsidRPr="007C5F50" w:rsidRDefault="00075799" w:rsidP="00D53922">
            <w:pPr>
              <w:pStyle w:val="TableBody"/>
              <w:rPr>
                <w:b/>
                <w:bCs/>
              </w:rPr>
            </w:pPr>
            <w:r w:rsidRPr="007C5F50">
              <w:rPr>
                <w:b/>
                <w:bCs/>
              </w:rPr>
              <w:t xml:space="preserve">Delivery Date </w:t>
            </w:r>
          </w:p>
        </w:tc>
        <w:tc>
          <w:tcPr>
            <w:tcW w:w="5458" w:type="dxa"/>
            <w:tcBorders>
              <w:top w:val="nil"/>
              <w:left w:val="single" w:sz="6" w:space="0" w:color="auto"/>
              <w:bottom w:val="single" w:sz="6" w:space="0" w:color="auto"/>
            </w:tcBorders>
          </w:tcPr>
          <w:p w14:paraId="687DD30F" w14:textId="5DF500A4" w:rsidR="00075799" w:rsidRPr="001671B4" w:rsidRDefault="00466629" w:rsidP="00D53922">
            <w:pPr>
              <w:pStyle w:val="TableBody"/>
            </w:pPr>
            <w:r>
              <w:t>The d</w:t>
            </w:r>
            <w:r w:rsidRPr="001671B4">
              <w:t xml:space="preserve">ate </w:t>
            </w:r>
            <w:r w:rsidR="00075799" w:rsidRPr="001671B4">
              <w:t>on which delivery was made</w:t>
            </w:r>
          </w:p>
        </w:tc>
      </w:tr>
      <w:tr w:rsidR="00075799" w:rsidRPr="001671B4" w14:paraId="25B9C91F" w14:textId="77777777" w:rsidTr="007C5F50">
        <w:trPr>
          <w:cantSplit/>
        </w:trPr>
        <w:tc>
          <w:tcPr>
            <w:tcW w:w="2359" w:type="dxa"/>
            <w:tcBorders>
              <w:top w:val="nil"/>
              <w:bottom w:val="single" w:sz="6" w:space="0" w:color="auto"/>
              <w:right w:val="single" w:sz="6" w:space="0" w:color="auto"/>
            </w:tcBorders>
          </w:tcPr>
          <w:p w14:paraId="0FD7C3A1"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6378A0B2" w14:textId="77777777" w:rsidR="00075799" w:rsidRPr="001671B4" w:rsidRDefault="00075799" w:rsidP="00D53922">
            <w:pPr>
              <w:pStyle w:val="TableBody"/>
            </w:pPr>
            <w:r w:rsidRPr="001671B4">
              <w:t xml:space="preserve">The currency in use. </w:t>
            </w:r>
          </w:p>
        </w:tc>
      </w:tr>
      <w:tr w:rsidR="00075799" w:rsidRPr="001671B4" w14:paraId="58EE01CC" w14:textId="77777777" w:rsidTr="007C5F50">
        <w:trPr>
          <w:cantSplit/>
        </w:trPr>
        <w:tc>
          <w:tcPr>
            <w:tcW w:w="2359" w:type="dxa"/>
            <w:tcBorders>
              <w:top w:val="nil"/>
              <w:bottom w:val="single" w:sz="6" w:space="0" w:color="auto"/>
              <w:right w:val="single" w:sz="6" w:space="0" w:color="auto"/>
            </w:tcBorders>
          </w:tcPr>
          <w:p w14:paraId="636578C9" w14:textId="77777777" w:rsidR="00075799" w:rsidRPr="007C5F50" w:rsidRDefault="00075799" w:rsidP="00D539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6D79EA5" w14:textId="77777777" w:rsidR="00075799" w:rsidRPr="001671B4" w:rsidRDefault="00075799" w:rsidP="00D53922">
            <w:pPr>
              <w:pStyle w:val="TableBody"/>
            </w:pPr>
            <w:r w:rsidRPr="001671B4">
              <w:t>The opening balance of the ATM on the date in question.</w:t>
            </w:r>
          </w:p>
        </w:tc>
      </w:tr>
      <w:tr w:rsidR="00075799" w:rsidRPr="001671B4" w14:paraId="1EB4E234" w14:textId="77777777" w:rsidTr="007C5F50">
        <w:trPr>
          <w:cantSplit/>
        </w:trPr>
        <w:tc>
          <w:tcPr>
            <w:tcW w:w="2359" w:type="dxa"/>
            <w:tcBorders>
              <w:top w:val="single" w:sz="6" w:space="0" w:color="auto"/>
              <w:bottom w:val="single" w:sz="6" w:space="0" w:color="auto"/>
              <w:right w:val="single" w:sz="6" w:space="0" w:color="auto"/>
            </w:tcBorders>
          </w:tcPr>
          <w:p w14:paraId="3DC7D17E" w14:textId="77777777" w:rsidR="00075799" w:rsidRPr="007C5F50" w:rsidRDefault="00075799" w:rsidP="00D53922">
            <w:pPr>
              <w:pStyle w:val="TableBody"/>
              <w:rPr>
                <w:b/>
                <w:bCs/>
              </w:rPr>
            </w:pPr>
            <w:r w:rsidRPr="007C5F50">
              <w:rPr>
                <w:b/>
                <w:bCs/>
              </w:rPr>
              <w:t>Pre Withdrawals</w:t>
            </w:r>
          </w:p>
        </w:tc>
        <w:tc>
          <w:tcPr>
            <w:tcW w:w="5458" w:type="dxa"/>
            <w:tcBorders>
              <w:top w:val="single" w:sz="6" w:space="0" w:color="auto"/>
              <w:left w:val="single" w:sz="6" w:space="0" w:color="auto"/>
              <w:bottom w:val="single" w:sz="6" w:space="0" w:color="auto"/>
            </w:tcBorders>
          </w:tcPr>
          <w:p w14:paraId="35BC9535" w14:textId="1707A7BA" w:rsidR="00075799" w:rsidRPr="001671B4" w:rsidRDefault="00075799" w:rsidP="00D53922">
            <w:pPr>
              <w:pStyle w:val="TableBody"/>
            </w:pPr>
            <w:r w:rsidRPr="001671B4">
              <w:t xml:space="preserve">Customer withdrawals </w:t>
            </w:r>
            <w:r w:rsidR="00466629">
              <w:t xml:space="preserve">are </w:t>
            </w:r>
            <w:r w:rsidRPr="001671B4">
              <w:t xml:space="preserve">processed during the day and prior to </w:t>
            </w:r>
            <w:r w:rsidR="00466629">
              <w:t xml:space="preserve">the </w:t>
            </w:r>
            <w:r w:rsidRPr="001671B4">
              <w:t>arrival of the delivery.</w:t>
            </w:r>
          </w:p>
        </w:tc>
      </w:tr>
      <w:tr w:rsidR="00075799" w:rsidRPr="001671B4" w14:paraId="638DC986" w14:textId="77777777" w:rsidTr="007C5F50">
        <w:trPr>
          <w:cantSplit/>
        </w:trPr>
        <w:tc>
          <w:tcPr>
            <w:tcW w:w="2359" w:type="dxa"/>
            <w:tcBorders>
              <w:top w:val="single" w:sz="6" w:space="0" w:color="auto"/>
              <w:bottom w:val="single" w:sz="6" w:space="0" w:color="auto"/>
              <w:right w:val="single" w:sz="6" w:space="0" w:color="auto"/>
            </w:tcBorders>
          </w:tcPr>
          <w:p w14:paraId="1C56B777" w14:textId="77777777" w:rsidR="00075799" w:rsidRPr="007C5F50" w:rsidRDefault="00075799" w:rsidP="00D53922">
            <w:pPr>
              <w:pStyle w:val="TableBody"/>
              <w:rPr>
                <w:b/>
                <w:bCs/>
              </w:rPr>
            </w:pPr>
            <w:r w:rsidRPr="007C5F50">
              <w:rPr>
                <w:b/>
                <w:bCs/>
              </w:rPr>
              <w:t>Deliveries/Available</w:t>
            </w:r>
          </w:p>
        </w:tc>
        <w:tc>
          <w:tcPr>
            <w:tcW w:w="5458" w:type="dxa"/>
            <w:tcBorders>
              <w:top w:val="single" w:sz="6" w:space="0" w:color="auto"/>
              <w:left w:val="single" w:sz="6" w:space="0" w:color="auto"/>
              <w:bottom w:val="single" w:sz="6" w:space="0" w:color="auto"/>
            </w:tcBorders>
          </w:tcPr>
          <w:p w14:paraId="45C90A26" w14:textId="77777777" w:rsidR="00075799" w:rsidRPr="007C5F50" w:rsidRDefault="00075799" w:rsidP="007B0D18">
            <w:pPr>
              <w:pStyle w:val="TableBody"/>
            </w:pPr>
            <w:r w:rsidRPr="007C5F50">
              <w:t>Total available cash in the ATM at the beginning of the delivery cycle:</w:t>
            </w:r>
          </w:p>
          <w:p w14:paraId="4C973D4E" w14:textId="77777777" w:rsidR="00075799" w:rsidRPr="007C5F50" w:rsidRDefault="00075799" w:rsidP="007B0D18">
            <w:pPr>
              <w:pStyle w:val="TableBody"/>
            </w:pPr>
            <w:r w:rsidRPr="007C5F50">
              <w:t>For Replace ATMs: </w:t>
            </w:r>
          </w:p>
          <w:p w14:paraId="6117A995" w14:textId="77777777" w:rsidR="00075799" w:rsidRPr="007C5F50" w:rsidRDefault="00075799" w:rsidP="007B0D18">
            <w:pPr>
              <w:pStyle w:val="TableBody"/>
            </w:pPr>
            <w:r w:rsidRPr="007C5F50">
              <w:t xml:space="preserve">Deliveries/Available = Delivery Amount at the beginning of the cycle. </w:t>
            </w:r>
          </w:p>
          <w:p w14:paraId="63D1A792" w14:textId="77777777" w:rsidR="00075799" w:rsidRPr="007C5F50" w:rsidRDefault="00075799" w:rsidP="007B0D18">
            <w:pPr>
              <w:pStyle w:val="TableBody"/>
            </w:pPr>
            <w:r w:rsidRPr="007C5F50">
              <w:t xml:space="preserve">For Add Cash ATMs: </w:t>
            </w:r>
          </w:p>
          <w:p w14:paraId="7D168233" w14:textId="77777777" w:rsidR="00075799" w:rsidRPr="007B0D18" w:rsidRDefault="00075799" w:rsidP="007B0D18">
            <w:pPr>
              <w:pStyle w:val="TableBody"/>
            </w:pPr>
            <w:r w:rsidRPr="007B0D18">
              <w:t>Deliveries / Available =  Opening Balance – Pre Withdrawals + Delivery Amount</w:t>
            </w:r>
          </w:p>
        </w:tc>
      </w:tr>
      <w:tr w:rsidR="00075799" w:rsidRPr="001671B4" w14:paraId="54DC4CCC" w14:textId="77777777" w:rsidTr="007C5F50">
        <w:trPr>
          <w:cantSplit/>
        </w:trPr>
        <w:tc>
          <w:tcPr>
            <w:tcW w:w="2359" w:type="dxa"/>
            <w:tcBorders>
              <w:top w:val="single" w:sz="6" w:space="0" w:color="auto"/>
              <w:bottom w:val="single" w:sz="6" w:space="0" w:color="auto"/>
              <w:right w:val="single" w:sz="6" w:space="0" w:color="auto"/>
            </w:tcBorders>
          </w:tcPr>
          <w:p w14:paraId="51790234" w14:textId="77777777" w:rsidR="00075799" w:rsidRPr="007C5F50" w:rsidRDefault="00075799" w:rsidP="00D53922">
            <w:pPr>
              <w:pStyle w:val="TableBody"/>
              <w:rPr>
                <w:b/>
                <w:bCs/>
              </w:rPr>
            </w:pPr>
            <w:r w:rsidRPr="007C5F50">
              <w:rPr>
                <w:b/>
                <w:bCs/>
              </w:rPr>
              <w:t>Residual Amount</w:t>
            </w:r>
          </w:p>
        </w:tc>
        <w:tc>
          <w:tcPr>
            <w:tcW w:w="5458" w:type="dxa"/>
            <w:tcBorders>
              <w:top w:val="single" w:sz="6" w:space="0" w:color="auto"/>
              <w:left w:val="single" w:sz="6" w:space="0" w:color="auto"/>
              <w:bottom w:val="single" w:sz="6" w:space="0" w:color="auto"/>
            </w:tcBorders>
          </w:tcPr>
          <w:p w14:paraId="2A566DA4" w14:textId="77777777" w:rsidR="00075799" w:rsidRPr="007C5F50" w:rsidRDefault="00075799" w:rsidP="007B0D18">
            <w:pPr>
              <w:pStyle w:val="TableBody"/>
            </w:pPr>
            <w:r w:rsidRPr="007C5F50">
              <w:t>For Replace ATMs: </w:t>
            </w:r>
          </w:p>
          <w:p w14:paraId="50B903DE" w14:textId="77777777" w:rsidR="00075799" w:rsidRPr="007C5F50" w:rsidRDefault="00075799" w:rsidP="007B0D18">
            <w:pPr>
              <w:pStyle w:val="TableBody"/>
            </w:pPr>
            <w:r w:rsidRPr="007C5F50">
              <w:t xml:space="preserve">Residual Amount = Return Amount at the end of the delivery cycle. </w:t>
            </w:r>
          </w:p>
          <w:p w14:paraId="64D64CF0" w14:textId="4908D18C" w:rsidR="00075799" w:rsidRPr="007C5F50" w:rsidRDefault="00075799" w:rsidP="007B0D18">
            <w:pPr>
              <w:pStyle w:val="TableBody"/>
            </w:pPr>
            <w:r w:rsidRPr="007C5F50">
              <w:t xml:space="preserve">For Add Cash ATMs: a balance left from the previous delivery </w:t>
            </w:r>
            <w:r w:rsidR="00466629" w:rsidRPr="007C5F50">
              <w:t xml:space="preserve">is </w:t>
            </w:r>
            <w:r w:rsidRPr="007C5F50">
              <w:t xml:space="preserve">to be forwarded to the next delivery cycle. </w:t>
            </w:r>
          </w:p>
          <w:p w14:paraId="0C52859B" w14:textId="77777777" w:rsidR="00075799" w:rsidRPr="007B0D18" w:rsidRDefault="00075799" w:rsidP="007B0D18">
            <w:pPr>
              <w:pStyle w:val="TableBody"/>
            </w:pPr>
            <w:r w:rsidRPr="007B0D18">
              <w:t>Residual Amount = Delivery Amount – Utilized Amount;</w:t>
            </w:r>
          </w:p>
        </w:tc>
      </w:tr>
      <w:tr w:rsidR="00075799" w:rsidRPr="001671B4" w14:paraId="7283C1CB" w14:textId="77777777" w:rsidTr="007C5F50">
        <w:trPr>
          <w:cantSplit/>
        </w:trPr>
        <w:tc>
          <w:tcPr>
            <w:tcW w:w="2359" w:type="dxa"/>
            <w:tcBorders>
              <w:top w:val="single" w:sz="6" w:space="0" w:color="auto"/>
              <w:bottom w:val="single" w:sz="6" w:space="0" w:color="auto"/>
              <w:right w:val="single" w:sz="6" w:space="0" w:color="auto"/>
            </w:tcBorders>
          </w:tcPr>
          <w:p w14:paraId="227AFE82" w14:textId="77777777" w:rsidR="00075799" w:rsidRPr="007C5F50" w:rsidRDefault="00075799" w:rsidP="00D53922">
            <w:pPr>
              <w:pStyle w:val="TableBody"/>
              <w:rPr>
                <w:b/>
                <w:bCs/>
              </w:rPr>
            </w:pPr>
            <w:r w:rsidRPr="007C5F50">
              <w:rPr>
                <w:b/>
                <w:bCs/>
              </w:rPr>
              <w:t>Utilized Amount</w:t>
            </w:r>
          </w:p>
        </w:tc>
        <w:tc>
          <w:tcPr>
            <w:tcW w:w="5458" w:type="dxa"/>
            <w:tcBorders>
              <w:top w:val="single" w:sz="6" w:space="0" w:color="auto"/>
              <w:left w:val="single" w:sz="6" w:space="0" w:color="auto"/>
              <w:bottom w:val="single" w:sz="6" w:space="0" w:color="auto"/>
            </w:tcBorders>
          </w:tcPr>
          <w:p w14:paraId="6382973E" w14:textId="30960D17" w:rsidR="00075799" w:rsidRPr="007C5F50" w:rsidRDefault="009123DF" w:rsidP="007B0D18">
            <w:pPr>
              <w:pStyle w:val="TableBody"/>
            </w:pPr>
            <w:r w:rsidRPr="007C5F50">
              <w:t xml:space="preserve">The utilized </w:t>
            </w:r>
            <w:r w:rsidR="00075799" w:rsidRPr="007C5F50">
              <w:t>amount is the cycle demand or the total amount that has been withdrawn from the Cashpoint during a delivery cycle: from today’s delivery to the next delivery day.</w:t>
            </w:r>
          </w:p>
          <w:p w14:paraId="23F11372" w14:textId="77777777" w:rsidR="00075799" w:rsidRPr="007C5F50" w:rsidRDefault="00075799" w:rsidP="007B0D18">
            <w:pPr>
              <w:pStyle w:val="TableBody"/>
            </w:pPr>
            <w:r w:rsidRPr="007C5F50">
              <w:t>Utilized Amount = Post_Service_Withdrawals[day0] + Withdrawals[day1] + Withdrawals[day2] + ... + Withdrawals[dayN -1 ] + Pre_Service_Withdrawals[dayN];</w:t>
            </w:r>
          </w:p>
        </w:tc>
      </w:tr>
      <w:tr w:rsidR="00075799" w:rsidRPr="001671B4" w14:paraId="068B1EEC" w14:textId="77777777" w:rsidTr="007C5F50">
        <w:trPr>
          <w:cantSplit/>
        </w:trPr>
        <w:tc>
          <w:tcPr>
            <w:tcW w:w="2359" w:type="dxa"/>
            <w:tcBorders>
              <w:top w:val="single" w:sz="6" w:space="0" w:color="auto"/>
              <w:bottom w:val="single" w:sz="6" w:space="0" w:color="auto"/>
              <w:right w:val="single" w:sz="6" w:space="0" w:color="auto"/>
            </w:tcBorders>
          </w:tcPr>
          <w:p w14:paraId="43AE9097" w14:textId="77777777" w:rsidR="00075799" w:rsidRPr="007C5F50" w:rsidRDefault="00075799" w:rsidP="00D53922">
            <w:pPr>
              <w:pStyle w:val="TableBody"/>
              <w:rPr>
                <w:b/>
                <w:bCs/>
              </w:rPr>
            </w:pPr>
            <w:r w:rsidRPr="007C5F50">
              <w:rPr>
                <w:b/>
                <w:bCs/>
              </w:rPr>
              <w:t>Utilized %</w:t>
            </w:r>
          </w:p>
        </w:tc>
        <w:tc>
          <w:tcPr>
            <w:tcW w:w="5458" w:type="dxa"/>
            <w:tcBorders>
              <w:top w:val="single" w:sz="6" w:space="0" w:color="auto"/>
              <w:left w:val="single" w:sz="6" w:space="0" w:color="auto"/>
              <w:bottom w:val="single" w:sz="6" w:space="0" w:color="auto"/>
            </w:tcBorders>
          </w:tcPr>
          <w:p w14:paraId="1AEDD6D6" w14:textId="77C02E3A" w:rsidR="00075799" w:rsidRPr="007C5F50" w:rsidRDefault="00075799" w:rsidP="007B0D18">
            <w:pPr>
              <w:pStyle w:val="TableBody"/>
            </w:pPr>
            <w:r w:rsidRPr="007C5F50">
              <w:t xml:space="preserve">The percentage of utilization </w:t>
            </w:r>
            <w:r w:rsidR="009123DF" w:rsidRPr="007C5F50">
              <w:t xml:space="preserve">indicates </w:t>
            </w:r>
            <w:r w:rsidRPr="007C5F50">
              <w:t xml:space="preserve">the difference between </w:t>
            </w:r>
            <w:r w:rsidR="009123DF" w:rsidRPr="007C5F50">
              <w:t xml:space="preserve">the </w:t>
            </w:r>
            <w:r w:rsidRPr="007C5F50">
              <w:t xml:space="preserve">delivered/ Available Amount and </w:t>
            </w:r>
            <w:r w:rsidR="009123DF" w:rsidRPr="007C5F50">
              <w:t xml:space="preserve">the </w:t>
            </w:r>
            <w:r w:rsidRPr="007C5F50">
              <w:t xml:space="preserve">Utilized Amount. </w:t>
            </w:r>
          </w:p>
          <w:p w14:paraId="31578B63" w14:textId="77777777" w:rsidR="00075799" w:rsidRPr="007C5F50" w:rsidRDefault="00075799" w:rsidP="007B0D18">
            <w:pPr>
              <w:pStyle w:val="TableBody"/>
            </w:pPr>
            <w:r w:rsidRPr="007C5F50">
              <w:t>Utilized % = Utilized Amount / ‘Deliveries &amp; Available’ * 100</w:t>
            </w:r>
          </w:p>
        </w:tc>
      </w:tr>
      <w:tr w:rsidR="00075799" w:rsidRPr="001671B4" w14:paraId="340DAAA3" w14:textId="77777777" w:rsidTr="007C5F50">
        <w:trPr>
          <w:cantSplit/>
        </w:trPr>
        <w:tc>
          <w:tcPr>
            <w:tcW w:w="2359" w:type="dxa"/>
            <w:tcBorders>
              <w:top w:val="single" w:sz="6" w:space="0" w:color="auto"/>
              <w:bottom w:val="single" w:sz="6" w:space="0" w:color="auto"/>
              <w:right w:val="single" w:sz="6" w:space="0" w:color="auto"/>
            </w:tcBorders>
          </w:tcPr>
          <w:p w14:paraId="222E01ED" w14:textId="77777777" w:rsidR="00075799" w:rsidRPr="007C5F50" w:rsidRDefault="00075799" w:rsidP="00D53922">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A0CB1CB" w14:textId="77777777" w:rsidR="00075799" w:rsidRPr="007C5F50" w:rsidRDefault="00075799" w:rsidP="007B0D18">
            <w:pPr>
              <w:pStyle w:val="TableBody"/>
            </w:pPr>
            <w:r w:rsidRPr="007C5F50">
              <w:t>Type of delivery action performed. Ex: ‘Add Cash’ or ‘Replace Cash’.</w:t>
            </w:r>
          </w:p>
        </w:tc>
      </w:tr>
    </w:tbl>
    <w:p w14:paraId="0B580CA7" w14:textId="3C538463" w:rsidR="00075799" w:rsidRDefault="00075799" w:rsidP="00276B90">
      <w:pPr>
        <w:pStyle w:val="BodyText"/>
      </w:pPr>
      <w:bookmarkStart w:id="217" w:name="_Ref32232526"/>
      <w:bookmarkStart w:id="218" w:name="_Toc232225540"/>
      <w:bookmarkStart w:id="219" w:name="_Toc232225584"/>
    </w:p>
    <w:p w14:paraId="4BEA298D" w14:textId="77777777" w:rsidR="00075799" w:rsidRPr="00980846" w:rsidRDefault="00075799" w:rsidP="00075799">
      <w:pPr>
        <w:pStyle w:val="Heading4"/>
      </w:pPr>
      <w:r>
        <w:t xml:space="preserve">Target Balance </w:t>
      </w:r>
      <w:r w:rsidRPr="009366B6">
        <w:t>Variance</w:t>
      </w:r>
    </w:p>
    <w:p w14:paraId="7148D99D" w14:textId="027F1FBF" w:rsidR="00075799" w:rsidRDefault="00075799" w:rsidP="00D53922">
      <w:pPr>
        <w:pStyle w:val="BodyText"/>
      </w:pPr>
      <w:r w:rsidRPr="00D53922">
        <w:rPr>
          <w:rFonts w:eastAsia="MS Mincho"/>
        </w:rPr>
        <w:t>Target Balance Variance provides a day-to-day variance report comparing targeted balances to actual (historical) balances. Targeted Balances are generated at the beginning of each month and stored. Actual balances are compared to them thus generating the variance %. This provides a day-to-day graphical performance indicator to the branch user</w:t>
      </w:r>
      <w:r>
        <w:t>.</w:t>
      </w:r>
    </w:p>
    <w:p w14:paraId="05C0B6D8" w14:textId="77777777" w:rsidR="00075799" w:rsidRDefault="00075799" w:rsidP="00075799">
      <w:pPr>
        <w:jc w:val="center"/>
      </w:pPr>
      <w:r>
        <w:rPr>
          <w:noProof/>
        </w:rPr>
        <w:drawing>
          <wp:inline distT="0" distB="0" distL="0" distR="0" wp14:anchorId="29F11A05" wp14:editId="2F1FF561">
            <wp:extent cx="4949343" cy="2912895"/>
            <wp:effectExtent l="76200" t="76200" r="137160" b="135255"/>
            <wp:docPr id="1918929161" name="Picture 19189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950770" cy="29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32A79" w14:textId="77777777" w:rsidR="00075799" w:rsidRDefault="00075799" w:rsidP="00075799">
      <w:pPr>
        <w:jc w:val="cente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E4A9DD" w14:textId="77777777" w:rsidTr="007C5F50">
        <w:trPr>
          <w:cantSplit/>
          <w:tblHeader/>
        </w:trPr>
        <w:tc>
          <w:tcPr>
            <w:tcW w:w="7817" w:type="dxa"/>
            <w:gridSpan w:val="2"/>
            <w:tcBorders>
              <w:top w:val="single" w:sz="6" w:space="0" w:color="auto"/>
              <w:bottom w:val="double" w:sz="6" w:space="0" w:color="auto"/>
            </w:tcBorders>
            <w:shd w:val="clear" w:color="auto" w:fill="54B948"/>
          </w:tcPr>
          <w:p w14:paraId="3EF15207" w14:textId="77777777" w:rsidR="00075799" w:rsidRPr="001671B4" w:rsidRDefault="00075799" w:rsidP="00D53922">
            <w:pPr>
              <w:pStyle w:val="TableHeading"/>
            </w:pPr>
            <w:r>
              <w:t>Target Balance Variance</w:t>
            </w:r>
          </w:p>
        </w:tc>
      </w:tr>
      <w:tr w:rsidR="00075799" w:rsidRPr="001671B4" w14:paraId="5047FBDF" w14:textId="77777777" w:rsidTr="007C5F50">
        <w:trPr>
          <w:cantSplit/>
        </w:trPr>
        <w:tc>
          <w:tcPr>
            <w:tcW w:w="2359" w:type="dxa"/>
            <w:tcBorders>
              <w:top w:val="nil"/>
              <w:bottom w:val="single" w:sz="6" w:space="0" w:color="auto"/>
              <w:right w:val="single" w:sz="6" w:space="0" w:color="auto"/>
            </w:tcBorders>
          </w:tcPr>
          <w:p w14:paraId="41555C86"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2CB6756" w14:textId="77777777" w:rsidR="00075799" w:rsidRPr="001671B4" w:rsidRDefault="00075799" w:rsidP="00D53922">
            <w:pPr>
              <w:pStyle w:val="TableBody"/>
            </w:pPr>
            <w:r w:rsidRPr="001671B4">
              <w:t xml:space="preserve">The currency in use. </w:t>
            </w:r>
          </w:p>
        </w:tc>
      </w:tr>
      <w:tr w:rsidR="00075799" w:rsidRPr="001671B4" w14:paraId="35C70CD3" w14:textId="77777777" w:rsidTr="007C5F50">
        <w:trPr>
          <w:cantSplit/>
        </w:trPr>
        <w:tc>
          <w:tcPr>
            <w:tcW w:w="2359" w:type="dxa"/>
            <w:tcBorders>
              <w:top w:val="nil"/>
              <w:bottom w:val="single" w:sz="6" w:space="0" w:color="auto"/>
              <w:right w:val="single" w:sz="6" w:space="0" w:color="auto"/>
            </w:tcBorders>
          </w:tcPr>
          <w:p w14:paraId="74968B9A"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4E7691E0" w14:textId="05E3B63E" w:rsidR="00075799" w:rsidRPr="001671B4" w:rsidRDefault="00075799" w:rsidP="00D53922">
            <w:pPr>
              <w:pStyle w:val="TableBody"/>
            </w:pPr>
            <w:r>
              <w:t>Automatically defaults to the full calendar month in which the current date falls</w:t>
            </w:r>
          </w:p>
        </w:tc>
      </w:tr>
      <w:tr w:rsidR="00075799" w:rsidRPr="001671B4" w14:paraId="02010DDC" w14:textId="77777777" w:rsidTr="007C5F50">
        <w:trPr>
          <w:cantSplit/>
        </w:trPr>
        <w:tc>
          <w:tcPr>
            <w:tcW w:w="2359" w:type="dxa"/>
            <w:tcBorders>
              <w:top w:val="single" w:sz="6" w:space="0" w:color="auto"/>
              <w:bottom w:val="single" w:sz="6" w:space="0" w:color="auto"/>
              <w:right w:val="single" w:sz="6" w:space="0" w:color="auto"/>
            </w:tcBorders>
          </w:tcPr>
          <w:p w14:paraId="3043DB50"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36414BAD" w14:textId="0BD323F2" w:rsidR="00075799" w:rsidRDefault="00075799" w:rsidP="00D53922">
            <w:pPr>
              <w:pStyle w:val="TableBody"/>
            </w:pPr>
            <w:r>
              <w:t>Automatically defaults to the full calendar month prior to the one in which the current date falls</w:t>
            </w:r>
          </w:p>
        </w:tc>
      </w:tr>
      <w:tr w:rsidR="00075799" w:rsidRPr="001671B4" w14:paraId="04321539" w14:textId="77777777" w:rsidTr="007C5F50">
        <w:trPr>
          <w:cantSplit/>
        </w:trPr>
        <w:tc>
          <w:tcPr>
            <w:tcW w:w="2359" w:type="dxa"/>
            <w:tcBorders>
              <w:top w:val="single" w:sz="6" w:space="0" w:color="auto"/>
              <w:bottom w:val="single" w:sz="6" w:space="0" w:color="auto"/>
              <w:right w:val="single" w:sz="6" w:space="0" w:color="auto"/>
            </w:tcBorders>
          </w:tcPr>
          <w:p w14:paraId="7D7D5482"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C200A25" w14:textId="3E16AFF7" w:rsidR="00075799" w:rsidRDefault="00075799" w:rsidP="00D53922">
            <w:pPr>
              <w:pStyle w:val="TableBody"/>
            </w:pPr>
            <w:r>
              <w:t>OptiNet user</w:t>
            </w:r>
            <w:r w:rsidR="0086537B">
              <w:t>s</w:t>
            </w:r>
            <w:r>
              <w:t xml:space="preserve"> will designate the date range to be shown in the graph</w:t>
            </w:r>
          </w:p>
        </w:tc>
      </w:tr>
      <w:tr w:rsidR="00075799" w:rsidRPr="001671B4" w14:paraId="46A1E5B9" w14:textId="77777777" w:rsidTr="007C5F50">
        <w:trPr>
          <w:cantSplit/>
        </w:trPr>
        <w:tc>
          <w:tcPr>
            <w:tcW w:w="2359" w:type="dxa"/>
            <w:tcBorders>
              <w:top w:val="single" w:sz="6" w:space="0" w:color="auto"/>
              <w:bottom w:val="single" w:sz="6" w:space="0" w:color="auto"/>
              <w:right w:val="single" w:sz="6" w:space="0" w:color="auto"/>
            </w:tcBorders>
          </w:tcPr>
          <w:p w14:paraId="1064CEC7"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065D5C13" w14:textId="77777777" w:rsidR="00075799" w:rsidRDefault="00075799" w:rsidP="00D53922">
            <w:pPr>
              <w:pStyle w:val="TableBody"/>
            </w:pPr>
            <w:r>
              <w:t>Average Variance of Targeted Balance vs. Historical Balance</w:t>
            </w:r>
          </w:p>
        </w:tc>
      </w:tr>
      <w:tr w:rsidR="00075799" w:rsidRPr="001671B4" w14:paraId="501BDB01" w14:textId="77777777" w:rsidTr="007C5F50">
        <w:trPr>
          <w:cantSplit/>
        </w:trPr>
        <w:tc>
          <w:tcPr>
            <w:tcW w:w="2359" w:type="dxa"/>
            <w:tcBorders>
              <w:top w:val="single" w:sz="6" w:space="0" w:color="auto"/>
              <w:bottom w:val="single" w:sz="6" w:space="0" w:color="auto"/>
              <w:right w:val="single" w:sz="6" w:space="0" w:color="auto"/>
            </w:tcBorders>
          </w:tcPr>
          <w:p w14:paraId="4BF6B31D"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52422F42" w14:textId="77777777" w:rsidR="00075799" w:rsidRDefault="00075799" w:rsidP="00D53922">
            <w:pPr>
              <w:pStyle w:val="TableBody"/>
            </w:pPr>
            <w:r>
              <w:t>Administrator-set Lower acceptable limit for variance</w:t>
            </w:r>
          </w:p>
        </w:tc>
      </w:tr>
      <w:tr w:rsidR="00075799" w:rsidRPr="001671B4" w14:paraId="4AA93342" w14:textId="77777777" w:rsidTr="007C5F50">
        <w:trPr>
          <w:cantSplit/>
        </w:trPr>
        <w:tc>
          <w:tcPr>
            <w:tcW w:w="2359" w:type="dxa"/>
            <w:tcBorders>
              <w:top w:val="single" w:sz="6" w:space="0" w:color="auto"/>
              <w:bottom w:val="single" w:sz="6" w:space="0" w:color="auto"/>
              <w:right w:val="single" w:sz="6" w:space="0" w:color="auto"/>
            </w:tcBorders>
          </w:tcPr>
          <w:p w14:paraId="57ADA202"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B2D0F1A" w14:textId="77777777" w:rsidR="00075799" w:rsidRDefault="00075799" w:rsidP="00D53922">
            <w:pPr>
              <w:pStyle w:val="TableBody"/>
            </w:pPr>
            <w:r>
              <w:t>Administrator-set Upper acceptable limit for  variance</w:t>
            </w:r>
          </w:p>
        </w:tc>
      </w:tr>
    </w:tbl>
    <w:p w14:paraId="075E5151" w14:textId="77777777" w:rsidR="007B0D18" w:rsidRDefault="007B0D18" w:rsidP="007C5F50">
      <w:pPr>
        <w:pStyle w:val="BodyText"/>
      </w:pPr>
    </w:p>
    <w:p w14:paraId="03CF51AA" w14:textId="295D9D0A" w:rsidR="00075799" w:rsidRPr="00980846" w:rsidRDefault="00075799" w:rsidP="00075799">
      <w:pPr>
        <w:pStyle w:val="Heading4"/>
      </w:pPr>
      <w:r>
        <w:t>Compliance Variance</w:t>
      </w:r>
    </w:p>
    <w:p w14:paraId="437CAB18" w14:textId="77777777" w:rsidR="00075799" w:rsidRDefault="00075799" w:rsidP="00D53922">
      <w:pPr>
        <w:pStyle w:val="BodyText"/>
      </w:pPr>
      <w:r>
        <w:t xml:space="preserve">Compliance Variance provides a day-to-day graphical variance report comparing recommended deliveries/returns to actual (historical) deliveries/returns. </w:t>
      </w:r>
    </w:p>
    <w:p w14:paraId="7B2F0361" w14:textId="77777777" w:rsidR="00075799" w:rsidRDefault="00075799" w:rsidP="00075799">
      <w:pPr>
        <w:jc w:val="center"/>
      </w:pPr>
      <w:r>
        <w:rPr>
          <w:noProof/>
        </w:rPr>
        <w:drawing>
          <wp:inline distT="0" distB="0" distL="0" distR="0" wp14:anchorId="4435ACC7" wp14:editId="5665529F">
            <wp:extent cx="5168799" cy="2970265"/>
            <wp:effectExtent l="76200" t="76200" r="127635" b="135255"/>
            <wp:docPr id="1336750628" name="Picture 1336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168799" cy="297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3F9A7C8" w14:textId="77777777" w:rsidTr="00D53922">
        <w:trPr>
          <w:cantSplit/>
          <w:tblHeader/>
        </w:trPr>
        <w:tc>
          <w:tcPr>
            <w:tcW w:w="8050" w:type="dxa"/>
            <w:gridSpan w:val="2"/>
            <w:tcBorders>
              <w:top w:val="single" w:sz="6" w:space="0" w:color="auto"/>
              <w:bottom w:val="double" w:sz="6" w:space="0" w:color="auto"/>
            </w:tcBorders>
            <w:shd w:val="clear" w:color="auto" w:fill="54B948"/>
          </w:tcPr>
          <w:p w14:paraId="55A19C65" w14:textId="77777777" w:rsidR="00075799" w:rsidRPr="001671B4" w:rsidRDefault="00075799" w:rsidP="00D53922">
            <w:pPr>
              <w:pStyle w:val="TableHeading"/>
            </w:pPr>
            <w:r>
              <w:t>Compliance Variance</w:t>
            </w:r>
          </w:p>
        </w:tc>
      </w:tr>
      <w:tr w:rsidR="00075799" w:rsidRPr="001671B4" w14:paraId="0CD4A43B" w14:textId="77777777" w:rsidTr="00596BD6">
        <w:trPr>
          <w:cantSplit/>
        </w:trPr>
        <w:tc>
          <w:tcPr>
            <w:tcW w:w="2592" w:type="dxa"/>
            <w:tcBorders>
              <w:top w:val="nil"/>
              <w:bottom w:val="single" w:sz="6" w:space="0" w:color="auto"/>
              <w:right w:val="single" w:sz="6" w:space="0" w:color="auto"/>
            </w:tcBorders>
          </w:tcPr>
          <w:p w14:paraId="0BA67C60"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CFE24C0" w14:textId="77777777" w:rsidR="00075799" w:rsidRPr="001671B4" w:rsidRDefault="00075799" w:rsidP="00D53922">
            <w:pPr>
              <w:pStyle w:val="TableBody"/>
            </w:pPr>
            <w:r w:rsidRPr="001671B4">
              <w:t xml:space="preserve">The currency in use. </w:t>
            </w:r>
          </w:p>
        </w:tc>
      </w:tr>
      <w:tr w:rsidR="00075799" w:rsidRPr="001671B4" w14:paraId="37FB7BFC" w14:textId="77777777" w:rsidTr="00596BD6">
        <w:trPr>
          <w:cantSplit/>
        </w:trPr>
        <w:tc>
          <w:tcPr>
            <w:tcW w:w="2592" w:type="dxa"/>
            <w:tcBorders>
              <w:top w:val="nil"/>
              <w:bottom w:val="single" w:sz="6" w:space="0" w:color="auto"/>
              <w:right w:val="single" w:sz="6" w:space="0" w:color="auto"/>
            </w:tcBorders>
          </w:tcPr>
          <w:p w14:paraId="54AD340A" w14:textId="77777777" w:rsidR="00075799" w:rsidRPr="007C5F50" w:rsidRDefault="00075799" w:rsidP="00D53922">
            <w:pPr>
              <w:pStyle w:val="TableBody"/>
              <w:rPr>
                <w:b/>
                <w:bCs/>
              </w:rPr>
            </w:pPr>
            <w:r w:rsidRPr="007C5F50">
              <w:rPr>
                <w:b/>
                <w:bCs/>
              </w:rPr>
              <w:t>Action ID</w:t>
            </w:r>
          </w:p>
        </w:tc>
        <w:tc>
          <w:tcPr>
            <w:tcW w:w="5458" w:type="dxa"/>
            <w:tcBorders>
              <w:top w:val="nil"/>
              <w:left w:val="single" w:sz="6" w:space="0" w:color="auto"/>
              <w:bottom w:val="single" w:sz="6" w:space="0" w:color="auto"/>
            </w:tcBorders>
          </w:tcPr>
          <w:p w14:paraId="13B23DD9" w14:textId="0769614A" w:rsidR="00075799" w:rsidRDefault="0086537B" w:rsidP="00D53922">
            <w:pPr>
              <w:pStyle w:val="TableBody"/>
            </w:pPr>
            <w:r>
              <w:t xml:space="preserve">The user </w:t>
            </w:r>
            <w:r w:rsidR="00075799">
              <w:t>selects which metric to review. Deliveries for  ATMs.  Deliveries or Net  Demand (Delivery-Returns) for Branches</w:t>
            </w:r>
          </w:p>
        </w:tc>
      </w:tr>
      <w:tr w:rsidR="00075799" w:rsidRPr="001671B4" w14:paraId="50586254" w14:textId="77777777" w:rsidTr="00596BD6">
        <w:trPr>
          <w:cantSplit/>
        </w:trPr>
        <w:tc>
          <w:tcPr>
            <w:tcW w:w="2592" w:type="dxa"/>
            <w:tcBorders>
              <w:top w:val="nil"/>
              <w:bottom w:val="single" w:sz="6" w:space="0" w:color="auto"/>
              <w:right w:val="single" w:sz="6" w:space="0" w:color="auto"/>
            </w:tcBorders>
          </w:tcPr>
          <w:p w14:paraId="45D03755" w14:textId="77777777" w:rsidR="00075799" w:rsidRPr="007C5F50" w:rsidRDefault="00075799" w:rsidP="00D53922">
            <w:pPr>
              <w:pStyle w:val="TableBody"/>
              <w:rPr>
                <w:b/>
                <w:bCs/>
              </w:rPr>
            </w:pPr>
            <w:r w:rsidRPr="007C5F50">
              <w:rPr>
                <w:b/>
                <w:bCs/>
              </w:rPr>
              <w:t>Schedule ID</w:t>
            </w:r>
          </w:p>
        </w:tc>
        <w:tc>
          <w:tcPr>
            <w:tcW w:w="5458" w:type="dxa"/>
            <w:tcBorders>
              <w:top w:val="nil"/>
              <w:left w:val="single" w:sz="6" w:space="0" w:color="auto"/>
              <w:bottom w:val="single" w:sz="6" w:space="0" w:color="auto"/>
            </w:tcBorders>
          </w:tcPr>
          <w:p w14:paraId="5FE787FA" w14:textId="77777777" w:rsidR="00075799" w:rsidRDefault="00075799" w:rsidP="00D53922">
            <w:pPr>
              <w:pStyle w:val="TableBody"/>
            </w:pPr>
            <w:r>
              <w:t>Normal (deliveries on standard scheduled days) Normal/Emergencies (deliveries on both standard days and non-standard days)</w:t>
            </w:r>
          </w:p>
        </w:tc>
      </w:tr>
      <w:tr w:rsidR="00075799" w:rsidRPr="001671B4" w14:paraId="0D55EFF3" w14:textId="77777777" w:rsidTr="00596BD6">
        <w:trPr>
          <w:cantSplit/>
        </w:trPr>
        <w:tc>
          <w:tcPr>
            <w:tcW w:w="2592" w:type="dxa"/>
            <w:tcBorders>
              <w:top w:val="nil"/>
              <w:bottom w:val="single" w:sz="6" w:space="0" w:color="auto"/>
              <w:right w:val="single" w:sz="6" w:space="0" w:color="auto"/>
            </w:tcBorders>
          </w:tcPr>
          <w:p w14:paraId="69C1088E"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2D7219D6" w14:textId="77777777" w:rsidR="00075799" w:rsidRPr="001671B4" w:rsidRDefault="00075799" w:rsidP="00D53922">
            <w:pPr>
              <w:pStyle w:val="TableBody"/>
            </w:pPr>
            <w:r>
              <w:t>Automatically defaults to the full  calendar month in which the current date falls</w:t>
            </w:r>
          </w:p>
        </w:tc>
      </w:tr>
      <w:tr w:rsidR="00075799" w14:paraId="63F1197F" w14:textId="77777777" w:rsidTr="00596BD6">
        <w:trPr>
          <w:cantSplit/>
        </w:trPr>
        <w:tc>
          <w:tcPr>
            <w:tcW w:w="2592" w:type="dxa"/>
            <w:tcBorders>
              <w:top w:val="single" w:sz="6" w:space="0" w:color="auto"/>
              <w:bottom w:val="single" w:sz="6" w:space="0" w:color="auto"/>
              <w:right w:val="single" w:sz="6" w:space="0" w:color="auto"/>
            </w:tcBorders>
          </w:tcPr>
          <w:p w14:paraId="34E30283"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03E42F24" w14:textId="77777777" w:rsidR="00075799" w:rsidRDefault="00075799" w:rsidP="00D53922">
            <w:pPr>
              <w:pStyle w:val="TableBody"/>
            </w:pPr>
            <w:r>
              <w:t>Automatically  defaults to the full calendar month prior to the one in which the current date falls</w:t>
            </w:r>
          </w:p>
        </w:tc>
      </w:tr>
      <w:tr w:rsidR="00075799" w14:paraId="271C8482" w14:textId="77777777" w:rsidTr="00596BD6">
        <w:trPr>
          <w:cantSplit/>
        </w:trPr>
        <w:tc>
          <w:tcPr>
            <w:tcW w:w="2592" w:type="dxa"/>
            <w:tcBorders>
              <w:top w:val="single" w:sz="6" w:space="0" w:color="auto"/>
              <w:bottom w:val="single" w:sz="6" w:space="0" w:color="auto"/>
              <w:right w:val="single" w:sz="6" w:space="0" w:color="auto"/>
            </w:tcBorders>
          </w:tcPr>
          <w:p w14:paraId="336BF76D"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FFFE5B7" w14:textId="208CC254" w:rsidR="00075799" w:rsidRDefault="00075799" w:rsidP="00D53922">
            <w:pPr>
              <w:pStyle w:val="TableBody"/>
            </w:pPr>
            <w:r>
              <w:t>OptiNet user</w:t>
            </w:r>
            <w:r w:rsidR="0086537B">
              <w:t>s</w:t>
            </w:r>
            <w:r>
              <w:t xml:space="preserve"> will designate the  date range to be shown in the graph</w:t>
            </w:r>
          </w:p>
        </w:tc>
      </w:tr>
      <w:tr w:rsidR="00075799" w14:paraId="4C00C3E3" w14:textId="77777777" w:rsidTr="00596BD6">
        <w:trPr>
          <w:cantSplit/>
        </w:trPr>
        <w:tc>
          <w:tcPr>
            <w:tcW w:w="2592" w:type="dxa"/>
            <w:tcBorders>
              <w:top w:val="single" w:sz="6" w:space="0" w:color="auto"/>
              <w:bottom w:val="single" w:sz="6" w:space="0" w:color="auto"/>
              <w:right w:val="single" w:sz="6" w:space="0" w:color="auto"/>
            </w:tcBorders>
          </w:tcPr>
          <w:p w14:paraId="0C143FB4"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7FDC9303" w14:textId="77777777" w:rsidR="00075799" w:rsidRDefault="00075799" w:rsidP="00D53922">
            <w:pPr>
              <w:pStyle w:val="TableBody"/>
            </w:pPr>
            <w:r>
              <w:t>Average Variance of Targeted Balance vs. Historical Balance</w:t>
            </w:r>
          </w:p>
        </w:tc>
      </w:tr>
      <w:tr w:rsidR="00075799" w14:paraId="126B6A71" w14:textId="77777777" w:rsidTr="00596BD6">
        <w:trPr>
          <w:cantSplit/>
        </w:trPr>
        <w:tc>
          <w:tcPr>
            <w:tcW w:w="2592" w:type="dxa"/>
            <w:tcBorders>
              <w:top w:val="single" w:sz="6" w:space="0" w:color="auto"/>
              <w:bottom w:val="single" w:sz="6" w:space="0" w:color="auto"/>
              <w:right w:val="single" w:sz="6" w:space="0" w:color="auto"/>
            </w:tcBorders>
          </w:tcPr>
          <w:p w14:paraId="5467C796"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2C60A374" w14:textId="77777777" w:rsidR="00075799" w:rsidRDefault="00075799" w:rsidP="00D53922">
            <w:pPr>
              <w:pStyle w:val="TableBody"/>
            </w:pPr>
            <w:r>
              <w:t>Administrator-set Lower acceptable limit for variance</w:t>
            </w:r>
          </w:p>
        </w:tc>
      </w:tr>
      <w:tr w:rsidR="00075799" w14:paraId="34FFDB63" w14:textId="77777777" w:rsidTr="00596BD6">
        <w:trPr>
          <w:cantSplit/>
        </w:trPr>
        <w:tc>
          <w:tcPr>
            <w:tcW w:w="2592" w:type="dxa"/>
            <w:tcBorders>
              <w:top w:val="single" w:sz="6" w:space="0" w:color="auto"/>
              <w:bottom w:val="single" w:sz="6" w:space="0" w:color="auto"/>
              <w:right w:val="single" w:sz="6" w:space="0" w:color="auto"/>
            </w:tcBorders>
          </w:tcPr>
          <w:p w14:paraId="3DDF2799"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4FEFB6A" w14:textId="77777777" w:rsidR="00075799" w:rsidRDefault="00075799" w:rsidP="00D53922">
            <w:pPr>
              <w:pStyle w:val="TableBody"/>
            </w:pPr>
            <w:r>
              <w:t>Administrator-set Upper acceptable limit for  variance</w:t>
            </w:r>
          </w:p>
        </w:tc>
      </w:tr>
    </w:tbl>
    <w:p w14:paraId="1D07A982" w14:textId="77777777" w:rsidR="00875E37" w:rsidRDefault="00875E37" w:rsidP="007C5F50">
      <w:pPr>
        <w:pStyle w:val="BodyText"/>
      </w:pPr>
    </w:p>
    <w:p w14:paraId="7755F00A" w14:textId="200FE66D" w:rsidR="00075799" w:rsidRPr="00980846" w:rsidRDefault="00075799" w:rsidP="00075799">
      <w:pPr>
        <w:pStyle w:val="Heading4"/>
      </w:pPr>
      <w:r>
        <w:t>Carrier Catalog</w:t>
      </w:r>
    </w:p>
    <w:p w14:paraId="6475D025" w14:textId="77777777" w:rsidR="00B00977" w:rsidRDefault="00075799" w:rsidP="00D53922">
      <w:pPr>
        <w:pStyle w:val="BodyText"/>
      </w:pPr>
      <w:r>
        <w:t xml:space="preserve">Carrier Catalog allows a Branch user to view detailed info about Carrier Employees. This can be used for </w:t>
      </w:r>
      <w:r w:rsidR="0086537B">
        <w:t xml:space="preserve">the </w:t>
      </w:r>
      <w:r>
        <w:t xml:space="preserve">verification of credentials. </w:t>
      </w:r>
    </w:p>
    <w:p w14:paraId="36E6A126" w14:textId="5AB49529" w:rsidR="00075799" w:rsidRDefault="00B00977" w:rsidP="00B00977">
      <w:pPr>
        <w:pStyle w:val="Note"/>
      </w:pPr>
      <w:r w:rsidRPr="007C5F50">
        <w:rPr>
          <w:b/>
          <w:bCs/>
        </w:rPr>
        <w:t>N</w:t>
      </w:r>
      <w:r w:rsidR="00075799" w:rsidRPr="007C5F50">
        <w:rPr>
          <w:b/>
          <w:bCs/>
        </w:rPr>
        <w:t>ote</w:t>
      </w:r>
      <w:r w:rsidR="0091547C" w:rsidRPr="007C5F50">
        <w:rPr>
          <w:b/>
          <w:bCs/>
        </w:rPr>
        <w:t>:</w:t>
      </w:r>
      <w:r w:rsidR="00075799">
        <w:t xml:space="preserve"> </w:t>
      </w:r>
      <w:r w:rsidR="0091547C">
        <w:t>T</w:t>
      </w:r>
      <w:r w:rsidR="00075799">
        <w:t xml:space="preserve">his function is only available when OptiVLM CarrierWeb is in use and reachable by </w:t>
      </w:r>
      <w:r w:rsidR="0086537B">
        <w:t xml:space="preserve">the </w:t>
      </w:r>
      <w:r w:rsidR="00075799">
        <w:t>OptiNet system.</w:t>
      </w:r>
    </w:p>
    <w:p w14:paraId="48C10FD6" w14:textId="5275D796"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sidR="009F0B76">
        <w:rPr>
          <w:noProof/>
        </w:rPr>
        <w:t>38</w:t>
      </w:r>
      <w:r w:rsidRPr="026955AD">
        <w:rPr>
          <w:noProof/>
        </w:rPr>
        <w:fldChar w:fldCharType="end"/>
      </w:r>
      <w:r>
        <w:t>: Navigation Window – Choose Carrier</w:t>
      </w:r>
    </w:p>
    <w:p w14:paraId="31896733" w14:textId="77777777" w:rsidR="00075799" w:rsidRDefault="00075799" w:rsidP="00075799">
      <w:pPr>
        <w:pStyle w:val="BodyText"/>
        <w:jc w:val="center"/>
      </w:pPr>
      <w:r>
        <w:rPr>
          <w:noProof/>
        </w:rPr>
        <w:drawing>
          <wp:inline distT="0" distB="0" distL="0" distR="0" wp14:anchorId="51BEAC13" wp14:editId="5830C900">
            <wp:extent cx="4191000" cy="2828925"/>
            <wp:effectExtent l="76200" t="76200" r="133350" b="142875"/>
            <wp:docPr id="987534019" name="Picture 9875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1910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8DCED" w14:textId="0CA19EEB"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sidR="009F0B76">
        <w:rPr>
          <w:noProof/>
        </w:rPr>
        <w:t>39</w:t>
      </w:r>
      <w:r w:rsidRPr="026955AD">
        <w:rPr>
          <w:noProof/>
        </w:rPr>
        <w:fldChar w:fldCharType="end"/>
      </w:r>
      <w:r>
        <w:t>: Carrier Catalog – Employees List Screen</w:t>
      </w:r>
    </w:p>
    <w:p w14:paraId="2950624A" w14:textId="77777777" w:rsidR="00075799" w:rsidRDefault="00075799" w:rsidP="00075799">
      <w:pPr>
        <w:pStyle w:val="BodyText"/>
        <w:jc w:val="center"/>
      </w:pPr>
      <w:r>
        <w:rPr>
          <w:noProof/>
        </w:rPr>
        <w:drawing>
          <wp:inline distT="0" distB="0" distL="0" distR="0" wp14:anchorId="0C3EFD98" wp14:editId="419BE567">
            <wp:extent cx="5486400" cy="933450"/>
            <wp:effectExtent l="76200" t="76200" r="133350" b="133350"/>
            <wp:docPr id="1141387852" name="Picture 11413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F33FF30" w14:textId="77777777" w:rsidTr="006440CD">
        <w:trPr>
          <w:cantSplit/>
          <w:tblHeader/>
        </w:trPr>
        <w:tc>
          <w:tcPr>
            <w:tcW w:w="2592" w:type="dxa"/>
            <w:tcBorders>
              <w:top w:val="single" w:sz="6" w:space="0" w:color="auto"/>
              <w:bottom w:val="double" w:sz="6" w:space="0" w:color="auto"/>
              <w:right w:val="single" w:sz="6" w:space="0" w:color="auto"/>
            </w:tcBorders>
            <w:shd w:val="clear" w:color="auto" w:fill="54B948"/>
          </w:tcPr>
          <w:p w14:paraId="0BD783D5" w14:textId="77777777" w:rsidR="00075799" w:rsidRPr="001671B4" w:rsidRDefault="00075799" w:rsidP="006440CD">
            <w:pPr>
              <w:pStyle w:val="TableHeading"/>
            </w:pPr>
            <w:r>
              <w:t>Field</w:t>
            </w:r>
          </w:p>
        </w:tc>
        <w:tc>
          <w:tcPr>
            <w:tcW w:w="5458" w:type="dxa"/>
            <w:tcBorders>
              <w:top w:val="single" w:sz="6" w:space="0" w:color="auto"/>
              <w:left w:val="nil"/>
              <w:bottom w:val="double" w:sz="6" w:space="0" w:color="auto"/>
            </w:tcBorders>
            <w:shd w:val="clear" w:color="auto" w:fill="54B948"/>
          </w:tcPr>
          <w:p w14:paraId="65E938C6" w14:textId="77777777" w:rsidR="00075799" w:rsidRPr="001671B4" w:rsidRDefault="00075799" w:rsidP="006440CD">
            <w:pPr>
              <w:pStyle w:val="TableHeading"/>
            </w:pPr>
            <w:r>
              <w:t>Description</w:t>
            </w:r>
          </w:p>
        </w:tc>
      </w:tr>
      <w:tr w:rsidR="00075799" w:rsidRPr="001671B4" w14:paraId="5BC532E1" w14:textId="77777777" w:rsidTr="00596BD6">
        <w:trPr>
          <w:cantSplit/>
        </w:trPr>
        <w:tc>
          <w:tcPr>
            <w:tcW w:w="2592" w:type="dxa"/>
            <w:tcBorders>
              <w:top w:val="nil"/>
              <w:bottom w:val="single" w:sz="6" w:space="0" w:color="auto"/>
              <w:right w:val="single" w:sz="6" w:space="0" w:color="auto"/>
            </w:tcBorders>
          </w:tcPr>
          <w:p w14:paraId="48D1A68F" w14:textId="77777777" w:rsidR="00075799" w:rsidRPr="007C5F50" w:rsidRDefault="00075799" w:rsidP="006440CD">
            <w:pPr>
              <w:pStyle w:val="TableBody"/>
              <w:rPr>
                <w:b/>
                <w:bCs/>
              </w:rPr>
            </w:pPr>
            <w:r w:rsidRPr="007C5F50">
              <w:rPr>
                <w:b/>
                <w:bCs/>
              </w:rPr>
              <w:t>Title</w:t>
            </w:r>
          </w:p>
        </w:tc>
        <w:tc>
          <w:tcPr>
            <w:tcW w:w="5458" w:type="dxa"/>
            <w:tcBorders>
              <w:top w:val="nil"/>
              <w:left w:val="single" w:sz="6" w:space="0" w:color="auto"/>
              <w:bottom w:val="single" w:sz="6" w:space="0" w:color="auto"/>
            </w:tcBorders>
          </w:tcPr>
          <w:p w14:paraId="2DEF98C9" w14:textId="77777777" w:rsidR="00075799" w:rsidRPr="001671B4" w:rsidRDefault="00075799" w:rsidP="006440CD">
            <w:pPr>
              <w:pStyle w:val="TableBody"/>
            </w:pPr>
            <w:r>
              <w:t>Employee’s title.</w:t>
            </w:r>
          </w:p>
        </w:tc>
      </w:tr>
      <w:tr w:rsidR="00075799" w:rsidRPr="001671B4" w14:paraId="1D938560" w14:textId="77777777" w:rsidTr="00596BD6">
        <w:trPr>
          <w:cantSplit/>
        </w:trPr>
        <w:tc>
          <w:tcPr>
            <w:tcW w:w="2592" w:type="dxa"/>
            <w:tcBorders>
              <w:top w:val="single" w:sz="6" w:space="0" w:color="auto"/>
              <w:bottom w:val="single" w:sz="6" w:space="0" w:color="auto"/>
              <w:right w:val="single" w:sz="6" w:space="0" w:color="auto"/>
            </w:tcBorders>
          </w:tcPr>
          <w:p w14:paraId="373DD61A" w14:textId="77777777" w:rsidR="00075799" w:rsidRPr="007C5F50" w:rsidRDefault="00075799" w:rsidP="006440CD">
            <w:pPr>
              <w:pStyle w:val="TableBody"/>
              <w:rPr>
                <w:b/>
                <w:bCs/>
              </w:rPr>
            </w:pPr>
            <w:r w:rsidRPr="007C5F50">
              <w:rPr>
                <w:b/>
                <w:bCs/>
              </w:rPr>
              <w:t>Name</w:t>
            </w:r>
          </w:p>
        </w:tc>
        <w:tc>
          <w:tcPr>
            <w:tcW w:w="5458" w:type="dxa"/>
            <w:tcBorders>
              <w:top w:val="single" w:sz="6" w:space="0" w:color="auto"/>
              <w:left w:val="single" w:sz="6" w:space="0" w:color="auto"/>
              <w:bottom w:val="single" w:sz="6" w:space="0" w:color="auto"/>
            </w:tcBorders>
          </w:tcPr>
          <w:p w14:paraId="5A4B80A8" w14:textId="3E000118" w:rsidR="00075799" w:rsidRPr="001671B4" w:rsidRDefault="00075799" w:rsidP="006440CD">
            <w:pPr>
              <w:pStyle w:val="TableBody"/>
            </w:pPr>
            <w:r>
              <w:t xml:space="preserve">Employee’s name. Click to view </w:t>
            </w:r>
            <w:r w:rsidR="0086537B">
              <w:t xml:space="preserve">the </w:t>
            </w:r>
            <w:r>
              <w:t>picture.</w:t>
            </w:r>
          </w:p>
        </w:tc>
      </w:tr>
      <w:tr w:rsidR="00075799" w:rsidRPr="001671B4" w14:paraId="0743D1E7" w14:textId="77777777" w:rsidTr="00596BD6">
        <w:trPr>
          <w:cantSplit/>
        </w:trPr>
        <w:tc>
          <w:tcPr>
            <w:tcW w:w="2592" w:type="dxa"/>
            <w:tcBorders>
              <w:top w:val="single" w:sz="6" w:space="0" w:color="auto"/>
              <w:bottom w:val="single" w:sz="6" w:space="0" w:color="auto"/>
              <w:right w:val="single" w:sz="6" w:space="0" w:color="auto"/>
            </w:tcBorders>
          </w:tcPr>
          <w:p w14:paraId="3F706D45" w14:textId="77777777" w:rsidR="00075799" w:rsidRPr="007C5F50" w:rsidRDefault="00075799" w:rsidP="006440CD">
            <w:pPr>
              <w:pStyle w:val="TableBody"/>
              <w:rPr>
                <w:b/>
                <w:bCs/>
              </w:rPr>
            </w:pPr>
            <w:r w:rsidRPr="007C5F50">
              <w:rPr>
                <w:b/>
                <w:bCs/>
              </w:rPr>
              <w:t>Badge ID</w:t>
            </w:r>
          </w:p>
        </w:tc>
        <w:tc>
          <w:tcPr>
            <w:tcW w:w="5458" w:type="dxa"/>
            <w:tcBorders>
              <w:top w:val="single" w:sz="6" w:space="0" w:color="auto"/>
              <w:left w:val="single" w:sz="6" w:space="0" w:color="auto"/>
              <w:bottom w:val="single" w:sz="6" w:space="0" w:color="auto"/>
            </w:tcBorders>
          </w:tcPr>
          <w:p w14:paraId="571CCF26" w14:textId="77777777" w:rsidR="00075799" w:rsidRPr="001671B4" w:rsidRDefault="00075799" w:rsidP="006440CD">
            <w:pPr>
              <w:pStyle w:val="TableBody"/>
            </w:pPr>
            <w:r>
              <w:t>Employee’s Badge ID.</w:t>
            </w:r>
          </w:p>
        </w:tc>
      </w:tr>
      <w:tr w:rsidR="00075799" w:rsidRPr="001671B4" w14:paraId="150C60F0" w14:textId="77777777" w:rsidTr="00596BD6">
        <w:trPr>
          <w:cantSplit/>
        </w:trPr>
        <w:tc>
          <w:tcPr>
            <w:tcW w:w="2592" w:type="dxa"/>
            <w:tcBorders>
              <w:top w:val="single" w:sz="6" w:space="0" w:color="auto"/>
              <w:bottom w:val="single" w:sz="6" w:space="0" w:color="auto"/>
              <w:right w:val="single" w:sz="6" w:space="0" w:color="auto"/>
            </w:tcBorders>
          </w:tcPr>
          <w:p w14:paraId="4FD85060" w14:textId="77777777" w:rsidR="00075799" w:rsidRPr="007C5F50" w:rsidRDefault="00075799" w:rsidP="006440CD">
            <w:pPr>
              <w:pStyle w:val="TableBody"/>
              <w:rPr>
                <w:b/>
                <w:bCs/>
              </w:rPr>
            </w:pPr>
            <w:r w:rsidRPr="007C5F50">
              <w:rPr>
                <w:b/>
                <w:bCs/>
              </w:rPr>
              <w:t>Eye Color</w:t>
            </w:r>
          </w:p>
        </w:tc>
        <w:tc>
          <w:tcPr>
            <w:tcW w:w="5458" w:type="dxa"/>
            <w:tcBorders>
              <w:top w:val="single" w:sz="6" w:space="0" w:color="auto"/>
              <w:left w:val="single" w:sz="6" w:space="0" w:color="auto"/>
              <w:bottom w:val="single" w:sz="6" w:space="0" w:color="auto"/>
            </w:tcBorders>
          </w:tcPr>
          <w:p w14:paraId="38905B53" w14:textId="77777777" w:rsidR="00075799" w:rsidRPr="001671B4" w:rsidRDefault="00075799" w:rsidP="006440CD">
            <w:pPr>
              <w:pStyle w:val="TableBody"/>
            </w:pPr>
            <w:r>
              <w:t>Employee’s eye color.</w:t>
            </w:r>
          </w:p>
        </w:tc>
      </w:tr>
      <w:tr w:rsidR="00075799" w:rsidRPr="001671B4" w14:paraId="03E49E0F" w14:textId="77777777" w:rsidTr="00596BD6">
        <w:trPr>
          <w:cantSplit/>
        </w:trPr>
        <w:tc>
          <w:tcPr>
            <w:tcW w:w="2592" w:type="dxa"/>
            <w:tcBorders>
              <w:top w:val="single" w:sz="6" w:space="0" w:color="auto"/>
              <w:bottom w:val="single" w:sz="6" w:space="0" w:color="auto"/>
              <w:right w:val="single" w:sz="6" w:space="0" w:color="auto"/>
            </w:tcBorders>
          </w:tcPr>
          <w:p w14:paraId="16EF8C3D" w14:textId="77777777" w:rsidR="00075799" w:rsidRPr="007C5F50" w:rsidRDefault="00075799" w:rsidP="006440CD">
            <w:pPr>
              <w:pStyle w:val="TableBody"/>
              <w:rPr>
                <w:b/>
                <w:bCs/>
              </w:rPr>
            </w:pPr>
            <w:r w:rsidRPr="007C5F50">
              <w:rPr>
                <w:b/>
                <w:bCs/>
              </w:rPr>
              <w:t>Hair Color</w:t>
            </w:r>
          </w:p>
        </w:tc>
        <w:tc>
          <w:tcPr>
            <w:tcW w:w="5458" w:type="dxa"/>
            <w:tcBorders>
              <w:top w:val="single" w:sz="6" w:space="0" w:color="auto"/>
              <w:left w:val="single" w:sz="6" w:space="0" w:color="auto"/>
              <w:bottom w:val="single" w:sz="6" w:space="0" w:color="auto"/>
            </w:tcBorders>
          </w:tcPr>
          <w:p w14:paraId="7EE3CAB6" w14:textId="77777777" w:rsidR="00075799" w:rsidRPr="001671B4" w:rsidRDefault="00075799" w:rsidP="006440CD">
            <w:pPr>
              <w:pStyle w:val="TableBody"/>
            </w:pPr>
            <w:r>
              <w:t>Employee’s hair color.</w:t>
            </w:r>
          </w:p>
        </w:tc>
      </w:tr>
      <w:tr w:rsidR="00075799" w:rsidRPr="001671B4" w14:paraId="39707D5B" w14:textId="77777777" w:rsidTr="00596BD6">
        <w:trPr>
          <w:cantSplit/>
        </w:trPr>
        <w:tc>
          <w:tcPr>
            <w:tcW w:w="2592" w:type="dxa"/>
            <w:tcBorders>
              <w:top w:val="single" w:sz="6" w:space="0" w:color="auto"/>
              <w:bottom w:val="single" w:sz="6" w:space="0" w:color="auto"/>
              <w:right w:val="single" w:sz="6" w:space="0" w:color="auto"/>
            </w:tcBorders>
          </w:tcPr>
          <w:p w14:paraId="74905553" w14:textId="77777777" w:rsidR="00075799" w:rsidRPr="007C5F50" w:rsidRDefault="00075799" w:rsidP="006440CD">
            <w:pPr>
              <w:pStyle w:val="TableBody"/>
              <w:rPr>
                <w:b/>
                <w:bCs/>
              </w:rPr>
            </w:pPr>
            <w:r w:rsidRPr="007C5F50">
              <w:rPr>
                <w:b/>
                <w:bCs/>
              </w:rPr>
              <w:t>Height</w:t>
            </w:r>
          </w:p>
        </w:tc>
        <w:tc>
          <w:tcPr>
            <w:tcW w:w="5458" w:type="dxa"/>
            <w:tcBorders>
              <w:top w:val="single" w:sz="6" w:space="0" w:color="auto"/>
              <w:left w:val="single" w:sz="6" w:space="0" w:color="auto"/>
              <w:bottom w:val="single" w:sz="6" w:space="0" w:color="auto"/>
            </w:tcBorders>
          </w:tcPr>
          <w:p w14:paraId="602653FA" w14:textId="77777777" w:rsidR="00075799" w:rsidRPr="001671B4" w:rsidRDefault="00075799" w:rsidP="006440CD">
            <w:pPr>
              <w:pStyle w:val="TableBody"/>
            </w:pPr>
            <w:r>
              <w:t>Employee’s height</w:t>
            </w:r>
          </w:p>
        </w:tc>
      </w:tr>
      <w:tr w:rsidR="00075799" w:rsidRPr="001671B4" w14:paraId="59CE694F" w14:textId="77777777" w:rsidTr="00596BD6">
        <w:trPr>
          <w:cantSplit/>
        </w:trPr>
        <w:tc>
          <w:tcPr>
            <w:tcW w:w="2592" w:type="dxa"/>
            <w:tcBorders>
              <w:top w:val="single" w:sz="6" w:space="0" w:color="auto"/>
              <w:bottom w:val="single" w:sz="6" w:space="0" w:color="auto"/>
              <w:right w:val="single" w:sz="6" w:space="0" w:color="auto"/>
            </w:tcBorders>
          </w:tcPr>
          <w:p w14:paraId="2B85D63D" w14:textId="77777777" w:rsidR="00075799" w:rsidRPr="007C5F50" w:rsidRDefault="00075799" w:rsidP="006440CD">
            <w:pPr>
              <w:pStyle w:val="TableBody"/>
              <w:rPr>
                <w:b/>
                <w:bCs/>
              </w:rPr>
            </w:pPr>
            <w:r w:rsidRPr="007C5F50">
              <w:rPr>
                <w:b/>
                <w:bCs/>
              </w:rPr>
              <w:t>Weight</w:t>
            </w:r>
          </w:p>
        </w:tc>
        <w:tc>
          <w:tcPr>
            <w:tcW w:w="5458" w:type="dxa"/>
            <w:tcBorders>
              <w:top w:val="single" w:sz="6" w:space="0" w:color="auto"/>
              <w:left w:val="single" w:sz="6" w:space="0" w:color="auto"/>
              <w:bottom w:val="single" w:sz="6" w:space="0" w:color="auto"/>
            </w:tcBorders>
          </w:tcPr>
          <w:p w14:paraId="4878B541" w14:textId="77777777" w:rsidR="00075799" w:rsidRPr="001671B4" w:rsidRDefault="00075799" w:rsidP="006440CD">
            <w:pPr>
              <w:pStyle w:val="TableBody"/>
            </w:pPr>
            <w:r>
              <w:t>Employee’s weight</w:t>
            </w:r>
          </w:p>
        </w:tc>
      </w:tr>
      <w:tr w:rsidR="00075799" w:rsidRPr="001671B4" w14:paraId="09FE137E" w14:textId="77777777" w:rsidTr="00596BD6">
        <w:trPr>
          <w:cantSplit/>
        </w:trPr>
        <w:tc>
          <w:tcPr>
            <w:tcW w:w="2592" w:type="dxa"/>
            <w:tcBorders>
              <w:top w:val="single" w:sz="6" w:space="0" w:color="auto"/>
              <w:bottom w:val="single" w:sz="6" w:space="0" w:color="auto"/>
              <w:right w:val="single" w:sz="6" w:space="0" w:color="auto"/>
            </w:tcBorders>
          </w:tcPr>
          <w:p w14:paraId="5EAAEEB6" w14:textId="77777777" w:rsidR="00075799" w:rsidRPr="007C5F50" w:rsidRDefault="00075799" w:rsidP="006440CD">
            <w:pPr>
              <w:pStyle w:val="TableBody"/>
              <w:rPr>
                <w:b/>
                <w:bCs/>
              </w:rPr>
            </w:pPr>
            <w:r w:rsidRPr="007C5F50">
              <w:rPr>
                <w:b/>
                <w:bCs/>
              </w:rPr>
              <w:t>Notes</w:t>
            </w:r>
          </w:p>
        </w:tc>
        <w:tc>
          <w:tcPr>
            <w:tcW w:w="5458" w:type="dxa"/>
            <w:tcBorders>
              <w:top w:val="single" w:sz="6" w:space="0" w:color="auto"/>
              <w:left w:val="single" w:sz="6" w:space="0" w:color="auto"/>
              <w:bottom w:val="single" w:sz="6" w:space="0" w:color="auto"/>
            </w:tcBorders>
          </w:tcPr>
          <w:p w14:paraId="5E94B55A" w14:textId="41794116" w:rsidR="00075799" w:rsidRPr="001671B4" w:rsidRDefault="00075799" w:rsidP="006440CD">
            <w:pPr>
              <w:pStyle w:val="TableBody"/>
            </w:pPr>
            <w:r>
              <w:t>Notes associated with th</w:t>
            </w:r>
            <w:r w:rsidR="0033074D">
              <w:t>e</w:t>
            </w:r>
            <w:r>
              <w:t xml:space="preserve"> Employee.</w:t>
            </w:r>
          </w:p>
        </w:tc>
      </w:tr>
      <w:tr w:rsidR="00075799" w:rsidRPr="001671B4" w14:paraId="2A58CE67" w14:textId="77777777" w:rsidTr="00596BD6">
        <w:trPr>
          <w:cantSplit/>
        </w:trPr>
        <w:tc>
          <w:tcPr>
            <w:tcW w:w="2592" w:type="dxa"/>
            <w:tcBorders>
              <w:top w:val="single" w:sz="6" w:space="0" w:color="auto"/>
              <w:bottom w:val="single" w:sz="6" w:space="0" w:color="auto"/>
              <w:right w:val="single" w:sz="6" w:space="0" w:color="auto"/>
            </w:tcBorders>
          </w:tcPr>
          <w:p w14:paraId="733E7B6C" w14:textId="77777777" w:rsidR="00075799" w:rsidRPr="007C5F50" w:rsidRDefault="00075799" w:rsidP="006440CD">
            <w:pPr>
              <w:pStyle w:val="TableBody"/>
              <w:rPr>
                <w:b/>
                <w:bCs/>
              </w:rPr>
            </w:pPr>
            <w:r w:rsidRPr="007C5F50">
              <w:rPr>
                <w:b/>
                <w:bCs/>
              </w:rPr>
              <w:t>Document Type</w:t>
            </w:r>
          </w:p>
        </w:tc>
        <w:tc>
          <w:tcPr>
            <w:tcW w:w="5458" w:type="dxa"/>
            <w:tcBorders>
              <w:top w:val="single" w:sz="6" w:space="0" w:color="auto"/>
              <w:left w:val="single" w:sz="6" w:space="0" w:color="auto"/>
              <w:bottom w:val="single" w:sz="6" w:space="0" w:color="auto"/>
            </w:tcBorders>
          </w:tcPr>
          <w:p w14:paraId="3F11D658" w14:textId="63C2D2B7" w:rsidR="00075799" w:rsidRDefault="00075799" w:rsidP="006440CD">
            <w:pPr>
              <w:pStyle w:val="TableBody"/>
            </w:pPr>
            <w:r>
              <w:t xml:space="preserve">The type of identifying document for this Employee. </w:t>
            </w:r>
            <w:r w:rsidR="0086537B">
              <w:t xml:space="preserve">The actual </w:t>
            </w:r>
            <w:r>
              <w:t>value of this identifier appears in the next field, Document ID.</w:t>
            </w:r>
          </w:p>
        </w:tc>
      </w:tr>
      <w:tr w:rsidR="00075799" w:rsidRPr="001671B4" w14:paraId="0BDB6C7D" w14:textId="77777777" w:rsidTr="00596BD6">
        <w:trPr>
          <w:cantSplit/>
        </w:trPr>
        <w:tc>
          <w:tcPr>
            <w:tcW w:w="2592" w:type="dxa"/>
            <w:tcBorders>
              <w:top w:val="single" w:sz="6" w:space="0" w:color="auto"/>
              <w:bottom w:val="single" w:sz="6" w:space="0" w:color="auto"/>
              <w:right w:val="single" w:sz="6" w:space="0" w:color="auto"/>
            </w:tcBorders>
          </w:tcPr>
          <w:p w14:paraId="2BF3167E" w14:textId="77777777" w:rsidR="00075799" w:rsidRPr="007C5F50" w:rsidRDefault="00075799" w:rsidP="006440CD">
            <w:pPr>
              <w:pStyle w:val="TableBody"/>
              <w:rPr>
                <w:b/>
                <w:bCs/>
              </w:rPr>
            </w:pPr>
            <w:r w:rsidRPr="007C5F50">
              <w:rPr>
                <w:b/>
                <w:bCs/>
              </w:rPr>
              <w:t>Document ID</w:t>
            </w:r>
          </w:p>
        </w:tc>
        <w:tc>
          <w:tcPr>
            <w:tcW w:w="5458" w:type="dxa"/>
            <w:tcBorders>
              <w:top w:val="single" w:sz="6" w:space="0" w:color="auto"/>
              <w:left w:val="single" w:sz="6" w:space="0" w:color="auto"/>
              <w:bottom w:val="single" w:sz="6" w:space="0" w:color="auto"/>
            </w:tcBorders>
          </w:tcPr>
          <w:p w14:paraId="27B2A7C8" w14:textId="78F08A25" w:rsidR="00075799" w:rsidRDefault="00075799" w:rsidP="006440CD">
            <w:pPr>
              <w:pStyle w:val="TableBody"/>
            </w:pPr>
            <w:r>
              <w:t xml:space="preserve">ID for this Employee of the type specified in </w:t>
            </w:r>
            <w:r w:rsidR="0086537B">
              <w:t xml:space="preserve">the </w:t>
            </w:r>
            <w:r>
              <w:t>preceding Document Type field.</w:t>
            </w:r>
          </w:p>
        </w:tc>
      </w:tr>
      <w:tr w:rsidR="00075799" w:rsidRPr="001671B4" w14:paraId="0283C935" w14:textId="77777777" w:rsidTr="00596BD6">
        <w:trPr>
          <w:cantSplit/>
        </w:trPr>
        <w:tc>
          <w:tcPr>
            <w:tcW w:w="2592" w:type="dxa"/>
            <w:tcBorders>
              <w:top w:val="single" w:sz="6" w:space="0" w:color="auto"/>
              <w:bottom w:val="single" w:sz="6" w:space="0" w:color="auto"/>
              <w:right w:val="single" w:sz="6" w:space="0" w:color="auto"/>
            </w:tcBorders>
          </w:tcPr>
          <w:p w14:paraId="7BDDC02A" w14:textId="77777777" w:rsidR="00075799" w:rsidRPr="007C5F50" w:rsidRDefault="00075799" w:rsidP="006440CD">
            <w:pPr>
              <w:pStyle w:val="TableBody"/>
              <w:rPr>
                <w:b/>
                <w:bCs/>
              </w:rPr>
            </w:pPr>
            <w:r w:rsidRPr="007C5F50">
              <w:rPr>
                <w:b/>
                <w:bCs/>
              </w:rPr>
              <w:t>Custom 1 to 10</w:t>
            </w:r>
          </w:p>
        </w:tc>
        <w:tc>
          <w:tcPr>
            <w:tcW w:w="5458" w:type="dxa"/>
            <w:tcBorders>
              <w:top w:val="single" w:sz="6" w:space="0" w:color="auto"/>
              <w:left w:val="single" w:sz="6" w:space="0" w:color="auto"/>
              <w:bottom w:val="single" w:sz="6" w:space="0" w:color="auto"/>
            </w:tcBorders>
          </w:tcPr>
          <w:p w14:paraId="0521F369" w14:textId="77777777" w:rsidR="00075799" w:rsidRDefault="00075799" w:rsidP="006440CD">
            <w:pPr>
              <w:pStyle w:val="TableBody"/>
            </w:pPr>
            <w:r>
              <w:t>Fields whose meanings can be customized by your institution.</w:t>
            </w:r>
          </w:p>
        </w:tc>
      </w:tr>
    </w:tbl>
    <w:p w14:paraId="14CAA35D" w14:textId="77777777" w:rsidR="00075799" w:rsidRDefault="00075799" w:rsidP="00075799"/>
    <w:p w14:paraId="3CE9E79A" w14:textId="77777777" w:rsidR="00075799" w:rsidRDefault="00075799" w:rsidP="00075799">
      <w:r>
        <w:br w:type="page"/>
      </w:r>
    </w:p>
    <w:p w14:paraId="7466CDFE" w14:textId="77777777" w:rsidR="00075799" w:rsidRDefault="00075799" w:rsidP="00276B90">
      <w:pPr>
        <w:pStyle w:val="Heading1"/>
      </w:pPr>
      <w:bookmarkStart w:id="220" w:name="ref_depotuser"/>
      <w:bookmarkStart w:id="221" w:name="_Toc54016736"/>
      <w:bookmarkStart w:id="222" w:name="_Toc130783762"/>
      <w:r>
        <w:t>Depot User</w:t>
      </w:r>
      <w:bookmarkEnd w:id="217"/>
      <w:bookmarkEnd w:id="218"/>
      <w:bookmarkEnd w:id="219"/>
      <w:bookmarkEnd w:id="220"/>
      <w:bookmarkEnd w:id="221"/>
      <w:bookmarkEnd w:id="222"/>
    </w:p>
    <w:p w14:paraId="26F97B51" w14:textId="4BD177EF" w:rsidR="00075799" w:rsidRDefault="00075799" w:rsidP="00075799">
      <w:pPr>
        <w:pStyle w:val="BodyText"/>
      </w:pPr>
      <w:r>
        <w:t>The Depot user, upon log</w:t>
      </w:r>
      <w:r w:rsidR="00086332">
        <w:t xml:space="preserve"> in</w:t>
      </w:r>
      <w:r>
        <w:t>, will immediately see a confirmation list of all the depots for which he/she is responsible, and for which there are orders waiting to be confirmed.  Each depot is a hyperlink and the resulting screen will display the cash orders, by Cashpoint, for that depot.  These orders should always be printed and then to complete the process, the depot electronically “</w:t>
      </w:r>
      <w:r w:rsidRPr="007C5F50">
        <w:rPr>
          <w:b/>
          <w:bCs/>
        </w:rPr>
        <w:t>acknowledges</w:t>
      </w:r>
      <w:r>
        <w:t>” that the order has been received.  The process is then repeated for all the remaining depot orders.</w:t>
      </w:r>
    </w:p>
    <w:p w14:paraId="4BFC9796" w14:textId="49E9E035" w:rsidR="00075799" w:rsidRDefault="00075799" w:rsidP="00075799">
      <w:pPr>
        <w:pStyle w:val="BodyText"/>
      </w:pPr>
      <w:r>
        <w:t xml:space="preserve">The </w:t>
      </w:r>
      <w:r>
        <w:rPr>
          <w:b/>
          <w:bCs/>
        </w:rPr>
        <w:t>Navigation Window</w:t>
      </w:r>
      <w:r>
        <w:t xml:space="preserve"> for Depot User</w:t>
      </w:r>
      <w:r w:rsidR="0048231D">
        <w:t>s</w:t>
      </w:r>
      <w:r>
        <w:t xml:space="preserve"> is displayed below:</w:t>
      </w:r>
    </w:p>
    <w:p w14:paraId="34502212" w14:textId="0AEEF3B7" w:rsidR="00075799" w:rsidRDefault="00075799" w:rsidP="007C5F50">
      <w:pPr>
        <w:pStyle w:val="Caption"/>
      </w:pPr>
      <w:r>
        <w:t xml:space="preserve">Figure </w:t>
      </w:r>
      <w:r w:rsidRPr="026955AD">
        <w:fldChar w:fldCharType="begin"/>
      </w:r>
      <w:r>
        <w:instrText xml:space="preserve"> SEQ Figure \* ARABIC </w:instrText>
      </w:r>
      <w:r w:rsidRPr="026955AD">
        <w:fldChar w:fldCharType="separate"/>
      </w:r>
      <w:r w:rsidR="009F0B76">
        <w:rPr>
          <w:noProof/>
        </w:rPr>
        <w:t>40</w:t>
      </w:r>
      <w:r w:rsidRPr="026955AD">
        <w:rPr>
          <w:noProof/>
        </w:rPr>
        <w:fldChar w:fldCharType="end"/>
      </w:r>
      <w:r>
        <w:t>: Navigation Window – Depot User</w:t>
      </w:r>
    </w:p>
    <w:p w14:paraId="0137D872" w14:textId="77777777" w:rsidR="00075799" w:rsidRDefault="00075799" w:rsidP="00075799">
      <w:pPr>
        <w:pStyle w:val="BodyText"/>
        <w:jc w:val="center"/>
      </w:pPr>
      <w:r>
        <w:rPr>
          <w:noProof/>
        </w:rPr>
        <w:drawing>
          <wp:inline distT="0" distB="0" distL="0" distR="0" wp14:anchorId="1EC01A2E" wp14:editId="4AB91AAC">
            <wp:extent cx="2047875" cy="1419225"/>
            <wp:effectExtent l="0" t="0" r="0" b="0"/>
            <wp:docPr id="1071980740" name="Picture 10719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047875" cy="1419225"/>
                    </a:xfrm>
                    <a:prstGeom prst="rect">
                      <a:avLst/>
                    </a:prstGeom>
                  </pic:spPr>
                </pic:pic>
              </a:graphicData>
            </a:graphic>
          </wp:inline>
        </w:drawing>
      </w:r>
    </w:p>
    <w:p w14:paraId="75D61245" w14:textId="77777777" w:rsidR="002E0B1E" w:rsidRDefault="002E0B1E" w:rsidP="002E0B1E">
      <w:pPr>
        <w:pStyle w:val="BodyText"/>
      </w:pPr>
      <w:bookmarkStart w:id="223" w:name="_Toc232225542"/>
      <w:bookmarkStart w:id="224" w:name="_Toc232225586"/>
      <w:bookmarkStart w:id="225" w:name="_Toc54016737"/>
    </w:p>
    <w:p w14:paraId="567740F7" w14:textId="70D6A71E" w:rsidR="00075799" w:rsidRDefault="00075799" w:rsidP="00075799">
      <w:pPr>
        <w:pStyle w:val="Heading3"/>
      </w:pPr>
      <w:bookmarkStart w:id="226" w:name="_Toc130783763"/>
      <w:r>
        <w:t>Confirming Depot Orders</w:t>
      </w:r>
      <w:bookmarkEnd w:id="223"/>
      <w:bookmarkEnd w:id="224"/>
      <w:bookmarkEnd w:id="225"/>
      <w:bookmarkEnd w:id="226"/>
    </w:p>
    <w:p w14:paraId="3142A889" w14:textId="77777777" w:rsidR="006C6741" w:rsidRDefault="00075799" w:rsidP="002E0B1E">
      <w:pPr>
        <w:pStyle w:val="ListNumber"/>
        <w:numPr>
          <w:ilvl w:val="0"/>
          <w:numId w:val="100"/>
        </w:numPr>
      </w:pPr>
      <w:r>
        <w:t xml:space="preserve">To confirm a depot order, the Depot User will begin by clicking the </w:t>
      </w:r>
      <w:r w:rsidRPr="002E0B1E">
        <w:rPr>
          <w:u w:val="single"/>
        </w:rPr>
        <w:t>underlined</w:t>
      </w:r>
      <w:r>
        <w:t xml:space="preserve"> hyperlink for each depot on the </w:t>
      </w:r>
      <w:r w:rsidRPr="002E0B1E">
        <w:rPr>
          <w:i/>
          <w:iCs/>
        </w:rPr>
        <w:t xml:space="preserve">Depot Confirmation List </w:t>
      </w:r>
      <w:r>
        <w:t xml:space="preserve">screen.  </w:t>
      </w:r>
    </w:p>
    <w:p w14:paraId="38041C5F" w14:textId="23633DB2" w:rsidR="00075799" w:rsidRDefault="00075799" w:rsidP="007C5F50">
      <w:pPr>
        <w:pStyle w:val="ListNumber"/>
        <w:numPr>
          <w:ilvl w:val="0"/>
          <w:numId w:val="0"/>
        </w:numPr>
        <w:ind w:left="1077"/>
      </w:pPr>
      <w:r w:rsidRPr="007C5F50">
        <w:rPr>
          <w:b/>
          <w:bCs/>
          <w:u w:val="single"/>
        </w:rPr>
        <w:t>An example</w:t>
      </w:r>
      <w:r>
        <w:t xml:space="preserve"> of this screen is displayed in the figure below:</w:t>
      </w:r>
    </w:p>
    <w:p w14:paraId="10C1493F" w14:textId="53ED5486" w:rsidR="00075799" w:rsidRDefault="00075799" w:rsidP="00075799">
      <w:pPr>
        <w:pStyle w:val="Caption"/>
        <w:ind w:left="720"/>
      </w:pPr>
      <w:r>
        <w:t xml:space="preserve">Figure </w:t>
      </w:r>
      <w:r w:rsidR="00743EA5">
        <w:fldChar w:fldCharType="begin"/>
      </w:r>
      <w:r w:rsidR="00743EA5">
        <w:instrText xml:space="preserve"> SEQ Figure \* ARABIC </w:instrText>
      </w:r>
      <w:r w:rsidR="00743EA5">
        <w:fldChar w:fldCharType="separate"/>
      </w:r>
      <w:r w:rsidR="009F0B76">
        <w:rPr>
          <w:noProof/>
        </w:rPr>
        <w:t>41</w:t>
      </w:r>
      <w:r w:rsidR="00743EA5">
        <w:rPr>
          <w:noProof/>
        </w:rPr>
        <w:fldChar w:fldCharType="end"/>
      </w:r>
      <w:r>
        <w:t>: Sample Depot Confirmation List</w:t>
      </w:r>
    </w:p>
    <w:p w14:paraId="6223BC78" w14:textId="77777777" w:rsidR="00075799" w:rsidRDefault="00075799" w:rsidP="00075799">
      <w:pPr>
        <w:pStyle w:val="BodyTextCentered"/>
      </w:pPr>
      <w:r>
        <w:rPr>
          <w:noProof/>
        </w:rPr>
        <w:drawing>
          <wp:inline distT="0" distB="0" distL="0" distR="0" wp14:anchorId="3A4108A9" wp14:editId="1A2B20D2">
            <wp:extent cx="2406650" cy="1863090"/>
            <wp:effectExtent l="76200" t="76200" r="1270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066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2257B" w14:textId="77777777" w:rsidR="00075799" w:rsidRDefault="00075799" w:rsidP="006C37B5">
      <w:pPr>
        <w:pStyle w:val="ListNumber"/>
        <w:numPr>
          <w:ilvl w:val="0"/>
          <w:numId w:val="103"/>
        </w:numPr>
      </w:pPr>
      <w:r>
        <w:t>After selecting a depot to confirm, the Depot User will be presented with a list of Cashpoints serviced by that depot and the cash order for each.  A sample Cashpoint order is presented in the figure below:</w:t>
      </w:r>
    </w:p>
    <w:p w14:paraId="3D64AA03" w14:textId="2EAC6C59" w:rsidR="00075799" w:rsidRDefault="00075799" w:rsidP="00075799">
      <w:pPr>
        <w:pStyle w:val="Caption"/>
      </w:pPr>
      <w:r>
        <w:t xml:space="preserve">Figure </w:t>
      </w:r>
      <w:r w:rsidR="00743EA5">
        <w:fldChar w:fldCharType="begin"/>
      </w:r>
      <w:r w:rsidR="00743EA5">
        <w:instrText xml:space="preserve"> SEQ Figure \* ARABIC </w:instrText>
      </w:r>
      <w:r w:rsidR="00743EA5">
        <w:fldChar w:fldCharType="separate"/>
      </w:r>
      <w:r w:rsidR="009F0B76">
        <w:rPr>
          <w:noProof/>
        </w:rPr>
        <w:t>42</w:t>
      </w:r>
      <w:r w:rsidR="00743EA5">
        <w:rPr>
          <w:noProof/>
        </w:rPr>
        <w:fldChar w:fldCharType="end"/>
      </w:r>
      <w:r>
        <w:t xml:space="preserve">: Depot Confirm Cashpoint Order Detail </w:t>
      </w:r>
    </w:p>
    <w:p w14:paraId="59DB161F" w14:textId="77777777" w:rsidR="00075799" w:rsidRDefault="00075799" w:rsidP="007C5F50">
      <w:pPr>
        <w:jc w:val="center"/>
      </w:pPr>
      <w:r>
        <w:rPr>
          <w:noProof/>
        </w:rPr>
        <w:drawing>
          <wp:inline distT="0" distB="0" distL="0" distR="0" wp14:anchorId="56E4DB25" wp14:editId="207F07B6">
            <wp:extent cx="5477510" cy="655320"/>
            <wp:effectExtent l="76200" t="76200" r="14224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7751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85B8" w14:textId="77777777" w:rsidR="00075799" w:rsidRDefault="00075799" w:rsidP="006C37B5">
      <w:pPr>
        <w:pStyle w:val="ListNumber"/>
        <w:numPr>
          <w:ilvl w:val="0"/>
          <w:numId w:val="103"/>
        </w:numPr>
      </w:pPr>
      <w:r>
        <w:t>Note the fields in the following table:</w:t>
      </w:r>
    </w:p>
    <w:p w14:paraId="40D2B13F" w14:textId="77777777" w:rsidR="00075799" w:rsidRDefault="00075799" w:rsidP="00075799">
      <w:pPr>
        <w:pStyle w:val="Caption"/>
      </w:pPr>
      <w:r>
        <w:t>Table 7: Create Historical Order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263CA670" w14:textId="77777777" w:rsidTr="002E0B1E">
        <w:trPr>
          <w:cantSplit/>
          <w:tblHeader/>
        </w:trPr>
        <w:tc>
          <w:tcPr>
            <w:tcW w:w="2592" w:type="dxa"/>
            <w:tcBorders>
              <w:top w:val="single" w:sz="6" w:space="0" w:color="auto"/>
              <w:bottom w:val="double" w:sz="6" w:space="0" w:color="auto"/>
              <w:right w:val="single" w:sz="6" w:space="0" w:color="auto"/>
            </w:tcBorders>
            <w:shd w:val="clear" w:color="auto" w:fill="54B948"/>
          </w:tcPr>
          <w:p w14:paraId="6DE689B6" w14:textId="77777777" w:rsidR="00075799" w:rsidRPr="001671B4" w:rsidRDefault="00075799" w:rsidP="002E0B1E">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403E046D" w14:textId="77777777" w:rsidR="00075799" w:rsidRPr="001671B4" w:rsidRDefault="00075799" w:rsidP="002E0B1E">
            <w:pPr>
              <w:pStyle w:val="TableHeading"/>
            </w:pPr>
            <w:r w:rsidRPr="001671B4">
              <w:t>Description</w:t>
            </w:r>
          </w:p>
        </w:tc>
      </w:tr>
      <w:tr w:rsidR="00075799" w:rsidRPr="001671B4" w14:paraId="6E4874F9" w14:textId="77777777" w:rsidTr="00596BD6">
        <w:trPr>
          <w:cantSplit/>
        </w:trPr>
        <w:tc>
          <w:tcPr>
            <w:tcW w:w="2592" w:type="dxa"/>
            <w:tcBorders>
              <w:top w:val="nil"/>
              <w:bottom w:val="single" w:sz="6" w:space="0" w:color="auto"/>
              <w:right w:val="single" w:sz="6" w:space="0" w:color="auto"/>
            </w:tcBorders>
          </w:tcPr>
          <w:p w14:paraId="7FC9CC2F" w14:textId="77777777" w:rsidR="00075799" w:rsidRPr="007C5F50" w:rsidRDefault="00075799" w:rsidP="002E0B1E">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7BAB1B6F" w14:textId="77777777" w:rsidR="00075799" w:rsidRPr="001671B4" w:rsidRDefault="00075799" w:rsidP="002E0B1E">
            <w:pPr>
              <w:pStyle w:val="TableBody"/>
            </w:pPr>
            <w:r w:rsidRPr="001671B4">
              <w:t xml:space="preserve">Unique alphanumeric value for identification of the Cashpoint. </w:t>
            </w:r>
          </w:p>
        </w:tc>
      </w:tr>
      <w:tr w:rsidR="00075799" w:rsidRPr="001671B4" w14:paraId="028D9E68" w14:textId="77777777" w:rsidTr="00596BD6">
        <w:trPr>
          <w:cantSplit/>
        </w:trPr>
        <w:tc>
          <w:tcPr>
            <w:tcW w:w="2592" w:type="dxa"/>
            <w:tcBorders>
              <w:top w:val="single" w:sz="6" w:space="0" w:color="auto"/>
              <w:bottom w:val="single" w:sz="6" w:space="0" w:color="auto"/>
              <w:right w:val="single" w:sz="6" w:space="0" w:color="auto"/>
            </w:tcBorders>
          </w:tcPr>
          <w:p w14:paraId="6CBC53D7" w14:textId="77777777" w:rsidR="00075799" w:rsidRPr="007C5F50" w:rsidRDefault="00075799" w:rsidP="002E0B1E">
            <w:pPr>
              <w:pStyle w:val="TableBody"/>
              <w:rPr>
                <w:b/>
                <w:bCs/>
              </w:rPr>
            </w:pPr>
            <w:r w:rsidRPr="007C5F50">
              <w:rPr>
                <w:b/>
                <w:bCs/>
              </w:rPr>
              <w:t>Cashpoint Type</w:t>
            </w:r>
          </w:p>
        </w:tc>
        <w:tc>
          <w:tcPr>
            <w:tcW w:w="5458" w:type="dxa"/>
            <w:tcBorders>
              <w:top w:val="single" w:sz="6" w:space="0" w:color="auto"/>
              <w:left w:val="single" w:sz="6" w:space="0" w:color="auto"/>
              <w:bottom w:val="single" w:sz="6" w:space="0" w:color="auto"/>
            </w:tcBorders>
          </w:tcPr>
          <w:p w14:paraId="0FE941CA" w14:textId="77777777" w:rsidR="00075799" w:rsidRPr="001671B4" w:rsidRDefault="00075799" w:rsidP="002E0B1E">
            <w:pPr>
              <w:pStyle w:val="TableBody"/>
            </w:pPr>
            <w:r w:rsidRPr="001671B4">
              <w:t xml:space="preserve">Type of Cashpoint: branch or ATM. </w:t>
            </w:r>
          </w:p>
        </w:tc>
      </w:tr>
      <w:tr w:rsidR="00075799" w:rsidRPr="001671B4" w14:paraId="4C54D704" w14:textId="77777777" w:rsidTr="00596BD6">
        <w:trPr>
          <w:cantSplit/>
        </w:trPr>
        <w:tc>
          <w:tcPr>
            <w:tcW w:w="2592" w:type="dxa"/>
            <w:tcBorders>
              <w:top w:val="single" w:sz="6" w:space="0" w:color="auto"/>
              <w:bottom w:val="single" w:sz="6" w:space="0" w:color="auto"/>
              <w:right w:val="single" w:sz="6" w:space="0" w:color="auto"/>
            </w:tcBorders>
          </w:tcPr>
          <w:p w14:paraId="0E029BDB" w14:textId="77777777" w:rsidR="00075799" w:rsidRPr="007C5F50" w:rsidRDefault="00075799" w:rsidP="002E0B1E">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1521CA26" w14:textId="77777777" w:rsidR="00075799" w:rsidRPr="001671B4" w:rsidRDefault="00075799" w:rsidP="002E0B1E">
            <w:pPr>
              <w:pStyle w:val="TableBody"/>
            </w:pPr>
            <w:r w:rsidRPr="001671B4">
              <w:t xml:space="preserve">Due date of the order delivery. </w:t>
            </w:r>
          </w:p>
        </w:tc>
      </w:tr>
      <w:tr w:rsidR="00075799" w:rsidRPr="001671B4" w14:paraId="64772AA9" w14:textId="77777777" w:rsidTr="00596BD6">
        <w:trPr>
          <w:cantSplit/>
        </w:trPr>
        <w:tc>
          <w:tcPr>
            <w:tcW w:w="2592" w:type="dxa"/>
            <w:tcBorders>
              <w:top w:val="single" w:sz="6" w:space="0" w:color="auto"/>
              <w:bottom w:val="single" w:sz="6" w:space="0" w:color="auto"/>
              <w:right w:val="single" w:sz="6" w:space="0" w:color="auto"/>
            </w:tcBorders>
          </w:tcPr>
          <w:p w14:paraId="6DC98BAB" w14:textId="77777777" w:rsidR="00075799" w:rsidRPr="007C5F50" w:rsidRDefault="00075799" w:rsidP="002E0B1E">
            <w:pPr>
              <w:pStyle w:val="TableBody"/>
              <w:rPr>
                <w:b/>
                <w:bCs/>
              </w:rPr>
            </w:pPr>
            <w:r w:rsidRPr="007C5F50">
              <w:rPr>
                <w:b/>
                <w:bCs/>
              </w:rPr>
              <w:t>Reference</w:t>
            </w:r>
          </w:p>
        </w:tc>
        <w:tc>
          <w:tcPr>
            <w:tcW w:w="5458" w:type="dxa"/>
            <w:tcBorders>
              <w:top w:val="single" w:sz="6" w:space="0" w:color="auto"/>
              <w:left w:val="single" w:sz="6" w:space="0" w:color="auto"/>
              <w:bottom w:val="single" w:sz="6" w:space="0" w:color="auto"/>
            </w:tcBorders>
          </w:tcPr>
          <w:p w14:paraId="68000971" w14:textId="77777777" w:rsidR="00075799" w:rsidRPr="001671B4" w:rsidRDefault="00075799" w:rsidP="002E0B1E">
            <w:pPr>
              <w:pStyle w:val="TableBody"/>
            </w:pPr>
            <w:r w:rsidRPr="001671B4">
              <w:t xml:space="preserve">Order reference number. </w:t>
            </w:r>
          </w:p>
        </w:tc>
      </w:tr>
      <w:tr w:rsidR="00075799" w:rsidRPr="001671B4" w14:paraId="64BEEEEA" w14:textId="77777777" w:rsidTr="00596BD6">
        <w:trPr>
          <w:cantSplit/>
        </w:trPr>
        <w:tc>
          <w:tcPr>
            <w:tcW w:w="2592" w:type="dxa"/>
            <w:tcBorders>
              <w:top w:val="single" w:sz="6" w:space="0" w:color="auto"/>
              <w:bottom w:val="single" w:sz="6" w:space="0" w:color="auto"/>
              <w:right w:val="single" w:sz="6" w:space="0" w:color="auto"/>
            </w:tcBorders>
          </w:tcPr>
          <w:p w14:paraId="4AAC83D7" w14:textId="77777777" w:rsidR="00075799" w:rsidRPr="007C5F50" w:rsidRDefault="00075799" w:rsidP="002E0B1E">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74A9EE7" w14:textId="77777777" w:rsidR="00075799" w:rsidRPr="001671B4" w:rsidRDefault="00075799" w:rsidP="002E0B1E">
            <w:pPr>
              <w:pStyle w:val="TableBody"/>
            </w:pPr>
            <w:r w:rsidRPr="001671B4">
              <w:t>For an ATM it will be Add Cash or Replace, whereas for branches Delivery or Return.</w:t>
            </w:r>
          </w:p>
        </w:tc>
      </w:tr>
      <w:tr w:rsidR="00075799" w:rsidRPr="001671B4" w14:paraId="3D50DED3" w14:textId="77777777" w:rsidTr="00596BD6">
        <w:trPr>
          <w:cantSplit/>
        </w:trPr>
        <w:tc>
          <w:tcPr>
            <w:tcW w:w="2592" w:type="dxa"/>
            <w:tcBorders>
              <w:top w:val="single" w:sz="6" w:space="0" w:color="auto"/>
              <w:bottom w:val="single" w:sz="6" w:space="0" w:color="auto"/>
              <w:right w:val="single" w:sz="6" w:space="0" w:color="auto"/>
            </w:tcBorders>
          </w:tcPr>
          <w:p w14:paraId="0BE06F89" w14:textId="77777777" w:rsidR="00075799" w:rsidRPr="007C5F50" w:rsidRDefault="00075799" w:rsidP="002E0B1E">
            <w:pPr>
              <w:pStyle w:val="TableBody"/>
              <w:rPr>
                <w:b/>
                <w:bCs/>
              </w:rPr>
            </w:pPr>
            <w:r w:rsidRPr="007C5F50">
              <w:rPr>
                <w:b/>
                <w:bCs/>
              </w:rPr>
              <w:t>Bag Reference</w:t>
            </w:r>
          </w:p>
        </w:tc>
        <w:tc>
          <w:tcPr>
            <w:tcW w:w="5458" w:type="dxa"/>
            <w:tcBorders>
              <w:top w:val="single" w:sz="6" w:space="0" w:color="auto"/>
              <w:left w:val="single" w:sz="6" w:space="0" w:color="auto"/>
              <w:bottom w:val="single" w:sz="6" w:space="0" w:color="auto"/>
            </w:tcBorders>
          </w:tcPr>
          <w:p w14:paraId="3C239D28" w14:textId="3DF2DCBF" w:rsidR="00075799" w:rsidRPr="001671B4" w:rsidRDefault="00075799" w:rsidP="002E0B1E">
            <w:pPr>
              <w:pStyle w:val="TableBody"/>
            </w:pPr>
            <w:r w:rsidRPr="001671B4">
              <w:t xml:space="preserve">Bag Reference number will only be displayed for branch returns. </w:t>
            </w:r>
          </w:p>
        </w:tc>
      </w:tr>
      <w:tr w:rsidR="00075799" w:rsidRPr="001671B4" w14:paraId="7DFE338F" w14:textId="77777777" w:rsidTr="00596BD6">
        <w:trPr>
          <w:cantSplit/>
        </w:trPr>
        <w:tc>
          <w:tcPr>
            <w:tcW w:w="2592" w:type="dxa"/>
            <w:tcBorders>
              <w:top w:val="single" w:sz="6" w:space="0" w:color="auto"/>
              <w:bottom w:val="single" w:sz="6" w:space="0" w:color="auto"/>
              <w:right w:val="single" w:sz="6" w:space="0" w:color="auto"/>
            </w:tcBorders>
          </w:tcPr>
          <w:p w14:paraId="62810F94" w14:textId="77777777" w:rsidR="00075799" w:rsidRPr="007C5F50" w:rsidRDefault="00075799" w:rsidP="002E0B1E">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0C3F932F" w14:textId="77777777" w:rsidR="00075799" w:rsidRPr="001671B4" w:rsidRDefault="00075799" w:rsidP="002E0B1E">
            <w:pPr>
              <w:pStyle w:val="TableBody"/>
            </w:pPr>
            <w:r w:rsidRPr="001671B4">
              <w:t>Currency for this order.</w:t>
            </w:r>
          </w:p>
        </w:tc>
      </w:tr>
      <w:tr w:rsidR="00075799" w:rsidRPr="001671B4" w14:paraId="51729524" w14:textId="77777777" w:rsidTr="00596BD6">
        <w:trPr>
          <w:cantSplit/>
        </w:trPr>
        <w:tc>
          <w:tcPr>
            <w:tcW w:w="2592" w:type="dxa"/>
            <w:tcBorders>
              <w:top w:val="single" w:sz="6" w:space="0" w:color="auto"/>
              <w:bottom w:val="single" w:sz="6" w:space="0" w:color="auto"/>
              <w:right w:val="single" w:sz="6" w:space="0" w:color="auto"/>
            </w:tcBorders>
          </w:tcPr>
          <w:p w14:paraId="1C0CEBB7" w14:textId="77777777" w:rsidR="00075799" w:rsidRPr="007C5F50" w:rsidRDefault="00075799" w:rsidP="002E0B1E">
            <w:pPr>
              <w:pStyle w:val="TableBody"/>
              <w:rPr>
                <w:b/>
                <w:bCs/>
              </w:rPr>
            </w:pPr>
            <w:r w:rsidRPr="007C5F50">
              <w:rPr>
                <w:b/>
                <w:bCs/>
              </w:rPr>
              <w:t>Denomination</w:t>
            </w:r>
          </w:p>
        </w:tc>
        <w:tc>
          <w:tcPr>
            <w:tcW w:w="5458" w:type="dxa"/>
            <w:tcBorders>
              <w:top w:val="single" w:sz="6" w:space="0" w:color="auto"/>
              <w:left w:val="single" w:sz="6" w:space="0" w:color="auto"/>
              <w:bottom w:val="single" w:sz="6" w:space="0" w:color="auto"/>
            </w:tcBorders>
          </w:tcPr>
          <w:p w14:paraId="36BB7B36" w14:textId="77777777" w:rsidR="00075799" w:rsidRPr="001671B4" w:rsidRDefault="00075799" w:rsidP="002E0B1E">
            <w:pPr>
              <w:pStyle w:val="TableBody"/>
            </w:pPr>
            <w:r w:rsidRPr="001671B4">
              <w:t>Denominations for this order.</w:t>
            </w:r>
          </w:p>
        </w:tc>
      </w:tr>
      <w:tr w:rsidR="00075799" w:rsidRPr="001671B4" w14:paraId="45317744" w14:textId="77777777" w:rsidTr="00596BD6">
        <w:trPr>
          <w:cantSplit/>
        </w:trPr>
        <w:tc>
          <w:tcPr>
            <w:tcW w:w="2592" w:type="dxa"/>
            <w:tcBorders>
              <w:top w:val="single" w:sz="6" w:space="0" w:color="auto"/>
              <w:bottom w:val="single" w:sz="6" w:space="0" w:color="auto"/>
              <w:right w:val="single" w:sz="6" w:space="0" w:color="auto"/>
            </w:tcBorders>
          </w:tcPr>
          <w:p w14:paraId="33D06DB4" w14:textId="77777777" w:rsidR="00075799" w:rsidRPr="007C5F50" w:rsidRDefault="00075799" w:rsidP="002E0B1E">
            <w:pPr>
              <w:pStyle w:val="TableBody"/>
              <w:rPr>
                <w:b/>
                <w:bCs/>
              </w:rPr>
            </w:pPr>
            <w:r w:rsidRPr="007C5F50">
              <w:rPr>
                <w:b/>
                <w:bCs/>
              </w:rPr>
              <w:t>Amount</w:t>
            </w:r>
          </w:p>
        </w:tc>
        <w:tc>
          <w:tcPr>
            <w:tcW w:w="5458" w:type="dxa"/>
            <w:tcBorders>
              <w:top w:val="single" w:sz="6" w:space="0" w:color="auto"/>
              <w:left w:val="single" w:sz="6" w:space="0" w:color="auto"/>
              <w:bottom w:val="single" w:sz="6" w:space="0" w:color="auto"/>
            </w:tcBorders>
          </w:tcPr>
          <w:p w14:paraId="5E0D743F" w14:textId="77777777" w:rsidR="00075799" w:rsidRPr="001671B4" w:rsidRDefault="00075799" w:rsidP="002E0B1E">
            <w:pPr>
              <w:pStyle w:val="TableBody"/>
            </w:pPr>
            <w:r w:rsidRPr="001671B4">
              <w:t xml:space="preserve">Amount ordered.  </w:t>
            </w:r>
          </w:p>
        </w:tc>
      </w:tr>
    </w:tbl>
    <w:p w14:paraId="15B95880" w14:textId="77777777" w:rsidR="00075799" w:rsidRDefault="00075799" w:rsidP="006C37B5">
      <w:pPr>
        <w:pStyle w:val="ListNumber"/>
        <w:numPr>
          <w:ilvl w:val="0"/>
          <w:numId w:val="103"/>
        </w:numPr>
      </w:pPr>
      <w:r>
        <w:t xml:space="preserve">Scroll down to the last Cashpoint order on the screen. </w:t>
      </w:r>
    </w:p>
    <w:p w14:paraId="0284F674" w14:textId="77777777" w:rsidR="00075799" w:rsidRDefault="00075799" w:rsidP="006C37B5">
      <w:pPr>
        <w:pStyle w:val="ListNumber"/>
        <w:numPr>
          <w:ilvl w:val="0"/>
          <w:numId w:val="103"/>
        </w:numPr>
      </w:pPr>
      <w:r>
        <w:t xml:space="preserve">Click </w:t>
      </w:r>
      <w:r w:rsidRPr="6BC33D6B">
        <w:rPr>
          <w:b/>
          <w:bCs/>
        </w:rPr>
        <w:t xml:space="preserve">Print </w:t>
      </w:r>
      <w:r>
        <w:t>to print the Cashpoint order details for each Cashpoint.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365F189" w14:textId="77777777" w:rsidTr="00596BD6">
        <w:trPr>
          <w:cantSplit/>
          <w:trHeight w:val="840"/>
        </w:trPr>
        <w:tc>
          <w:tcPr>
            <w:tcW w:w="1224" w:type="dxa"/>
          </w:tcPr>
          <w:p w14:paraId="41EF6C59" w14:textId="77777777" w:rsidR="00075799" w:rsidRPr="00601168" w:rsidRDefault="00075799" w:rsidP="00601168">
            <w:pPr>
              <w:pStyle w:val="TableCaution"/>
            </w:pPr>
            <w:r w:rsidRPr="00601168">
              <w:rPr>
                <w:noProof/>
              </w:rPr>
              <w:drawing>
                <wp:inline distT="0" distB="0" distL="0" distR="0" wp14:anchorId="42A722DC" wp14:editId="20F128EA">
                  <wp:extent cx="302260" cy="302260"/>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91C729F" w14:textId="77777777" w:rsidR="00075799" w:rsidRPr="00601168" w:rsidRDefault="00075799" w:rsidP="00601168">
            <w:pPr>
              <w:pStyle w:val="TableCaution"/>
            </w:pPr>
            <w:r w:rsidRPr="00601168">
              <w:rPr>
                <w:rStyle w:val="TableCellTextChar"/>
                <w:rFonts w:ascii="Open Sans" w:hAnsi="Open Sans" w:cs="Times New Roman"/>
                <w:b/>
                <w:bCs/>
                <w:sz w:val="20"/>
                <w:lang w:bidi="ar-SA"/>
              </w:rPr>
              <w:t>Caution</w:t>
            </w:r>
            <w:r w:rsidRPr="00601168">
              <w:rPr>
                <w:rStyle w:val="TableCellTextChar"/>
                <w:rFonts w:ascii="Open Sans" w:hAnsi="Open Sans" w:cs="Times New Roman"/>
                <w:sz w:val="20"/>
                <w:lang w:bidi="ar-SA"/>
              </w:rPr>
              <w:t>:  Always print the orders before going to the next step.  Once the depot order has been confirmed, you will not be able to return to the order detail to reprint</w:t>
            </w:r>
            <w:r w:rsidRPr="00601168">
              <w:t>.</w:t>
            </w:r>
          </w:p>
        </w:tc>
      </w:tr>
    </w:tbl>
    <w:p w14:paraId="28F00251" w14:textId="77777777" w:rsidR="00075799" w:rsidRDefault="00075799" w:rsidP="006C37B5">
      <w:pPr>
        <w:pStyle w:val="ListNumber"/>
        <w:numPr>
          <w:ilvl w:val="0"/>
          <w:numId w:val="103"/>
        </w:numPr>
      </w:pPr>
      <w:r>
        <w:t xml:space="preserve">To confirm the order, click </w:t>
      </w:r>
      <w:r w:rsidRPr="6BC33D6B">
        <w:rPr>
          <w:b/>
          <w:bCs/>
        </w:rPr>
        <w:t>Depot Confirm.</w:t>
      </w:r>
    </w:p>
    <w:p w14:paraId="1A95A67C" w14:textId="77777777" w:rsidR="00075799" w:rsidRDefault="00075799" w:rsidP="006C37B5">
      <w:pPr>
        <w:pStyle w:val="ListNumber"/>
        <w:numPr>
          <w:ilvl w:val="0"/>
          <w:numId w:val="103"/>
        </w:numPr>
      </w:pPr>
      <w:r>
        <w:t>Once the depot has been confirmed, the following window will be displayed:</w:t>
      </w:r>
    </w:p>
    <w:p w14:paraId="50C13B72" w14:textId="77777777" w:rsidR="002A323A" w:rsidRDefault="002A323A">
      <w:pPr>
        <w:spacing w:after="160" w:line="259" w:lineRule="auto"/>
        <w:rPr>
          <w:rFonts w:ascii="Calibri" w:eastAsia="Times New Roman" w:hAnsi="Calibri"/>
          <w:caps/>
          <w:spacing w:val="10"/>
          <w:sz w:val="18"/>
          <w:szCs w:val="18"/>
          <w:lang w:bidi="en-US"/>
        </w:rPr>
      </w:pPr>
      <w:r>
        <w:br w:type="page"/>
      </w:r>
    </w:p>
    <w:p w14:paraId="7A209A57" w14:textId="75B6C7C6" w:rsidR="00075799" w:rsidRDefault="00075799" w:rsidP="00075799">
      <w:pPr>
        <w:pStyle w:val="Caption"/>
      </w:pPr>
      <w:r>
        <w:t xml:space="preserve">Figure </w:t>
      </w:r>
      <w:r w:rsidR="00743EA5">
        <w:fldChar w:fldCharType="begin"/>
      </w:r>
      <w:r w:rsidR="00743EA5">
        <w:instrText xml:space="preserve"> SEQ Figure \* ARABIC </w:instrText>
      </w:r>
      <w:r w:rsidR="00743EA5">
        <w:fldChar w:fldCharType="separate"/>
      </w:r>
      <w:r w:rsidR="009F0B76">
        <w:rPr>
          <w:noProof/>
        </w:rPr>
        <w:t>43</w:t>
      </w:r>
      <w:r w:rsidR="00743EA5">
        <w:rPr>
          <w:noProof/>
        </w:rPr>
        <w:fldChar w:fldCharType="end"/>
      </w:r>
      <w:r>
        <w:t xml:space="preserve">: Depot Confirm Screen </w:t>
      </w:r>
    </w:p>
    <w:p w14:paraId="4FCDFDC1" w14:textId="77777777" w:rsidR="00075799" w:rsidRDefault="00075799" w:rsidP="002E0B1E">
      <w:pPr>
        <w:jc w:val="center"/>
      </w:pPr>
      <w:r>
        <w:rPr>
          <w:noProof/>
        </w:rPr>
        <w:drawing>
          <wp:inline distT="0" distB="0" distL="0" distR="0" wp14:anchorId="5EBB6E6D" wp14:editId="459F3153">
            <wp:extent cx="5477510" cy="1776730"/>
            <wp:effectExtent l="76200" t="76200" r="14224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CC296" w14:textId="0364F954" w:rsidR="00075799" w:rsidRDefault="00075799" w:rsidP="006C37B5">
      <w:pPr>
        <w:pStyle w:val="ListNumber"/>
        <w:numPr>
          <w:ilvl w:val="0"/>
          <w:numId w:val="103"/>
        </w:numPr>
      </w:pPr>
      <w:r w:rsidRPr="002E0B1E">
        <w:t xml:space="preserve">Click on the hyperlinks to save the order details by action as a CSV format for your records. </w:t>
      </w:r>
      <w:smartTag w:uri="urn:schemas-microsoft-com:office:smarttags" w:element="stockticker"/>
    </w:p>
    <w:p w14:paraId="53BDC968" w14:textId="77777777" w:rsidR="002E0B1E" w:rsidRPr="002E0B1E" w:rsidRDefault="002E0B1E" w:rsidP="007C5F50">
      <w:pPr>
        <w:pStyle w:val="ListNumber"/>
        <w:numPr>
          <w:ilvl w:val="0"/>
          <w:numId w:val="0"/>
        </w:numPr>
        <w:ind w:left="1077"/>
      </w:pPr>
    </w:p>
    <w:p w14:paraId="2F11B66E" w14:textId="5F3B954E" w:rsidR="00075799" w:rsidRDefault="00075799" w:rsidP="00075799">
      <w:pPr>
        <w:pStyle w:val="Heading3"/>
      </w:pPr>
      <w:bookmarkStart w:id="227" w:name="_Toc232225543"/>
      <w:bookmarkStart w:id="228" w:name="_Toc232225587"/>
      <w:bookmarkStart w:id="229" w:name="_Toc54016738"/>
      <w:bookmarkStart w:id="230" w:name="_Toc130783764"/>
      <w:r>
        <w:t>Depot History</w:t>
      </w:r>
      <w:bookmarkEnd w:id="227"/>
      <w:bookmarkEnd w:id="228"/>
      <w:bookmarkEnd w:id="229"/>
      <w:bookmarkEnd w:id="230"/>
    </w:p>
    <w:p w14:paraId="55906DCE" w14:textId="77777777" w:rsidR="00075799" w:rsidRDefault="00075799" w:rsidP="00075799">
      <w:pPr>
        <w:pStyle w:val="BodyText"/>
      </w:pPr>
      <w:r>
        <w:t xml:space="preserve">To review depot history, click </w:t>
      </w:r>
      <w:r>
        <w:rPr>
          <w:b/>
          <w:bCs/>
        </w:rPr>
        <w:t xml:space="preserve">Depot History </w:t>
      </w:r>
      <w:r>
        <w:t xml:space="preserve">in the </w:t>
      </w:r>
      <w:r>
        <w:rPr>
          <w:b/>
          <w:bCs/>
        </w:rPr>
        <w:t xml:space="preserve">Navigation Window </w:t>
      </w:r>
      <w:r>
        <w:t>on the left.  The depot history will be displayed for all depots managed by this Depot User.  A sample of the depot history is displayed in the figure below.</w:t>
      </w:r>
    </w:p>
    <w:p w14:paraId="20D15B7E" w14:textId="148DEF07" w:rsidR="00075799" w:rsidRDefault="00075799" w:rsidP="00075799">
      <w:pPr>
        <w:pStyle w:val="Caption"/>
      </w:pPr>
      <w:r>
        <w:t xml:space="preserve">Figure </w:t>
      </w:r>
      <w:r w:rsidR="00743EA5">
        <w:fldChar w:fldCharType="begin"/>
      </w:r>
      <w:r w:rsidR="00743EA5">
        <w:instrText xml:space="preserve"> SEQ Figure \* ARABIC </w:instrText>
      </w:r>
      <w:r w:rsidR="00743EA5">
        <w:fldChar w:fldCharType="separate"/>
      </w:r>
      <w:r w:rsidR="009F0B76">
        <w:rPr>
          <w:noProof/>
        </w:rPr>
        <w:t>44</w:t>
      </w:r>
      <w:r w:rsidR="00743EA5">
        <w:rPr>
          <w:noProof/>
        </w:rPr>
        <w:fldChar w:fldCharType="end"/>
      </w:r>
      <w:r>
        <w:t>:  Depot History Screen</w:t>
      </w:r>
    </w:p>
    <w:p w14:paraId="1AAFBA95" w14:textId="77777777" w:rsidR="00075799" w:rsidRDefault="00075799" w:rsidP="00075799">
      <w:pPr>
        <w:pStyle w:val="BodyTextCentered"/>
      </w:pPr>
      <w:r>
        <w:rPr>
          <w:noProof/>
        </w:rPr>
        <w:drawing>
          <wp:inline distT="0" distB="0" distL="0" distR="0" wp14:anchorId="1D7886B5" wp14:editId="1D580C16">
            <wp:extent cx="5486400" cy="34874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2CD46" w14:textId="77777777" w:rsidR="00075799" w:rsidRPr="009E38D6" w:rsidRDefault="00075799" w:rsidP="009E38D6">
      <w:pPr>
        <w:pStyle w:val="Heading1"/>
      </w:pPr>
      <w:bookmarkStart w:id="231" w:name="_Toc232225544"/>
      <w:bookmarkStart w:id="232" w:name="_Toc232225588"/>
      <w:bookmarkStart w:id="233" w:name="_Toc54016739"/>
      <w:bookmarkStart w:id="234" w:name="_Toc130783765"/>
      <w:r w:rsidRPr="009E38D6">
        <w:t xml:space="preserve">Security </w:t>
      </w:r>
      <w:smartTag w:uri="urn:schemas-microsoft-com:office:smarttags" w:element="stockticker">
        <w:r w:rsidRPr="009E38D6">
          <w:t>And</w:t>
        </w:r>
      </w:smartTag>
      <w:r w:rsidRPr="009E38D6">
        <w:t xml:space="preserve"> Authentication</w:t>
      </w:r>
      <w:bookmarkEnd w:id="231"/>
      <w:bookmarkEnd w:id="232"/>
      <w:bookmarkEnd w:id="233"/>
      <w:bookmarkEnd w:id="234"/>
    </w:p>
    <w:p w14:paraId="7409DAE8" w14:textId="77777777" w:rsidR="00075799" w:rsidRDefault="00075799" w:rsidP="00075799">
      <w:pPr>
        <w:pStyle w:val="Heading2"/>
      </w:pPr>
      <w:bookmarkStart w:id="235" w:name="_Toc32295447"/>
      <w:bookmarkStart w:id="236" w:name="_Toc232225545"/>
      <w:bookmarkStart w:id="237" w:name="_Toc232225589"/>
      <w:bookmarkStart w:id="238" w:name="_Toc54016740"/>
      <w:bookmarkStart w:id="239" w:name="_Toc130783766"/>
      <w:r>
        <w:t>OptiNet Authentication Options</w:t>
      </w:r>
      <w:bookmarkEnd w:id="235"/>
      <w:bookmarkEnd w:id="236"/>
      <w:bookmarkEnd w:id="237"/>
      <w:bookmarkEnd w:id="238"/>
      <w:bookmarkEnd w:id="239"/>
    </w:p>
    <w:p w14:paraId="391FE660" w14:textId="7E883DD1" w:rsidR="00075799" w:rsidRDefault="00075799" w:rsidP="00075799">
      <w:pPr>
        <w:pStyle w:val="BodyText"/>
        <w:rPr>
          <w:szCs w:val="24"/>
        </w:rPr>
      </w:pPr>
      <w:r>
        <w:t xml:space="preserve">OptiNet provides three methods of user authentication: Internal, </w:t>
      </w:r>
      <w:r w:rsidR="00A543D1">
        <w:t>external,</w:t>
      </w:r>
      <w:r>
        <w:t xml:space="preserve"> and custom.  An overview of each is provided below.</w:t>
      </w:r>
    </w:p>
    <w:p w14:paraId="17D5C087" w14:textId="77777777" w:rsidR="00075799" w:rsidRDefault="00075799" w:rsidP="00075799">
      <w:pPr>
        <w:pStyle w:val="Heading3"/>
      </w:pPr>
      <w:bookmarkStart w:id="240" w:name="_Toc232225546"/>
      <w:bookmarkStart w:id="241" w:name="_Toc232225590"/>
      <w:bookmarkStart w:id="242" w:name="_Toc54016741"/>
      <w:bookmarkStart w:id="243" w:name="_Toc130783767"/>
      <w:r>
        <w:t>Internal</w:t>
      </w:r>
      <w:bookmarkEnd w:id="240"/>
      <w:bookmarkEnd w:id="241"/>
      <w:bookmarkEnd w:id="242"/>
      <w:bookmarkEnd w:id="243"/>
    </w:p>
    <w:p w14:paraId="7E47B1BD" w14:textId="77777777" w:rsidR="00075799" w:rsidRDefault="00075799" w:rsidP="00075799">
      <w:pPr>
        <w:pStyle w:val="BodyText"/>
        <w:rPr>
          <w:szCs w:val="24"/>
        </w:rPr>
      </w:pPr>
      <w:r>
        <w:t>When internal authentication is in use, OptiNet uses a simple username/password scheme implemented using JSP screens and the database. The sole purpose of internal authentication is to provide for easy demonstration installations and functional testing. Since the passwords are transmitted and stored in the clear this is not an appropriate method for a production environment.</w:t>
      </w:r>
    </w:p>
    <w:p w14:paraId="1F7A906E" w14:textId="3634285D" w:rsidR="00075799" w:rsidRDefault="00075799" w:rsidP="00075799">
      <w:pPr>
        <w:pStyle w:val="BodyText"/>
        <w:rPr>
          <w:szCs w:val="24"/>
        </w:rPr>
      </w:pPr>
      <w:r>
        <w:t xml:space="preserve">Users are presented with a simple web form requesting their username and password. When they enter them and submit the form, OptiNet looks for a username/password match in its database. If the user exists and the account is not locked, they are allowed access to the system. If not, they receive a rejection message on the web form and are </w:t>
      </w:r>
      <w:r w:rsidR="00CF78E4">
        <w:t>allowed</w:t>
      </w:r>
      <w:r>
        <w:t xml:space="preserve"> to try again. There is no limit on the number of tries, no limit on the quality or lifespan of a password, and no way for the user to change their password.</w:t>
      </w:r>
    </w:p>
    <w:p w14:paraId="3C038DAC" w14:textId="77777777" w:rsidR="00075799" w:rsidRDefault="00075799" w:rsidP="00075799">
      <w:pPr>
        <w:pStyle w:val="Heading3"/>
      </w:pPr>
      <w:bookmarkStart w:id="244" w:name="_Toc232225547"/>
      <w:bookmarkStart w:id="245" w:name="_Toc232225591"/>
      <w:bookmarkStart w:id="246" w:name="_Toc54016742"/>
      <w:bookmarkStart w:id="247" w:name="_Toc130783768"/>
      <w:r>
        <w:t>External</w:t>
      </w:r>
      <w:bookmarkEnd w:id="244"/>
      <w:bookmarkEnd w:id="245"/>
      <w:bookmarkEnd w:id="246"/>
      <w:bookmarkEnd w:id="247"/>
    </w:p>
    <w:p w14:paraId="6F5EE4C9" w14:textId="77777777" w:rsidR="00075799" w:rsidRDefault="00075799" w:rsidP="00075799">
      <w:pPr>
        <w:pStyle w:val="BodyText"/>
        <w:rPr>
          <w:szCs w:val="24"/>
        </w:rPr>
      </w:pPr>
      <w:r>
        <w:t>External authentication relies entirely on the web server, application server and operating system to handle user authentication, something they do very well. OptiNet simply maintains a relationship between an external authenticated user and an OptiNet user definition. This form of authentication is most commonly recommended for production environments, allowing highly secure authentication and providing for at least minimal if not enterprise-wide shared authentication management.</w:t>
      </w:r>
    </w:p>
    <w:p w14:paraId="267BE30A" w14:textId="77777777" w:rsidR="00075799" w:rsidRDefault="00075799" w:rsidP="00075799">
      <w:pPr>
        <w:pStyle w:val="BodyText"/>
        <w:rPr>
          <w:szCs w:val="24"/>
        </w:rPr>
      </w:pPr>
      <w:r>
        <w:t>The OptiNet application is configured within the application server and/or web server as a secure application. When a user attempts to use it, the servers reject the browser request indicating credentials are required, and what type(s) of credentials are acceptable. The browser provides an operating system secure login dialogue prompting the user for their credentials, whether that is a username and password or a digital certificate. Once the browser has securely acquired credentials, it retries the request including proof of these credentials in the form of a password digest, digital signature, etc. The server maps these credentials to a username and authentication type, and if they are authorized to use the application at all, allows the request to reach OptiNet. OptiNet retrieves the username and authentication type from the server for the request and maps that to authorization information for that user on its database.</w:t>
      </w:r>
    </w:p>
    <w:p w14:paraId="79C1BF63" w14:textId="77777777" w:rsidR="00075799" w:rsidRDefault="00075799" w:rsidP="00075799">
      <w:pPr>
        <w:pStyle w:val="Heading3"/>
      </w:pPr>
      <w:bookmarkStart w:id="248" w:name="_Toc232225548"/>
      <w:bookmarkStart w:id="249" w:name="_Toc232225592"/>
      <w:bookmarkStart w:id="250" w:name="_Toc54016743"/>
      <w:bookmarkStart w:id="251" w:name="_Toc130783769"/>
      <w:r>
        <w:t>Custom</w:t>
      </w:r>
      <w:bookmarkEnd w:id="248"/>
      <w:bookmarkEnd w:id="249"/>
      <w:bookmarkEnd w:id="250"/>
      <w:bookmarkEnd w:id="251"/>
    </w:p>
    <w:p w14:paraId="18D8211E" w14:textId="4C657016" w:rsidR="00075799" w:rsidRDefault="00075799" w:rsidP="00075799">
      <w:pPr>
        <w:pStyle w:val="BodyText"/>
        <w:rPr>
          <w:szCs w:val="24"/>
        </w:rPr>
      </w:pPr>
      <w:r>
        <w:t>Custom authentication allows for non-standard authentication of users in a reasonably secure manner. This method relies on the same login web form as internal authentication but hands the username and password to a custom class for validation. This returns a successful</w:t>
      </w:r>
      <w:r w:rsidR="00245913">
        <w:t>ly</w:t>
      </w:r>
      <w:r>
        <w:t xml:space="preserve"> authenticated username, a retry message, or the URL of a rejection form. The login web form can display an optional message, making it a good destination for authentication failure with a retry allowed. If the authentication failure requires a password change or is a flat rejection with no retry </w:t>
      </w:r>
      <w:r w:rsidR="004E0095">
        <w:t>allowed</w:t>
      </w:r>
      <w:r>
        <w:t xml:space="preserve"> the URL of a custom web form to handle these situations must be returned.</w:t>
      </w:r>
    </w:p>
    <w:p w14:paraId="367B41F5" w14:textId="25D24378" w:rsidR="00075799" w:rsidRDefault="00075799" w:rsidP="00075799">
      <w:pPr>
        <w:pStyle w:val="BodyText"/>
      </w:pPr>
      <w:r>
        <w:t>Users are presented with a simple web form requesting their username and password. When they enter them and submit the form, OptiNet passes the username and password into the authentication method of an instance of the custom authentication class. If the method indicates a successful login, OptiNet retrieves the username and authentication type from the custom authentication class and maps that to authorization information for that user on its database. If the authentication method indicates failure, then OptiNet retrieves either a retry message or a failure URL from the custom authentication class. If it gets a retry message, OptiNet will simply redisplay the login web form, including the retry message. If instead</w:t>
      </w:r>
      <w:r w:rsidR="00245913">
        <w:t>,</w:t>
      </w:r>
      <w:r>
        <w:t xml:space="preserve"> it gets a </w:t>
      </w:r>
      <w:r w:rsidR="00245913">
        <w:t xml:space="preserve">failed </w:t>
      </w:r>
      <w:r>
        <w:t xml:space="preserve">URL, OptiNet forwards the browser to that URL. Note that the URL need not be on the same server. From a security point of view, this exposes clear passwords in both transmission and memory. It also exposes a more significant possibility of class spoofing than the external authentication method. Using </w:t>
      </w:r>
      <w:smartTag w:uri="urn:schemas-microsoft-com:office:smarttags" w:element="stockticker">
        <w:r>
          <w:t>SSL</w:t>
        </w:r>
      </w:smartTag>
      <w:r>
        <w:t xml:space="preserve"> and heavily securing the client and server machines can mitigate these exposures.</w:t>
      </w:r>
    </w:p>
    <w:p w14:paraId="319E277A" w14:textId="77777777" w:rsidR="00075799" w:rsidRDefault="00075799" w:rsidP="00075799">
      <w:pPr>
        <w:pStyle w:val="BodyText"/>
      </w:pPr>
    </w:p>
    <w:p w14:paraId="1B5D3423" w14:textId="77777777" w:rsidR="00075799" w:rsidRDefault="00075799" w:rsidP="00075799">
      <w:pPr>
        <w:rPr>
          <w:caps/>
          <w:color w:val="632423"/>
          <w:spacing w:val="20"/>
          <w:sz w:val="28"/>
          <w:szCs w:val="28"/>
        </w:rPr>
      </w:pPr>
      <w:bookmarkStart w:id="252" w:name="_Toc232225549"/>
      <w:bookmarkStart w:id="253" w:name="_Toc232225593"/>
      <w:r>
        <w:br w:type="page"/>
      </w:r>
    </w:p>
    <w:p w14:paraId="61A5DAC2" w14:textId="77777777" w:rsidR="00075799" w:rsidRDefault="00075799" w:rsidP="00075799">
      <w:pPr>
        <w:pStyle w:val="Heading1"/>
      </w:pPr>
      <w:bookmarkStart w:id="254" w:name="_Toc54016744"/>
      <w:bookmarkStart w:id="255" w:name="_Toc130783770"/>
      <w:r>
        <w:t>Customizing OptiNet</w:t>
      </w:r>
      <w:bookmarkEnd w:id="252"/>
      <w:bookmarkEnd w:id="253"/>
      <w:bookmarkEnd w:id="254"/>
      <w:bookmarkEnd w:id="255"/>
      <w:r>
        <w:t xml:space="preserve"> </w:t>
      </w:r>
    </w:p>
    <w:p w14:paraId="32C63F96" w14:textId="77777777" w:rsidR="00075799" w:rsidRDefault="00075799" w:rsidP="00075799">
      <w:pPr>
        <w:pStyle w:val="Heading2"/>
      </w:pPr>
      <w:bookmarkStart w:id="256" w:name="_Ref32232750"/>
      <w:bookmarkStart w:id="257" w:name="_Toc32296349"/>
      <w:bookmarkStart w:id="258" w:name="_Toc32296409"/>
      <w:bookmarkStart w:id="259" w:name="_Toc232225550"/>
      <w:bookmarkStart w:id="260" w:name="_Toc232225594"/>
      <w:bookmarkStart w:id="261" w:name="_Toc54016745"/>
      <w:bookmarkStart w:id="262" w:name="_Toc130783771"/>
      <w:r>
        <w:t>Customizing the ‘</w:t>
      </w:r>
      <w:smartTag w:uri="urn:schemas-microsoft-com:office:smarttags" w:element="stockticker">
        <w:r>
          <w:t>Look</w:t>
        </w:r>
      </w:smartTag>
      <w:r>
        <w:t xml:space="preserve"> </w:t>
      </w:r>
      <w:smartTag w:uri="urn:schemas-microsoft-com:office:smarttags" w:element="stockticker">
        <w:r>
          <w:t>and</w:t>
        </w:r>
      </w:smartTag>
      <w:r>
        <w:t xml:space="preserve"> Feel’</w:t>
      </w:r>
      <w:bookmarkEnd w:id="256"/>
      <w:bookmarkEnd w:id="257"/>
      <w:bookmarkEnd w:id="258"/>
      <w:bookmarkEnd w:id="259"/>
      <w:bookmarkEnd w:id="260"/>
      <w:bookmarkEnd w:id="261"/>
      <w:bookmarkEnd w:id="262"/>
    </w:p>
    <w:p w14:paraId="7A8221AC" w14:textId="77777777" w:rsidR="00075799" w:rsidRDefault="00075799" w:rsidP="00075799">
      <w:pPr>
        <w:pStyle w:val="BodyText"/>
      </w:pPr>
      <w:r>
        <w:t>It is possible to customize the fonts and certain colors in the OptiNet application.  This customization process is discussed in the OptiNet deployment documentation.  Your NCR Cash Management representative can provide this documentation to you upon request.</w:t>
      </w:r>
    </w:p>
    <w:p w14:paraId="6D52CEEC" w14:textId="77777777" w:rsidR="00075799" w:rsidRDefault="00075799" w:rsidP="00075799">
      <w:pPr>
        <w:pStyle w:val="Heading2"/>
      </w:pPr>
      <w:bookmarkStart w:id="263" w:name="_Ref32232751"/>
      <w:bookmarkStart w:id="264" w:name="_Toc32296350"/>
      <w:bookmarkStart w:id="265" w:name="_Toc32296410"/>
      <w:bookmarkStart w:id="266" w:name="_Toc232225551"/>
      <w:bookmarkStart w:id="267" w:name="_Toc232225595"/>
      <w:bookmarkStart w:id="268" w:name="_Toc54016746"/>
      <w:bookmarkStart w:id="269" w:name="_Toc130783772"/>
      <w:r>
        <w:t>Multi-Language Support</w:t>
      </w:r>
      <w:bookmarkEnd w:id="263"/>
      <w:bookmarkEnd w:id="264"/>
      <w:bookmarkEnd w:id="265"/>
      <w:bookmarkEnd w:id="266"/>
      <w:bookmarkEnd w:id="267"/>
      <w:bookmarkEnd w:id="268"/>
      <w:bookmarkEnd w:id="269"/>
      <w:r>
        <w:t xml:space="preserve"> </w:t>
      </w:r>
    </w:p>
    <w:p w14:paraId="1CD9354A" w14:textId="77777777" w:rsidR="00075799" w:rsidRDefault="00075799" w:rsidP="00075799">
      <w:pPr>
        <w:pStyle w:val="BodyText"/>
      </w:pPr>
      <w:r>
        <w:t>Multi-language support is available for OptiNet. This option is set in the application customization area, under System Settings and Setup and details are provided in the OptiNet deployment documentation.</w:t>
      </w:r>
    </w:p>
    <w:p w14:paraId="32BF74E2" w14:textId="77777777" w:rsidR="000416A3" w:rsidRDefault="000416A3" w:rsidP="00587ACF">
      <w:pPr>
        <w:pStyle w:val="BodyText"/>
        <w:sectPr w:rsidR="000416A3" w:rsidSect="007C5F50">
          <w:headerReference w:type="default" r:id="rId101"/>
          <w:pgSz w:w="12240" w:h="15840" w:code="1"/>
          <w:pgMar w:top="1440" w:right="1440" w:bottom="1440" w:left="1440" w:header="709" w:footer="567" w:gutter="0"/>
          <w:cols w:space="708"/>
          <w:docGrid w:linePitch="360"/>
        </w:sectPr>
      </w:pPr>
    </w:p>
    <w:p w14:paraId="1CA486C3" w14:textId="3ED55019" w:rsidR="004D4908" w:rsidRPr="003E0465" w:rsidRDefault="004D4908" w:rsidP="003E0465">
      <w:pPr>
        <w:pStyle w:val="BodyText"/>
      </w:pPr>
    </w:p>
    <w:p w14:paraId="6ED296CB" w14:textId="77777777" w:rsidR="004D4908" w:rsidRDefault="004D4908" w:rsidP="004D4908">
      <w:pPr>
        <w:pStyle w:val="BodyText"/>
      </w:pPr>
    </w:p>
    <w:p w14:paraId="1FEFCD2E" w14:textId="77777777" w:rsidR="00A24E8F" w:rsidRDefault="00A24E8F" w:rsidP="004D4908">
      <w:pPr>
        <w:pStyle w:val="BodyText"/>
        <w:sectPr w:rsidR="00A24E8F" w:rsidSect="00713A6D">
          <w:headerReference w:type="default" r:id="rId102"/>
          <w:type w:val="continuous"/>
          <w:pgSz w:w="12240" w:h="15840" w:code="1"/>
          <w:pgMar w:top="1440" w:right="1440" w:bottom="1440" w:left="1440" w:header="709" w:footer="567" w:gutter="0"/>
          <w:cols w:space="708"/>
          <w:docGrid w:linePitch="360"/>
        </w:sectPr>
      </w:pPr>
    </w:p>
    <w:p w14:paraId="4D9F12AF" w14:textId="29769762" w:rsidR="009B2ABF" w:rsidRDefault="000B26C7" w:rsidP="00D625A8">
      <w:pPr>
        <w:pStyle w:val="DocInfo"/>
        <w:rPr>
          <w:bCs/>
          <w:noProof/>
          <w:lang w:val="en-US"/>
        </w:rPr>
      </w:pPr>
      <w:r>
        <w:rPr>
          <w:noProof/>
        </w:rPr>
        <w:t>CXBanking, OptiNet</w:t>
      </w:r>
      <w:r w:rsidR="00C93A2B">
        <w:rPr>
          <w:noProof/>
        </w:rPr>
        <w:t>, User Reference Guide</w:t>
      </w:r>
    </w:p>
    <w:p w14:paraId="6A9CAD85" w14:textId="010E3C2C" w:rsidR="009B2ABF" w:rsidRDefault="00C93A2B" w:rsidP="00D625A8">
      <w:pPr>
        <w:pStyle w:val="DocInfo"/>
      </w:pPr>
      <w:r>
        <w:t>Version 10.0</w:t>
      </w:r>
    </w:p>
    <w:p w14:paraId="17B9C161" w14:textId="28CF42E5" w:rsidR="004C3D3D" w:rsidRDefault="00C93A2B" w:rsidP="00D625A8">
      <w:pPr>
        <w:pStyle w:val="DocInfo"/>
      </w:pPr>
      <w:del w:id="270" w:author="Moses, Robinson" w:date="2023-04-18T00:51:00Z">
        <w:r w:rsidDel="00743EA5">
          <w:rPr>
            <w:noProof/>
          </w:rPr>
          <w:delText xml:space="preserve">March </w:delText>
        </w:r>
      </w:del>
      <w:ins w:id="271" w:author="Moses, Robinson" w:date="2023-04-18T00:51:00Z">
        <w:r w:rsidR="00743EA5">
          <w:rPr>
            <w:noProof/>
          </w:rPr>
          <w:t xml:space="preserve">April </w:t>
        </w:r>
      </w:ins>
      <w:r>
        <w:rPr>
          <w:noProof/>
        </w:rPr>
        <w:t>2023</w:t>
      </w:r>
    </w:p>
    <w:p w14:paraId="4C3C5598" w14:textId="77777777" w:rsidR="00D625A8" w:rsidRDefault="00D625A8" w:rsidP="001714BE">
      <w:pPr>
        <w:pStyle w:val="DocInfo"/>
      </w:pPr>
    </w:p>
    <w:p w14:paraId="41AC7A44" w14:textId="0CDDFAB6" w:rsidR="00D625A8" w:rsidRDefault="004E0095" w:rsidP="001714BE">
      <w:pPr>
        <w:pStyle w:val="DocInfo"/>
      </w:pPr>
      <w:r>
        <w:t>www.ncr.com</w:t>
      </w:r>
    </w:p>
    <w:sectPr w:rsidR="00D625A8" w:rsidSect="00602BAD">
      <w:headerReference w:type="default" r:id="rId103"/>
      <w:footerReference w:type="default" r:id="rId104"/>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oses, Robinson" w:date="2023-04-18T00:51:00Z" w:initials="MR">
    <w:p w14:paraId="0C80CF0F" w14:textId="28FCF0A3" w:rsidR="00743EA5" w:rsidRDefault="00743EA5">
      <w:pPr>
        <w:pStyle w:val="CommentText"/>
      </w:pPr>
      <w:r>
        <w:rPr>
          <w:rStyle w:val="CommentReference"/>
        </w:rPr>
        <w:annotationRef/>
      </w:r>
      <w:r>
        <w:t>Check Build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80CF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86825" w16cex:dateUtc="2023-04-18T0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80CF0F" w16cid:durableId="27E86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A3F52" w14:textId="77777777" w:rsidR="00E747A2" w:rsidRDefault="00E747A2" w:rsidP="00661F0B">
      <w:r>
        <w:separator/>
      </w:r>
    </w:p>
    <w:p w14:paraId="1E0BE822" w14:textId="77777777" w:rsidR="00E747A2" w:rsidRDefault="00E747A2"/>
  </w:endnote>
  <w:endnote w:type="continuationSeparator" w:id="0">
    <w:p w14:paraId="135744CA" w14:textId="77777777" w:rsidR="00E747A2" w:rsidRDefault="00E747A2" w:rsidP="00661F0B">
      <w:r>
        <w:continuationSeparator/>
      </w:r>
    </w:p>
    <w:p w14:paraId="15F6A239" w14:textId="77777777" w:rsidR="00E747A2" w:rsidRDefault="00E747A2"/>
  </w:endnote>
  <w:endnote w:type="continuationNotice" w:id="1">
    <w:p w14:paraId="4B35F522" w14:textId="77777777" w:rsidR="00E747A2" w:rsidRDefault="00E747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charset w:val="00"/>
    <w:family w:val="swiss"/>
    <w:pitch w:val="variable"/>
    <w:sig w:usb0="A00002FF" w:usb1="5000205B" w:usb2="00000000" w:usb3="00000000" w:csb0="00000097" w:csb1="00000000"/>
  </w:font>
  <w:font w:name="Garamond">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80D8" w14:textId="77777777" w:rsidR="00927218" w:rsidRDefault="00927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F30D"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56FA2877"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F36"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4C90BC37"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C19"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700B8B10" w14:textId="77777777" w:rsidR="00541F51" w:rsidRPr="001C5203" w:rsidRDefault="003051D9" w:rsidP="001C5203">
    <w:pPr>
      <w:pStyle w:val="Footer"/>
    </w:pPr>
    <w:r>
      <w:rPr>
        <w:noProof/>
      </w:rPr>
      <w:drawing>
        <wp:anchor distT="0" distB="0" distL="114300" distR="114300" simplePos="0" relativeHeight="251658240" behindDoc="1" locked="0" layoutInCell="1" allowOverlap="1" wp14:anchorId="02CCC1D2" wp14:editId="04344FF6">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A785C" w14:textId="77777777" w:rsidR="00E747A2" w:rsidRDefault="00E747A2" w:rsidP="00661F0B">
      <w:r>
        <w:separator/>
      </w:r>
    </w:p>
  </w:footnote>
  <w:footnote w:type="continuationSeparator" w:id="0">
    <w:p w14:paraId="05484D16" w14:textId="77777777" w:rsidR="00E747A2" w:rsidRDefault="00E747A2" w:rsidP="00661F0B">
      <w:r>
        <w:continuationSeparator/>
      </w:r>
    </w:p>
    <w:p w14:paraId="41C1ED3B" w14:textId="77777777" w:rsidR="00E747A2" w:rsidRDefault="00E747A2"/>
  </w:footnote>
  <w:footnote w:type="continuationNotice" w:id="1">
    <w:p w14:paraId="47D72F7E" w14:textId="77777777" w:rsidR="00E747A2" w:rsidRDefault="00E747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A3F1" w14:textId="77777777" w:rsidR="00927218" w:rsidRDefault="00927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F78E" w14:textId="7BDA0B12"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0F749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F7490">
      <w:rPr>
        <w:noProof/>
      </w:rPr>
      <w:t>OptiNet 10.10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F7490">
      <w:rPr>
        <w:noProof/>
      </w:rPr>
      <w:t>User Reference Guide</w:t>
    </w:r>
    <w:r w:rsidRPr="00DE5501">
      <w:rPr>
        <w:noProof/>
      </w:rPr>
      <w:fldChar w:fldCharType="end"/>
    </w:r>
  </w:p>
  <w:p w14:paraId="6669F0CE" w14:textId="1EB15D74" w:rsidR="00541F51" w:rsidRPr="00A71BC0" w:rsidRDefault="00743EA5" w:rsidP="003D020F">
    <w:pPr>
      <w:pStyle w:val="Header"/>
      <w:pBdr>
        <w:bottom w:val="single" w:sz="24" w:space="5" w:color="54B948"/>
      </w:pBdr>
    </w:pPr>
    <w:fldSimple w:instr=" STYLEREF  &quot;Chapter Title&quot;  \* MERGEFORMAT "/>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A06E" w14:textId="77777777" w:rsidR="00BF59AB" w:rsidRDefault="003051D9">
    <w:pPr>
      <w:pStyle w:val="Header"/>
    </w:pPr>
    <w:r>
      <w:rPr>
        <w:noProof/>
      </w:rPr>
      <w:drawing>
        <wp:anchor distT="0" distB="0" distL="114300" distR="114300" simplePos="0" relativeHeight="251658241" behindDoc="1" locked="0" layoutInCell="1" allowOverlap="1" wp14:anchorId="3334E4D6" wp14:editId="0F3BC3A1">
          <wp:simplePos x="0" y="0"/>
          <wp:positionH relativeFrom="page">
            <wp:posOffset>5944235</wp:posOffset>
          </wp:positionH>
          <wp:positionV relativeFrom="page">
            <wp:posOffset>914400</wp:posOffset>
          </wp:positionV>
          <wp:extent cx="914400" cy="914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ADC3" w14:textId="149D8A2A"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0F7490">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0F7490">
      <w:rPr>
        <w:noProof/>
      </w:rPr>
      <w:t>OptiNet 10.10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0F7490">
      <w:rPr>
        <w:noProof/>
      </w:rPr>
      <w:t>User Reference Guide</w:t>
    </w:r>
    <w:r w:rsidR="00541F51" w:rsidRPr="00DE5501">
      <w:rPr>
        <w:noProof/>
      </w:rPr>
      <w:fldChar w:fldCharType="end"/>
    </w:r>
  </w:p>
  <w:p w14:paraId="6C210394" w14:textId="6CD9156B"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BA72" w14:textId="1024301B"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9F0B76">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9F0B76">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9F0B76">
      <w:rPr>
        <w:noProof/>
      </w:rPr>
      <w:t>User Reference Guide</w:t>
    </w:r>
    <w:r w:rsidRPr="00DE5501">
      <w:rPr>
        <w:noProof/>
      </w:rPr>
      <w:fldChar w:fldCharType="end"/>
    </w:r>
  </w:p>
  <w:p w14:paraId="27AC915D" w14:textId="20F08EBA"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9F0B76">
      <w:rPr>
        <w:bCs/>
        <w:noProof/>
        <w:lang w:val="en-US"/>
      </w:rPr>
      <w:t>Customizing OptiNet</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F467"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98566DA"/>
    <w:multiLevelType w:val="hybridMultilevel"/>
    <w:tmpl w:val="FED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5794D"/>
    <w:multiLevelType w:val="hybridMultilevel"/>
    <w:tmpl w:val="A4AA7620"/>
    <w:lvl w:ilvl="0" w:tplc="FFFFFFFF">
      <w:start w:val="1"/>
      <w:numFmt w:val="decimal"/>
      <w:pStyle w:val="NumberBullet"/>
      <w:lvlText w:val="%1."/>
      <w:lvlJc w:val="left"/>
      <w:pPr>
        <w:ind w:left="720" w:hanging="360"/>
      </w:pPr>
      <w:rPr>
        <w:b/>
        <w:bCs w:val="0"/>
        <w:i w:val="0"/>
        <w:iCs w:val="0"/>
        <w:caps w:val="0"/>
        <w:smallCaps w:val="0"/>
        <w:strike w:val="0"/>
        <w:dstrike w:val="0"/>
        <w:noProof w:val="0"/>
        <w:snapToGrid w:val="0"/>
        <w:vanish w:val="0"/>
        <w:color w:val="auto"/>
        <w:spacing w:val="0"/>
        <w:w w:val="0"/>
        <w:kern w:val="0"/>
        <w:position w:val="0"/>
        <w:sz w:val="20"/>
        <w:szCs w:val="0"/>
        <w:u w:val="none"/>
        <w:vertAlign w:val="baseline"/>
        <w:em w:val="none"/>
      </w:rPr>
    </w:lvl>
    <w:lvl w:ilvl="1" w:tplc="BDF04FC4">
      <w:start w:val="1"/>
      <w:numFmt w:val="bullet"/>
      <w:lvlText w:val=""/>
      <w:lvlJc w:val="left"/>
      <w:pPr>
        <w:tabs>
          <w:tab w:val="num" w:pos="1440"/>
        </w:tabs>
        <w:ind w:left="1440" w:hanging="360"/>
      </w:pPr>
      <w:rPr>
        <w:rFonts w:ascii="Wingdings 2" w:hAnsi="Wingdings 2"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9" w15:restartNumberingAfterBreak="0">
    <w:nsid w:val="10CB5BE7"/>
    <w:multiLevelType w:val="hybridMultilevel"/>
    <w:tmpl w:val="0BFC2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8560C0"/>
    <w:multiLevelType w:val="multilevel"/>
    <w:tmpl w:val="7F204F76"/>
    <w:numStyleLink w:val="TableNumberLists"/>
  </w:abstractNum>
  <w:abstractNum w:abstractNumId="11" w15:restartNumberingAfterBreak="0">
    <w:nsid w:val="11DD7D15"/>
    <w:multiLevelType w:val="multilevel"/>
    <w:tmpl w:val="1C8C91B8"/>
    <w:numStyleLink w:val="Bullet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3C93D0C"/>
    <w:multiLevelType w:val="hybridMultilevel"/>
    <w:tmpl w:val="1B6C4C96"/>
    <w:lvl w:ilvl="0" w:tplc="D4E62B9A">
      <w:numFmt w:val="bullet"/>
      <w:lvlText w:val="-"/>
      <w:lvlJc w:val="left"/>
      <w:pPr>
        <w:tabs>
          <w:tab w:val="num" w:pos="720"/>
        </w:tabs>
        <w:ind w:left="720" w:hanging="360"/>
      </w:pPr>
      <w:rPr>
        <w:rFonts w:ascii="Calibri" w:eastAsia="Times New Roman"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95376B"/>
    <w:multiLevelType w:val="hybridMultilevel"/>
    <w:tmpl w:val="5D804B06"/>
    <w:lvl w:ilvl="0" w:tplc="86062E3C">
      <w:start w:val="1"/>
      <w:numFmt w:val="decimal"/>
      <w:pStyle w:val="Table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A013D97"/>
    <w:multiLevelType w:val="hybridMultilevel"/>
    <w:tmpl w:val="3412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607B6"/>
    <w:multiLevelType w:val="multilevel"/>
    <w:tmpl w:val="53E87238"/>
    <w:numStyleLink w:val="Captions"/>
  </w:abstractNum>
  <w:abstractNum w:abstractNumId="17" w15:restartNumberingAfterBreak="0">
    <w:nsid w:val="20701358"/>
    <w:multiLevelType w:val="multilevel"/>
    <w:tmpl w:val="E6DC2ED4"/>
    <w:numStyleLink w:val="Cautions"/>
  </w:abstractNum>
  <w:abstractNum w:abstractNumId="18" w15:restartNumberingAfterBreak="0">
    <w:nsid w:val="20E65291"/>
    <w:multiLevelType w:val="hybridMultilevel"/>
    <w:tmpl w:val="34DC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2C294F0A"/>
    <w:multiLevelType w:val="hybridMultilevel"/>
    <w:tmpl w:val="0F8EFFBC"/>
    <w:lvl w:ilvl="0" w:tplc="3E9674B6">
      <w:start w:val="1"/>
      <w:numFmt w:val="decimal"/>
      <w:pStyle w:val="NumberedSteps"/>
      <w:lvlText w:val="%1"/>
      <w:lvlJc w:val="left"/>
      <w:pPr>
        <w:tabs>
          <w:tab w:val="num" w:pos="720"/>
        </w:tabs>
        <w:ind w:left="720" w:hanging="360"/>
      </w:pPr>
      <w:rPr>
        <w:rFonts w:hint="default"/>
        <w:b/>
        <w:i w:val="0"/>
        <w:color w:val="0000FF"/>
      </w:rPr>
    </w:lvl>
    <w:lvl w:ilvl="1" w:tplc="92DA45C2">
      <w:start w:val="1"/>
      <w:numFmt w:val="decimal"/>
      <w:lvlText w:val="%2"/>
      <w:lvlJc w:val="left"/>
      <w:pPr>
        <w:tabs>
          <w:tab w:val="num" w:pos="1800"/>
        </w:tabs>
        <w:ind w:left="1728" w:hanging="288"/>
      </w:pPr>
      <w:rPr>
        <w:rFonts w:hint="default"/>
        <w:b/>
        <w:color w:val="0000FF"/>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175066E"/>
    <w:multiLevelType w:val="hybridMultilevel"/>
    <w:tmpl w:val="B62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EF7CD3"/>
    <w:multiLevelType w:val="multilevel"/>
    <w:tmpl w:val="0002C1DE"/>
    <w:numStyleLink w:val="Warnings"/>
  </w:abstractNum>
  <w:abstractNum w:abstractNumId="25" w15:restartNumberingAfterBreak="0">
    <w:nsid w:val="3610378A"/>
    <w:multiLevelType w:val="multilevel"/>
    <w:tmpl w:val="5964A964"/>
    <w:numStyleLink w:val="ChaptersandAppendices"/>
  </w:abstractNum>
  <w:abstractNum w:abstractNumId="26" w15:restartNumberingAfterBreak="0">
    <w:nsid w:val="38443BE5"/>
    <w:multiLevelType w:val="hybridMultilevel"/>
    <w:tmpl w:val="DCF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62"/>
    <w:multiLevelType w:val="hybridMultilevel"/>
    <w:tmpl w:val="153862EC"/>
    <w:lvl w:ilvl="0" w:tplc="4BD21826">
      <w:start w:val="1"/>
      <w:numFmt w:val="decimal"/>
      <w:lvlRestart w:val="0"/>
      <w:pStyle w:val="Cell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9115CA7"/>
    <w:multiLevelType w:val="multilevel"/>
    <w:tmpl w:val="C40C90D2"/>
    <w:lvl w:ilvl="0">
      <w:start w:val="1"/>
      <w:numFmt w:val="decimal"/>
      <w:lvlText w:val="%1."/>
      <w:lvlJc w:val="left"/>
      <w:pPr>
        <w:ind w:left="1077" w:hanging="357"/>
      </w:pPr>
      <w:rPr>
        <w:rFonts w:ascii="Open Sans" w:hAnsi="Open Sans" w:hint="default"/>
        <w:b w:val="0"/>
        <w:i w:val="0"/>
        <w:sz w:val="22"/>
      </w:rPr>
    </w:lvl>
    <w:lvl w:ilvl="1">
      <w:start w:val="1"/>
      <w:numFmt w:val="bullet"/>
      <w:lvlText w:val="o"/>
      <w:lvlJc w:val="left"/>
      <w:pPr>
        <w:ind w:left="1437" w:hanging="360"/>
      </w:pPr>
      <w:rPr>
        <w:rFonts w:ascii="Courier New" w:hAnsi="Courier New" w:cs="Courier New" w:hint="default"/>
      </w:rPr>
    </w:lvl>
    <w:lvl w:ilvl="2">
      <w:start w:val="1"/>
      <w:numFmt w:val="lowerRoman"/>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AC52D55"/>
    <w:multiLevelType w:val="multilevel"/>
    <w:tmpl w:val="53E87238"/>
    <w:numStyleLink w:val="Captions"/>
  </w:abstractNum>
  <w:abstractNum w:abstractNumId="30"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1"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2" w15:restartNumberingAfterBreak="0">
    <w:nsid w:val="55BC5D8F"/>
    <w:multiLevelType w:val="hybridMultilevel"/>
    <w:tmpl w:val="0244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72CC"/>
    <w:multiLevelType w:val="hybridMultilevel"/>
    <w:tmpl w:val="0FE625AE"/>
    <w:lvl w:ilvl="0" w:tplc="052CC496">
      <w:start w:val="1"/>
      <w:numFmt w:val="bullet"/>
      <w:pStyle w:val="Bulletnobold"/>
      <w:lvlText w:val=""/>
      <w:lvlJc w:val="left"/>
      <w:pPr>
        <w:tabs>
          <w:tab w:val="num" w:pos="720"/>
        </w:tabs>
        <w:ind w:left="720" w:hanging="360"/>
      </w:pPr>
      <w:rPr>
        <w:rFonts w:ascii="Symbol" w:hAnsi="Symbol" w:hint="default"/>
      </w:rPr>
    </w:lvl>
    <w:lvl w:ilvl="1" w:tplc="574A032A">
      <w:start w:val="1"/>
      <w:numFmt w:val="decimal"/>
      <w:lvlText w:val="%2"/>
      <w:lvlJc w:val="left"/>
      <w:pPr>
        <w:tabs>
          <w:tab w:val="num" w:pos="1440"/>
        </w:tabs>
        <w:ind w:left="1440" w:hanging="360"/>
      </w:pPr>
      <w:rPr>
        <w:rFonts w:hint="default"/>
        <w:b/>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452B27"/>
    <w:multiLevelType w:val="multilevel"/>
    <w:tmpl w:val="53E87238"/>
    <w:numStyleLink w:val="Captions"/>
  </w:abstractNum>
  <w:abstractNum w:abstractNumId="35" w15:restartNumberingAfterBreak="0">
    <w:nsid w:val="65361284"/>
    <w:multiLevelType w:val="hybridMultilevel"/>
    <w:tmpl w:val="A3CE9C78"/>
    <w:lvl w:ilvl="0" w:tplc="58AAFC6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B7942C1"/>
    <w:multiLevelType w:val="hybridMultilevel"/>
    <w:tmpl w:val="CE96D192"/>
    <w:lvl w:ilvl="0" w:tplc="2A9AD72A">
      <w:start w:val="1"/>
      <w:numFmt w:val="decimal"/>
      <w:lvlText w:val="%1."/>
      <w:lvlJc w:val="left"/>
      <w:pPr>
        <w:tabs>
          <w:tab w:val="num" w:pos="720"/>
        </w:tabs>
        <w:ind w:left="720" w:hanging="360"/>
      </w:pPr>
    </w:lvl>
    <w:lvl w:ilvl="1" w:tplc="04090001">
      <w:start w:val="1"/>
      <w:numFmt w:val="bullet"/>
      <w:pStyle w:val="BulletInden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F7411DC"/>
    <w:multiLevelType w:val="multilevel"/>
    <w:tmpl w:val="2CD0B178"/>
    <w:numStyleLink w:val="NumberLists"/>
  </w:abstractNum>
  <w:abstractNum w:abstractNumId="39"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40" w15:restartNumberingAfterBreak="0">
    <w:nsid w:val="77037E76"/>
    <w:multiLevelType w:val="multilevel"/>
    <w:tmpl w:val="1C8C91B8"/>
    <w:numStyleLink w:val="BulletLists"/>
  </w:abstractNum>
  <w:abstractNum w:abstractNumId="41" w15:restartNumberingAfterBreak="0">
    <w:nsid w:val="78D721B3"/>
    <w:multiLevelType w:val="hybridMultilevel"/>
    <w:tmpl w:val="1F649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29895506">
    <w:abstractNumId w:val="19"/>
  </w:num>
  <w:num w:numId="2" w16cid:durableId="246577093">
    <w:abstractNumId w:val="31"/>
  </w:num>
  <w:num w:numId="3" w16cid:durableId="1067054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646203">
    <w:abstractNumId w:val="23"/>
  </w:num>
  <w:num w:numId="5" w16cid:durableId="1096710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3608024">
    <w:abstractNumId w:val="30"/>
  </w:num>
  <w:num w:numId="7" w16cid:durableId="11568421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1071989">
    <w:abstractNumId w:val="12"/>
  </w:num>
  <w:num w:numId="9" w16cid:durableId="1642031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950281">
    <w:abstractNumId w:val="10"/>
  </w:num>
  <w:num w:numId="11" w16cid:durableId="11356388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7870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670508">
    <w:abstractNumId w:val="4"/>
  </w:num>
  <w:num w:numId="14" w16cid:durableId="1931962053">
    <w:abstractNumId w:val="8"/>
  </w:num>
  <w:num w:numId="15" w16cid:durableId="1863278051">
    <w:abstractNumId w:val="11"/>
  </w:num>
  <w:num w:numId="16" w16cid:durableId="1304190970">
    <w:abstractNumId w:val="24"/>
  </w:num>
  <w:num w:numId="17" w16cid:durableId="1439134336">
    <w:abstractNumId w:val="17"/>
  </w:num>
  <w:num w:numId="18" w16cid:durableId="20653995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666271">
    <w:abstractNumId w:val="5"/>
  </w:num>
  <w:num w:numId="20" w16cid:durableId="18014587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7369538">
    <w:abstractNumId w:val="3"/>
  </w:num>
  <w:num w:numId="22" w16cid:durableId="1803576589">
    <w:abstractNumId w:val="2"/>
  </w:num>
  <w:num w:numId="23" w16cid:durableId="1180198618">
    <w:abstractNumId w:val="1"/>
  </w:num>
  <w:num w:numId="24" w16cid:durableId="1166018069">
    <w:abstractNumId w:val="0"/>
  </w:num>
  <w:num w:numId="25" w16cid:durableId="1028600763">
    <w:abstractNumId w:val="20"/>
  </w:num>
  <w:num w:numId="26" w16cid:durableId="41289096">
    <w:abstractNumId w:val="42"/>
  </w:num>
  <w:num w:numId="27" w16cid:durableId="2890896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806926">
    <w:abstractNumId w:val="40"/>
  </w:num>
  <w:num w:numId="29" w16cid:durableId="286936430">
    <w:abstractNumId w:val="34"/>
  </w:num>
  <w:num w:numId="30" w16cid:durableId="1846362885">
    <w:abstractNumId w:val="25"/>
  </w:num>
  <w:num w:numId="31" w16cid:durableId="850799762">
    <w:abstractNumId w:val="29"/>
  </w:num>
  <w:num w:numId="32" w16cid:durableId="1997024678">
    <w:abstractNumId w:val="36"/>
  </w:num>
  <w:num w:numId="33" w16cid:durableId="712002852">
    <w:abstractNumId w:val="16"/>
  </w:num>
  <w:num w:numId="34" w16cid:durableId="386533279">
    <w:abstractNumId w:val="21"/>
  </w:num>
  <w:num w:numId="35" w16cid:durableId="242763283">
    <w:abstractNumId w:val="33"/>
  </w:num>
  <w:num w:numId="36" w16cid:durableId="2145615219">
    <w:abstractNumId w:val="14"/>
  </w:num>
  <w:num w:numId="37" w16cid:durableId="71588435">
    <w:abstractNumId w:val="7"/>
  </w:num>
  <w:num w:numId="38" w16cid:durableId="1496415466">
    <w:abstractNumId w:val="37"/>
  </w:num>
  <w:num w:numId="39" w16cid:durableId="1756901427">
    <w:abstractNumId w:val="7"/>
    <w:lvlOverride w:ilvl="0">
      <w:startOverride w:val="1"/>
    </w:lvlOverride>
  </w:num>
  <w:num w:numId="40" w16cid:durableId="1766729286">
    <w:abstractNumId w:val="7"/>
    <w:lvlOverride w:ilvl="0">
      <w:startOverride w:val="1"/>
    </w:lvlOverride>
  </w:num>
  <w:num w:numId="41" w16cid:durableId="117726112">
    <w:abstractNumId w:val="7"/>
    <w:lvlOverride w:ilvl="0">
      <w:startOverride w:val="1"/>
    </w:lvlOverride>
  </w:num>
  <w:num w:numId="42" w16cid:durableId="1085609614">
    <w:abstractNumId w:val="7"/>
    <w:lvlOverride w:ilvl="0">
      <w:startOverride w:val="1"/>
    </w:lvlOverride>
  </w:num>
  <w:num w:numId="43" w16cid:durableId="1182627510">
    <w:abstractNumId w:val="7"/>
    <w:lvlOverride w:ilvl="0">
      <w:startOverride w:val="1"/>
    </w:lvlOverride>
  </w:num>
  <w:num w:numId="44" w16cid:durableId="1598559777">
    <w:abstractNumId w:val="7"/>
    <w:lvlOverride w:ilvl="0">
      <w:startOverride w:val="1"/>
    </w:lvlOverride>
  </w:num>
  <w:num w:numId="45" w16cid:durableId="72439096">
    <w:abstractNumId w:val="7"/>
    <w:lvlOverride w:ilvl="0">
      <w:startOverride w:val="1"/>
    </w:lvlOverride>
  </w:num>
  <w:num w:numId="46" w16cid:durableId="1781603388">
    <w:abstractNumId w:val="7"/>
    <w:lvlOverride w:ilvl="0">
      <w:startOverride w:val="1"/>
    </w:lvlOverride>
  </w:num>
  <w:num w:numId="47" w16cid:durableId="589781305">
    <w:abstractNumId w:val="7"/>
    <w:lvlOverride w:ilvl="0">
      <w:startOverride w:val="1"/>
    </w:lvlOverride>
  </w:num>
  <w:num w:numId="48" w16cid:durableId="791824465">
    <w:abstractNumId w:val="7"/>
    <w:lvlOverride w:ilvl="0">
      <w:startOverride w:val="1"/>
    </w:lvlOverride>
  </w:num>
  <w:num w:numId="49" w16cid:durableId="1188564075">
    <w:abstractNumId w:val="7"/>
    <w:lvlOverride w:ilvl="0">
      <w:startOverride w:val="1"/>
    </w:lvlOverride>
  </w:num>
  <w:num w:numId="50" w16cid:durableId="1607814201">
    <w:abstractNumId w:val="27"/>
  </w:num>
  <w:num w:numId="51" w16cid:durableId="276108873">
    <w:abstractNumId w:val="7"/>
    <w:lvlOverride w:ilvl="0">
      <w:startOverride w:val="1"/>
    </w:lvlOverride>
  </w:num>
  <w:num w:numId="52" w16cid:durableId="792671382">
    <w:abstractNumId w:val="7"/>
    <w:lvlOverride w:ilvl="0">
      <w:startOverride w:val="1"/>
    </w:lvlOverride>
  </w:num>
  <w:num w:numId="53" w16cid:durableId="1234270729">
    <w:abstractNumId w:val="7"/>
    <w:lvlOverride w:ilvl="0">
      <w:startOverride w:val="1"/>
    </w:lvlOverride>
  </w:num>
  <w:num w:numId="54" w16cid:durableId="514074334">
    <w:abstractNumId w:val="7"/>
    <w:lvlOverride w:ilvl="0">
      <w:startOverride w:val="1"/>
    </w:lvlOverride>
  </w:num>
  <w:num w:numId="55" w16cid:durableId="1860001680">
    <w:abstractNumId w:val="7"/>
    <w:lvlOverride w:ilvl="0">
      <w:startOverride w:val="1"/>
    </w:lvlOverride>
  </w:num>
  <w:num w:numId="56" w16cid:durableId="1182667468">
    <w:abstractNumId w:val="15"/>
  </w:num>
  <w:num w:numId="57" w16cid:durableId="66274225">
    <w:abstractNumId w:val="7"/>
    <w:lvlOverride w:ilvl="0">
      <w:startOverride w:val="1"/>
    </w:lvlOverride>
  </w:num>
  <w:num w:numId="58" w16cid:durableId="240146014">
    <w:abstractNumId w:val="7"/>
    <w:lvlOverride w:ilvl="0">
      <w:startOverride w:val="1"/>
    </w:lvlOverride>
  </w:num>
  <w:num w:numId="59" w16cid:durableId="2047680041">
    <w:abstractNumId w:val="13"/>
  </w:num>
  <w:num w:numId="60" w16cid:durableId="1523397365">
    <w:abstractNumId w:val="7"/>
    <w:lvlOverride w:ilvl="0">
      <w:startOverride w:val="1"/>
    </w:lvlOverride>
  </w:num>
  <w:num w:numId="61" w16cid:durableId="510146166">
    <w:abstractNumId w:val="18"/>
  </w:num>
  <w:num w:numId="62" w16cid:durableId="480539110">
    <w:abstractNumId w:val="41"/>
  </w:num>
  <w:num w:numId="63" w16cid:durableId="1290939789">
    <w:abstractNumId w:val="35"/>
  </w:num>
  <w:num w:numId="64" w16cid:durableId="894194711">
    <w:abstractNumId w:val="32"/>
  </w:num>
  <w:num w:numId="65" w16cid:durableId="1327509980">
    <w:abstractNumId w:val="26"/>
  </w:num>
  <w:num w:numId="66" w16cid:durableId="218054388">
    <w:abstractNumId w:val="9"/>
  </w:num>
  <w:num w:numId="67" w16cid:durableId="1566643090">
    <w:abstractNumId w:val="22"/>
  </w:num>
  <w:num w:numId="68" w16cid:durableId="1812942417">
    <w:abstractNumId w:val="6"/>
  </w:num>
  <w:num w:numId="69" w16cid:durableId="1563785082">
    <w:abstractNumId w:val="7"/>
    <w:lvlOverride w:ilvl="0">
      <w:startOverride w:val="1"/>
    </w:lvlOverride>
  </w:num>
  <w:num w:numId="70" w16cid:durableId="598367157">
    <w:abstractNumId w:val="7"/>
    <w:lvlOverride w:ilvl="0">
      <w:startOverride w:val="1"/>
    </w:lvlOverride>
  </w:num>
  <w:num w:numId="71" w16cid:durableId="1935019478">
    <w:abstractNumId w:val="7"/>
    <w:lvlOverride w:ilvl="0">
      <w:startOverride w:val="1"/>
    </w:lvlOverride>
  </w:num>
  <w:num w:numId="72" w16cid:durableId="17974942">
    <w:abstractNumId w:val="7"/>
    <w:lvlOverride w:ilvl="0">
      <w:startOverride w:val="1"/>
    </w:lvlOverride>
  </w:num>
  <w:num w:numId="73" w16cid:durableId="1942712926">
    <w:abstractNumId w:val="39"/>
  </w:num>
  <w:num w:numId="74" w16cid:durableId="2145343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98711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059147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719814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293748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47577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94667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267541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61121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760597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6942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5844886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0385516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05058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55535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92758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77507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769352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84498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370766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3205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97226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18112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24372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606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940247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608366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79521518">
    <w:abstractNumId w:val="36"/>
  </w:num>
  <w:num w:numId="102" w16cid:durableId="1995588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99437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74856308">
    <w:abstractNumId w:val="28"/>
  </w:num>
  <w:num w:numId="105" w16cid:durableId="1713457703">
    <w:abstractNumId w:val="36"/>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bEwMDYxNjUxtTBU0lEKTi0uzszPAykwrwUAmzIvpywAAAA="/>
  </w:docVars>
  <w:rsids>
    <w:rsidRoot w:val="003F10C2"/>
    <w:rsid w:val="00000261"/>
    <w:rsid w:val="00001AAC"/>
    <w:rsid w:val="00001D57"/>
    <w:rsid w:val="00003CB2"/>
    <w:rsid w:val="00003F8E"/>
    <w:rsid w:val="0000448E"/>
    <w:rsid w:val="000062D7"/>
    <w:rsid w:val="00006FB3"/>
    <w:rsid w:val="0001267D"/>
    <w:rsid w:val="000126AB"/>
    <w:rsid w:val="00016630"/>
    <w:rsid w:val="00016A10"/>
    <w:rsid w:val="00017147"/>
    <w:rsid w:val="00021C2B"/>
    <w:rsid w:val="000221C7"/>
    <w:rsid w:val="0002226B"/>
    <w:rsid w:val="00022CC4"/>
    <w:rsid w:val="00025F15"/>
    <w:rsid w:val="000319EB"/>
    <w:rsid w:val="00031AD8"/>
    <w:rsid w:val="000324CB"/>
    <w:rsid w:val="0003519C"/>
    <w:rsid w:val="00035705"/>
    <w:rsid w:val="00035988"/>
    <w:rsid w:val="00036B8B"/>
    <w:rsid w:val="00040C3D"/>
    <w:rsid w:val="000410FF"/>
    <w:rsid w:val="000416A3"/>
    <w:rsid w:val="0004267F"/>
    <w:rsid w:val="00043F9D"/>
    <w:rsid w:val="00044073"/>
    <w:rsid w:val="00044AA7"/>
    <w:rsid w:val="000450DE"/>
    <w:rsid w:val="00047027"/>
    <w:rsid w:val="00051164"/>
    <w:rsid w:val="000537E6"/>
    <w:rsid w:val="00055B10"/>
    <w:rsid w:val="00057807"/>
    <w:rsid w:val="00057D1E"/>
    <w:rsid w:val="00060937"/>
    <w:rsid w:val="00061D83"/>
    <w:rsid w:val="00063D34"/>
    <w:rsid w:val="00065719"/>
    <w:rsid w:val="00065759"/>
    <w:rsid w:val="00066110"/>
    <w:rsid w:val="00066165"/>
    <w:rsid w:val="00075799"/>
    <w:rsid w:val="00076B5E"/>
    <w:rsid w:val="00077BEE"/>
    <w:rsid w:val="00077EC0"/>
    <w:rsid w:val="00077F13"/>
    <w:rsid w:val="00085739"/>
    <w:rsid w:val="00086332"/>
    <w:rsid w:val="00087A3C"/>
    <w:rsid w:val="00091877"/>
    <w:rsid w:val="00091DBC"/>
    <w:rsid w:val="00094A0B"/>
    <w:rsid w:val="00094CE6"/>
    <w:rsid w:val="000957DC"/>
    <w:rsid w:val="0009614B"/>
    <w:rsid w:val="000A1819"/>
    <w:rsid w:val="000A3B74"/>
    <w:rsid w:val="000A4187"/>
    <w:rsid w:val="000A55B4"/>
    <w:rsid w:val="000A55E1"/>
    <w:rsid w:val="000B069F"/>
    <w:rsid w:val="000B156D"/>
    <w:rsid w:val="000B213B"/>
    <w:rsid w:val="000B26C7"/>
    <w:rsid w:val="000B3F3C"/>
    <w:rsid w:val="000B45D2"/>
    <w:rsid w:val="000B4CD8"/>
    <w:rsid w:val="000B7F71"/>
    <w:rsid w:val="000C16C0"/>
    <w:rsid w:val="000C318D"/>
    <w:rsid w:val="000C404C"/>
    <w:rsid w:val="000C4CA0"/>
    <w:rsid w:val="000C637A"/>
    <w:rsid w:val="000C6AFB"/>
    <w:rsid w:val="000D06AF"/>
    <w:rsid w:val="000D28FF"/>
    <w:rsid w:val="000D37AB"/>
    <w:rsid w:val="000D3A0E"/>
    <w:rsid w:val="000D5041"/>
    <w:rsid w:val="000D5105"/>
    <w:rsid w:val="000E012A"/>
    <w:rsid w:val="000E0AB1"/>
    <w:rsid w:val="000E12EC"/>
    <w:rsid w:val="000E18B9"/>
    <w:rsid w:val="000E5948"/>
    <w:rsid w:val="000F3141"/>
    <w:rsid w:val="000F52B2"/>
    <w:rsid w:val="000F7490"/>
    <w:rsid w:val="001011F6"/>
    <w:rsid w:val="00101FA9"/>
    <w:rsid w:val="001040F5"/>
    <w:rsid w:val="00105AD3"/>
    <w:rsid w:val="00107E36"/>
    <w:rsid w:val="00113263"/>
    <w:rsid w:val="00121F46"/>
    <w:rsid w:val="0012432D"/>
    <w:rsid w:val="00124765"/>
    <w:rsid w:val="00125B65"/>
    <w:rsid w:val="00126182"/>
    <w:rsid w:val="001300FF"/>
    <w:rsid w:val="0013012C"/>
    <w:rsid w:val="0013201C"/>
    <w:rsid w:val="001323C1"/>
    <w:rsid w:val="00133535"/>
    <w:rsid w:val="00133727"/>
    <w:rsid w:val="00135F3F"/>
    <w:rsid w:val="00144211"/>
    <w:rsid w:val="00147FF5"/>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3C4A"/>
    <w:rsid w:val="0017441E"/>
    <w:rsid w:val="00177B4F"/>
    <w:rsid w:val="00177F20"/>
    <w:rsid w:val="001800D1"/>
    <w:rsid w:val="00180D05"/>
    <w:rsid w:val="0018281C"/>
    <w:rsid w:val="00183E0C"/>
    <w:rsid w:val="001841E8"/>
    <w:rsid w:val="00184845"/>
    <w:rsid w:val="00184B10"/>
    <w:rsid w:val="00186BB9"/>
    <w:rsid w:val="001871F6"/>
    <w:rsid w:val="00192057"/>
    <w:rsid w:val="00192944"/>
    <w:rsid w:val="0019388E"/>
    <w:rsid w:val="00193E89"/>
    <w:rsid w:val="00194324"/>
    <w:rsid w:val="00195854"/>
    <w:rsid w:val="00196919"/>
    <w:rsid w:val="00197EBE"/>
    <w:rsid w:val="001A3DDA"/>
    <w:rsid w:val="001A4249"/>
    <w:rsid w:val="001A4626"/>
    <w:rsid w:val="001A5D5E"/>
    <w:rsid w:val="001A61EE"/>
    <w:rsid w:val="001A6B2B"/>
    <w:rsid w:val="001B19FB"/>
    <w:rsid w:val="001B2239"/>
    <w:rsid w:val="001B35A2"/>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7BB"/>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08C0"/>
    <w:rsid w:val="00221910"/>
    <w:rsid w:val="002223D4"/>
    <w:rsid w:val="002227B4"/>
    <w:rsid w:val="00222832"/>
    <w:rsid w:val="00223A04"/>
    <w:rsid w:val="00226F0D"/>
    <w:rsid w:val="00226F68"/>
    <w:rsid w:val="00230BA0"/>
    <w:rsid w:val="00234836"/>
    <w:rsid w:val="00234CD4"/>
    <w:rsid w:val="002370D4"/>
    <w:rsid w:val="00240525"/>
    <w:rsid w:val="00240549"/>
    <w:rsid w:val="00242F4A"/>
    <w:rsid w:val="00243718"/>
    <w:rsid w:val="0024476F"/>
    <w:rsid w:val="0024562E"/>
    <w:rsid w:val="00245913"/>
    <w:rsid w:val="00246956"/>
    <w:rsid w:val="00250D77"/>
    <w:rsid w:val="00252114"/>
    <w:rsid w:val="00252E00"/>
    <w:rsid w:val="0025356E"/>
    <w:rsid w:val="0025571D"/>
    <w:rsid w:val="00260343"/>
    <w:rsid w:val="00261B5C"/>
    <w:rsid w:val="00261B6D"/>
    <w:rsid w:val="00261D4C"/>
    <w:rsid w:val="00262DE6"/>
    <w:rsid w:val="002639BE"/>
    <w:rsid w:val="0026469F"/>
    <w:rsid w:val="00272C5E"/>
    <w:rsid w:val="002736DE"/>
    <w:rsid w:val="00276B90"/>
    <w:rsid w:val="002773B8"/>
    <w:rsid w:val="00280E29"/>
    <w:rsid w:val="002815B7"/>
    <w:rsid w:val="00282E42"/>
    <w:rsid w:val="00283A2E"/>
    <w:rsid w:val="00285674"/>
    <w:rsid w:val="00285B1A"/>
    <w:rsid w:val="00286757"/>
    <w:rsid w:val="00287C9F"/>
    <w:rsid w:val="00287D91"/>
    <w:rsid w:val="0029209F"/>
    <w:rsid w:val="0029353F"/>
    <w:rsid w:val="00294A1F"/>
    <w:rsid w:val="00297DF1"/>
    <w:rsid w:val="002A323A"/>
    <w:rsid w:val="002A3698"/>
    <w:rsid w:val="002A6168"/>
    <w:rsid w:val="002A6C6C"/>
    <w:rsid w:val="002B0ABC"/>
    <w:rsid w:val="002B14F9"/>
    <w:rsid w:val="002B3236"/>
    <w:rsid w:val="002B442E"/>
    <w:rsid w:val="002B4945"/>
    <w:rsid w:val="002B5B6E"/>
    <w:rsid w:val="002B76CB"/>
    <w:rsid w:val="002B7F03"/>
    <w:rsid w:val="002C19C5"/>
    <w:rsid w:val="002C37E0"/>
    <w:rsid w:val="002C38D9"/>
    <w:rsid w:val="002C5532"/>
    <w:rsid w:val="002C7C8D"/>
    <w:rsid w:val="002D3DFA"/>
    <w:rsid w:val="002D5B96"/>
    <w:rsid w:val="002D7E4C"/>
    <w:rsid w:val="002E0B1E"/>
    <w:rsid w:val="002E1C35"/>
    <w:rsid w:val="002E1E15"/>
    <w:rsid w:val="002E2694"/>
    <w:rsid w:val="002E2713"/>
    <w:rsid w:val="002E3538"/>
    <w:rsid w:val="002E3ACF"/>
    <w:rsid w:val="002E74BE"/>
    <w:rsid w:val="002F0415"/>
    <w:rsid w:val="002F1735"/>
    <w:rsid w:val="002F2E91"/>
    <w:rsid w:val="002F5F26"/>
    <w:rsid w:val="002F6932"/>
    <w:rsid w:val="003012CE"/>
    <w:rsid w:val="003023B1"/>
    <w:rsid w:val="003023F5"/>
    <w:rsid w:val="00303136"/>
    <w:rsid w:val="003031D7"/>
    <w:rsid w:val="003051D9"/>
    <w:rsid w:val="00306877"/>
    <w:rsid w:val="00307633"/>
    <w:rsid w:val="003105F0"/>
    <w:rsid w:val="003108B0"/>
    <w:rsid w:val="003134E9"/>
    <w:rsid w:val="0031585F"/>
    <w:rsid w:val="003173B1"/>
    <w:rsid w:val="0032075B"/>
    <w:rsid w:val="003223B4"/>
    <w:rsid w:val="00322D5B"/>
    <w:rsid w:val="00324393"/>
    <w:rsid w:val="00326D60"/>
    <w:rsid w:val="00327359"/>
    <w:rsid w:val="0033074D"/>
    <w:rsid w:val="0033142F"/>
    <w:rsid w:val="00335109"/>
    <w:rsid w:val="00337482"/>
    <w:rsid w:val="00340D45"/>
    <w:rsid w:val="00345FE3"/>
    <w:rsid w:val="003470C5"/>
    <w:rsid w:val="0035173E"/>
    <w:rsid w:val="0035224B"/>
    <w:rsid w:val="00355A50"/>
    <w:rsid w:val="00355C4E"/>
    <w:rsid w:val="00355F6D"/>
    <w:rsid w:val="00356AED"/>
    <w:rsid w:val="00357C62"/>
    <w:rsid w:val="00357F76"/>
    <w:rsid w:val="0036146C"/>
    <w:rsid w:val="00364FCD"/>
    <w:rsid w:val="00365F26"/>
    <w:rsid w:val="003677A0"/>
    <w:rsid w:val="00367EE8"/>
    <w:rsid w:val="0037017F"/>
    <w:rsid w:val="00371BC2"/>
    <w:rsid w:val="00373D3A"/>
    <w:rsid w:val="003741EA"/>
    <w:rsid w:val="00376D01"/>
    <w:rsid w:val="003817A9"/>
    <w:rsid w:val="00383240"/>
    <w:rsid w:val="0038427E"/>
    <w:rsid w:val="00387000"/>
    <w:rsid w:val="00387802"/>
    <w:rsid w:val="00387A0D"/>
    <w:rsid w:val="00390107"/>
    <w:rsid w:val="0039074A"/>
    <w:rsid w:val="00394EF9"/>
    <w:rsid w:val="00395362"/>
    <w:rsid w:val="00395C4D"/>
    <w:rsid w:val="003A4B59"/>
    <w:rsid w:val="003A6490"/>
    <w:rsid w:val="003A768C"/>
    <w:rsid w:val="003B0955"/>
    <w:rsid w:val="003B1672"/>
    <w:rsid w:val="003B204E"/>
    <w:rsid w:val="003B2A42"/>
    <w:rsid w:val="003B5CE3"/>
    <w:rsid w:val="003B7CCC"/>
    <w:rsid w:val="003C036F"/>
    <w:rsid w:val="003C1264"/>
    <w:rsid w:val="003C21B0"/>
    <w:rsid w:val="003C2BD9"/>
    <w:rsid w:val="003C362D"/>
    <w:rsid w:val="003C3ECB"/>
    <w:rsid w:val="003C4024"/>
    <w:rsid w:val="003C599C"/>
    <w:rsid w:val="003D020F"/>
    <w:rsid w:val="003D19A5"/>
    <w:rsid w:val="003D1DEA"/>
    <w:rsid w:val="003D4190"/>
    <w:rsid w:val="003D464D"/>
    <w:rsid w:val="003E0465"/>
    <w:rsid w:val="003E0B04"/>
    <w:rsid w:val="003E0FB4"/>
    <w:rsid w:val="003E2F6C"/>
    <w:rsid w:val="003E345D"/>
    <w:rsid w:val="003E4D66"/>
    <w:rsid w:val="003E5209"/>
    <w:rsid w:val="003E6FD6"/>
    <w:rsid w:val="003F01FA"/>
    <w:rsid w:val="003F0B44"/>
    <w:rsid w:val="003F0EA4"/>
    <w:rsid w:val="003F10C2"/>
    <w:rsid w:val="003F1C8A"/>
    <w:rsid w:val="003F2D5F"/>
    <w:rsid w:val="003F4CD0"/>
    <w:rsid w:val="003F5389"/>
    <w:rsid w:val="004037CE"/>
    <w:rsid w:val="004039CB"/>
    <w:rsid w:val="0040467B"/>
    <w:rsid w:val="00405B97"/>
    <w:rsid w:val="00406824"/>
    <w:rsid w:val="004119C9"/>
    <w:rsid w:val="0041451C"/>
    <w:rsid w:val="0041542B"/>
    <w:rsid w:val="004201FA"/>
    <w:rsid w:val="004229BF"/>
    <w:rsid w:val="00423C25"/>
    <w:rsid w:val="00426725"/>
    <w:rsid w:val="00427691"/>
    <w:rsid w:val="0043070D"/>
    <w:rsid w:val="004319E4"/>
    <w:rsid w:val="00431CF3"/>
    <w:rsid w:val="00433E9A"/>
    <w:rsid w:val="004372EF"/>
    <w:rsid w:val="00440989"/>
    <w:rsid w:val="00442FE3"/>
    <w:rsid w:val="004444FB"/>
    <w:rsid w:val="00444506"/>
    <w:rsid w:val="00450C49"/>
    <w:rsid w:val="004521E3"/>
    <w:rsid w:val="004573D8"/>
    <w:rsid w:val="00460533"/>
    <w:rsid w:val="00463524"/>
    <w:rsid w:val="00466629"/>
    <w:rsid w:val="004673F4"/>
    <w:rsid w:val="004702CB"/>
    <w:rsid w:val="0047045E"/>
    <w:rsid w:val="00473103"/>
    <w:rsid w:val="00480C2C"/>
    <w:rsid w:val="004816EC"/>
    <w:rsid w:val="00481F59"/>
    <w:rsid w:val="0048220A"/>
    <w:rsid w:val="00482226"/>
    <w:rsid w:val="0048231D"/>
    <w:rsid w:val="0048356B"/>
    <w:rsid w:val="00483E60"/>
    <w:rsid w:val="00485B03"/>
    <w:rsid w:val="0048724C"/>
    <w:rsid w:val="004919A9"/>
    <w:rsid w:val="004924C7"/>
    <w:rsid w:val="004926CA"/>
    <w:rsid w:val="00493983"/>
    <w:rsid w:val="00493F8E"/>
    <w:rsid w:val="004949A7"/>
    <w:rsid w:val="00494FB8"/>
    <w:rsid w:val="0049569D"/>
    <w:rsid w:val="00497E4B"/>
    <w:rsid w:val="004A0717"/>
    <w:rsid w:val="004A0D60"/>
    <w:rsid w:val="004A20FC"/>
    <w:rsid w:val="004A3075"/>
    <w:rsid w:val="004A5562"/>
    <w:rsid w:val="004A6CB6"/>
    <w:rsid w:val="004B2E13"/>
    <w:rsid w:val="004B38FE"/>
    <w:rsid w:val="004B5149"/>
    <w:rsid w:val="004B5492"/>
    <w:rsid w:val="004B7C36"/>
    <w:rsid w:val="004C1041"/>
    <w:rsid w:val="004C1B57"/>
    <w:rsid w:val="004C1B88"/>
    <w:rsid w:val="004C2BBB"/>
    <w:rsid w:val="004C3D3D"/>
    <w:rsid w:val="004C3D85"/>
    <w:rsid w:val="004C3E1A"/>
    <w:rsid w:val="004C54A0"/>
    <w:rsid w:val="004C63F7"/>
    <w:rsid w:val="004C7DE3"/>
    <w:rsid w:val="004D14EC"/>
    <w:rsid w:val="004D33A9"/>
    <w:rsid w:val="004D4908"/>
    <w:rsid w:val="004D4995"/>
    <w:rsid w:val="004D4DBF"/>
    <w:rsid w:val="004D57D5"/>
    <w:rsid w:val="004E0095"/>
    <w:rsid w:val="004E1CF2"/>
    <w:rsid w:val="004E1FA3"/>
    <w:rsid w:val="004E334E"/>
    <w:rsid w:val="004E4BB7"/>
    <w:rsid w:val="004F1470"/>
    <w:rsid w:val="004F17B9"/>
    <w:rsid w:val="004F54B0"/>
    <w:rsid w:val="004F7826"/>
    <w:rsid w:val="00502619"/>
    <w:rsid w:val="0051044B"/>
    <w:rsid w:val="005111A7"/>
    <w:rsid w:val="005122E6"/>
    <w:rsid w:val="00512CB4"/>
    <w:rsid w:val="0051423B"/>
    <w:rsid w:val="00514DA4"/>
    <w:rsid w:val="0051556A"/>
    <w:rsid w:val="00515654"/>
    <w:rsid w:val="00515CC4"/>
    <w:rsid w:val="0051607D"/>
    <w:rsid w:val="005205BA"/>
    <w:rsid w:val="00520E51"/>
    <w:rsid w:val="005228B8"/>
    <w:rsid w:val="00524358"/>
    <w:rsid w:val="0052526B"/>
    <w:rsid w:val="0052674F"/>
    <w:rsid w:val="00531F91"/>
    <w:rsid w:val="00532257"/>
    <w:rsid w:val="005331BB"/>
    <w:rsid w:val="00534F1C"/>
    <w:rsid w:val="00535C2C"/>
    <w:rsid w:val="00536F74"/>
    <w:rsid w:val="00540ED3"/>
    <w:rsid w:val="00541E97"/>
    <w:rsid w:val="00541F51"/>
    <w:rsid w:val="00543407"/>
    <w:rsid w:val="00543953"/>
    <w:rsid w:val="00545DAA"/>
    <w:rsid w:val="00546194"/>
    <w:rsid w:val="00546A7E"/>
    <w:rsid w:val="00546CFB"/>
    <w:rsid w:val="00550D06"/>
    <w:rsid w:val="005510A0"/>
    <w:rsid w:val="00551C95"/>
    <w:rsid w:val="00552480"/>
    <w:rsid w:val="00552F48"/>
    <w:rsid w:val="005541B9"/>
    <w:rsid w:val="005544F1"/>
    <w:rsid w:val="005546DB"/>
    <w:rsid w:val="00554BB0"/>
    <w:rsid w:val="00555188"/>
    <w:rsid w:val="0055560E"/>
    <w:rsid w:val="00556722"/>
    <w:rsid w:val="00556782"/>
    <w:rsid w:val="00557E5B"/>
    <w:rsid w:val="005609B5"/>
    <w:rsid w:val="00570AEC"/>
    <w:rsid w:val="00570C69"/>
    <w:rsid w:val="00571C47"/>
    <w:rsid w:val="00572A80"/>
    <w:rsid w:val="00572ADE"/>
    <w:rsid w:val="00572D54"/>
    <w:rsid w:val="0057371B"/>
    <w:rsid w:val="00574F49"/>
    <w:rsid w:val="0057558A"/>
    <w:rsid w:val="00575AAD"/>
    <w:rsid w:val="00580086"/>
    <w:rsid w:val="0058157B"/>
    <w:rsid w:val="00582AB5"/>
    <w:rsid w:val="00582DCA"/>
    <w:rsid w:val="0058458D"/>
    <w:rsid w:val="00587ACF"/>
    <w:rsid w:val="00590C05"/>
    <w:rsid w:val="00596BD6"/>
    <w:rsid w:val="0059721C"/>
    <w:rsid w:val="005972E6"/>
    <w:rsid w:val="005A1195"/>
    <w:rsid w:val="005A50CB"/>
    <w:rsid w:val="005A68E0"/>
    <w:rsid w:val="005B23CD"/>
    <w:rsid w:val="005B26EA"/>
    <w:rsid w:val="005B2B84"/>
    <w:rsid w:val="005B5780"/>
    <w:rsid w:val="005C08A7"/>
    <w:rsid w:val="005C182C"/>
    <w:rsid w:val="005C18C8"/>
    <w:rsid w:val="005C39AD"/>
    <w:rsid w:val="005C47B0"/>
    <w:rsid w:val="005C75FF"/>
    <w:rsid w:val="005D5750"/>
    <w:rsid w:val="005E07F2"/>
    <w:rsid w:val="005E111A"/>
    <w:rsid w:val="005E25E7"/>
    <w:rsid w:val="005E5C13"/>
    <w:rsid w:val="005E5DF9"/>
    <w:rsid w:val="005E7461"/>
    <w:rsid w:val="005F2BF0"/>
    <w:rsid w:val="005F636F"/>
    <w:rsid w:val="00601168"/>
    <w:rsid w:val="006017FD"/>
    <w:rsid w:val="00601BB1"/>
    <w:rsid w:val="00602AFD"/>
    <w:rsid w:val="00602BAD"/>
    <w:rsid w:val="00602E6D"/>
    <w:rsid w:val="0060369A"/>
    <w:rsid w:val="0060369E"/>
    <w:rsid w:val="00603FC0"/>
    <w:rsid w:val="006045DF"/>
    <w:rsid w:val="00604DCC"/>
    <w:rsid w:val="00605C7F"/>
    <w:rsid w:val="00610E38"/>
    <w:rsid w:val="00611254"/>
    <w:rsid w:val="00611A2A"/>
    <w:rsid w:val="006133EA"/>
    <w:rsid w:val="00614334"/>
    <w:rsid w:val="0061529A"/>
    <w:rsid w:val="00615888"/>
    <w:rsid w:val="00617E5C"/>
    <w:rsid w:val="00621CA8"/>
    <w:rsid w:val="00622E8F"/>
    <w:rsid w:val="00623419"/>
    <w:rsid w:val="006235FF"/>
    <w:rsid w:val="00623692"/>
    <w:rsid w:val="0062442D"/>
    <w:rsid w:val="00624F0F"/>
    <w:rsid w:val="00630482"/>
    <w:rsid w:val="00631A7D"/>
    <w:rsid w:val="00633A36"/>
    <w:rsid w:val="00636664"/>
    <w:rsid w:val="00637517"/>
    <w:rsid w:val="006377F4"/>
    <w:rsid w:val="00637AD1"/>
    <w:rsid w:val="006440CD"/>
    <w:rsid w:val="00646E86"/>
    <w:rsid w:val="0064733C"/>
    <w:rsid w:val="006513CC"/>
    <w:rsid w:val="00652EF8"/>
    <w:rsid w:val="00653BD3"/>
    <w:rsid w:val="00654C02"/>
    <w:rsid w:val="00655151"/>
    <w:rsid w:val="006552CE"/>
    <w:rsid w:val="006557D7"/>
    <w:rsid w:val="00655B63"/>
    <w:rsid w:val="00656FCA"/>
    <w:rsid w:val="0065732F"/>
    <w:rsid w:val="00661F0B"/>
    <w:rsid w:val="00662FB2"/>
    <w:rsid w:val="006641F0"/>
    <w:rsid w:val="00664CE5"/>
    <w:rsid w:val="00666E61"/>
    <w:rsid w:val="00672C48"/>
    <w:rsid w:val="00673167"/>
    <w:rsid w:val="00676509"/>
    <w:rsid w:val="00677005"/>
    <w:rsid w:val="00677974"/>
    <w:rsid w:val="006843AB"/>
    <w:rsid w:val="00687BF8"/>
    <w:rsid w:val="0069358A"/>
    <w:rsid w:val="006940CA"/>
    <w:rsid w:val="006A07B9"/>
    <w:rsid w:val="006A1B0F"/>
    <w:rsid w:val="006A2003"/>
    <w:rsid w:val="006A3C63"/>
    <w:rsid w:val="006A4B9A"/>
    <w:rsid w:val="006A6900"/>
    <w:rsid w:val="006B15E8"/>
    <w:rsid w:val="006B572B"/>
    <w:rsid w:val="006B5BD3"/>
    <w:rsid w:val="006B5D03"/>
    <w:rsid w:val="006B6500"/>
    <w:rsid w:val="006B6989"/>
    <w:rsid w:val="006C1022"/>
    <w:rsid w:val="006C10B3"/>
    <w:rsid w:val="006C293C"/>
    <w:rsid w:val="006C37B5"/>
    <w:rsid w:val="006C5B98"/>
    <w:rsid w:val="006C63C0"/>
    <w:rsid w:val="006C64CC"/>
    <w:rsid w:val="006C6741"/>
    <w:rsid w:val="006D078B"/>
    <w:rsid w:val="006D22D1"/>
    <w:rsid w:val="006D3A99"/>
    <w:rsid w:val="006D4DAE"/>
    <w:rsid w:val="006D6820"/>
    <w:rsid w:val="006D7348"/>
    <w:rsid w:val="006D7FD3"/>
    <w:rsid w:val="006E1488"/>
    <w:rsid w:val="006E51C4"/>
    <w:rsid w:val="006E7189"/>
    <w:rsid w:val="006E74CB"/>
    <w:rsid w:val="006E76DA"/>
    <w:rsid w:val="006F7E73"/>
    <w:rsid w:val="007004B3"/>
    <w:rsid w:val="007010E3"/>
    <w:rsid w:val="0070242A"/>
    <w:rsid w:val="0070410B"/>
    <w:rsid w:val="007057B2"/>
    <w:rsid w:val="007065A4"/>
    <w:rsid w:val="00711D05"/>
    <w:rsid w:val="007133CE"/>
    <w:rsid w:val="007135BF"/>
    <w:rsid w:val="00713A6D"/>
    <w:rsid w:val="00715516"/>
    <w:rsid w:val="00715699"/>
    <w:rsid w:val="0071692A"/>
    <w:rsid w:val="00717229"/>
    <w:rsid w:val="00722122"/>
    <w:rsid w:val="00724EB8"/>
    <w:rsid w:val="007260CD"/>
    <w:rsid w:val="00727AF9"/>
    <w:rsid w:val="00727FB1"/>
    <w:rsid w:val="007303C2"/>
    <w:rsid w:val="00731E74"/>
    <w:rsid w:val="0073290E"/>
    <w:rsid w:val="007347AE"/>
    <w:rsid w:val="00737115"/>
    <w:rsid w:val="00737795"/>
    <w:rsid w:val="007378AD"/>
    <w:rsid w:val="00740415"/>
    <w:rsid w:val="007416DC"/>
    <w:rsid w:val="007429FE"/>
    <w:rsid w:val="0074352C"/>
    <w:rsid w:val="00743EA5"/>
    <w:rsid w:val="0074461F"/>
    <w:rsid w:val="00744C27"/>
    <w:rsid w:val="00744E67"/>
    <w:rsid w:val="0074500C"/>
    <w:rsid w:val="00745C0A"/>
    <w:rsid w:val="00746C20"/>
    <w:rsid w:val="00747D38"/>
    <w:rsid w:val="007511F7"/>
    <w:rsid w:val="007526DC"/>
    <w:rsid w:val="00752B5A"/>
    <w:rsid w:val="00752F8C"/>
    <w:rsid w:val="0075404F"/>
    <w:rsid w:val="00754563"/>
    <w:rsid w:val="00760901"/>
    <w:rsid w:val="007615DE"/>
    <w:rsid w:val="0076312C"/>
    <w:rsid w:val="007636A9"/>
    <w:rsid w:val="00766377"/>
    <w:rsid w:val="007663E9"/>
    <w:rsid w:val="00771E3C"/>
    <w:rsid w:val="00771F05"/>
    <w:rsid w:val="007733E8"/>
    <w:rsid w:val="007763A7"/>
    <w:rsid w:val="0077653A"/>
    <w:rsid w:val="00777422"/>
    <w:rsid w:val="00780178"/>
    <w:rsid w:val="007857DD"/>
    <w:rsid w:val="00785F49"/>
    <w:rsid w:val="00785F58"/>
    <w:rsid w:val="00792C55"/>
    <w:rsid w:val="0079392A"/>
    <w:rsid w:val="007953A1"/>
    <w:rsid w:val="007A0D1E"/>
    <w:rsid w:val="007A1B82"/>
    <w:rsid w:val="007A1D40"/>
    <w:rsid w:val="007A298F"/>
    <w:rsid w:val="007A3BFC"/>
    <w:rsid w:val="007A4DF7"/>
    <w:rsid w:val="007A532A"/>
    <w:rsid w:val="007A5541"/>
    <w:rsid w:val="007A62E8"/>
    <w:rsid w:val="007B0D18"/>
    <w:rsid w:val="007B241C"/>
    <w:rsid w:val="007B4207"/>
    <w:rsid w:val="007B789E"/>
    <w:rsid w:val="007C1E02"/>
    <w:rsid w:val="007C30E7"/>
    <w:rsid w:val="007C38D8"/>
    <w:rsid w:val="007C475E"/>
    <w:rsid w:val="007C5337"/>
    <w:rsid w:val="007C5C7F"/>
    <w:rsid w:val="007C5F50"/>
    <w:rsid w:val="007C68AC"/>
    <w:rsid w:val="007C6D59"/>
    <w:rsid w:val="007D012F"/>
    <w:rsid w:val="007D2AFA"/>
    <w:rsid w:val="007D3898"/>
    <w:rsid w:val="007D7533"/>
    <w:rsid w:val="007D7F50"/>
    <w:rsid w:val="007E2F35"/>
    <w:rsid w:val="007E308D"/>
    <w:rsid w:val="007E4C97"/>
    <w:rsid w:val="007E5690"/>
    <w:rsid w:val="007E7FFC"/>
    <w:rsid w:val="007F13BF"/>
    <w:rsid w:val="007F2856"/>
    <w:rsid w:val="0080109C"/>
    <w:rsid w:val="00802750"/>
    <w:rsid w:val="008033AC"/>
    <w:rsid w:val="00803C78"/>
    <w:rsid w:val="00804C27"/>
    <w:rsid w:val="00805A7A"/>
    <w:rsid w:val="008065AB"/>
    <w:rsid w:val="008116A6"/>
    <w:rsid w:val="008124A4"/>
    <w:rsid w:val="008127D4"/>
    <w:rsid w:val="0081456B"/>
    <w:rsid w:val="0081771A"/>
    <w:rsid w:val="00817C7B"/>
    <w:rsid w:val="00817FB7"/>
    <w:rsid w:val="008237D2"/>
    <w:rsid w:val="00825918"/>
    <w:rsid w:val="00826699"/>
    <w:rsid w:val="008270F5"/>
    <w:rsid w:val="00830085"/>
    <w:rsid w:val="008310CE"/>
    <w:rsid w:val="00832D43"/>
    <w:rsid w:val="00833DCC"/>
    <w:rsid w:val="0083459B"/>
    <w:rsid w:val="0083596D"/>
    <w:rsid w:val="008373BD"/>
    <w:rsid w:val="0084178F"/>
    <w:rsid w:val="00842D6F"/>
    <w:rsid w:val="008447FE"/>
    <w:rsid w:val="008449CA"/>
    <w:rsid w:val="00846242"/>
    <w:rsid w:val="00846727"/>
    <w:rsid w:val="00847B34"/>
    <w:rsid w:val="00850756"/>
    <w:rsid w:val="00850AD3"/>
    <w:rsid w:val="00852372"/>
    <w:rsid w:val="00852A8A"/>
    <w:rsid w:val="008541C5"/>
    <w:rsid w:val="00855D73"/>
    <w:rsid w:val="00857C92"/>
    <w:rsid w:val="00863483"/>
    <w:rsid w:val="008635D7"/>
    <w:rsid w:val="00864C23"/>
    <w:rsid w:val="0086537B"/>
    <w:rsid w:val="00872F84"/>
    <w:rsid w:val="00873F8E"/>
    <w:rsid w:val="00874270"/>
    <w:rsid w:val="00875BA9"/>
    <w:rsid w:val="00875E37"/>
    <w:rsid w:val="00876269"/>
    <w:rsid w:val="00887F5B"/>
    <w:rsid w:val="0089005A"/>
    <w:rsid w:val="008907B0"/>
    <w:rsid w:val="00890AE9"/>
    <w:rsid w:val="00890B2E"/>
    <w:rsid w:val="008919F8"/>
    <w:rsid w:val="008941EE"/>
    <w:rsid w:val="00894DF4"/>
    <w:rsid w:val="00896D51"/>
    <w:rsid w:val="00897DE3"/>
    <w:rsid w:val="008A00D1"/>
    <w:rsid w:val="008A055A"/>
    <w:rsid w:val="008A13E0"/>
    <w:rsid w:val="008A432C"/>
    <w:rsid w:val="008B3DB4"/>
    <w:rsid w:val="008B45F2"/>
    <w:rsid w:val="008B48D5"/>
    <w:rsid w:val="008C1ACB"/>
    <w:rsid w:val="008C23D8"/>
    <w:rsid w:val="008C2D60"/>
    <w:rsid w:val="008C45E9"/>
    <w:rsid w:val="008C531C"/>
    <w:rsid w:val="008C6787"/>
    <w:rsid w:val="008C6CFC"/>
    <w:rsid w:val="008D0F23"/>
    <w:rsid w:val="008D10FE"/>
    <w:rsid w:val="008D5BD1"/>
    <w:rsid w:val="008D6614"/>
    <w:rsid w:val="008E03E9"/>
    <w:rsid w:val="008E2635"/>
    <w:rsid w:val="008E3C55"/>
    <w:rsid w:val="008E70F9"/>
    <w:rsid w:val="008E7A47"/>
    <w:rsid w:val="008F446C"/>
    <w:rsid w:val="008F4CFE"/>
    <w:rsid w:val="008F7AF4"/>
    <w:rsid w:val="00902D23"/>
    <w:rsid w:val="009045D0"/>
    <w:rsid w:val="00904FB6"/>
    <w:rsid w:val="0090574B"/>
    <w:rsid w:val="00905898"/>
    <w:rsid w:val="00906CC0"/>
    <w:rsid w:val="00911B32"/>
    <w:rsid w:val="009123DF"/>
    <w:rsid w:val="00914C82"/>
    <w:rsid w:val="0091541A"/>
    <w:rsid w:val="0091547C"/>
    <w:rsid w:val="00921C30"/>
    <w:rsid w:val="00922C5C"/>
    <w:rsid w:val="009243EC"/>
    <w:rsid w:val="00924A45"/>
    <w:rsid w:val="00925C9C"/>
    <w:rsid w:val="00927218"/>
    <w:rsid w:val="00927D48"/>
    <w:rsid w:val="00930739"/>
    <w:rsid w:val="00932D7E"/>
    <w:rsid w:val="00933983"/>
    <w:rsid w:val="0093728A"/>
    <w:rsid w:val="00937425"/>
    <w:rsid w:val="00940D14"/>
    <w:rsid w:val="009450B8"/>
    <w:rsid w:val="00945548"/>
    <w:rsid w:val="00947494"/>
    <w:rsid w:val="009521CB"/>
    <w:rsid w:val="00952E96"/>
    <w:rsid w:val="00953C8D"/>
    <w:rsid w:val="0095629E"/>
    <w:rsid w:val="0095768F"/>
    <w:rsid w:val="00957AD5"/>
    <w:rsid w:val="00957AE4"/>
    <w:rsid w:val="0096020C"/>
    <w:rsid w:val="009615B8"/>
    <w:rsid w:val="009632FE"/>
    <w:rsid w:val="009668AE"/>
    <w:rsid w:val="0096711D"/>
    <w:rsid w:val="00971599"/>
    <w:rsid w:val="009724BF"/>
    <w:rsid w:val="00972EB6"/>
    <w:rsid w:val="009735C9"/>
    <w:rsid w:val="009755F3"/>
    <w:rsid w:val="00980BDF"/>
    <w:rsid w:val="00981B33"/>
    <w:rsid w:val="0098301E"/>
    <w:rsid w:val="009835CF"/>
    <w:rsid w:val="00986553"/>
    <w:rsid w:val="009903D9"/>
    <w:rsid w:val="00992DB3"/>
    <w:rsid w:val="00993790"/>
    <w:rsid w:val="00994559"/>
    <w:rsid w:val="00994715"/>
    <w:rsid w:val="00994A66"/>
    <w:rsid w:val="009958F0"/>
    <w:rsid w:val="00995C82"/>
    <w:rsid w:val="00997614"/>
    <w:rsid w:val="00997CF5"/>
    <w:rsid w:val="00997F9E"/>
    <w:rsid w:val="009A0845"/>
    <w:rsid w:val="009A27AB"/>
    <w:rsid w:val="009A285A"/>
    <w:rsid w:val="009A3B08"/>
    <w:rsid w:val="009A3E33"/>
    <w:rsid w:val="009A5824"/>
    <w:rsid w:val="009B2ABF"/>
    <w:rsid w:val="009B3878"/>
    <w:rsid w:val="009B46F1"/>
    <w:rsid w:val="009B60E9"/>
    <w:rsid w:val="009C00C6"/>
    <w:rsid w:val="009C097A"/>
    <w:rsid w:val="009C0CF6"/>
    <w:rsid w:val="009C4347"/>
    <w:rsid w:val="009C4400"/>
    <w:rsid w:val="009C4B96"/>
    <w:rsid w:val="009C566D"/>
    <w:rsid w:val="009D0132"/>
    <w:rsid w:val="009D02FE"/>
    <w:rsid w:val="009D6905"/>
    <w:rsid w:val="009D69F2"/>
    <w:rsid w:val="009D6C9D"/>
    <w:rsid w:val="009E0EE9"/>
    <w:rsid w:val="009E1DDC"/>
    <w:rsid w:val="009E38D6"/>
    <w:rsid w:val="009E40DA"/>
    <w:rsid w:val="009E5D0E"/>
    <w:rsid w:val="009F0B76"/>
    <w:rsid w:val="009F1A7D"/>
    <w:rsid w:val="009F1AE7"/>
    <w:rsid w:val="009F2CBE"/>
    <w:rsid w:val="009F39D0"/>
    <w:rsid w:val="009F3BDF"/>
    <w:rsid w:val="009F4203"/>
    <w:rsid w:val="009F63AB"/>
    <w:rsid w:val="00A00024"/>
    <w:rsid w:val="00A029DF"/>
    <w:rsid w:val="00A03264"/>
    <w:rsid w:val="00A065FB"/>
    <w:rsid w:val="00A10D66"/>
    <w:rsid w:val="00A11D35"/>
    <w:rsid w:val="00A126C9"/>
    <w:rsid w:val="00A2061E"/>
    <w:rsid w:val="00A20E0F"/>
    <w:rsid w:val="00A21824"/>
    <w:rsid w:val="00A248B2"/>
    <w:rsid w:val="00A24E8F"/>
    <w:rsid w:val="00A269C8"/>
    <w:rsid w:val="00A26AAE"/>
    <w:rsid w:val="00A3154F"/>
    <w:rsid w:val="00A35E5A"/>
    <w:rsid w:val="00A367E6"/>
    <w:rsid w:val="00A36E4F"/>
    <w:rsid w:val="00A370A3"/>
    <w:rsid w:val="00A41427"/>
    <w:rsid w:val="00A5176C"/>
    <w:rsid w:val="00A52851"/>
    <w:rsid w:val="00A52E26"/>
    <w:rsid w:val="00A53572"/>
    <w:rsid w:val="00A543D1"/>
    <w:rsid w:val="00A54977"/>
    <w:rsid w:val="00A54D79"/>
    <w:rsid w:val="00A56347"/>
    <w:rsid w:val="00A56CC6"/>
    <w:rsid w:val="00A633D7"/>
    <w:rsid w:val="00A63D5D"/>
    <w:rsid w:val="00A64AEB"/>
    <w:rsid w:val="00A663FE"/>
    <w:rsid w:val="00A671BE"/>
    <w:rsid w:val="00A67953"/>
    <w:rsid w:val="00A704D3"/>
    <w:rsid w:val="00A716AC"/>
    <w:rsid w:val="00A71BC0"/>
    <w:rsid w:val="00A72106"/>
    <w:rsid w:val="00A72BF3"/>
    <w:rsid w:val="00A74F32"/>
    <w:rsid w:val="00A7776F"/>
    <w:rsid w:val="00A77825"/>
    <w:rsid w:val="00A81187"/>
    <w:rsid w:val="00A82C3F"/>
    <w:rsid w:val="00A82DA3"/>
    <w:rsid w:val="00A85326"/>
    <w:rsid w:val="00A855A0"/>
    <w:rsid w:val="00A87F4D"/>
    <w:rsid w:val="00A90B9F"/>
    <w:rsid w:val="00A91DE0"/>
    <w:rsid w:val="00A92CC4"/>
    <w:rsid w:val="00A9316C"/>
    <w:rsid w:val="00A933F7"/>
    <w:rsid w:val="00A95B3C"/>
    <w:rsid w:val="00A96BD4"/>
    <w:rsid w:val="00A9728D"/>
    <w:rsid w:val="00A972B2"/>
    <w:rsid w:val="00AA0674"/>
    <w:rsid w:val="00AA271F"/>
    <w:rsid w:val="00AA2BD7"/>
    <w:rsid w:val="00AA6729"/>
    <w:rsid w:val="00AB09A3"/>
    <w:rsid w:val="00AB1ED1"/>
    <w:rsid w:val="00AB2BA6"/>
    <w:rsid w:val="00AB35DF"/>
    <w:rsid w:val="00AB5BC2"/>
    <w:rsid w:val="00AB6842"/>
    <w:rsid w:val="00AC23E9"/>
    <w:rsid w:val="00AC28D2"/>
    <w:rsid w:val="00AC39BC"/>
    <w:rsid w:val="00AC7BC9"/>
    <w:rsid w:val="00AD017D"/>
    <w:rsid w:val="00AD1162"/>
    <w:rsid w:val="00AD3C95"/>
    <w:rsid w:val="00AD6B35"/>
    <w:rsid w:val="00AD708A"/>
    <w:rsid w:val="00AE1203"/>
    <w:rsid w:val="00AE1AA6"/>
    <w:rsid w:val="00AE2647"/>
    <w:rsid w:val="00AE3271"/>
    <w:rsid w:val="00AE501D"/>
    <w:rsid w:val="00AE697A"/>
    <w:rsid w:val="00AE6F49"/>
    <w:rsid w:val="00AF272C"/>
    <w:rsid w:val="00AF40B2"/>
    <w:rsid w:val="00AF47AB"/>
    <w:rsid w:val="00AF52D6"/>
    <w:rsid w:val="00AF7B5D"/>
    <w:rsid w:val="00B00711"/>
    <w:rsid w:val="00B007A7"/>
    <w:rsid w:val="00B00977"/>
    <w:rsid w:val="00B028D8"/>
    <w:rsid w:val="00B02E96"/>
    <w:rsid w:val="00B0306D"/>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30854"/>
    <w:rsid w:val="00B30AB9"/>
    <w:rsid w:val="00B317B3"/>
    <w:rsid w:val="00B31DBB"/>
    <w:rsid w:val="00B3493A"/>
    <w:rsid w:val="00B36081"/>
    <w:rsid w:val="00B361E9"/>
    <w:rsid w:val="00B37657"/>
    <w:rsid w:val="00B37D69"/>
    <w:rsid w:val="00B41898"/>
    <w:rsid w:val="00B45CFC"/>
    <w:rsid w:val="00B46853"/>
    <w:rsid w:val="00B47063"/>
    <w:rsid w:val="00B4782F"/>
    <w:rsid w:val="00B5158A"/>
    <w:rsid w:val="00B52126"/>
    <w:rsid w:val="00B529B3"/>
    <w:rsid w:val="00B53BA3"/>
    <w:rsid w:val="00B544A1"/>
    <w:rsid w:val="00B54646"/>
    <w:rsid w:val="00B61C21"/>
    <w:rsid w:val="00B638DC"/>
    <w:rsid w:val="00B646FF"/>
    <w:rsid w:val="00B72B2A"/>
    <w:rsid w:val="00B74AD5"/>
    <w:rsid w:val="00B75582"/>
    <w:rsid w:val="00B759A8"/>
    <w:rsid w:val="00B7612C"/>
    <w:rsid w:val="00B77878"/>
    <w:rsid w:val="00B77B7D"/>
    <w:rsid w:val="00B815F5"/>
    <w:rsid w:val="00B817E7"/>
    <w:rsid w:val="00B81AFF"/>
    <w:rsid w:val="00B8261F"/>
    <w:rsid w:val="00B8452C"/>
    <w:rsid w:val="00B90B30"/>
    <w:rsid w:val="00B92A2B"/>
    <w:rsid w:val="00B92F04"/>
    <w:rsid w:val="00BA0541"/>
    <w:rsid w:val="00BA3AD5"/>
    <w:rsid w:val="00BA4450"/>
    <w:rsid w:val="00BA5293"/>
    <w:rsid w:val="00BA55B6"/>
    <w:rsid w:val="00BA5B8F"/>
    <w:rsid w:val="00BA5EE7"/>
    <w:rsid w:val="00BA7FB3"/>
    <w:rsid w:val="00BB47F9"/>
    <w:rsid w:val="00BB64B6"/>
    <w:rsid w:val="00BB7FBA"/>
    <w:rsid w:val="00BC0237"/>
    <w:rsid w:val="00BC150F"/>
    <w:rsid w:val="00BC1FDC"/>
    <w:rsid w:val="00BC3A35"/>
    <w:rsid w:val="00BD09AD"/>
    <w:rsid w:val="00BD0A2C"/>
    <w:rsid w:val="00BD14E0"/>
    <w:rsid w:val="00BD2E10"/>
    <w:rsid w:val="00BD519D"/>
    <w:rsid w:val="00BD51AC"/>
    <w:rsid w:val="00BD5A8C"/>
    <w:rsid w:val="00BE0CF0"/>
    <w:rsid w:val="00BE2AB9"/>
    <w:rsid w:val="00BE615F"/>
    <w:rsid w:val="00BE6F9A"/>
    <w:rsid w:val="00BF3057"/>
    <w:rsid w:val="00BF34DC"/>
    <w:rsid w:val="00BF551F"/>
    <w:rsid w:val="00BF59AB"/>
    <w:rsid w:val="00BF7985"/>
    <w:rsid w:val="00BF7B4E"/>
    <w:rsid w:val="00C00103"/>
    <w:rsid w:val="00C01CEB"/>
    <w:rsid w:val="00C0595E"/>
    <w:rsid w:val="00C0683F"/>
    <w:rsid w:val="00C068FE"/>
    <w:rsid w:val="00C06923"/>
    <w:rsid w:val="00C100A2"/>
    <w:rsid w:val="00C15BAE"/>
    <w:rsid w:val="00C16A98"/>
    <w:rsid w:val="00C16B14"/>
    <w:rsid w:val="00C200D7"/>
    <w:rsid w:val="00C20EB1"/>
    <w:rsid w:val="00C213BE"/>
    <w:rsid w:val="00C21B53"/>
    <w:rsid w:val="00C21F80"/>
    <w:rsid w:val="00C22633"/>
    <w:rsid w:val="00C22C50"/>
    <w:rsid w:val="00C23096"/>
    <w:rsid w:val="00C23744"/>
    <w:rsid w:val="00C25CE7"/>
    <w:rsid w:val="00C27EAF"/>
    <w:rsid w:val="00C30441"/>
    <w:rsid w:val="00C31D71"/>
    <w:rsid w:val="00C32AA6"/>
    <w:rsid w:val="00C361EB"/>
    <w:rsid w:val="00C37338"/>
    <w:rsid w:val="00C374A0"/>
    <w:rsid w:val="00C3752B"/>
    <w:rsid w:val="00C4117D"/>
    <w:rsid w:val="00C4190D"/>
    <w:rsid w:val="00C41E67"/>
    <w:rsid w:val="00C43994"/>
    <w:rsid w:val="00C43F79"/>
    <w:rsid w:val="00C4427F"/>
    <w:rsid w:val="00C44FD0"/>
    <w:rsid w:val="00C457BE"/>
    <w:rsid w:val="00C45D66"/>
    <w:rsid w:val="00C4666B"/>
    <w:rsid w:val="00C47529"/>
    <w:rsid w:val="00C50097"/>
    <w:rsid w:val="00C52391"/>
    <w:rsid w:val="00C610D5"/>
    <w:rsid w:val="00C61C28"/>
    <w:rsid w:val="00C632C3"/>
    <w:rsid w:val="00C64E0E"/>
    <w:rsid w:val="00C652A4"/>
    <w:rsid w:val="00C66CF9"/>
    <w:rsid w:val="00C70B03"/>
    <w:rsid w:val="00C778F1"/>
    <w:rsid w:val="00C81419"/>
    <w:rsid w:val="00C84743"/>
    <w:rsid w:val="00C8540A"/>
    <w:rsid w:val="00C87F4B"/>
    <w:rsid w:val="00C92EBE"/>
    <w:rsid w:val="00C93A2B"/>
    <w:rsid w:val="00C9658F"/>
    <w:rsid w:val="00C978F1"/>
    <w:rsid w:val="00CA5EA2"/>
    <w:rsid w:val="00CA70B5"/>
    <w:rsid w:val="00CA749D"/>
    <w:rsid w:val="00CB0246"/>
    <w:rsid w:val="00CB25F6"/>
    <w:rsid w:val="00CB41B3"/>
    <w:rsid w:val="00CB7B41"/>
    <w:rsid w:val="00CC0752"/>
    <w:rsid w:val="00CC1200"/>
    <w:rsid w:val="00CC722B"/>
    <w:rsid w:val="00CD0AE9"/>
    <w:rsid w:val="00CD0BBC"/>
    <w:rsid w:val="00CD0D4A"/>
    <w:rsid w:val="00CD139D"/>
    <w:rsid w:val="00CD191B"/>
    <w:rsid w:val="00CD3DAC"/>
    <w:rsid w:val="00CE1B93"/>
    <w:rsid w:val="00CE2B07"/>
    <w:rsid w:val="00CE4070"/>
    <w:rsid w:val="00CE7BF3"/>
    <w:rsid w:val="00CF09C4"/>
    <w:rsid w:val="00CF0CA1"/>
    <w:rsid w:val="00CF242C"/>
    <w:rsid w:val="00CF35C5"/>
    <w:rsid w:val="00CF40F0"/>
    <w:rsid w:val="00CF4250"/>
    <w:rsid w:val="00CF4283"/>
    <w:rsid w:val="00CF6398"/>
    <w:rsid w:val="00CF78E4"/>
    <w:rsid w:val="00D00B9B"/>
    <w:rsid w:val="00D0245E"/>
    <w:rsid w:val="00D02625"/>
    <w:rsid w:val="00D03DF9"/>
    <w:rsid w:val="00D05A65"/>
    <w:rsid w:val="00D05CD3"/>
    <w:rsid w:val="00D11059"/>
    <w:rsid w:val="00D17A72"/>
    <w:rsid w:val="00D20287"/>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3922"/>
    <w:rsid w:val="00D54AA3"/>
    <w:rsid w:val="00D574E6"/>
    <w:rsid w:val="00D57A80"/>
    <w:rsid w:val="00D57D64"/>
    <w:rsid w:val="00D57EDB"/>
    <w:rsid w:val="00D61106"/>
    <w:rsid w:val="00D625A8"/>
    <w:rsid w:val="00D648D7"/>
    <w:rsid w:val="00D64CB2"/>
    <w:rsid w:val="00D70527"/>
    <w:rsid w:val="00D71F7A"/>
    <w:rsid w:val="00D73A06"/>
    <w:rsid w:val="00D74893"/>
    <w:rsid w:val="00D74AD0"/>
    <w:rsid w:val="00D75820"/>
    <w:rsid w:val="00D76133"/>
    <w:rsid w:val="00D7744F"/>
    <w:rsid w:val="00D817F2"/>
    <w:rsid w:val="00D82E5E"/>
    <w:rsid w:val="00D83AEA"/>
    <w:rsid w:val="00D847AA"/>
    <w:rsid w:val="00D8541E"/>
    <w:rsid w:val="00D86F07"/>
    <w:rsid w:val="00D90994"/>
    <w:rsid w:val="00D90D0C"/>
    <w:rsid w:val="00D91408"/>
    <w:rsid w:val="00D91E5F"/>
    <w:rsid w:val="00D92617"/>
    <w:rsid w:val="00D9354E"/>
    <w:rsid w:val="00D959B2"/>
    <w:rsid w:val="00DA10D3"/>
    <w:rsid w:val="00DA11B5"/>
    <w:rsid w:val="00DA272C"/>
    <w:rsid w:val="00DA2C6A"/>
    <w:rsid w:val="00DA4A7D"/>
    <w:rsid w:val="00DA56F2"/>
    <w:rsid w:val="00DA6D67"/>
    <w:rsid w:val="00DA7888"/>
    <w:rsid w:val="00DB167B"/>
    <w:rsid w:val="00DB16E8"/>
    <w:rsid w:val="00DB26C5"/>
    <w:rsid w:val="00DB35C6"/>
    <w:rsid w:val="00DB4DA6"/>
    <w:rsid w:val="00DB60E0"/>
    <w:rsid w:val="00DC3515"/>
    <w:rsid w:val="00DC3738"/>
    <w:rsid w:val="00DC5F03"/>
    <w:rsid w:val="00DC6C2B"/>
    <w:rsid w:val="00DD0B46"/>
    <w:rsid w:val="00DD1142"/>
    <w:rsid w:val="00DD1FE4"/>
    <w:rsid w:val="00DD3765"/>
    <w:rsid w:val="00DD4EFB"/>
    <w:rsid w:val="00DD570D"/>
    <w:rsid w:val="00DD74A0"/>
    <w:rsid w:val="00DE0920"/>
    <w:rsid w:val="00DE27D2"/>
    <w:rsid w:val="00DE5501"/>
    <w:rsid w:val="00DF0E6C"/>
    <w:rsid w:val="00DF138A"/>
    <w:rsid w:val="00DF1E2D"/>
    <w:rsid w:val="00DF3133"/>
    <w:rsid w:val="00DF323E"/>
    <w:rsid w:val="00DF3B54"/>
    <w:rsid w:val="00DF534E"/>
    <w:rsid w:val="00DF550C"/>
    <w:rsid w:val="00E00C9B"/>
    <w:rsid w:val="00E00EB1"/>
    <w:rsid w:val="00E0782B"/>
    <w:rsid w:val="00E1021C"/>
    <w:rsid w:val="00E10736"/>
    <w:rsid w:val="00E139D2"/>
    <w:rsid w:val="00E143E4"/>
    <w:rsid w:val="00E147B5"/>
    <w:rsid w:val="00E229E7"/>
    <w:rsid w:val="00E23C69"/>
    <w:rsid w:val="00E23C8C"/>
    <w:rsid w:val="00E24F9C"/>
    <w:rsid w:val="00E303B8"/>
    <w:rsid w:val="00E30C99"/>
    <w:rsid w:val="00E33D13"/>
    <w:rsid w:val="00E34E80"/>
    <w:rsid w:val="00E37B0D"/>
    <w:rsid w:val="00E4042E"/>
    <w:rsid w:val="00E40485"/>
    <w:rsid w:val="00E44634"/>
    <w:rsid w:val="00E450B6"/>
    <w:rsid w:val="00E4611D"/>
    <w:rsid w:val="00E4663C"/>
    <w:rsid w:val="00E5301A"/>
    <w:rsid w:val="00E548E8"/>
    <w:rsid w:val="00E54CD4"/>
    <w:rsid w:val="00E55189"/>
    <w:rsid w:val="00E56F93"/>
    <w:rsid w:val="00E57C5E"/>
    <w:rsid w:val="00E648A1"/>
    <w:rsid w:val="00E66420"/>
    <w:rsid w:val="00E66AEF"/>
    <w:rsid w:val="00E718CC"/>
    <w:rsid w:val="00E7243D"/>
    <w:rsid w:val="00E731BA"/>
    <w:rsid w:val="00E747A2"/>
    <w:rsid w:val="00E748F4"/>
    <w:rsid w:val="00E75E16"/>
    <w:rsid w:val="00E774A4"/>
    <w:rsid w:val="00E778D4"/>
    <w:rsid w:val="00E80175"/>
    <w:rsid w:val="00E8138B"/>
    <w:rsid w:val="00E82515"/>
    <w:rsid w:val="00E82625"/>
    <w:rsid w:val="00E82760"/>
    <w:rsid w:val="00E86EC1"/>
    <w:rsid w:val="00E87DAE"/>
    <w:rsid w:val="00E91763"/>
    <w:rsid w:val="00E9233C"/>
    <w:rsid w:val="00E92381"/>
    <w:rsid w:val="00E92716"/>
    <w:rsid w:val="00E945E5"/>
    <w:rsid w:val="00E94D06"/>
    <w:rsid w:val="00E971DA"/>
    <w:rsid w:val="00EA13E7"/>
    <w:rsid w:val="00EA1DDF"/>
    <w:rsid w:val="00EA2C61"/>
    <w:rsid w:val="00EA48FA"/>
    <w:rsid w:val="00EA4B40"/>
    <w:rsid w:val="00EA4C5B"/>
    <w:rsid w:val="00EA5441"/>
    <w:rsid w:val="00EA76F4"/>
    <w:rsid w:val="00EB089D"/>
    <w:rsid w:val="00EB2242"/>
    <w:rsid w:val="00EB513D"/>
    <w:rsid w:val="00EB5E79"/>
    <w:rsid w:val="00EB690B"/>
    <w:rsid w:val="00EB7EED"/>
    <w:rsid w:val="00EC0578"/>
    <w:rsid w:val="00EC0BEA"/>
    <w:rsid w:val="00EC1D47"/>
    <w:rsid w:val="00ED07D9"/>
    <w:rsid w:val="00ED240D"/>
    <w:rsid w:val="00ED25BF"/>
    <w:rsid w:val="00ED437C"/>
    <w:rsid w:val="00ED62E7"/>
    <w:rsid w:val="00ED6631"/>
    <w:rsid w:val="00ED7C9A"/>
    <w:rsid w:val="00EE156F"/>
    <w:rsid w:val="00EE2021"/>
    <w:rsid w:val="00EE26F7"/>
    <w:rsid w:val="00EE71B8"/>
    <w:rsid w:val="00EF1FA4"/>
    <w:rsid w:val="00EF2FBD"/>
    <w:rsid w:val="00EF4761"/>
    <w:rsid w:val="00EF6A45"/>
    <w:rsid w:val="00EF6ABC"/>
    <w:rsid w:val="00EF7B32"/>
    <w:rsid w:val="00F01216"/>
    <w:rsid w:val="00F016D8"/>
    <w:rsid w:val="00F0179F"/>
    <w:rsid w:val="00F037BB"/>
    <w:rsid w:val="00F040C4"/>
    <w:rsid w:val="00F0489D"/>
    <w:rsid w:val="00F04EE7"/>
    <w:rsid w:val="00F059EA"/>
    <w:rsid w:val="00F108C6"/>
    <w:rsid w:val="00F11828"/>
    <w:rsid w:val="00F20434"/>
    <w:rsid w:val="00F20DEE"/>
    <w:rsid w:val="00F22328"/>
    <w:rsid w:val="00F2240C"/>
    <w:rsid w:val="00F24889"/>
    <w:rsid w:val="00F26711"/>
    <w:rsid w:val="00F317E8"/>
    <w:rsid w:val="00F3191F"/>
    <w:rsid w:val="00F328CC"/>
    <w:rsid w:val="00F355E7"/>
    <w:rsid w:val="00F37E2A"/>
    <w:rsid w:val="00F42BBB"/>
    <w:rsid w:val="00F46161"/>
    <w:rsid w:val="00F47C7B"/>
    <w:rsid w:val="00F518C5"/>
    <w:rsid w:val="00F52559"/>
    <w:rsid w:val="00F56777"/>
    <w:rsid w:val="00F575E5"/>
    <w:rsid w:val="00F57A14"/>
    <w:rsid w:val="00F65089"/>
    <w:rsid w:val="00F67CAE"/>
    <w:rsid w:val="00F7048A"/>
    <w:rsid w:val="00F70795"/>
    <w:rsid w:val="00F707AD"/>
    <w:rsid w:val="00F732F9"/>
    <w:rsid w:val="00F73F14"/>
    <w:rsid w:val="00F75580"/>
    <w:rsid w:val="00F77017"/>
    <w:rsid w:val="00F7718B"/>
    <w:rsid w:val="00F77F03"/>
    <w:rsid w:val="00F80B23"/>
    <w:rsid w:val="00F830AD"/>
    <w:rsid w:val="00F83AB7"/>
    <w:rsid w:val="00F90C47"/>
    <w:rsid w:val="00F90CF8"/>
    <w:rsid w:val="00F922C0"/>
    <w:rsid w:val="00F92595"/>
    <w:rsid w:val="00F934E4"/>
    <w:rsid w:val="00F94746"/>
    <w:rsid w:val="00F956A8"/>
    <w:rsid w:val="00FA1118"/>
    <w:rsid w:val="00FA3596"/>
    <w:rsid w:val="00FA3655"/>
    <w:rsid w:val="00FA5EF5"/>
    <w:rsid w:val="00FA70FE"/>
    <w:rsid w:val="00FA7F2B"/>
    <w:rsid w:val="00FB7546"/>
    <w:rsid w:val="00FC0FAF"/>
    <w:rsid w:val="00FC3114"/>
    <w:rsid w:val="00FC33F8"/>
    <w:rsid w:val="00FC61AE"/>
    <w:rsid w:val="00FC7096"/>
    <w:rsid w:val="00FD2538"/>
    <w:rsid w:val="00FD51DA"/>
    <w:rsid w:val="00FD5D29"/>
    <w:rsid w:val="00FD68E6"/>
    <w:rsid w:val="00FD6EB6"/>
    <w:rsid w:val="00FE1DCA"/>
    <w:rsid w:val="00FE230E"/>
    <w:rsid w:val="00FE421B"/>
    <w:rsid w:val="00FE624C"/>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metricconverter"/>
  <w:shapeDefaults>
    <o:shapedefaults v:ext="edit" spidmax="2050"/>
    <o:shapelayout v:ext="edit">
      <o:idmap v:ext="edit" data="2"/>
    </o:shapelayout>
  </w:shapeDefaults>
  <w:decimalSymbol w:val="."/>
  <w:listSeparator w:val=","/>
  <w14:docId w14:val="353E2F43"/>
  <w15:chartTrackingRefBased/>
  <w15:docId w15:val="{761EB2FC-E54B-41E9-9897-9F8411AE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CFC"/>
    <w:pPr>
      <w:spacing w:after="0" w:line="240" w:lineRule="auto"/>
    </w:p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nhideWhenUsed/>
    <w:rsid w:val="005E5DF9"/>
    <w:pPr>
      <w:spacing w:before="0" w:after="0"/>
      <w:ind w:left="0"/>
      <w:jc w:val="right"/>
    </w:pPr>
    <w:rPr>
      <w:sz w:val="18"/>
    </w:rPr>
  </w:style>
  <w:style w:type="character" w:customStyle="1" w:styleId="FooterChar">
    <w:name w:val="Footer Char"/>
    <w:basedOn w:val="DefaultParagraphFont"/>
    <w:link w:val="Footer"/>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semiHidden/>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6312C"/>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rsid w:val="00AF272C"/>
    <w:pPr>
      <w:ind w:left="1077"/>
    </w:pPr>
  </w:style>
  <w:style w:type="character" w:customStyle="1" w:styleId="BodyText2Char">
    <w:name w:val="Body Text 2 Char"/>
    <w:basedOn w:val="DefaultParagraphFont"/>
    <w:link w:val="BodyText2"/>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3F0EA4"/>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customStyle="1" w:styleId="Bulletnobold">
    <w:name w:val="Bullet (no bold)"/>
    <w:basedOn w:val="Normal"/>
    <w:rsid w:val="00075799"/>
    <w:pPr>
      <w:numPr>
        <w:numId w:val="35"/>
      </w:numPr>
      <w:spacing w:before="60" w:after="120" w:line="252" w:lineRule="auto"/>
      <w:jc w:val="both"/>
    </w:pPr>
    <w:rPr>
      <w:rFonts w:ascii="Arial" w:eastAsia="Times New Roman" w:hAnsi="Arial" w:cs="Arial"/>
      <w:sz w:val="20"/>
      <w:szCs w:val="22"/>
      <w:lang w:bidi="en-US"/>
    </w:rPr>
  </w:style>
  <w:style w:type="paragraph" w:styleId="BodyTextIndent">
    <w:name w:val="Body Text Indent"/>
    <w:basedOn w:val="Normal"/>
    <w:link w:val="BodyTextIndentChar"/>
    <w:rsid w:val="00075799"/>
    <w:pPr>
      <w:spacing w:before="240" w:after="240" w:line="288" w:lineRule="auto"/>
    </w:pPr>
    <w:rPr>
      <w:rFonts w:ascii="Arial" w:eastAsia="Times New Roman" w:hAnsi="Arial" w:cs="Arial"/>
      <w:bCs/>
      <w:sz w:val="20"/>
      <w:szCs w:val="22"/>
      <w:lang w:bidi="en-US"/>
    </w:rPr>
  </w:style>
  <w:style w:type="character" w:customStyle="1" w:styleId="BodyTextIndentChar">
    <w:name w:val="Body Text Indent Char"/>
    <w:basedOn w:val="DefaultParagraphFont"/>
    <w:link w:val="BodyTextIndent"/>
    <w:rsid w:val="00075799"/>
    <w:rPr>
      <w:rFonts w:ascii="Arial" w:eastAsia="Times New Roman" w:hAnsi="Arial" w:cs="Arial"/>
      <w:bCs/>
      <w:sz w:val="20"/>
      <w:szCs w:val="22"/>
      <w:lang w:bidi="en-US"/>
    </w:rPr>
  </w:style>
  <w:style w:type="paragraph" w:customStyle="1" w:styleId="TableHeader">
    <w:name w:val="Table Header"/>
    <w:basedOn w:val="Normal"/>
    <w:next w:val="Normal"/>
    <w:autoRedefine/>
    <w:qFormat/>
    <w:rsid w:val="00CD3DAC"/>
    <w:pPr>
      <w:spacing w:before="60" w:after="60" w:line="252" w:lineRule="auto"/>
      <w:jc w:val="center"/>
    </w:pPr>
    <w:rPr>
      <w:rFonts w:ascii="Arial" w:eastAsia="Times New Roman" w:hAnsi="Arial" w:cs="Arial"/>
      <w:szCs w:val="22"/>
      <w:lang w:bidi="en-US"/>
    </w:rPr>
  </w:style>
  <w:style w:type="paragraph" w:customStyle="1" w:styleId="TablePlainText">
    <w:name w:val="Table Plain Text"/>
    <w:basedOn w:val="Normal"/>
    <w:next w:val="Normal"/>
    <w:rsid w:val="00075799"/>
    <w:pPr>
      <w:spacing w:before="60" w:after="60" w:line="252" w:lineRule="auto"/>
    </w:pPr>
    <w:rPr>
      <w:rFonts w:ascii="Arial" w:eastAsia="Times New Roman" w:hAnsi="Arial" w:cs="Arial"/>
      <w:sz w:val="20"/>
      <w:szCs w:val="22"/>
      <w:lang w:bidi="en-US"/>
    </w:rPr>
  </w:style>
  <w:style w:type="paragraph" w:styleId="TOC4">
    <w:name w:val="toc 4"/>
    <w:basedOn w:val="Normal"/>
    <w:next w:val="Normal"/>
    <w:autoRedefine/>
    <w:semiHidden/>
    <w:rsid w:val="00075799"/>
    <w:pPr>
      <w:spacing w:line="252" w:lineRule="auto"/>
      <w:ind w:left="660"/>
    </w:pPr>
    <w:rPr>
      <w:rFonts w:ascii="Calibri" w:eastAsia="Times New Roman" w:hAnsi="Calibri"/>
      <w:sz w:val="18"/>
      <w:szCs w:val="18"/>
      <w:lang w:bidi="en-US"/>
    </w:rPr>
  </w:style>
  <w:style w:type="paragraph" w:styleId="TOC5">
    <w:name w:val="toc 5"/>
    <w:basedOn w:val="Normal"/>
    <w:next w:val="Normal"/>
    <w:autoRedefine/>
    <w:semiHidden/>
    <w:rsid w:val="00075799"/>
    <w:pPr>
      <w:spacing w:line="252" w:lineRule="auto"/>
      <w:ind w:left="880"/>
    </w:pPr>
    <w:rPr>
      <w:rFonts w:ascii="Calibri" w:eastAsia="Times New Roman" w:hAnsi="Calibri"/>
      <w:sz w:val="18"/>
      <w:szCs w:val="18"/>
      <w:lang w:bidi="en-US"/>
    </w:rPr>
  </w:style>
  <w:style w:type="paragraph" w:styleId="TOC6">
    <w:name w:val="toc 6"/>
    <w:basedOn w:val="Normal"/>
    <w:next w:val="Normal"/>
    <w:autoRedefine/>
    <w:semiHidden/>
    <w:rsid w:val="00BB47F9"/>
    <w:pPr>
      <w:spacing w:line="252" w:lineRule="auto"/>
    </w:pPr>
    <w:rPr>
      <w:rFonts w:ascii="Calibri" w:eastAsia="Times New Roman" w:hAnsi="Calibri"/>
      <w:sz w:val="18"/>
      <w:szCs w:val="18"/>
      <w:lang w:val="en-GB" w:bidi="en-US"/>
    </w:rPr>
  </w:style>
  <w:style w:type="paragraph" w:styleId="TOC7">
    <w:name w:val="toc 7"/>
    <w:basedOn w:val="Normal"/>
    <w:next w:val="Normal"/>
    <w:autoRedefine/>
    <w:semiHidden/>
    <w:rsid w:val="00075799"/>
    <w:pPr>
      <w:spacing w:line="252" w:lineRule="auto"/>
      <w:ind w:left="1320"/>
    </w:pPr>
    <w:rPr>
      <w:rFonts w:ascii="Calibri" w:eastAsia="Times New Roman" w:hAnsi="Calibri"/>
      <w:sz w:val="18"/>
      <w:szCs w:val="18"/>
      <w:lang w:bidi="en-US"/>
    </w:rPr>
  </w:style>
  <w:style w:type="paragraph" w:styleId="TOC8">
    <w:name w:val="toc 8"/>
    <w:basedOn w:val="Normal"/>
    <w:next w:val="Normal"/>
    <w:autoRedefine/>
    <w:semiHidden/>
    <w:rsid w:val="00075799"/>
    <w:pPr>
      <w:spacing w:line="252" w:lineRule="auto"/>
      <w:ind w:left="1540"/>
    </w:pPr>
    <w:rPr>
      <w:rFonts w:ascii="Calibri" w:eastAsia="Times New Roman" w:hAnsi="Calibri"/>
      <w:sz w:val="18"/>
      <w:szCs w:val="18"/>
      <w:lang w:bidi="en-US"/>
    </w:rPr>
  </w:style>
  <w:style w:type="paragraph" w:styleId="TOC9">
    <w:name w:val="toc 9"/>
    <w:basedOn w:val="Normal"/>
    <w:next w:val="Normal"/>
    <w:autoRedefine/>
    <w:semiHidden/>
    <w:rsid w:val="00075799"/>
    <w:pPr>
      <w:spacing w:line="252" w:lineRule="auto"/>
      <w:ind w:left="1760"/>
    </w:pPr>
    <w:rPr>
      <w:rFonts w:ascii="Calibri" w:eastAsia="Times New Roman" w:hAnsi="Calibri"/>
      <w:sz w:val="18"/>
      <w:szCs w:val="18"/>
      <w:lang w:bidi="en-US"/>
    </w:rPr>
  </w:style>
  <w:style w:type="paragraph" w:customStyle="1" w:styleId="FootnoteBase">
    <w:name w:val="Footnote Base"/>
    <w:basedOn w:val="Normal"/>
    <w:rsid w:val="00075799"/>
    <w:pPr>
      <w:spacing w:before="240" w:after="60" w:line="360" w:lineRule="auto"/>
      <w:jc w:val="both"/>
    </w:pPr>
    <w:rPr>
      <w:rFonts w:ascii="Garamond" w:eastAsia="Times New Roman" w:hAnsi="Garamond"/>
      <w:sz w:val="18"/>
      <w:szCs w:val="22"/>
      <w:lang w:bidi="en-US"/>
    </w:rPr>
  </w:style>
  <w:style w:type="character" w:styleId="PageNumber">
    <w:name w:val="page number"/>
    <w:basedOn w:val="DefaultParagraphFont"/>
    <w:rsid w:val="00075799"/>
  </w:style>
  <w:style w:type="paragraph" w:customStyle="1" w:styleId="Bulletbold">
    <w:name w:val="Bullet (bold)"/>
    <w:basedOn w:val="Bulletnobold"/>
    <w:rsid w:val="00075799"/>
    <w:rPr>
      <w:b/>
      <w:bCs/>
      <w:sz w:val="22"/>
    </w:rPr>
  </w:style>
  <w:style w:type="paragraph" w:customStyle="1" w:styleId="NumberBullet">
    <w:name w:val="Number Bullet"/>
    <w:basedOn w:val="BodyText"/>
    <w:rsid w:val="00075799"/>
    <w:pPr>
      <w:numPr>
        <w:numId w:val="37"/>
      </w:numPr>
      <w:suppressAutoHyphens w:val="0"/>
      <w:spacing w:line="264" w:lineRule="auto"/>
    </w:pPr>
    <w:rPr>
      <w:rFonts w:ascii="Calibri" w:hAnsi="Calibri"/>
      <w:sz w:val="20"/>
      <w:szCs w:val="22"/>
      <w:lang w:val="en-US" w:bidi="en-US"/>
    </w:rPr>
  </w:style>
  <w:style w:type="paragraph" w:customStyle="1" w:styleId="CellText">
    <w:name w:val="Cell Text"/>
    <w:basedOn w:val="Normal"/>
    <w:rsid w:val="00075799"/>
    <w:pPr>
      <w:spacing w:before="60" w:after="60" w:line="252" w:lineRule="auto"/>
    </w:pPr>
    <w:rPr>
      <w:rFonts w:ascii="Arial" w:eastAsia="Times New Roman" w:hAnsi="Arial" w:cs="Arial"/>
      <w:sz w:val="18"/>
      <w:szCs w:val="22"/>
      <w:lang w:bidi="en-US"/>
    </w:rPr>
  </w:style>
  <w:style w:type="paragraph" w:styleId="Caption">
    <w:name w:val="caption"/>
    <w:basedOn w:val="Normal"/>
    <w:next w:val="Normal"/>
    <w:uiPriority w:val="35"/>
    <w:qFormat/>
    <w:rsid w:val="00075799"/>
    <w:pPr>
      <w:spacing w:after="200" w:line="252" w:lineRule="auto"/>
    </w:pPr>
    <w:rPr>
      <w:rFonts w:ascii="Calibri" w:eastAsia="Times New Roman" w:hAnsi="Calibri"/>
      <w:caps/>
      <w:spacing w:val="10"/>
      <w:sz w:val="18"/>
      <w:szCs w:val="18"/>
      <w:lang w:bidi="en-US"/>
    </w:rPr>
  </w:style>
  <w:style w:type="paragraph" w:customStyle="1" w:styleId="BulletIndent">
    <w:name w:val="Bullet Indent"/>
    <w:basedOn w:val="Normal"/>
    <w:rsid w:val="00075799"/>
    <w:pPr>
      <w:numPr>
        <w:ilvl w:val="1"/>
        <w:numId w:val="38"/>
      </w:numPr>
      <w:spacing w:before="120" w:after="60" w:line="252" w:lineRule="auto"/>
    </w:pPr>
    <w:rPr>
      <w:rFonts w:ascii="Arial" w:eastAsia="Times New Roman" w:hAnsi="Arial" w:cs="Arial"/>
      <w:sz w:val="20"/>
      <w:szCs w:val="22"/>
      <w:lang w:bidi="en-US"/>
    </w:rPr>
  </w:style>
  <w:style w:type="paragraph" w:customStyle="1" w:styleId="BodyTextCentered">
    <w:name w:val="Body Text Centered"/>
    <w:basedOn w:val="Normal"/>
    <w:next w:val="BodyText"/>
    <w:rsid w:val="00075799"/>
    <w:pPr>
      <w:spacing w:before="120" w:after="360" w:line="252" w:lineRule="auto"/>
      <w:jc w:val="center"/>
    </w:pPr>
    <w:rPr>
      <w:rFonts w:ascii="Calibri" w:eastAsia="Times New Roman" w:hAnsi="Calibri"/>
      <w:szCs w:val="22"/>
      <w:lang w:bidi="en-US"/>
    </w:rPr>
  </w:style>
  <w:style w:type="paragraph" w:customStyle="1" w:styleId="CellNumbered">
    <w:name w:val="Cell Numbered"/>
    <w:basedOn w:val="CellText"/>
    <w:rsid w:val="00075799"/>
    <w:pPr>
      <w:numPr>
        <w:numId w:val="50"/>
      </w:numPr>
    </w:pPr>
  </w:style>
  <w:style w:type="paragraph" w:customStyle="1" w:styleId="CellBullet">
    <w:name w:val="Cell Bullet"/>
    <w:basedOn w:val="Bulletnobold"/>
    <w:rsid w:val="00075799"/>
    <w:pPr>
      <w:jc w:val="left"/>
    </w:pPr>
    <w:rPr>
      <w:sz w:val="18"/>
    </w:rPr>
  </w:style>
  <w:style w:type="paragraph" w:customStyle="1" w:styleId="NumberedSteps">
    <w:name w:val="Numbered Steps"/>
    <w:rsid w:val="00075799"/>
    <w:pPr>
      <w:numPr>
        <w:numId w:val="34"/>
      </w:numPr>
      <w:spacing w:before="120" w:after="120" w:line="252" w:lineRule="auto"/>
    </w:pPr>
    <w:rPr>
      <w:rFonts w:ascii="Cambria" w:eastAsia="Times New Roman" w:hAnsi="Cambria"/>
      <w:bCs/>
      <w:sz w:val="24"/>
      <w:szCs w:val="22"/>
      <w:lang w:bidi="en-US"/>
    </w:rPr>
  </w:style>
  <w:style w:type="paragraph" w:customStyle="1" w:styleId="InsertComments">
    <w:name w:val="Insert Comments"/>
    <w:basedOn w:val="Normal"/>
    <w:rsid w:val="00075799"/>
    <w:pPr>
      <w:spacing w:before="60" w:after="60" w:line="252" w:lineRule="auto"/>
    </w:pPr>
    <w:rPr>
      <w:rFonts w:ascii="Arial" w:eastAsia="Times New Roman" w:hAnsi="Arial" w:cs="Arial"/>
      <w:sz w:val="20"/>
      <w:szCs w:val="22"/>
      <w:lang w:bidi="en-US"/>
    </w:rPr>
  </w:style>
  <w:style w:type="paragraph" w:styleId="NormalWeb">
    <w:name w:val="Normal (Web)"/>
    <w:basedOn w:val="Normal"/>
    <w:rsid w:val="00075799"/>
    <w:pPr>
      <w:spacing w:before="100" w:beforeAutospacing="1" w:after="100" w:afterAutospacing="1" w:line="252" w:lineRule="auto"/>
    </w:pPr>
    <w:rPr>
      <w:rFonts w:ascii="Calibri" w:eastAsia="Times New Roman" w:hAnsi="Calibri"/>
      <w:szCs w:val="24"/>
      <w:lang w:bidi="en-US"/>
    </w:rPr>
  </w:style>
  <w:style w:type="paragraph" w:styleId="BodyTextFirstIndent">
    <w:name w:val="Body Text First Indent"/>
    <w:basedOn w:val="BodyText"/>
    <w:link w:val="BodyTextFirstIndentChar"/>
    <w:rsid w:val="00075799"/>
    <w:pPr>
      <w:suppressAutoHyphens w:val="0"/>
      <w:spacing w:before="0" w:after="0" w:line="264" w:lineRule="auto"/>
      <w:ind w:left="0" w:firstLine="210"/>
      <w:jc w:val="both"/>
    </w:pPr>
    <w:rPr>
      <w:rFonts w:ascii="Arial" w:hAnsi="Arial" w:cs="Arial"/>
      <w:color w:val="000000"/>
      <w:szCs w:val="24"/>
      <w:lang w:val="en-US" w:bidi="en-US"/>
    </w:rPr>
  </w:style>
  <w:style w:type="character" w:customStyle="1" w:styleId="BodyTextFirstIndentChar">
    <w:name w:val="Body Text First Indent Char"/>
    <w:basedOn w:val="BodyTextChar"/>
    <w:link w:val="BodyTextFirstIndent"/>
    <w:rsid w:val="00075799"/>
    <w:rPr>
      <w:rFonts w:ascii="Arial" w:eastAsia="Times New Roman" w:hAnsi="Arial" w:cs="Arial"/>
      <w:color w:val="000000"/>
      <w:szCs w:val="24"/>
      <w:lang w:val="en-GB" w:bidi="en-US"/>
    </w:rPr>
  </w:style>
  <w:style w:type="character" w:styleId="Strong">
    <w:name w:val="Strong"/>
    <w:uiPriority w:val="22"/>
    <w:qFormat/>
    <w:rsid w:val="00075799"/>
    <w:rPr>
      <w:rFonts w:ascii="Calibri" w:hAnsi="Calibri"/>
      <w:b/>
      <w:bCs/>
      <w:color w:val="943634"/>
      <w:spacing w:val="5"/>
    </w:rPr>
  </w:style>
  <w:style w:type="paragraph" w:customStyle="1" w:styleId="TableNumbered">
    <w:name w:val="Table Numbered"/>
    <w:basedOn w:val="Normal"/>
    <w:rsid w:val="00075799"/>
    <w:pPr>
      <w:numPr>
        <w:numId w:val="36"/>
      </w:numPr>
      <w:spacing w:after="200" w:line="252" w:lineRule="auto"/>
    </w:pPr>
    <w:rPr>
      <w:rFonts w:ascii="Arial" w:eastAsia="Times New Roman" w:hAnsi="Arial" w:cs="Arial"/>
      <w:sz w:val="20"/>
      <w:szCs w:val="22"/>
      <w:lang w:bidi="en-US"/>
    </w:rPr>
  </w:style>
  <w:style w:type="paragraph" w:styleId="BodyTextIndent2">
    <w:name w:val="Body Text Indent 2"/>
    <w:basedOn w:val="Normal"/>
    <w:link w:val="BodyTextIndent2Char"/>
    <w:rsid w:val="00075799"/>
    <w:pPr>
      <w:spacing w:after="200" w:line="252" w:lineRule="auto"/>
    </w:pPr>
    <w:rPr>
      <w:rFonts w:ascii="Arial" w:eastAsia="Times New Roman" w:hAnsi="Arial" w:cs="Arial"/>
      <w:b/>
      <w:bCs/>
      <w:szCs w:val="22"/>
      <w:lang w:bidi="en-US"/>
    </w:rPr>
  </w:style>
  <w:style w:type="character" w:customStyle="1" w:styleId="BodyTextIndent2Char">
    <w:name w:val="Body Text Indent 2 Char"/>
    <w:basedOn w:val="DefaultParagraphFont"/>
    <w:link w:val="BodyTextIndent2"/>
    <w:rsid w:val="00075799"/>
    <w:rPr>
      <w:rFonts w:ascii="Arial" w:eastAsia="Times New Roman" w:hAnsi="Arial" w:cs="Arial"/>
      <w:b/>
      <w:bCs/>
      <w:szCs w:val="22"/>
      <w:lang w:bidi="en-US"/>
    </w:rPr>
  </w:style>
  <w:style w:type="paragraph" w:styleId="BodyTextIndent3">
    <w:name w:val="Body Text Indent 3"/>
    <w:basedOn w:val="Normal"/>
    <w:link w:val="BodyTextIndent3Char"/>
    <w:rsid w:val="00075799"/>
    <w:pPr>
      <w:spacing w:after="200" w:line="252" w:lineRule="auto"/>
      <w:ind w:left="180"/>
    </w:pPr>
    <w:rPr>
      <w:rFonts w:ascii="Arial" w:eastAsia="Times New Roman" w:hAnsi="Arial" w:cs="Arial"/>
      <w:b/>
      <w:bCs/>
      <w:sz w:val="20"/>
      <w:szCs w:val="22"/>
      <w:lang w:bidi="en-US"/>
    </w:rPr>
  </w:style>
  <w:style w:type="character" w:customStyle="1" w:styleId="BodyTextIndent3Char">
    <w:name w:val="Body Text Indent 3 Char"/>
    <w:basedOn w:val="DefaultParagraphFont"/>
    <w:link w:val="BodyTextIndent3"/>
    <w:rsid w:val="00075799"/>
    <w:rPr>
      <w:rFonts w:ascii="Arial" w:eastAsia="Times New Roman" w:hAnsi="Arial" w:cs="Arial"/>
      <w:b/>
      <w:bCs/>
      <w:sz w:val="20"/>
      <w:szCs w:val="22"/>
      <w:lang w:bidi="en-US"/>
    </w:rPr>
  </w:style>
  <w:style w:type="paragraph" w:styleId="BodyText3">
    <w:name w:val="Body Text 3"/>
    <w:basedOn w:val="Normal"/>
    <w:link w:val="BodyText3Char"/>
    <w:rsid w:val="00075799"/>
    <w:pPr>
      <w:pBdr>
        <w:left w:val="single" w:sz="4" w:space="4" w:color="FFFF99"/>
      </w:pBdr>
      <w:shd w:val="clear" w:color="auto" w:fill="FFFF99"/>
      <w:spacing w:after="200" w:line="252" w:lineRule="auto"/>
    </w:pPr>
    <w:rPr>
      <w:rFonts w:ascii="Calibri" w:eastAsia="Times New Roman" w:hAnsi="Calibri"/>
      <w:szCs w:val="22"/>
      <w:lang w:bidi="en-US"/>
    </w:rPr>
  </w:style>
  <w:style w:type="character" w:customStyle="1" w:styleId="BodyText3Char">
    <w:name w:val="Body Text 3 Char"/>
    <w:basedOn w:val="DefaultParagraphFont"/>
    <w:link w:val="BodyText3"/>
    <w:rsid w:val="00075799"/>
    <w:rPr>
      <w:rFonts w:ascii="Calibri" w:eastAsia="Times New Roman" w:hAnsi="Calibri"/>
      <w:szCs w:val="22"/>
      <w:shd w:val="clear" w:color="auto" w:fill="FFFF99"/>
      <w:lang w:bidi="en-US"/>
    </w:rPr>
  </w:style>
  <w:style w:type="paragraph" w:customStyle="1" w:styleId="CellTextChar">
    <w:name w:val="Cell Text Char"/>
    <w:basedOn w:val="Normal"/>
    <w:rsid w:val="00075799"/>
    <w:pPr>
      <w:spacing w:before="60" w:after="60" w:line="288" w:lineRule="auto"/>
      <w:jc w:val="both"/>
    </w:pPr>
    <w:rPr>
      <w:rFonts w:ascii="Verdana" w:eastAsia="Times New Roman" w:hAnsi="Verdana" w:cs="Arial"/>
      <w:sz w:val="16"/>
      <w:szCs w:val="22"/>
      <w:lang w:bidi="en-US"/>
    </w:rPr>
  </w:style>
  <w:style w:type="paragraph" w:styleId="Subtitle">
    <w:name w:val="Subtitle"/>
    <w:basedOn w:val="Normal"/>
    <w:next w:val="Normal"/>
    <w:link w:val="SubtitleChar"/>
    <w:uiPriority w:val="11"/>
    <w:qFormat/>
    <w:rsid w:val="00075799"/>
    <w:pPr>
      <w:spacing w:after="560"/>
      <w:jc w:val="center"/>
    </w:pPr>
    <w:rPr>
      <w:rFonts w:ascii="Calibri" w:eastAsia="Times New Roman" w:hAnsi="Calibri"/>
      <w:caps/>
      <w:spacing w:val="20"/>
      <w:sz w:val="18"/>
      <w:szCs w:val="18"/>
      <w:lang w:bidi="en-US"/>
    </w:rPr>
  </w:style>
  <w:style w:type="character" w:customStyle="1" w:styleId="SubtitleChar">
    <w:name w:val="Subtitle Char"/>
    <w:basedOn w:val="DefaultParagraphFont"/>
    <w:link w:val="Subtitle"/>
    <w:uiPriority w:val="11"/>
    <w:rsid w:val="00075799"/>
    <w:rPr>
      <w:rFonts w:ascii="Calibri" w:eastAsia="Times New Roman" w:hAnsi="Calibri"/>
      <w:caps/>
      <w:spacing w:val="20"/>
      <w:sz w:val="18"/>
      <w:szCs w:val="18"/>
      <w:lang w:bidi="en-US"/>
    </w:rPr>
  </w:style>
  <w:style w:type="character" w:styleId="Emphasis">
    <w:name w:val="Emphasis"/>
    <w:uiPriority w:val="20"/>
    <w:qFormat/>
    <w:rsid w:val="00075799"/>
    <w:rPr>
      <w:rFonts w:ascii="Calibri" w:hAnsi="Calibri"/>
      <w:caps/>
      <w:spacing w:val="5"/>
      <w:sz w:val="20"/>
      <w:szCs w:val="20"/>
    </w:rPr>
  </w:style>
  <w:style w:type="paragraph" w:styleId="NoSpacing">
    <w:name w:val="No Spacing"/>
    <w:basedOn w:val="Normal"/>
    <w:link w:val="NoSpacingChar"/>
    <w:uiPriority w:val="1"/>
    <w:qFormat/>
    <w:rsid w:val="00075799"/>
    <w:rPr>
      <w:rFonts w:ascii="Calibri" w:eastAsia="Times New Roman" w:hAnsi="Calibri"/>
      <w:szCs w:val="22"/>
      <w:lang w:bidi="en-US"/>
    </w:rPr>
  </w:style>
  <w:style w:type="character" w:customStyle="1" w:styleId="NoSpacingChar">
    <w:name w:val="No Spacing Char"/>
    <w:basedOn w:val="DefaultParagraphFont"/>
    <w:link w:val="NoSpacing"/>
    <w:uiPriority w:val="1"/>
    <w:rsid w:val="00075799"/>
    <w:rPr>
      <w:rFonts w:ascii="Calibri" w:eastAsia="Times New Roman" w:hAnsi="Calibri"/>
      <w:szCs w:val="22"/>
      <w:lang w:bidi="en-US"/>
    </w:rPr>
  </w:style>
  <w:style w:type="paragraph" w:styleId="ListParagraph">
    <w:name w:val="List Paragraph"/>
    <w:basedOn w:val="Normal"/>
    <w:uiPriority w:val="34"/>
    <w:qFormat/>
    <w:rsid w:val="00075799"/>
    <w:pPr>
      <w:spacing w:after="200" w:line="252" w:lineRule="auto"/>
      <w:ind w:left="720"/>
      <w:contextualSpacing/>
    </w:pPr>
    <w:rPr>
      <w:rFonts w:ascii="Calibri" w:eastAsia="Times New Roman" w:hAnsi="Calibri"/>
      <w:szCs w:val="22"/>
      <w:lang w:bidi="en-US"/>
    </w:rPr>
  </w:style>
  <w:style w:type="paragraph" w:styleId="Quote">
    <w:name w:val="Quote"/>
    <w:basedOn w:val="Normal"/>
    <w:next w:val="Normal"/>
    <w:link w:val="QuoteChar"/>
    <w:uiPriority w:val="29"/>
    <w:qFormat/>
    <w:rsid w:val="00075799"/>
    <w:pPr>
      <w:spacing w:after="200" w:line="252" w:lineRule="auto"/>
    </w:pPr>
    <w:rPr>
      <w:rFonts w:ascii="Calibri" w:eastAsia="Times New Roman" w:hAnsi="Calibri"/>
      <w:i/>
      <w:iCs/>
      <w:szCs w:val="22"/>
      <w:lang w:bidi="en-US"/>
    </w:rPr>
  </w:style>
  <w:style w:type="character" w:customStyle="1" w:styleId="QuoteChar">
    <w:name w:val="Quote Char"/>
    <w:basedOn w:val="DefaultParagraphFont"/>
    <w:link w:val="Quote"/>
    <w:uiPriority w:val="29"/>
    <w:rsid w:val="00075799"/>
    <w:rPr>
      <w:rFonts w:ascii="Calibri" w:eastAsia="Times New Roman" w:hAnsi="Calibri"/>
      <w:i/>
      <w:iCs/>
      <w:szCs w:val="22"/>
      <w:lang w:bidi="en-US"/>
    </w:rPr>
  </w:style>
  <w:style w:type="paragraph" w:styleId="IntenseQuote">
    <w:name w:val="Intense Quote"/>
    <w:basedOn w:val="Normal"/>
    <w:next w:val="Normal"/>
    <w:link w:val="IntenseQuoteChar"/>
    <w:uiPriority w:val="30"/>
    <w:qFormat/>
    <w:rsid w:val="00075799"/>
    <w:pPr>
      <w:pBdr>
        <w:top w:val="dotted" w:sz="2" w:space="10" w:color="632423"/>
        <w:bottom w:val="dotted" w:sz="2" w:space="4" w:color="632423"/>
      </w:pBdr>
      <w:spacing w:before="160" w:after="200" w:line="300" w:lineRule="auto"/>
      <w:ind w:left="1440" w:right="1440"/>
    </w:pPr>
    <w:rPr>
      <w:rFonts w:ascii="Calibri" w:eastAsia="Times New Roman" w:hAnsi="Calibri"/>
      <w:caps/>
      <w:color w:val="622423"/>
      <w:spacing w:val="5"/>
      <w:sz w:val="20"/>
      <w:lang w:bidi="en-US"/>
    </w:rPr>
  </w:style>
  <w:style w:type="character" w:customStyle="1" w:styleId="IntenseQuoteChar">
    <w:name w:val="Intense Quote Char"/>
    <w:basedOn w:val="DefaultParagraphFont"/>
    <w:link w:val="IntenseQuote"/>
    <w:uiPriority w:val="30"/>
    <w:rsid w:val="00075799"/>
    <w:rPr>
      <w:rFonts w:ascii="Calibri" w:eastAsia="Times New Roman" w:hAnsi="Calibri"/>
      <w:caps/>
      <w:color w:val="622423"/>
      <w:spacing w:val="5"/>
      <w:sz w:val="20"/>
      <w:lang w:bidi="en-US"/>
    </w:rPr>
  </w:style>
  <w:style w:type="character" w:styleId="SubtleEmphasis">
    <w:name w:val="Subtle Emphasis"/>
    <w:uiPriority w:val="19"/>
    <w:qFormat/>
    <w:rsid w:val="00075799"/>
    <w:rPr>
      <w:rFonts w:ascii="Calibri" w:hAnsi="Calibri"/>
      <w:i/>
      <w:iCs/>
    </w:rPr>
  </w:style>
  <w:style w:type="character" w:styleId="IntenseEmphasis">
    <w:name w:val="Intense Emphasis"/>
    <w:uiPriority w:val="21"/>
    <w:qFormat/>
    <w:rsid w:val="00075799"/>
    <w:rPr>
      <w:rFonts w:ascii="Calibri" w:hAnsi="Calibri"/>
      <w:i/>
      <w:iCs/>
      <w:caps/>
      <w:spacing w:val="10"/>
      <w:sz w:val="20"/>
      <w:szCs w:val="20"/>
    </w:rPr>
  </w:style>
  <w:style w:type="character" w:styleId="SubtleReference">
    <w:name w:val="Subtle Reference"/>
    <w:basedOn w:val="DefaultParagraphFont"/>
    <w:uiPriority w:val="31"/>
    <w:qFormat/>
    <w:rsid w:val="00075799"/>
    <w:rPr>
      <w:rFonts w:ascii="Calibri" w:eastAsia="Times New Roman" w:hAnsi="Calibri" w:cs="Times New Roman"/>
      <w:i/>
      <w:iCs/>
      <w:color w:val="622423"/>
    </w:rPr>
  </w:style>
  <w:style w:type="character" w:styleId="IntenseReference">
    <w:name w:val="Intense Reference"/>
    <w:uiPriority w:val="32"/>
    <w:qFormat/>
    <w:rsid w:val="00075799"/>
    <w:rPr>
      <w:rFonts w:ascii="Calibri" w:eastAsia="Times New Roman" w:hAnsi="Calibri" w:cs="Times New Roman"/>
      <w:b/>
      <w:bCs/>
      <w:i/>
      <w:iCs/>
      <w:color w:val="622423"/>
    </w:rPr>
  </w:style>
  <w:style w:type="character" w:styleId="BookTitle">
    <w:name w:val="Book Title"/>
    <w:uiPriority w:val="33"/>
    <w:qFormat/>
    <w:rsid w:val="00075799"/>
    <w:rPr>
      <w:rFonts w:ascii="Calibri" w:hAnsi="Calibri"/>
      <w:caps/>
      <w:color w:val="622423"/>
      <w:spacing w:val="5"/>
      <w:u w:color="622423"/>
    </w:rPr>
  </w:style>
  <w:style w:type="paragraph" w:styleId="TOCHeading">
    <w:name w:val="TOC Heading"/>
    <w:basedOn w:val="Heading1"/>
    <w:next w:val="Normal"/>
    <w:uiPriority w:val="39"/>
    <w:qFormat/>
    <w:rsid w:val="00075799"/>
    <w:pPr>
      <w:keepNext w:val="0"/>
      <w:pageBreakBefore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en-US" w:bidi="en-US"/>
    </w:rPr>
  </w:style>
  <w:style w:type="character" w:styleId="PlaceholderText">
    <w:name w:val="Placeholder Text"/>
    <w:basedOn w:val="DefaultParagraphFont"/>
    <w:uiPriority w:val="99"/>
    <w:semiHidden/>
    <w:rsid w:val="00075799"/>
    <w:rPr>
      <w:color w:val="808080"/>
    </w:rPr>
  </w:style>
  <w:style w:type="paragraph" w:customStyle="1" w:styleId="TableCellText">
    <w:name w:val="Table Cell Text"/>
    <w:basedOn w:val="Normal"/>
    <w:link w:val="TableCellTextChar"/>
    <w:qFormat/>
    <w:rsid w:val="00075799"/>
    <w:pPr>
      <w:spacing w:before="60" w:after="60" w:line="252" w:lineRule="auto"/>
    </w:pPr>
    <w:rPr>
      <w:rFonts w:ascii="Calibri" w:eastAsia="Times New Roman" w:hAnsi="Calibri" w:cs="Arial"/>
      <w:sz w:val="16"/>
      <w:lang w:bidi="en-US"/>
    </w:rPr>
  </w:style>
  <w:style w:type="paragraph" w:customStyle="1" w:styleId="TopofSection">
    <w:name w:val="Top of Section"/>
    <w:basedOn w:val="TableCellText"/>
    <w:link w:val="TopofSectionChar"/>
    <w:qFormat/>
    <w:rsid w:val="00075799"/>
    <w:rPr>
      <w:color w:val="7B7B7B" w:themeColor="accent3" w:themeShade="BF"/>
    </w:rPr>
  </w:style>
  <w:style w:type="paragraph" w:customStyle="1" w:styleId="CrossReference">
    <w:name w:val="Cross Reference"/>
    <w:basedOn w:val="TableCellText"/>
    <w:link w:val="CrossReferenceChar"/>
    <w:rsid w:val="00075799"/>
    <w:pPr>
      <w:spacing w:before="0" w:after="0"/>
    </w:pPr>
    <w:rPr>
      <w:color w:val="2F5496" w:themeColor="accent1" w:themeShade="BF"/>
    </w:rPr>
  </w:style>
  <w:style w:type="character" w:customStyle="1" w:styleId="TableCellTextChar">
    <w:name w:val="Table Cell Text Char"/>
    <w:basedOn w:val="DefaultParagraphFont"/>
    <w:link w:val="TableCellText"/>
    <w:rsid w:val="00075799"/>
    <w:rPr>
      <w:rFonts w:ascii="Calibri" w:eastAsia="Times New Roman" w:hAnsi="Calibri" w:cs="Arial"/>
      <w:sz w:val="16"/>
      <w:lang w:bidi="en-US"/>
    </w:rPr>
  </w:style>
  <w:style w:type="character" w:customStyle="1" w:styleId="TopofSectionChar">
    <w:name w:val="Top of Section Char"/>
    <w:basedOn w:val="TableCellTextChar"/>
    <w:link w:val="TopofSection"/>
    <w:rsid w:val="00075799"/>
    <w:rPr>
      <w:rFonts w:ascii="Calibri" w:eastAsia="Times New Roman" w:hAnsi="Calibri" w:cs="Arial"/>
      <w:color w:val="7B7B7B" w:themeColor="accent3" w:themeShade="BF"/>
      <w:sz w:val="16"/>
      <w:lang w:bidi="en-US"/>
    </w:rPr>
  </w:style>
  <w:style w:type="character" w:customStyle="1" w:styleId="TopicCrossReference">
    <w:name w:val="Topic Cross Reference"/>
    <w:basedOn w:val="DefaultParagraphFont"/>
    <w:uiPriority w:val="1"/>
    <w:qFormat/>
    <w:rsid w:val="00075799"/>
    <w:rPr>
      <w:color w:val="2F5496" w:themeColor="accent1" w:themeShade="BF"/>
    </w:rPr>
  </w:style>
  <w:style w:type="character" w:customStyle="1" w:styleId="CrossReferenceChar">
    <w:name w:val="Cross Reference Char"/>
    <w:basedOn w:val="TableCellTextChar"/>
    <w:link w:val="CrossReference"/>
    <w:rsid w:val="00075799"/>
    <w:rPr>
      <w:rFonts w:ascii="Calibri" w:eastAsia="Times New Roman" w:hAnsi="Calibri" w:cs="Arial"/>
      <w:color w:val="2F5496" w:themeColor="accent1" w:themeShade="BF"/>
      <w:sz w:val="16"/>
      <w:lang w:bidi="en-US"/>
    </w:rPr>
  </w:style>
  <w:style w:type="table" w:customStyle="1" w:styleId="TableGrid1">
    <w:name w:val="Table Grid1"/>
    <w:rsid w:val="00075799"/>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eader" Target="header2.xml"/><Relationship Id="rId107" Type="http://schemas.openxmlformats.org/officeDocument/2006/relationships/theme" Target="theme/theme1.xml"/><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eader" Target="header5.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microsoft.com/office/2011/relationships/commentsExtended" Target="commentsExtended.xml"/><Relationship Id="rId17" Type="http://schemas.openxmlformats.org/officeDocument/2006/relationships/footer" Target="footer1.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3.xml"/><Relationship Id="rId14" Type="http://schemas.microsoft.com/office/2018/08/relationships/commentsExtensible" Target="commentsExtensible.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3.3.dotx</Template>
  <TotalTime>33</TotalTime>
  <Pages>1</Pages>
  <Words>17699</Words>
  <Characters>100886</Characters>
  <Application>Microsoft Office Word</Application>
  <DocSecurity>4</DocSecurity>
  <Lines>840</Lines>
  <Paragraphs>236</Paragraphs>
  <ScaleCrop>false</ScaleCrop>
  <HeadingPairs>
    <vt:vector size="2" baseType="variant">
      <vt:variant>
        <vt:lpstr>Title</vt:lpstr>
      </vt:variant>
      <vt:variant>
        <vt:i4>1</vt:i4>
      </vt:variant>
    </vt:vector>
  </HeadingPairs>
  <TitlesOfParts>
    <vt:vector size="1" baseType="lpstr">
      <vt:lpstr>Template for NCR Software Banking IPs</vt:lpstr>
    </vt:vector>
  </TitlesOfParts>
  <Company>NCR</Company>
  <LinksUpToDate>false</LinksUpToDate>
  <CharactersWithSpaces>118349</CharactersWithSpaces>
  <SharedDoc>false</SharedDoc>
  <HLinks>
    <vt:vector size="234" baseType="variant">
      <vt:variant>
        <vt:i4>1507390</vt:i4>
      </vt:variant>
      <vt:variant>
        <vt:i4>230</vt:i4>
      </vt:variant>
      <vt:variant>
        <vt:i4>0</vt:i4>
      </vt:variant>
      <vt:variant>
        <vt:i4>5</vt:i4>
      </vt:variant>
      <vt:variant>
        <vt:lpwstr/>
      </vt:variant>
      <vt:variant>
        <vt:lpwstr>_Toc130783772</vt:lpwstr>
      </vt:variant>
      <vt:variant>
        <vt:i4>1507390</vt:i4>
      </vt:variant>
      <vt:variant>
        <vt:i4>224</vt:i4>
      </vt:variant>
      <vt:variant>
        <vt:i4>0</vt:i4>
      </vt:variant>
      <vt:variant>
        <vt:i4>5</vt:i4>
      </vt:variant>
      <vt:variant>
        <vt:lpwstr/>
      </vt:variant>
      <vt:variant>
        <vt:lpwstr>_Toc130783771</vt:lpwstr>
      </vt:variant>
      <vt:variant>
        <vt:i4>1507390</vt:i4>
      </vt:variant>
      <vt:variant>
        <vt:i4>218</vt:i4>
      </vt:variant>
      <vt:variant>
        <vt:i4>0</vt:i4>
      </vt:variant>
      <vt:variant>
        <vt:i4>5</vt:i4>
      </vt:variant>
      <vt:variant>
        <vt:lpwstr/>
      </vt:variant>
      <vt:variant>
        <vt:lpwstr>_Toc130783770</vt:lpwstr>
      </vt:variant>
      <vt:variant>
        <vt:i4>1441854</vt:i4>
      </vt:variant>
      <vt:variant>
        <vt:i4>212</vt:i4>
      </vt:variant>
      <vt:variant>
        <vt:i4>0</vt:i4>
      </vt:variant>
      <vt:variant>
        <vt:i4>5</vt:i4>
      </vt:variant>
      <vt:variant>
        <vt:lpwstr/>
      </vt:variant>
      <vt:variant>
        <vt:lpwstr>_Toc130783769</vt:lpwstr>
      </vt:variant>
      <vt:variant>
        <vt:i4>1441854</vt:i4>
      </vt:variant>
      <vt:variant>
        <vt:i4>206</vt:i4>
      </vt:variant>
      <vt:variant>
        <vt:i4>0</vt:i4>
      </vt:variant>
      <vt:variant>
        <vt:i4>5</vt:i4>
      </vt:variant>
      <vt:variant>
        <vt:lpwstr/>
      </vt:variant>
      <vt:variant>
        <vt:lpwstr>_Toc130783768</vt:lpwstr>
      </vt:variant>
      <vt:variant>
        <vt:i4>1441854</vt:i4>
      </vt:variant>
      <vt:variant>
        <vt:i4>200</vt:i4>
      </vt:variant>
      <vt:variant>
        <vt:i4>0</vt:i4>
      </vt:variant>
      <vt:variant>
        <vt:i4>5</vt:i4>
      </vt:variant>
      <vt:variant>
        <vt:lpwstr/>
      </vt:variant>
      <vt:variant>
        <vt:lpwstr>_Toc130783767</vt:lpwstr>
      </vt:variant>
      <vt:variant>
        <vt:i4>1441854</vt:i4>
      </vt:variant>
      <vt:variant>
        <vt:i4>194</vt:i4>
      </vt:variant>
      <vt:variant>
        <vt:i4>0</vt:i4>
      </vt:variant>
      <vt:variant>
        <vt:i4>5</vt:i4>
      </vt:variant>
      <vt:variant>
        <vt:lpwstr/>
      </vt:variant>
      <vt:variant>
        <vt:lpwstr>_Toc130783766</vt:lpwstr>
      </vt:variant>
      <vt:variant>
        <vt:i4>1441854</vt:i4>
      </vt:variant>
      <vt:variant>
        <vt:i4>188</vt:i4>
      </vt:variant>
      <vt:variant>
        <vt:i4>0</vt:i4>
      </vt:variant>
      <vt:variant>
        <vt:i4>5</vt:i4>
      </vt:variant>
      <vt:variant>
        <vt:lpwstr/>
      </vt:variant>
      <vt:variant>
        <vt:lpwstr>_Toc130783765</vt:lpwstr>
      </vt:variant>
      <vt:variant>
        <vt:i4>1441854</vt:i4>
      </vt:variant>
      <vt:variant>
        <vt:i4>182</vt:i4>
      </vt:variant>
      <vt:variant>
        <vt:i4>0</vt:i4>
      </vt:variant>
      <vt:variant>
        <vt:i4>5</vt:i4>
      </vt:variant>
      <vt:variant>
        <vt:lpwstr/>
      </vt:variant>
      <vt:variant>
        <vt:lpwstr>_Toc130783764</vt:lpwstr>
      </vt:variant>
      <vt:variant>
        <vt:i4>1441854</vt:i4>
      </vt:variant>
      <vt:variant>
        <vt:i4>176</vt:i4>
      </vt:variant>
      <vt:variant>
        <vt:i4>0</vt:i4>
      </vt:variant>
      <vt:variant>
        <vt:i4>5</vt:i4>
      </vt:variant>
      <vt:variant>
        <vt:lpwstr/>
      </vt:variant>
      <vt:variant>
        <vt:lpwstr>_Toc130783763</vt:lpwstr>
      </vt:variant>
      <vt:variant>
        <vt:i4>1441854</vt:i4>
      </vt:variant>
      <vt:variant>
        <vt:i4>170</vt:i4>
      </vt:variant>
      <vt:variant>
        <vt:i4>0</vt:i4>
      </vt:variant>
      <vt:variant>
        <vt:i4>5</vt:i4>
      </vt:variant>
      <vt:variant>
        <vt:lpwstr/>
      </vt:variant>
      <vt:variant>
        <vt:lpwstr>_Toc130783762</vt:lpwstr>
      </vt:variant>
      <vt:variant>
        <vt:i4>1441854</vt:i4>
      </vt:variant>
      <vt:variant>
        <vt:i4>164</vt:i4>
      </vt:variant>
      <vt:variant>
        <vt:i4>0</vt:i4>
      </vt:variant>
      <vt:variant>
        <vt:i4>5</vt:i4>
      </vt:variant>
      <vt:variant>
        <vt:lpwstr/>
      </vt:variant>
      <vt:variant>
        <vt:lpwstr>_Toc130783761</vt:lpwstr>
      </vt:variant>
      <vt:variant>
        <vt:i4>1441854</vt:i4>
      </vt:variant>
      <vt:variant>
        <vt:i4>158</vt:i4>
      </vt:variant>
      <vt:variant>
        <vt:i4>0</vt:i4>
      </vt:variant>
      <vt:variant>
        <vt:i4>5</vt:i4>
      </vt:variant>
      <vt:variant>
        <vt:lpwstr/>
      </vt:variant>
      <vt:variant>
        <vt:lpwstr>_Toc130783760</vt:lpwstr>
      </vt:variant>
      <vt:variant>
        <vt:i4>1376318</vt:i4>
      </vt:variant>
      <vt:variant>
        <vt:i4>152</vt:i4>
      </vt:variant>
      <vt:variant>
        <vt:i4>0</vt:i4>
      </vt:variant>
      <vt:variant>
        <vt:i4>5</vt:i4>
      </vt:variant>
      <vt:variant>
        <vt:lpwstr/>
      </vt:variant>
      <vt:variant>
        <vt:lpwstr>_Toc130783759</vt:lpwstr>
      </vt:variant>
      <vt:variant>
        <vt:i4>1376318</vt:i4>
      </vt:variant>
      <vt:variant>
        <vt:i4>146</vt:i4>
      </vt:variant>
      <vt:variant>
        <vt:i4>0</vt:i4>
      </vt:variant>
      <vt:variant>
        <vt:i4>5</vt:i4>
      </vt:variant>
      <vt:variant>
        <vt:lpwstr/>
      </vt:variant>
      <vt:variant>
        <vt:lpwstr>_Toc130783758</vt:lpwstr>
      </vt:variant>
      <vt:variant>
        <vt:i4>1376318</vt:i4>
      </vt:variant>
      <vt:variant>
        <vt:i4>140</vt:i4>
      </vt:variant>
      <vt:variant>
        <vt:i4>0</vt:i4>
      </vt:variant>
      <vt:variant>
        <vt:i4>5</vt:i4>
      </vt:variant>
      <vt:variant>
        <vt:lpwstr/>
      </vt:variant>
      <vt:variant>
        <vt:lpwstr>_Toc130783757</vt:lpwstr>
      </vt:variant>
      <vt:variant>
        <vt:i4>1376318</vt:i4>
      </vt:variant>
      <vt:variant>
        <vt:i4>134</vt:i4>
      </vt:variant>
      <vt:variant>
        <vt:i4>0</vt:i4>
      </vt:variant>
      <vt:variant>
        <vt:i4>5</vt:i4>
      </vt:variant>
      <vt:variant>
        <vt:lpwstr/>
      </vt:variant>
      <vt:variant>
        <vt:lpwstr>_Toc130783756</vt:lpwstr>
      </vt:variant>
      <vt:variant>
        <vt:i4>1376318</vt:i4>
      </vt:variant>
      <vt:variant>
        <vt:i4>128</vt:i4>
      </vt:variant>
      <vt:variant>
        <vt:i4>0</vt:i4>
      </vt:variant>
      <vt:variant>
        <vt:i4>5</vt:i4>
      </vt:variant>
      <vt:variant>
        <vt:lpwstr/>
      </vt:variant>
      <vt:variant>
        <vt:lpwstr>_Toc130783755</vt:lpwstr>
      </vt:variant>
      <vt:variant>
        <vt:i4>1376318</vt:i4>
      </vt:variant>
      <vt:variant>
        <vt:i4>122</vt:i4>
      </vt:variant>
      <vt:variant>
        <vt:i4>0</vt:i4>
      </vt:variant>
      <vt:variant>
        <vt:i4>5</vt:i4>
      </vt:variant>
      <vt:variant>
        <vt:lpwstr/>
      </vt:variant>
      <vt:variant>
        <vt:lpwstr>_Toc130783754</vt:lpwstr>
      </vt:variant>
      <vt:variant>
        <vt:i4>1376318</vt:i4>
      </vt:variant>
      <vt:variant>
        <vt:i4>116</vt:i4>
      </vt:variant>
      <vt:variant>
        <vt:i4>0</vt:i4>
      </vt:variant>
      <vt:variant>
        <vt:i4>5</vt:i4>
      </vt:variant>
      <vt:variant>
        <vt:lpwstr/>
      </vt:variant>
      <vt:variant>
        <vt:lpwstr>_Toc130783753</vt:lpwstr>
      </vt:variant>
      <vt:variant>
        <vt:i4>1376318</vt:i4>
      </vt:variant>
      <vt:variant>
        <vt:i4>110</vt:i4>
      </vt:variant>
      <vt:variant>
        <vt:i4>0</vt:i4>
      </vt:variant>
      <vt:variant>
        <vt:i4>5</vt:i4>
      </vt:variant>
      <vt:variant>
        <vt:lpwstr/>
      </vt:variant>
      <vt:variant>
        <vt:lpwstr>_Toc130783752</vt:lpwstr>
      </vt:variant>
      <vt:variant>
        <vt:i4>1376318</vt:i4>
      </vt:variant>
      <vt:variant>
        <vt:i4>104</vt:i4>
      </vt:variant>
      <vt:variant>
        <vt:i4>0</vt:i4>
      </vt:variant>
      <vt:variant>
        <vt:i4>5</vt:i4>
      </vt:variant>
      <vt:variant>
        <vt:lpwstr/>
      </vt:variant>
      <vt:variant>
        <vt:lpwstr>_Toc130783751</vt:lpwstr>
      </vt:variant>
      <vt:variant>
        <vt:i4>1376318</vt:i4>
      </vt:variant>
      <vt:variant>
        <vt:i4>98</vt:i4>
      </vt:variant>
      <vt:variant>
        <vt:i4>0</vt:i4>
      </vt:variant>
      <vt:variant>
        <vt:i4>5</vt:i4>
      </vt:variant>
      <vt:variant>
        <vt:lpwstr/>
      </vt:variant>
      <vt:variant>
        <vt:lpwstr>_Toc130783750</vt:lpwstr>
      </vt:variant>
      <vt:variant>
        <vt:i4>1310782</vt:i4>
      </vt:variant>
      <vt:variant>
        <vt:i4>92</vt:i4>
      </vt:variant>
      <vt:variant>
        <vt:i4>0</vt:i4>
      </vt:variant>
      <vt:variant>
        <vt:i4>5</vt:i4>
      </vt:variant>
      <vt:variant>
        <vt:lpwstr/>
      </vt:variant>
      <vt:variant>
        <vt:lpwstr>_Toc130783749</vt:lpwstr>
      </vt:variant>
      <vt:variant>
        <vt:i4>1310782</vt:i4>
      </vt:variant>
      <vt:variant>
        <vt:i4>86</vt:i4>
      </vt:variant>
      <vt:variant>
        <vt:i4>0</vt:i4>
      </vt:variant>
      <vt:variant>
        <vt:i4>5</vt:i4>
      </vt:variant>
      <vt:variant>
        <vt:lpwstr/>
      </vt:variant>
      <vt:variant>
        <vt:lpwstr>_Toc130783748</vt:lpwstr>
      </vt:variant>
      <vt:variant>
        <vt:i4>1310782</vt:i4>
      </vt:variant>
      <vt:variant>
        <vt:i4>80</vt:i4>
      </vt:variant>
      <vt:variant>
        <vt:i4>0</vt:i4>
      </vt:variant>
      <vt:variant>
        <vt:i4>5</vt:i4>
      </vt:variant>
      <vt:variant>
        <vt:lpwstr/>
      </vt:variant>
      <vt:variant>
        <vt:lpwstr>_Toc130783747</vt:lpwstr>
      </vt:variant>
      <vt:variant>
        <vt:i4>1310782</vt:i4>
      </vt:variant>
      <vt:variant>
        <vt:i4>74</vt:i4>
      </vt:variant>
      <vt:variant>
        <vt:i4>0</vt:i4>
      </vt:variant>
      <vt:variant>
        <vt:i4>5</vt:i4>
      </vt:variant>
      <vt:variant>
        <vt:lpwstr/>
      </vt:variant>
      <vt:variant>
        <vt:lpwstr>_Toc130783746</vt:lpwstr>
      </vt:variant>
      <vt:variant>
        <vt:i4>1310782</vt:i4>
      </vt:variant>
      <vt:variant>
        <vt:i4>68</vt:i4>
      </vt:variant>
      <vt:variant>
        <vt:i4>0</vt:i4>
      </vt:variant>
      <vt:variant>
        <vt:i4>5</vt:i4>
      </vt:variant>
      <vt:variant>
        <vt:lpwstr/>
      </vt:variant>
      <vt:variant>
        <vt:lpwstr>_Toc130783745</vt:lpwstr>
      </vt:variant>
      <vt:variant>
        <vt:i4>1310782</vt:i4>
      </vt:variant>
      <vt:variant>
        <vt:i4>62</vt:i4>
      </vt:variant>
      <vt:variant>
        <vt:i4>0</vt:i4>
      </vt:variant>
      <vt:variant>
        <vt:i4>5</vt:i4>
      </vt:variant>
      <vt:variant>
        <vt:lpwstr/>
      </vt:variant>
      <vt:variant>
        <vt:lpwstr>_Toc130783744</vt:lpwstr>
      </vt:variant>
      <vt:variant>
        <vt:i4>1310782</vt:i4>
      </vt:variant>
      <vt:variant>
        <vt:i4>56</vt:i4>
      </vt:variant>
      <vt:variant>
        <vt:i4>0</vt:i4>
      </vt:variant>
      <vt:variant>
        <vt:i4>5</vt:i4>
      </vt:variant>
      <vt:variant>
        <vt:lpwstr/>
      </vt:variant>
      <vt:variant>
        <vt:lpwstr>_Toc130783743</vt:lpwstr>
      </vt:variant>
      <vt:variant>
        <vt:i4>1310782</vt:i4>
      </vt:variant>
      <vt:variant>
        <vt:i4>50</vt:i4>
      </vt:variant>
      <vt:variant>
        <vt:i4>0</vt:i4>
      </vt:variant>
      <vt:variant>
        <vt:i4>5</vt:i4>
      </vt:variant>
      <vt:variant>
        <vt:lpwstr/>
      </vt:variant>
      <vt:variant>
        <vt:lpwstr>_Toc130783742</vt:lpwstr>
      </vt:variant>
      <vt:variant>
        <vt:i4>1310782</vt:i4>
      </vt:variant>
      <vt:variant>
        <vt:i4>44</vt:i4>
      </vt:variant>
      <vt:variant>
        <vt:i4>0</vt:i4>
      </vt:variant>
      <vt:variant>
        <vt:i4>5</vt:i4>
      </vt:variant>
      <vt:variant>
        <vt:lpwstr/>
      </vt:variant>
      <vt:variant>
        <vt:lpwstr>_Toc130783741</vt:lpwstr>
      </vt:variant>
      <vt:variant>
        <vt:i4>1310782</vt:i4>
      </vt:variant>
      <vt:variant>
        <vt:i4>38</vt:i4>
      </vt:variant>
      <vt:variant>
        <vt:i4>0</vt:i4>
      </vt:variant>
      <vt:variant>
        <vt:i4>5</vt:i4>
      </vt:variant>
      <vt:variant>
        <vt:lpwstr/>
      </vt:variant>
      <vt:variant>
        <vt:lpwstr>_Toc130783740</vt:lpwstr>
      </vt:variant>
      <vt:variant>
        <vt:i4>1245246</vt:i4>
      </vt:variant>
      <vt:variant>
        <vt:i4>32</vt:i4>
      </vt:variant>
      <vt:variant>
        <vt:i4>0</vt:i4>
      </vt:variant>
      <vt:variant>
        <vt:i4>5</vt:i4>
      </vt:variant>
      <vt:variant>
        <vt:lpwstr/>
      </vt:variant>
      <vt:variant>
        <vt:lpwstr>_Toc130783739</vt:lpwstr>
      </vt:variant>
      <vt:variant>
        <vt:i4>1245246</vt:i4>
      </vt:variant>
      <vt:variant>
        <vt:i4>26</vt:i4>
      </vt:variant>
      <vt:variant>
        <vt:i4>0</vt:i4>
      </vt:variant>
      <vt:variant>
        <vt:i4>5</vt:i4>
      </vt:variant>
      <vt:variant>
        <vt:lpwstr/>
      </vt:variant>
      <vt:variant>
        <vt:lpwstr>_Toc130783738</vt:lpwstr>
      </vt:variant>
      <vt:variant>
        <vt:i4>1245246</vt:i4>
      </vt:variant>
      <vt:variant>
        <vt:i4>20</vt:i4>
      </vt:variant>
      <vt:variant>
        <vt:i4>0</vt:i4>
      </vt:variant>
      <vt:variant>
        <vt:i4>5</vt:i4>
      </vt:variant>
      <vt:variant>
        <vt:lpwstr/>
      </vt:variant>
      <vt:variant>
        <vt:lpwstr>_Toc130783737</vt:lpwstr>
      </vt:variant>
      <vt:variant>
        <vt:i4>1245246</vt:i4>
      </vt:variant>
      <vt:variant>
        <vt:i4>14</vt:i4>
      </vt:variant>
      <vt:variant>
        <vt:i4>0</vt:i4>
      </vt:variant>
      <vt:variant>
        <vt:i4>5</vt:i4>
      </vt:variant>
      <vt:variant>
        <vt:lpwstr/>
      </vt:variant>
      <vt:variant>
        <vt:lpwstr>_Toc130783736</vt:lpwstr>
      </vt:variant>
      <vt:variant>
        <vt:i4>1245246</vt:i4>
      </vt:variant>
      <vt:variant>
        <vt:i4>8</vt:i4>
      </vt:variant>
      <vt:variant>
        <vt:i4>0</vt:i4>
      </vt:variant>
      <vt:variant>
        <vt:i4>5</vt:i4>
      </vt:variant>
      <vt:variant>
        <vt:lpwstr/>
      </vt:variant>
      <vt:variant>
        <vt:lpwstr>_Toc130783735</vt:lpwstr>
      </vt:variant>
      <vt:variant>
        <vt:i4>1245246</vt:i4>
      </vt:variant>
      <vt:variant>
        <vt:i4>2</vt:i4>
      </vt:variant>
      <vt:variant>
        <vt:i4>0</vt:i4>
      </vt:variant>
      <vt:variant>
        <vt:i4>5</vt:i4>
      </vt:variant>
      <vt:variant>
        <vt:lpwstr/>
      </vt:variant>
      <vt:variant>
        <vt:lpwstr>_Toc130783734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11</cp:revision>
  <cp:lastPrinted>2023-03-27T11:29:00Z</cp:lastPrinted>
  <dcterms:created xsi:type="dcterms:W3CDTF">2023-04-18T07:41:00Z</dcterms:created>
  <dcterms:modified xsi:type="dcterms:W3CDTF">2023-05-02T15:54:00Z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9067b6db-7f43-4904-988d-2c56e499ceb0</vt:lpwstr>
  </property>
  <property fmtid="{D5CDD505-2E9C-101B-9397-08002B2CF9AE}" pid="3" name="MSIP_Label_dc233488-06c6-4c2b-96ac-e256c4376f84_Enabled">
    <vt:lpwstr>true</vt:lpwstr>
  </property>
  <property fmtid="{D5CDD505-2E9C-101B-9397-08002B2CF9AE}" pid="4" name="MSIP_Label_dc233488-06c6-4c2b-96ac-e256c4376f84_SetDate">
    <vt:lpwstr>2023-03-07T09:29:14Z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